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5A57" w14:textId="0861DCFD" w:rsidR="00C81D94" w:rsidRPr="000829DC" w:rsidRDefault="00630CD1" w:rsidP="002A757A">
      <w:pPr>
        <w:pStyle w:val="TableofFigures"/>
        <w:tabs>
          <w:tab w:val="right" w:leader="dot" w:pos="9350"/>
        </w:tabs>
        <w:jc w:val="left"/>
        <w:rPr>
          <w:rStyle w:val="Hyperlink"/>
          <w:noProof/>
        </w:rPr>
      </w:pPr>
      <w:r w:rsidRPr="000829DC">
        <w:rPr>
          <w:rStyle w:val="Hyperlink"/>
          <w:noProof/>
          <w:lang w:eastAsia="en-US"/>
        </w:rPr>
        <mc:AlternateContent>
          <mc:Choice Requires="wps">
            <w:drawing>
              <wp:anchor distT="0" distB="0" distL="114300" distR="114300" simplePos="0" relativeHeight="251659264" behindDoc="0" locked="0" layoutInCell="1" allowOverlap="1" wp14:anchorId="77771319" wp14:editId="4D361066">
                <wp:simplePos x="0" y="0"/>
                <wp:positionH relativeFrom="page">
                  <wp:posOffset>1023579</wp:posOffset>
                </wp:positionH>
                <wp:positionV relativeFrom="page">
                  <wp:posOffset>980440</wp:posOffset>
                </wp:positionV>
                <wp:extent cx="6248400" cy="820102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6248400" cy="820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69A438" w14:textId="77777777" w:rsidR="00D06445" w:rsidRPr="00E91BE1" w:rsidRDefault="00D06445"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59006841" w:rsidR="00D06445" w:rsidRPr="00EC650F" w:rsidRDefault="00D06445" w:rsidP="00FB2C53">
                            <w:pPr>
                              <w:spacing w:line="240" w:lineRule="auto"/>
                              <w:jc w:val="center"/>
                              <w:rPr>
                                <w:rFonts w:cs="Times New Roman"/>
                                <w:b/>
                                <w:smallCaps/>
                                <w:color w:val="404040" w:themeColor="text1" w:themeTint="BF"/>
                                <w:sz w:val="48"/>
                                <w:szCs w:val="48"/>
                              </w:rPr>
                            </w:pPr>
                            <w:r>
                              <w:rPr>
                                <w:rFonts w:cs="Times New Roman"/>
                                <w:b/>
                                <w:i/>
                                <w:smallCaps/>
                                <w:color w:val="404040" w:themeColor="text1" w:themeTint="BF"/>
                                <w:sz w:val="48"/>
                                <w:szCs w:val="48"/>
                              </w:rPr>
                              <w:t>Seaweed Farming</w:t>
                            </w:r>
                          </w:p>
                          <w:p w14:paraId="6774E85B" w14:textId="77777777" w:rsidR="00D06445" w:rsidRPr="00EB247F" w:rsidRDefault="00D06445" w:rsidP="00EB247F">
                            <w:pPr>
                              <w:spacing w:line="240" w:lineRule="auto"/>
                              <w:jc w:val="center"/>
                              <w:rPr>
                                <w:rFonts w:cs="Times New Roman"/>
                                <w:smallCaps/>
                                <w:color w:val="404040" w:themeColor="text1" w:themeTint="BF"/>
                                <w:sz w:val="36"/>
                                <w:szCs w:val="36"/>
                              </w:rPr>
                            </w:pPr>
                          </w:p>
                          <w:p w14:paraId="4699D449" w14:textId="7A2DA530" w:rsidR="00D06445" w:rsidRPr="00E91BE1" w:rsidRDefault="00D06445"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w:t>
                            </w:r>
                          </w:p>
                          <w:p w14:paraId="1671E118" w14:textId="01DDF5CA" w:rsidR="00D06445" w:rsidRPr="00E91BE1" w:rsidRDefault="00D06445"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Farmer</w:t>
                            </w:r>
                          </w:p>
                          <w:p w14:paraId="29D510C4" w14:textId="6AF4E743" w:rsidR="00D06445" w:rsidRPr="00E91BE1" w:rsidRDefault="00D06445"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Macroalgae, Aquacultures, Sequestration, Aqueous Carbon</w:t>
                            </w:r>
                          </w:p>
                          <w:p w14:paraId="6DF0E7C6" w14:textId="77777777" w:rsidR="00D06445" w:rsidRDefault="00D06445" w:rsidP="00FB2C53"/>
                          <w:p w14:paraId="4DF87617" w14:textId="77777777" w:rsidR="00D06445" w:rsidRDefault="00D06445" w:rsidP="00FB2C53"/>
                          <w:p w14:paraId="4FD71E35" w14:textId="77777777" w:rsidR="00D06445" w:rsidRDefault="00D06445" w:rsidP="00FB2C53"/>
                          <w:p w14:paraId="0AAEA688" w14:textId="77777777" w:rsidR="00D06445" w:rsidRDefault="00D06445" w:rsidP="00FB2C53"/>
                          <w:p w14:paraId="693769A0" w14:textId="736FC6B2" w:rsidR="00D06445" w:rsidRPr="00E91BE1" w:rsidRDefault="00D06445"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March 2021</w:t>
                            </w:r>
                          </w:p>
                          <w:p w14:paraId="0DDBFE23" w14:textId="77777777" w:rsidR="00D06445" w:rsidRPr="000829DC" w:rsidRDefault="00D06445" w:rsidP="00FB2C53"/>
                          <w:p w14:paraId="4BB1447A" w14:textId="77777777" w:rsidR="00D06445" w:rsidRDefault="00D06445" w:rsidP="00FB2C53"/>
                          <w:p w14:paraId="6A9CEC43" w14:textId="77777777" w:rsidR="00D06445" w:rsidRDefault="00D06445" w:rsidP="00FB2C53"/>
                          <w:p w14:paraId="2120AE6B" w14:textId="77777777" w:rsidR="00D06445" w:rsidRDefault="00D06445" w:rsidP="00FB2C53"/>
                          <w:p w14:paraId="7DCFFDCF" w14:textId="77777777" w:rsidR="00D06445" w:rsidRDefault="00D06445" w:rsidP="00FB2C53"/>
                          <w:p w14:paraId="2F48DE38" w14:textId="77777777" w:rsidR="00D06445" w:rsidRPr="000829DC" w:rsidRDefault="00D06445" w:rsidP="00FB2C53"/>
                          <w:p w14:paraId="1981D31A" w14:textId="77777777" w:rsidR="00D06445" w:rsidRPr="00E91BE1" w:rsidRDefault="00D06445"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4D097B42" w14:textId="77777777" w:rsidR="00D06445" w:rsidRDefault="00D06445"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Jimena Alvarez, Research Fellow</w:t>
                            </w:r>
                          </w:p>
                          <w:p w14:paraId="1732B7C5" w14:textId="56CAC21A" w:rsidR="00D06445" w:rsidRDefault="00D06445"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Mamta Mehra, Senior Fellow</w:t>
                            </w:r>
                          </w:p>
                          <w:p w14:paraId="248C4E3C" w14:textId="7FCA83E4" w:rsidR="00D06445" w:rsidRDefault="00D06445"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Sarah Myhre, Senior Fellow</w:t>
                            </w:r>
                          </w:p>
                          <w:p w14:paraId="0DD0D542" w14:textId="6A0F74CF" w:rsidR="00D06445" w:rsidRDefault="00D06445" w:rsidP="00FB2C53">
                            <w:pPr>
                              <w:spacing w:after="0" w:line="240" w:lineRule="auto"/>
                              <w:rPr>
                                <w:ins w:id="0" w:author="Mamta" w:date="2021-03-02T15:38:00Z"/>
                                <w:rFonts w:cs="Times New Roman"/>
                                <w:smallCaps/>
                                <w:color w:val="404040" w:themeColor="text1" w:themeTint="BF"/>
                                <w:sz w:val="28"/>
                                <w:szCs w:val="28"/>
                              </w:rPr>
                            </w:pPr>
                            <w:r>
                              <w:rPr>
                                <w:rFonts w:cs="Times New Roman"/>
                                <w:smallCaps/>
                                <w:color w:val="404040" w:themeColor="text1" w:themeTint="BF"/>
                                <w:sz w:val="28"/>
                                <w:szCs w:val="28"/>
                              </w:rPr>
                              <w:t>Celina Scott-Buechler, Research Fellow</w:t>
                            </w:r>
                          </w:p>
                          <w:p w14:paraId="6E0106EF" w14:textId="178FDB5F" w:rsidR="00D06445" w:rsidRPr="00E91BE1" w:rsidRDefault="00D06445"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Emilia Jankowska, Senior Fellow</w:t>
                            </w:r>
                          </w:p>
                          <w:p w14:paraId="4481356F" w14:textId="6C098178" w:rsidR="00D06445" w:rsidRPr="00EB247F" w:rsidRDefault="00D06445"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D06445" w:rsidRPr="00E6531F" w:rsidRDefault="00D06445"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0"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1"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D06445" w:rsidRPr="00E6531F" w:rsidRDefault="00D06445" w:rsidP="00C81D94">
                            <w:pPr>
                              <w:rPr>
                                <w:rFonts w:cs="Times New Roman"/>
                                <w:smallCaps/>
                                <w:color w:val="404040" w:themeColor="text1" w:themeTint="BF"/>
                                <w:sz w:val="36"/>
                                <w:szCs w:val="36"/>
                                <w:lang w:val="pt-PT"/>
                              </w:rPr>
                            </w:pPr>
                          </w:p>
                          <w:p w14:paraId="3D97FBF6" w14:textId="77777777" w:rsidR="00D06445" w:rsidRPr="00E6531F" w:rsidRDefault="00D06445" w:rsidP="00C81D94">
                            <w:pPr>
                              <w:rPr>
                                <w:rFonts w:cs="Times New Roman"/>
                                <w:smallCaps/>
                                <w:color w:val="404040" w:themeColor="text1" w:themeTint="BF"/>
                                <w:sz w:val="36"/>
                                <w:szCs w:val="36"/>
                                <w:lang w:val="pt-PT"/>
                              </w:rPr>
                            </w:pPr>
                          </w:p>
                        </w:txbxContent>
                      </wps:txbx>
                      <wps:bodyPr rot="0" spcFirstLastPara="0" vertOverflow="overflow" horzOverflow="overflow" vert="horz" wrap="square" lIns="9144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71319" id="_x0000_t202" coordsize="21600,21600" o:spt="202" path="m,l,21600r21600,l21600,xe">
                <v:stroke joinstyle="miter"/>
                <v:path gradientshapeok="t" o:connecttype="rect"/>
              </v:shapetype>
              <v:shape id="Text Box 154" o:spid="_x0000_s1026" type="#_x0000_t202" style="position:absolute;margin-left:80.6pt;margin-top:77.2pt;width:492pt;height:64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" filled="f" stroked="f" strokeweight=".5pt">
                <v:textbox inset=",0,54pt,0">
                  <w:txbxContent>
                    <w:p w14:paraId="3A69A438" w14:textId="77777777" w:rsidR="00D06445" w:rsidRPr="00E91BE1" w:rsidRDefault="00D06445" w:rsidP="00FB2C53">
                      <w:pPr>
                        <w:spacing w:line="240" w:lineRule="auto"/>
                        <w:jc w:val="center"/>
                        <w:rPr>
                          <w:rFonts w:cs="Times New Roman"/>
                          <w:b/>
                          <w:smallCaps/>
                          <w:color w:val="404040" w:themeColor="text1" w:themeTint="BF"/>
                          <w:sz w:val="48"/>
                          <w:szCs w:val="48"/>
                        </w:rPr>
                      </w:pPr>
                      <w:r w:rsidRPr="00E91BE1">
                        <w:rPr>
                          <w:rFonts w:cs="Times New Roman"/>
                          <w:b/>
                          <w:smallCaps/>
                          <w:color w:val="404040" w:themeColor="text1" w:themeTint="BF"/>
                          <w:sz w:val="48"/>
                          <w:szCs w:val="48"/>
                        </w:rPr>
                        <w:t>Technical assessment for</w:t>
                      </w:r>
                    </w:p>
                    <w:p w14:paraId="01CDCF1D" w14:textId="59006841" w:rsidR="00D06445" w:rsidRPr="00EC650F" w:rsidRDefault="00D06445" w:rsidP="00FB2C53">
                      <w:pPr>
                        <w:spacing w:line="240" w:lineRule="auto"/>
                        <w:jc w:val="center"/>
                        <w:rPr>
                          <w:rFonts w:cs="Times New Roman"/>
                          <w:b/>
                          <w:smallCaps/>
                          <w:color w:val="404040" w:themeColor="text1" w:themeTint="BF"/>
                          <w:sz w:val="48"/>
                          <w:szCs w:val="48"/>
                        </w:rPr>
                      </w:pPr>
                      <w:r>
                        <w:rPr>
                          <w:rFonts w:cs="Times New Roman"/>
                          <w:b/>
                          <w:i/>
                          <w:smallCaps/>
                          <w:color w:val="404040" w:themeColor="text1" w:themeTint="BF"/>
                          <w:sz w:val="48"/>
                          <w:szCs w:val="48"/>
                        </w:rPr>
                        <w:t>Seaweed Farming</w:t>
                      </w:r>
                    </w:p>
                    <w:p w14:paraId="6774E85B" w14:textId="77777777" w:rsidR="00D06445" w:rsidRPr="00EB247F" w:rsidRDefault="00D06445" w:rsidP="00EB247F">
                      <w:pPr>
                        <w:spacing w:line="240" w:lineRule="auto"/>
                        <w:jc w:val="center"/>
                        <w:rPr>
                          <w:rFonts w:cs="Times New Roman"/>
                          <w:smallCaps/>
                          <w:color w:val="404040" w:themeColor="text1" w:themeTint="BF"/>
                          <w:sz w:val="36"/>
                          <w:szCs w:val="36"/>
                        </w:rPr>
                      </w:pPr>
                    </w:p>
                    <w:p w14:paraId="4699D449" w14:textId="7A2DA530" w:rsidR="00D06445" w:rsidRPr="00E91BE1" w:rsidRDefault="00D06445"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Sector:</w:t>
                      </w:r>
                      <w:r>
                        <w:rPr>
                          <w:rFonts w:cs="Times New Roman"/>
                          <w:smallCaps/>
                          <w:color w:val="404040" w:themeColor="text1" w:themeTint="BF"/>
                          <w:sz w:val="36"/>
                          <w:szCs w:val="36"/>
                        </w:rPr>
                        <w:t xml:space="preserve"> Ocean</w:t>
                      </w:r>
                    </w:p>
                    <w:p w14:paraId="1671E118" w14:textId="01DDF5CA" w:rsidR="00D06445" w:rsidRPr="00E91BE1" w:rsidRDefault="00D06445"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Agency Level:</w:t>
                      </w:r>
                      <w:r>
                        <w:rPr>
                          <w:rFonts w:cs="Times New Roman"/>
                          <w:smallCaps/>
                          <w:color w:val="404040" w:themeColor="text1" w:themeTint="BF"/>
                          <w:sz w:val="36"/>
                          <w:szCs w:val="36"/>
                        </w:rPr>
                        <w:t xml:space="preserve"> Farmer</w:t>
                      </w:r>
                    </w:p>
                    <w:p w14:paraId="29D510C4" w14:textId="6AF4E743" w:rsidR="00D06445" w:rsidRPr="00E91BE1" w:rsidRDefault="00D06445" w:rsidP="00FB2C53">
                      <w:pPr>
                        <w:spacing w:line="240" w:lineRule="auto"/>
                        <w:jc w:val="center"/>
                        <w:rPr>
                          <w:rFonts w:cs="Times New Roman"/>
                          <w:smallCaps/>
                          <w:color w:val="404040" w:themeColor="text1" w:themeTint="BF"/>
                          <w:sz w:val="36"/>
                          <w:szCs w:val="36"/>
                        </w:rPr>
                      </w:pPr>
                      <w:r w:rsidRPr="00E91BE1">
                        <w:rPr>
                          <w:rFonts w:cs="Times New Roman"/>
                          <w:smallCaps/>
                          <w:color w:val="404040" w:themeColor="text1" w:themeTint="BF"/>
                          <w:sz w:val="36"/>
                          <w:szCs w:val="36"/>
                        </w:rPr>
                        <w:t>Keywords:</w:t>
                      </w:r>
                      <w:r>
                        <w:rPr>
                          <w:rFonts w:cs="Times New Roman"/>
                          <w:smallCaps/>
                          <w:color w:val="404040" w:themeColor="text1" w:themeTint="BF"/>
                          <w:sz w:val="36"/>
                          <w:szCs w:val="36"/>
                        </w:rPr>
                        <w:t xml:space="preserve"> Macroalgae, Aquacultures, Sequestration, Aqueous Carbon</w:t>
                      </w:r>
                    </w:p>
                    <w:p w14:paraId="6DF0E7C6" w14:textId="77777777" w:rsidR="00D06445" w:rsidRDefault="00D06445" w:rsidP="00FB2C53"/>
                    <w:p w14:paraId="4DF87617" w14:textId="77777777" w:rsidR="00D06445" w:rsidRDefault="00D06445" w:rsidP="00FB2C53"/>
                    <w:p w14:paraId="4FD71E35" w14:textId="77777777" w:rsidR="00D06445" w:rsidRDefault="00D06445" w:rsidP="00FB2C53"/>
                    <w:p w14:paraId="0AAEA688" w14:textId="77777777" w:rsidR="00D06445" w:rsidRDefault="00D06445" w:rsidP="00FB2C53"/>
                    <w:p w14:paraId="693769A0" w14:textId="736FC6B2" w:rsidR="00D06445" w:rsidRPr="00E91BE1" w:rsidRDefault="00D06445" w:rsidP="00FB2C53">
                      <w:pPr>
                        <w:spacing w:after="0" w:line="240" w:lineRule="auto"/>
                        <w:jc w:val="center"/>
                        <w:rPr>
                          <w:rFonts w:cs="Times New Roman"/>
                          <w:smallCaps/>
                          <w:color w:val="404040" w:themeColor="text1" w:themeTint="BF"/>
                          <w:sz w:val="36"/>
                          <w:szCs w:val="36"/>
                        </w:rPr>
                      </w:pPr>
                      <w:r>
                        <w:rPr>
                          <w:rFonts w:cs="Times New Roman"/>
                          <w:smallCaps/>
                          <w:color w:val="404040" w:themeColor="text1" w:themeTint="BF"/>
                          <w:sz w:val="36"/>
                          <w:szCs w:val="36"/>
                        </w:rPr>
                        <w:t>March 2021</w:t>
                      </w:r>
                    </w:p>
                    <w:p w14:paraId="0DDBFE23" w14:textId="77777777" w:rsidR="00D06445" w:rsidRPr="000829DC" w:rsidRDefault="00D06445" w:rsidP="00FB2C53"/>
                    <w:p w14:paraId="4BB1447A" w14:textId="77777777" w:rsidR="00D06445" w:rsidRDefault="00D06445" w:rsidP="00FB2C53"/>
                    <w:p w14:paraId="6A9CEC43" w14:textId="77777777" w:rsidR="00D06445" w:rsidRDefault="00D06445" w:rsidP="00FB2C53"/>
                    <w:p w14:paraId="2120AE6B" w14:textId="77777777" w:rsidR="00D06445" w:rsidRDefault="00D06445" w:rsidP="00FB2C53"/>
                    <w:p w14:paraId="7DCFFDCF" w14:textId="77777777" w:rsidR="00D06445" w:rsidRDefault="00D06445" w:rsidP="00FB2C53"/>
                    <w:p w14:paraId="2F48DE38" w14:textId="77777777" w:rsidR="00D06445" w:rsidRPr="000829DC" w:rsidRDefault="00D06445" w:rsidP="00FB2C53"/>
                    <w:p w14:paraId="1981D31A" w14:textId="77777777" w:rsidR="00D06445" w:rsidRPr="00E91BE1" w:rsidRDefault="00D06445" w:rsidP="00FB2C53">
                      <w:pPr>
                        <w:spacing w:after="0" w:line="240" w:lineRule="auto"/>
                        <w:rPr>
                          <w:rFonts w:cs="Times New Roman"/>
                          <w:b/>
                          <w:smallCaps/>
                          <w:color w:val="404040" w:themeColor="text1" w:themeTint="BF"/>
                          <w:sz w:val="28"/>
                          <w:szCs w:val="28"/>
                        </w:rPr>
                      </w:pPr>
                      <w:r w:rsidRPr="00E91BE1">
                        <w:rPr>
                          <w:rFonts w:cs="Times New Roman"/>
                          <w:b/>
                          <w:smallCaps/>
                          <w:color w:val="404040" w:themeColor="text1" w:themeTint="BF"/>
                          <w:sz w:val="28"/>
                          <w:szCs w:val="28"/>
                        </w:rPr>
                        <w:t>Prepared by:</w:t>
                      </w:r>
                    </w:p>
                    <w:p w14:paraId="4D097B42" w14:textId="77777777" w:rsidR="00D06445" w:rsidRDefault="00D06445"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Jimena Alvarez, Research Fellow</w:t>
                      </w:r>
                    </w:p>
                    <w:p w14:paraId="1732B7C5" w14:textId="56CAC21A" w:rsidR="00D06445" w:rsidRDefault="00D06445"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Mamta Mehra, Senior Fellow</w:t>
                      </w:r>
                    </w:p>
                    <w:p w14:paraId="248C4E3C" w14:textId="7FCA83E4" w:rsidR="00D06445" w:rsidRDefault="00D06445"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Sarah Myhre, Senior Fellow</w:t>
                      </w:r>
                    </w:p>
                    <w:p w14:paraId="0DD0D542" w14:textId="6A0F74CF" w:rsidR="00D06445" w:rsidRDefault="00D06445" w:rsidP="00FB2C53">
                      <w:pPr>
                        <w:spacing w:after="0" w:line="240" w:lineRule="auto"/>
                        <w:rPr>
                          <w:ins w:id="1" w:author="Mamta" w:date="2021-03-02T15:38:00Z"/>
                          <w:rFonts w:cs="Times New Roman"/>
                          <w:smallCaps/>
                          <w:color w:val="404040" w:themeColor="text1" w:themeTint="BF"/>
                          <w:sz w:val="28"/>
                          <w:szCs w:val="28"/>
                        </w:rPr>
                      </w:pPr>
                      <w:r>
                        <w:rPr>
                          <w:rFonts w:cs="Times New Roman"/>
                          <w:smallCaps/>
                          <w:color w:val="404040" w:themeColor="text1" w:themeTint="BF"/>
                          <w:sz w:val="28"/>
                          <w:szCs w:val="28"/>
                        </w:rPr>
                        <w:t>Celina Scott-Buechler, Research Fellow</w:t>
                      </w:r>
                    </w:p>
                    <w:p w14:paraId="6E0106EF" w14:textId="178FDB5F" w:rsidR="00D06445" w:rsidRPr="00E91BE1" w:rsidRDefault="00D06445" w:rsidP="00FB2C53">
                      <w:pPr>
                        <w:spacing w:after="0" w:line="240" w:lineRule="auto"/>
                        <w:rPr>
                          <w:rFonts w:cs="Times New Roman"/>
                          <w:smallCaps/>
                          <w:color w:val="404040" w:themeColor="text1" w:themeTint="BF"/>
                          <w:sz w:val="28"/>
                          <w:szCs w:val="28"/>
                        </w:rPr>
                      </w:pPr>
                      <w:r>
                        <w:rPr>
                          <w:rFonts w:cs="Times New Roman"/>
                          <w:smallCaps/>
                          <w:color w:val="404040" w:themeColor="text1" w:themeTint="BF"/>
                          <w:sz w:val="28"/>
                          <w:szCs w:val="28"/>
                        </w:rPr>
                        <w:t>Emilia Jankowska, Senior Fellow</w:t>
                      </w:r>
                    </w:p>
                    <w:p w14:paraId="4481356F" w14:textId="6C098178" w:rsidR="00D06445" w:rsidRPr="00EB247F" w:rsidRDefault="00D06445" w:rsidP="007864AB">
                      <w:pPr>
                        <w:rPr>
                          <w:rFonts w:cs="Times New Roman"/>
                          <w:smallCaps/>
                          <w:color w:val="404040" w:themeColor="text1" w:themeTint="BF"/>
                        </w:rPr>
                      </w:pPr>
                      <w:r w:rsidRPr="00EB247F">
                        <w:rPr>
                          <w:rFonts w:cs="Times New Roman"/>
                          <w:noProof/>
                        </w:rPr>
                        <w:drawing>
                          <wp:inline distT="0" distB="0" distL="0" distR="0" wp14:anchorId="43B8D81F" wp14:editId="36EEA413">
                            <wp:extent cx="3203517" cy="753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down_logo_clouds_800x202.jpg"/>
                                    <pic:cNvPicPr/>
                                  </pic:nvPicPr>
                                  <pic:blipFill>
                                    <a:blip r:embed="rId9">
                                      <a:extLst>
                                        <a:ext uri="{28A0092B-C50C-407E-A947-70E740481C1C}">
                                          <a14:useLocalDpi xmlns:a14="http://schemas.microsoft.com/office/drawing/2010/main" val="0"/>
                                        </a:ext>
                                      </a:extLst>
                                    </a:blip>
                                    <a:stretch>
                                      <a:fillRect/>
                                    </a:stretch>
                                  </pic:blipFill>
                                  <pic:spPr>
                                    <a:xfrm>
                                      <a:off x="0" y="0"/>
                                      <a:ext cx="3243615" cy="762569"/>
                                    </a:xfrm>
                                    <a:prstGeom prst="rect">
                                      <a:avLst/>
                                    </a:prstGeom>
                                  </pic:spPr>
                                </pic:pic>
                              </a:graphicData>
                            </a:graphic>
                          </wp:inline>
                        </w:drawing>
                      </w:r>
                    </w:p>
                    <w:p w14:paraId="56BC0364" w14:textId="289057B3" w:rsidR="00D06445" w:rsidRPr="00E6531F" w:rsidRDefault="00D06445" w:rsidP="007864AB">
                      <w:pPr>
                        <w:rPr>
                          <w:rFonts w:asciiTheme="minorHAnsi" w:hAnsiTheme="minorHAnsi"/>
                          <w:smallCaps/>
                          <w:color w:val="000000" w:themeColor="text1"/>
                          <w:sz w:val="20"/>
                          <w:szCs w:val="20"/>
                          <w:lang w:val="pt-PT"/>
                        </w:rPr>
                      </w:pPr>
                      <w:r w:rsidRPr="00E6531F">
                        <w:rPr>
                          <w:rFonts w:asciiTheme="minorHAnsi" w:hAnsiTheme="minorHAnsi"/>
                          <w:smallCaps/>
                          <w:color w:val="000000" w:themeColor="text1"/>
                          <w:sz w:val="20"/>
                          <w:szCs w:val="20"/>
                          <w:lang w:val="pt-PT"/>
                        </w:rPr>
                        <w:t xml:space="preserve">27 GATE 5 RD., SAUSALITO, CA 94965              </w:t>
                      </w:r>
                      <w:hyperlink r:id="rId12" w:history="1">
                        <w:r w:rsidRPr="00E6531F">
                          <w:rPr>
                            <w:rFonts w:asciiTheme="minorHAnsi" w:hAnsiTheme="minorHAnsi"/>
                            <w:color w:val="000000" w:themeColor="text1"/>
                            <w:lang w:val="pt-PT"/>
                          </w:rPr>
                          <w:t>info@drawdown.org</w:t>
                        </w:r>
                      </w:hyperlink>
                      <w:r w:rsidRPr="00E6531F">
                        <w:rPr>
                          <w:rFonts w:asciiTheme="minorHAnsi" w:hAnsiTheme="minorHAnsi"/>
                          <w:smallCaps/>
                          <w:color w:val="000000" w:themeColor="text1"/>
                          <w:sz w:val="20"/>
                          <w:szCs w:val="20"/>
                          <w:lang w:val="pt-PT"/>
                        </w:rPr>
                        <w:t xml:space="preserve">             </w:t>
                      </w:r>
                      <w:hyperlink r:id="rId13" w:history="1">
                        <w:r w:rsidRPr="00E6531F">
                          <w:rPr>
                            <w:rFonts w:asciiTheme="minorHAnsi" w:hAnsiTheme="minorHAnsi"/>
                            <w:color w:val="000000" w:themeColor="text1"/>
                            <w:lang w:val="pt-PT"/>
                          </w:rPr>
                          <w:t>www.drawdown.org</w:t>
                        </w:r>
                      </w:hyperlink>
                      <w:r w:rsidRPr="00E6531F">
                        <w:rPr>
                          <w:rFonts w:asciiTheme="minorHAnsi" w:hAnsiTheme="minorHAnsi"/>
                          <w:smallCaps/>
                          <w:color w:val="000000" w:themeColor="text1"/>
                          <w:sz w:val="20"/>
                          <w:szCs w:val="20"/>
                          <w:lang w:val="pt-PT"/>
                        </w:rPr>
                        <w:t xml:space="preserve">  </w:t>
                      </w:r>
                    </w:p>
                    <w:p w14:paraId="05DAFFE7" w14:textId="77777777" w:rsidR="00D06445" w:rsidRPr="00E6531F" w:rsidRDefault="00D06445" w:rsidP="00C81D94">
                      <w:pPr>
                        <w:rPr>
                          <w:rFonts w:cs="Times New Roman"/>
                          <w:smallCaps/>
                          <w:color w:val="404040" w:themeColor="text1" w:themeTint="BF"/>
                          <w:sz w:val="36"/>
                          <w:szCs w:val="36"/>
                          <w:lang w:val="pt-PT"/>
                        </w:rPr>
                      </w:pPr>
                    </w:p>
                    <w:p w14:paraId="3D97FBF6" w14:textId="77777777" w:rsidR="00D06445" w:rsidRPr="00E6531F" w:rsidRDefault="00D06445" w:rsidP="00C81D94">
                      <w:pPr>
                        <w:rPr>
                          <w:rFonts w:cs="Times New Roman"/>
                          <w:smallCaps/>
                          <w:color w:val="404040" w:themeColor="text1" w:themeTint="BF"/>
                          <w:sz w:val="36"/>
                          <w:szCs w:val="36"/>
                          <w:lang w:val="pt-PT"/>
                        </w:rPr>
                      </w:pPr>
                    </w:p>
                  </w:txbxContent>
                </v:textbox>
                <w10:wrap type="square" anchorx="page" anchory="page"/>
              </v:shape>
            </w:pict>
          </mc:Fallback>
        </mc:AlternateContent>
      </w:r>
    </w:p>
    <w:sdt>
      <w:sdtPr>
        <w:rPr>
          <w:rFonts w:asciiTheme="minorHAnsi" w:hAnsiTheme="minorHAnsi"/>
        </w:rPr>
        <w:id w:val="442275696"/>
        <w:docPartObj>
          <w:docPartGallery w:val="Table of Contents"/>
          <w:docPartUnique/>
        </w:docPartObj>
      </w:sdtPr>
      <w:sdtEndPr>
        <w:rPr>
          <w:rFonts w:ascii="Times New Roman" w:hAnsi="Times New Roman"/>
          <w:noProof/>
        </w:rPr>
      </w:sdtEndPr>
      <w:sdtContent>
        <w:p w14:paraId="62199C04" w14:textId="77777777" w:rsidR="00640665" w:rsidRPr="00C44058" w:rsidRDefault="551A77D0" w:rsidP="002A757A">
          <w:pPr>
            <w:jc w:val="left"/>
            <w:rPr>
              <w:rStyle w:val="Heading1Char"/>
            </w:rPr>
          </w:pPr>
          <w:r w:rsidRPr="00C44058">
            <w:rPr>
              <w:rStyle w:val="Heading1Char"/>
            </w:rPr>
            <w:t>Table of Contents</w:t>
          </w:r>
        </w:p>
        <w:p w14:paraId="1EC855CB" w14:textId="6EC809E1" w:rsidR="002D6380" w:rsidRDefault="00640665">
          <w:pPr>
            <w:pStyle w:val="TOC1"/>
            <w:rPr>
              <w:rFonts w:asciiTheme="minorHAnsi" w:hAnsiTheme="minorHAnsi"/>
              <w:noProof/>
              <w:lang w:eastAsia="en-US"/>
            </w:rPr>
          </w:pPr>
          <w:r w:rsidRPr="00C44058">
            <w:fldChar w:fldCharType="begin"/>
          </w:r>
          <w:r w:rsidRPr="00C44058">
            <w:instrText xml:space="preserve"> TOC \o "1-3" \h \z \u </w:instrText>
          </w:r>
          <w:r w:rsidRPr="00C44058">
            <w:fldChar w:fldCharType="separate"/>
          </w:r>
          <w:hyperlink w:anchor="_Toc66268452" w:history="1">
            <w:r w:rsidR="002D6380" w:rsidRPr="001D05D9">
              <w:rPr>
                <w:rStyle w:val="Hyperlink"/>
                <w:noProof/>
              </w:rPr>
              <w:t>List of Figures</w:t>
            </w:r>
            <w:r w:rsidR="002D6380">
              <w:rPr>
                <w:noProof/>
                <w:webHidden/>
              </w:rPr>
              <w:tab/>
            </w:r>
            <w:r w:rsidR="002D6380">
              <w:rPr>
                <w:noProof/>
                <w:webHidden/>
              </w:rPr>
              <w:fldChar w:fldCharType="begin"/>
            </w:r>
            <w:r w:rsidR="002D6380">
              <w:rPr>
                <w:noProof/>
                <w:webHidden/>
              </w:rPr>
              <w:instrText xml:space="preserve"> PAGEREF _Toc66268452 \h </w:instrText>
            </w:r>
            <w:r w:rsidR="002D6380">
              <w:rPr>
                <w:noProof/>
                <w:webHidden/>
              </w:rPr>
            </w:r>
            <w:r w:rsidR="002D6380">
              <w:rPr>
                <w:noProof/>
                <w:webHidden/>
              </w:rPr>
              <w:fldChar w:fldCharType="separate"/>
            </w:r>
            <w:r w:rsidR="002D6380">
              <w:rPr>
                <w:noProof/>
                <w:webHidden/>
              </w:rPr>
              <w:t>4</w:t>
            </w:r>
            <w:r w:rsidR="002D6380">
              <w:rPr>
                <w:noProof/>
                <w:webHidden/>
              </w:rPr>
              <w:fldChar w:fldCharType="end"/>
            </w:r>
          </w:hyperlink>
        </w:p>
        <w:p w14:paraId="06900399" w14:textId="7E45E88D" w:rsidR="002D6380" w:rsidRDefault="00983637">
          <w:pPr>
            <w:pStyle w:val="TOC1"/>
            <w:rPr>
              <w:rFonts w:asciiTheme="minorHAnsi" w:hAnsiTheme="minorHAnsi"/>
              <w:noProof/>
              <w:lang w:eastAsia="en-US"/>
            </w:rPr>
          </w:pPr>
          <w:hyperlink w:anchor="_Toc66268453" w:history="1">
            <w:r w:rsidR="002D6380" w:rsidRPr="001D05D9">
              <w:rPr>
                <w:rStyle w:val="Hyperlink"/>
                <w:noProof/>
              </w:rPr>
              <w:t>List of Tables</w:t>
            </w:r>
            <w:r w:rsidR="002D6380">
              <w:rPr>
                <w:noProof/>
                <w:webHidden/>
              </w:rPr>
              <w:tab/>
            </w:r>
            <w:r w:rsidR="002D6380">
              <w:rPr>
                <w:noProof/>
                <w:webHidden/>
              </w:rPr>
              <w:fldChar w:fldCharType="begin"/>
            </w:r>
            <w:r w:rsidR="002D6380">
              <w:rPr>
                <w:noProof/>
                <w:webHidden/>
              </w:rPr>
              <w:instrText xml:space="preserve"> PAGEREF _Toc66268453 \h </w:instrText>
            </w:r>
            <w:r w:rsidR="002D6380">
              <w:rPr>
                <w:noProof/>
                <w:webHidden/>
              </w:rPr>
            </w:r>
            <w:r w:rsidR="002D6380">
              <w:rPr>
                <w:noProof/>
                <w:webHidden/>
              </w:rPr>
              <w:fldChar w:fldCharType="separate"/>
            </w:r>
            <w:r w:rsidR="002D6380">
              <w:rPr>
                <w:noProof/>
                <w:webHidden/>
              </w:rPr>
              <w:t>4</w:t>
            </w:r>
            <w:r w:rsidR="002D6380">
              <w:rPr>
                <w:noProof/>
                <w:webHidden/>
              </w:rPr>
              <w:fldChar w:fldCharType="end"/>
            </w:r>
          </w:hyperlink>
        </w:p>
        <w:p w14:paraId="5DE6B68F" w14:textId="55203227" w:rsidR="002D6380" w:rsidRDefault="00983637">
          <w:pPr>
            <w:pStyle w:val="TOC1"/>
            <w:rPr>
              <w:rFonts w:asciiTheme="minorHAnsi" w:hAnsiTheme="minorHAnsi"/>
              <w:noProof/>
              <w:lang w:eastAsia="en-US"/>
            </w:rPr>
          </w:pPr>
          <w:hyperlink w:anchor="_Toc66268454" w:history="1">
            <w:r w:rsidR="002D6380" w:rsidRPr="001D05D9">
              <w:rPr>
                <w:rStyle w:val="Hyperlink"/>
                <w:noProof/>
              </w:rPr>
              <w:t>Executive Summary</w:t>
            </w:r>
            <w:r w:rsidR="002D6380">
              <w:rPr>
                <w:noProof/>
                <w:webHidden/>
              </w:rPr>
              <w:tab/>
            </w:r>
            <w:r w:rsidR="002D6380">
              <w:rPr>
                <w:noProof/>
                <w:webHidden/>
              </w:rPr>
              <w:fldChar w:fldCharType="begin"/>
            </w:r>
            <w:r w:rsidR="002D6380">
              <w:rPr>
                <w:noProof/>
                <w:webHidden/>
              </w:rPr>
              <w:instrText xml:space="preserve"> PAGEREF _Toc66268454 \h </w:instrText>
            </w:r>
            <w:r w:rsidR="002D6380">
              <w:rPr>
                <w:noProof/>
                <w:webHidden/>
              </w:rPr>
            </w:r>
            <w:r w:rsidR="002D6380">
              <w:rPr>
                <w:noProof/>
                <w:webHidden/>
              </w:rPr>
              <w:fldChar w:fldCharType="separate"/>
            </w:r>
            <w:r w:rsidR="002D6380">
              <w:rPr>
                <w:noProof/>
                <w:webHidden/>
              </w:rPr>
              <w:t>5</w:t>
            </w:r>
            <w:r w:rsidR="002D6380">
              <w:rPr>
                <w:noProof/>
                <w:webHidden/>
              </w:rPr>
              <w:fldChar w:fldCharType="end"/>
            </w:r>
          </w:hyperlink>
        </w:p>
        <w:p w14:paraId="76F66BB4" w14:textId="6A7ABBCF" w:rsidR="002D6380" w:rsidRDefault="00983637">
          <w:pPr>
            <w:pStyle w:val="TOC1"/>
            <w:rPr>
              <w:rFonts w:asciiTheme="minorHAnsi" w:hAnsiTheme="minorHAnsi"/>
              <w:noProof/>
              <w:lang w:eastAsia="en-US"/>
            </w:rPr>
          </w:pPr>
          <w:hyperlink w:anchor="_Toc66268455" w:history="1">
            <w:r w:rsidR="002D6380" w:rsidRPr="001D05D9">
              <w:rPr>
                <w:rStyle w:val="Hyperlink"/>
                <w:noProof/>
              </w:rPr>
              <w:t>Literature Review</w:t>
            </w:r>
            <w:r w:rsidR="002D6380">
              <w:rPr>
                <w:noProof/>
                <w:webHidden/>
              </w:rPr>
              <w:tab/>
            </w:r>
            <w:r w:rsidR="002D6380">
              <w:rPr>
                <w:noProof/>
                <w:webHidden/>
              </w:rPr>
              <w:fldChar w:fldCharType="begin"/>
            </w:r>
            <w:r w:rsidR="002D6380">
              <w:rPr>
                <w:noProof/>
                <w:webHidden/>
              </w:rPr>
              <w:instrText xml:space="preserve"> PAGEREF _Toc66268455 \h </w:instrText>
            </w:r>
            <w:r w:rsidR="002D6380">
              <w:rPr>
                <w:noProof/>
                <w:webHidden/>
              </w:rPr>
            </w:r>
            <w:r w:rsidR="002D6380">
              <w:rPr>
                <w:noProof/>
                <w:webHidden/>
              </w:rPr>
              <w:fldChar w:fldCharType="separate"/>
            </w:r>
            <w:r w:rsidR="002D6380">
              <w:rPr>
                <w:noProof/>
                <w:webHidden/>
              </w:rPr>
              <w:t>6</w:t>
            </w:r>
            <w:r w:rsidR="002D6380">
              <w:rPr>
                <w:noProof/>
                <w:webHidden/>
              </w:rPr>
              <w:fldChar w:fldCharType="end"/>
            </w:r>
          </w:hyperlink>
        </w:p>
        <w:p w14:paraId="668EDDD6" w14:textId="3774A992" w:rsidR="002D6380" w:rsidRDefault="00983637">
          <w:pPr>
            <w:pStyle w:val="TOC2"/>
            <w:tabs>
              <w:tab w:val="left" w:pos="880"/>
              <w:tab w:val="right" w:leader="dot" w:pos="9350"/>
            </w:tabs>
            <w:rPr>
              <w:rFonts w:asciiTheme="minorHAnsi" w:hAnsiTheme="minorHAnsi"/>
              <w:noProof/>
              <w:lang w:eastAsia="en-US"/>
            </w:rPr>
          </w:pPr>
          <w:hyperlink w:anchor="_Toc66268456" w:history="1">
            <w:r w:rsidR="002D6380" w:rsidRPr="001D05D9">
              <w:rPr>
                <w:rStyle w:val="Hyperlink"/>
                <w:noProof/>
              </w:rPr>
              <w:t>1.1.</w:t>
            </w:r>
            <w:r w:rsidR="002D6380">
              <w:rPr>
                <w:rFonts w:asciiTheme="minorHAnsi" w:hAnsiTheme="minorHAnsi"/>
                <w:noProof/>
                <w:lang w:eastAsia="en-US"/>
              </w:rPr>
              <w:tab/>
            </w:r>
            <w:r w:rsidR="002D6380" w:rsidRPr="001D05D9">
              <w:rPr>
                <w:rStyle w:val="Hyperlink"/>
                <w:noProof/>
              </w:rPr>
              <w:t>State of practice</w:t>
            </w:r>
            <w:r w:rsidR="002D6380">
              <w:rPr>
                <w:noProof/>
                <w:webHidden/>
              </w:rPr>
              <w:tab/>
            </w:r>
            <w:r w:rsidR="002D6380">
              <w:rPr>
                <w:noProof/>
                <w:webHidden/>
              </w:rPr>
              <w:fldChar w:fldCharType="begin"/>
            </w:r>
            <w:r w:rsidR="002D6380">
              <w:rPr>
                <w:noProof/>
                <w:webHidden/>
              </w:rPr>
              <w:instrText xml:space="preserve"> PAGEREF _Toc66268456 \h </w:instrText>
            </w:r>
            <w:r w:rsidR="002D6380">
              <w:rPr>
                <w:noProof/>
                <w:webHidden/>
              </w:rPr>
            </w:r>
            <w:r w:rsidR="002D6380">
              <w:rPr>
                <w:noProof/>
                <w:webHidden/>
              </w:rPr>
              <w:fldChar w:fldCharType="separate"/>
            </w:r>
            <w:r w:rsidR="002D6380">
              <w:rPr>
                <w:noProof/>
                <w:webHidden/>
              </w:rPr>
              <w:t>6</w:t>
            </w:r>
            <w:r w:rsidR="002D6380">
              <w:rPr>
                <w:noProof/>
                <w:webHidden/>
              </w:rPr>
              <w:fldChar w:fldCharType="end"/>
            </w:r>
          </w:hyperlink>
        </w:p>
        <w:p w14:paraId="11E147EA" w14:textId="30E1B7FF" w:rsidR="002D6380" w:rsidRDefault="00983637">
          <w:pPr>
            <w:pStyle w:val="TOC2"/>
            <w:tabs>
              <w:tab w:val="left" w:pos="880"/>
              <w:tab w:val="right" w:leader="dot" w:pos="9350"/>
            </w:tabs>
            <w:rPr>
              <w:rFonts w:asciiTheme="minorHAnsi" w:hAnsiTheme="minorHAnsi"/>
              <w:noProof/>
              <w:lang w:eastAsia="en-US"/>
            </w:rPr>
          </w:pPr>
          <w:hyperlink w:anchor="_Toc66268457" w:history="1">
            <w:r w:rsidR="002D6380" w:rsidRPr="001D05D9">
              <w:rPr>
                <w:rStyle w:val="Hyperlink"/>
                <w:noProof/>
              </w:rPr>
              <w:t>1.2.</w:t>
            </w:r>
            <w:r w:rsidR="002D6380">
              <w:rPr>
                <w:rFonts w:asciiTheme="minorHAnsi" w:hAnsiTheme="minorHAnsi"/>
                <w:noProof/>
                <w:lang w:eastAsia="en-US"/>
              </w:rPr>
              <w:tab/>
            </w:r>
            <w:r w:rsidR="002D6380" w:rsidRPr="001D05D9">
              <w:rPr>
                <w:rStyle w:val="Hyperlink"/>
                <w:noProof/>
              </w:rPr>
              <w:t>Adoption Path</w:t>
            </w:r>
            <w:r w:rsidR="002D6380">
              <w:rPr>
                <w:noProof/>
                <w:webHidden/>
              </w:rPr>
              <w:tab/>
            </w:r>
            <w:r w:rsidR="002D6380">
              <w:rPr>
                <w:noProof/>
                <w:webHidden/>
              </w:rPr>
              <w:fldChar w:fldCharType="begin"/>
            </w:r>
            <w:r w:rsidR="002D6380">
              <w:rPr>
                <w:noProof/>
                <w:webHidden/>
              </w:rPr>
              <w:instrText xml:space="preserve"> PAGEREF _Toc66268457 \h </w:instrText>
            </w:r>
            <w:r w:rsidR="002D6380">
              <w:rPr>
                <w:noProof/>
                <w:webHidden/>
              </w:rPr>
            </w:r>
            <w:r w:rsidR="002D6380">
              <w:rPr>
                <w:noProof/>
                <w:webHidden/>
              </w:rPr>
              <w:fldChar w:fldCharType="separate"/>
            </w:r>
            <w:r w:rsidR="002D6380">
              <w:rPr>
                <w:noProof/>
                <w:webHidden/>
              </w:rPr>
              <w:t>9</w:t>
            </w:r>
            <w:r w:rsidR="002D6380">
              <w:rPr>
                <w:noProof/>
                <w:webHidden/>
              </w:rPr>
              <w:fldChar w:fldCharType="end"/>
            </w:r>
          </w:hyperlink>
        </w:p>
        <w:p w14:paraId="0A90A870" w14:textId="741CFDC1" w:rsidR="002D6380" w:rsidRDefault="00983637">
          <w:pPr>
            <w:pStyle w:val="TOC3"/>
            <w:tabs>
              <w:tab w:val="left" w:pos="1320"/>
              <w:tab w:val="right" w:leader="dot" w:pos="9350"/>
            </w:tabs>
            <w:rPr>
              <w:rFonts w:asciiTheme="minorHAnsi" w:hAnsiTheme="minorHAnsi"/>
              <w:noProof/>
              <w:lang w:eastAsia="en-US"/>
            </w:rPr>
          </w:pPr>
          <w:hyperlink w:anchor="_Toc66268458" w:history="1">
            <w:r w:rsidR="002D6380" w:rsidRPr="001D05D9">
              <w:rPr>
                <w:rStyle w:val="Hyperlink"/>
                <w:noProof/>
              </w:rPr>
              <w:t>1.2.1</w:t>
            </w:r>
            <w:r w:rsidR="002D6380">
              <w:rPr>
                <w:rFonts w:asciiTheme="minorHAnsi" w:hAnsiTheme="minorHAnsi"/>
                <w:noProof/>
                <w:lang w:eastAsia="en-US"/>
              </w:rPr>
              <w:tab/>
            </w:r>
            <w:r w:rsidR="002D6380" w:rsidRPr="001D05D9">
              <w:rPr>
                <w:rStyle w:val="Hyperlink"/>
                <w:noProof/>
              </w:rPr>
              <w:t>Current Adoption</w:t>
            </w:r>
            <w:r w:rsidR="002D6380">
              <w:rPr>
                <w:noProof/>
                <w:webHidden/>
              </w:rPr>
              <w:tab/>
            </w:r>
            <w:r w:rsidR="002D6380">
              <w:rPr>
                <w:noProof/>
                <w:webHidden/>
              </w:rPr>
              <w:fldChar w:fldCharType="begin"/>
            </w:r>
            <w:r w:rsidR="002D6380">
              <w:rPr>
                <w:noProof/>
                <w:webHidden/>
              </w:rPr>
              <w:instrText xml:space="preserve"> PAGEREF _Toc66268458 \h </w:instrText>
            </w:r>
            <w:r w:rsidR="002D6380">
              <w:rPr>
                <w:noProof/>
                <w:webHidden/>
              </w:rPr>
            </w:r>
            <w:r w:rsidR="002D6380">
              <w:rPr>
                <w:noProof/>
                <w:webHidden/>
              </w:rPr>
              <w:fldChar w:fldCharType="separate"/>
            </w:r>
            <w:r w:rsidR="002D6380">
              <w:rPr>
                <w:noProof/>
                <w:webHidden/>
              </w:rPr>
              <w:t>9</w:t>
            </w:r>
            <w:r w:rsidR="002D6380">
              <w:rPr>
                <w:noProof/>
                <w:webHidden/>
              </w:rPr>
              <w:fldChar w:fldCharType="end"/>
            </w:r>
          </w:hyperlink>
        </w:p>
        <w:p w14:paraId="6A9A8EA7" w14:textId="708C9F25" w:rsidR="002D6380" w:rsidRDefault="00983637">
          <w:pPr>
            <w:pStyle w:val="TOC3"/>
            <w:tabs>
              <w:tab w:val="left" w:pos="1320"/>
              <w:tab w:val="right" w:leader="dot" w:pos="9350"/>
            </w:tabs>
            <w:rPr>
              <w:rFonts w:asciiTheme="minorHAnsi" w:hAnsiTheme="minorHAnsi"/>
              <w:noProof/>
              <w:lang w:eastAsia="en-US"/>
            </w:rPr>
          </w:pPr>
          <w:hyperlink w:anchor="_Toc66268459" w:history="1">
            <w:r w:rsidR="002D6380" w:rsidRPr="001D05D9">
              <w:rPr>
                <w:rStyle w:val="Hyperlink"/>
                <w:noProof/>
              </w:rPr>
              <w:t>1.2.2</w:t>
            </w:r>
            <w:r w:rsidR="002D6380">
              <w:rPr>
                <w:rFonts w:asciiTheme="minorHAnsi" w:hAnsiTheme="minorHAnsi"/>
                <w:noProof/>
                <w:lang w:eastAsia="en-US"/>
              </w:rPr>
              <w:tab/>
            </w:r>
            <w:r w:rsidR="002D6380" w:rsidRPr="001D05D9">
              <w:rPr>
                <w:rStyle w:val="Hyperlink"/>
                <w:noProof/>
              </w:rPr>
              <w:t>Trends to Accelerate Adoption</w:t>
            </w:r>
            <w:r w:rsidR="002D6380">
              <w:rPr>
                <w:noProof/>
                <w:webHidden/>
              </w:rPr>
              <w:tab/>
            </w:r>
            <w:r w:rsidR="002D6380">
              <w:rPr>
                <w:noProof/>
                <w:webHidden/>
              </w:rPr>
              <w:fldChar w:fldCharType="begin"/>
            </w:r>
            <w:r w:rsidR="002D6380">
              <w:rPr>
                <w:noProof/>
                <w:webHidden/>
              </w:rPr>
              <w:instrText xml:space="preserve"> PAGEREF _Toc66268459 \h </w:instrText>
            </w:r>
            <w:r w:rsidR="002D6380">
              <w:rPr>
                <w:noProof/>
                <w:webHidden/>
              </w:rPr>
            </w:r>
            <w:r w:rsidR="002D6380">
              <w:rPr>
                <w:noProof/>
                <w:webHidden/>
              </w:rPr>
              <w:fldChar w:fldCharType="separate"/>
            </w:r>
            <w:r w:rsidR="002D6380">
              <w:rPr>
                <w:noProof/>
                <w:webHidden/>
              </w:rPr>
              <w:t>10</w:t>
            </w:r>
            <w:r w:rsidR="002D6380">
              <w:rPr>
                <w:noProof/>
                <w:webHidden/>
              </w:rPr>
              <w:fldChar w:fldCharType="end"/>
            </w:r>
          </w:hyperlink>
        </w:p>
        <w:p w14:paraId="465F7ED3" w14:textId="6533212C" w:rsidR="002D6380" w:rsidRDefault="00983637">
          <w:pPr>
            <w:pStyle w:val="TOC3"/>
            <w:tabs>
              <w:tab w:val="left" w:pos="1320"/>
              <w:tab w:val="right" w:leader="dot" w:pos="9350"/>
            </w:tabs>
            <w:rPr>
              <w:rFonts w:asciiTheme="minorHAnsi" w:hAnsiTheme="minorHAnsi"/>
              <w:noProof/>
              <w:lang w:eastAsia="en-US"/>
            </w:rPr>
          </w:pPr>
          <w:hyperlink w:anchor="_Toc66268460" w:history="1">
            <w:r w:rsidR="002D6380" w:rsidRPr="001D05D9">
              <w:rPr>
                <w:rStyle w:val="Hyperlink"/>
                <w:noProof/>
              </w:rPr>
              <w:t>1.2.3</w:t>
            </w:r>
            <w:r w:rsidR="002D6380">
              <w:rPr>
                <w:rFonts w:asciiTheme="minorHAnsi" w:hAnsiTheme="minorHAnsi"/>
                <w:noProof/>
                <w:lang w:eastAsia="en-US"/>
              </w:rPr>
              <w:tab/>
            </w:r>
            <w:r w:rsidR="002D6380" w:rsidRPr="001D05D9">
              <w:rPr>
                <w:rStyle w:val="Hyperlink"/>
                <w:noProof/>
              </w:rPr>
              <w:t>Barriers to Adoption</w:t>
            </w:r>
            <w:r w:rsidR="002D6380">
              <w:rPr>
                <w:noProof/>
                <w:webHidden/>
              </w:rPr>
              <w:tab/>
            </w:r>
            <w:r w:rsidR="002D6380">
              <w:rPr>
                <w:noProof/>
                <w:webHidden/>
              </w:rPr>
              <w:fldChar w:fldCharType="begin"/>
            </w:r>
            <w:r w:rsidR="002D6380">
              <w:rPr>
                <w:noProof/>
                <w:webHidden/>
              </w:rPr>
              <w:instrText xml:space="preserve"> PAGEREF _Toc66268460 \h </w:instrText>
            </w:r>
            <w:r w:rsidR="002D6380">
              <w:rPr>
                <w:noProof/>
                <w:webHidden/>
              </w:rPr>
            </w:r>
            <w:r w:rsidR="002D6380">
              <w:rPr>
                <w:noProof/>
                <w:webHidden/>
              </w:rPr>
              <w:fldChar w:fldCharType="separate"/>
            </w:r>
            <w:r w:rsidR="002D6380">
              <w:rPr>
                <w:noProof/>
                <w:webHidden/>
              </w:rPr>
              <w:t>11</w:t>
            </w:r>
            <w:r w:rsidR="002D6380">
              <w:rPr>
                <w:noProof/>
                <w:webHidden/>
              </w:rPr>
              <w:fldChar w:fldCharType="end"/>
            </w:r>
          </w:hyperlink>
        </w:p>
        <w:p w14:paraId="58913C8B" w14:textId="386D2013" w:rsidR="002D6380" w:rsidRDefault="00983637">
          <w:pPr>
            <w:pStyle w:val="TOC3"/>
            <w:tabs>
              <w:tab w:val="left" w:pos="1320"/>
              <w:tab w:val="right" w:leader="dot" w:pos="9350"/>
            </w:tabs>
            <w:rPr>
              <w:rFonts w:asciiTheme="minorHAnsi" w:hAnsiTheme="minorHAnsi"/>
              <w:noProof/>
              <w:lang w:eastAsia="en-US"/>
            </w:rPr>
          </w:pPr>
          <w:hyperlink w:anchor="_Toc66268461" w:history="1">
            <w:r w:rsidR="002D6380" w:rsidRPr="001D05D9">
              <w:rPr>
                <w:rStyle w:val="Hyperlink"/>
                <w:noProof/>
              </w:rPr>
              <w:t>1.2.4</w:t>
            </w:r>
            <w:r w:rsidR="002D6380">
              <w:rPr>
                <w:rFonts w:asciiTheme="minorHAnsi" w:hAnsiTheme="minorHAnsi"/>
                <w:noProof/>
                <w:lang w:eastAsia="en-US"/>
              </w:rPr>
              <w:tab/>
            </w:r>
            <w:r w:rsidR="002D6380" w:rsidRPr="001D05D9">
              <w:rPr>
                <w:rStyle w:val="Hyperlink"/>
                <w:noProof/>
              </w:rPr>
              <w:t>Adoption Potential</w:t>
            </w:r>
            <w:r w:rsidR="002D6380">
              <w:rPr>
                <w:noProof/>
                <w:webHidden/>
              </w:rPr>
              <w:tab/>
            </w:r>
            <w:r w:rsidR="002D6380">
              <w:rPr>
                <w:noProof/>
                <w:webHidden/>
              </w:rPr>
              <w:fldChar w:fldCharType="begin"/>
            </w:r>
            <w:r w:rsidR="002D6380">
              <w:rPr>
                <w:noProof/>
                <w:webHidden/>
              </w:rPr>
              <w:instrText xml:space="preserve"> PAGEREF _Toc66268461 \h </w:instrText>
            </w:r>
            <w:r w:rsidR="002D6380">
              <w:rPr>
                <w:noProof/>
                <w:webHidden/>
              </w:rPr>
            </w:r>
            <w:r w:rsidR="002D6380">
              <w:rPr>
                <w:noProof/>
                <w:webHidden/>
              </w:rPr>
              <w:fldChar w:fldCharType="separate"/>
            </w:r>
            <w:r w:rsidR="002D6380">
              <w:rPr>
                <w:noProof/>
                <w:webHidden/>
              </w:rPr>
              <w:t>12</w:t>
            </w:r>
            <w:r w:rsidR="002D6380">
              <w:rPr>
                <w:noProof/>
                <w:webHidden/>
              </w:rPr>
              <w:fldChar w:fldCharType="end"/>
            </w:r>
          </w:hyperlink>
        </w:p>
        <w:p w14:paraId="56CC7CCF" w14:textId="1D555E84" w:rsidR="002D6380" w:rsidRDefault="00983637">
          <w:pPr>
            <w:pStyle w:val="TOC2"/>
            <w:tabs>
              <w:tab w:val="left" w:pos="880"/>
              <w:tab w:val="right" w:leader="dot" w:pos="9350"/>
            </w:tabs>
            <w:rPr>
              <w:rFonts w:asciiTheme="minorHAnsi" w:hAnsiTheme="minorHAnsi"/>
              <w:noProof/>
              <w:lang w:eastAsia="en-US"/>
            </w:rPr>
          </w:pPr>
          <w:hyperlink w:anchor="_Toc66268462" w:history="1">
            <w:r w:rsidR="002D6380" w:rsidRPr="001D05D9">
              <w:rPr>
                <w:rStyle w:val="Hyperlink"/>
                <w:noProof/>
              </w:rPr>
              <w:t>1.3</w:t>
            </w:r>
            <w:r w:rsidR="002D6380">
              <w:rPr>
                <w:rFonts w:asciiTheme="minorHAnsi" w:hAnsiTheme="minorHAnsi"/>
                <w:noProof/>
                <w:lang w:eastAsia="en-US"/>
              </w:rPr>
              <w:tab/>
            </w:r>
            <w:r w:rsidR="002D6380" w:rsidRPr="001D05D9">
              <w:rPr>
                <w:rStyle w:val="Hyperlink"/>
                <w:noProof/>
              </w:rPr>
              <w:t>Advantages  and disadvantages of Macroalgae Farming</w:t>
            </w:r>
            <w:r w:rsidR="002D6380">
              <w:rPr>
                <w:noProof/>
                <w:webHidden/>
              </w:rPr>
              <w:tab/>
            </w:r>
            <w:r w:rsidR="002D6380">
              <w:rPr>
                <w:noProof/>
                <w:webHidden/>
              </w:rPr>
              <w:fldChar w:fldCharType="begin"/>
            </w:r>
            <w:r w:rsidR="002D6380">
              <w:rPr>
                <w:noProof/>
                <w:webHidden/>
              </w:rPr>
              <w:instrText xml:space="preserve"> PAGEREF _Toc66268462 \h </w:instrText>
            </w:r>
            <w:r w:rsidR="002D6380">
              <w:rPr>
                <w:noProof/>
                <w:webHidden/>
              </w:rPr>
            </w:r>
            <w:r w:rsidR="002D6380">
              <w:rPr>
                <w:noProof/>
                <w:webHidden/>
              </w:rPr>
              <w:fldChar w:fldCharType="separate"/>
            </w:r>
            <w:r w:rsidR="002D6380">
              <w:rPr>
                <w:noProof/>
                <w:webHidden/>
              </w:rPr>
              <w:t>13</w:t>
            </w:r>
            <w:r w:rsidR="002D6380">
              <w:rPr>
                <w:noProof/>
                <w:webHidden/>
              </w:rPr>
              <w:fldChar w:fldCharType="end"/>
            </w:r>
          </w:hyperlink>
        </w:p>
        <w:p w14:paraId="7DDCE2A5" w14:textId="2C4A80D3" w:rsidR="002D6380" w:rsidRDefault="00983637">
          <w:pPr>
            <w:pStyle w:val="TOC3"/>
            <w:tabs>
              <w:tab w:val="left" w:pos="1320"/>
              <w:tab w:val="right" w:leader="dot" w:pos="9350"/>
            </w:tabs>
            <w:rPr>
              <w:rFonts w:asciiTheme="minorHAnsi" w:hAnsiTheme="minorHAnsi"/>
              <w:noProof/>
              <w:lang w:eastAsia="en-US"/>
            </w:rPr>
          </w:pPr>
          <w:hyperlink w:anchor="_Toc66268463" w:history="1">
            <w:r w:rsidR="002D6380" w:rsidRPr="001D05D9">
              <w:rPr>
                <w:rStyle w:val="Hyperlink"/>
                <w:noProof/>
              </w:rPr>
              <w:t>1.3.1</w:t>
            </w:r>
            <w:r w:rsidR="002D6380">
              <w:rPr>
                <w:rFonts w:asciiTheme="minorHAnsi" w:hAnsiTheme="minorHAnsi"/>
                <w:noProof/>
                <w:lang w:eastAsia="en-US"/>
              </w:rPr>
              <w:tab/>
            </w:r>
            <w:r w:rsidR="002D6380" w:rsidRPr="001D05D9">
              <w:rPr>
                <w:rStyle w:val="Hyperlink"/>
                <w:noProof/>
              </w:rPr>
              <w:t>Similar Solutions</w:t>
            </w:r>
            <w:r w:rsidR="002D6380">
              <w:rPr>
                <w:noProof/>
                <w:webHidden/>
              </w:rPr>
              <w:tab/>
            </w:r>
            <w:r w:rsidR="002D6380">
              <w:rPr>
                <w:noProof/>
                <w:webHidden/>
              </w:rPr>
              <w:fldChar w:fldCharType="begin"/>
            </w:r>
            <w:r w:rsidR="002D6380">
              <w:rPr>
                <w:noProof/>
                <w:webHidden/>
              </w:rPr>
              <w:instrText xml:space="preserve"> PAGEREF _Toc66268463 \h </w:instrText>
            </w:r>
            <w:r w:rsidR="002D6380">
              <w:rPr>
                <w:noProof/>
                <w:webHidden/>
              </w:rPr>
            </w:r>
            <w:r w:rsidR="002D6380">
              <w:rPr>
                <w:noProof/>
                <w:webHidden/>
              </w:rPr>
              <w:fldChar w:fldCharType="separate"/>
            </w:r>
            <w:r w:rsidR="002D6380">
              <w:rPr>
                <w:noProof/>
                <w:webHidden/>
              </w:rPr>
              <w:t>13</w:t>
            </w:r>
            <w:r w:rsidR="002D6380">
              <w:rPr>
                <w:noProof/>
                <w:webHidden/>
              </w:rPr>
              <w:fldChar w:fldCharType="end"/>
            </w:r>
          </w:hyperlink>
        </w:p>
        <w:p w14:paraId="1DEFBECB" w14:textId="19E5343A" w:rsidR="002D6380" w:rsidRDefault="00983637">
          <w:pPr>
            <w:pStyle w:val="TOC3"/>
            <w:tabs>
              <w:tab w:val="left" w:pos="1320"/>
              <w:tab w:val="right" w:leader="dot" w:pos="9350"/>
            </w:tabs>
            <w:rPr>
              <w:rFonts w:asciiTheme="minorHAnsi" w:hAnsiTheme="minorHAnsi"/>
              <w:noProof/>
              <w:lang w:eastAsia="en-US"/>
            </w:rPr>
          </w:pPr>
          <w:hyperlink w:anchor="_Toc66268464" w:history="1">
            <w:r w:rsidR="002D6380" w:rsidRPr="001D05D9">
              <w:rPr>
                <w:rStyle w:val="Hyperlink"/>
                <w:noProof/>
              </w:rPr>
              <w:t>1.3.2</w:t>
            </w:r>
            <w:r w:rsidR="002D6380">
              <w:rPr>
                <w:rFonts w:asciiTheme="minorHAnsi" w:hAnsiTheme="minorHAnsi"/>
                <w:noProof/>
                <w:lang w:eastAsia="en-US"/>
              </w:rPr>
              <w:tab/>
            </w:r>
            <w:r w:rsidR="002D6380" w:rsidRPr="001D05D9">
              <w:rPr>
                <w:rStyle w:val="Hyperlink"/>
                <w:noProof/>
              </w:rPr>
              <w:t>Arguments for Adoption</w:t>
            </w:r>
            <w:r w:rsidR="002D6380">
              <w:rPr>
                <w:noProof/>
                <w:webHidden/>
              </w:rPr>
              <w:tab/>
            </w:r>
            <w:r w:rsidR="002D6380">
              <w:rPr>
                <w:noProof/>
                <w:webHidden/>
              </w:rPr>
              <w:fldChar w:fldCharType="begin"/>
            </w:r>
            <w:r w:rsidR="002D6380">
              <w:rPr>
                <w:noProof/>
                <w:webHidden/>
              </w:rPr>
              <w:instrText xml:space="preserve"> PAGEREF _Toc66268464 \h </w:instrText>
            </w:r>
            <w:r w:rsidR="002D6380">
              <w:rPr>
                <w:noProof/>
                <w:webHidden/>
              </w:rPr>
            </w:r>
            <w:r w:rsidR="002D6380">
              <w:rPr>
                <w:noProof/>
                <w:webHidden/>
              </w:rPr>
              <w:fldChar w:fldCharType="separate"/>
            </w:r>
            <w:r w:rsidR="002D6380">
              <w:rPr>
                <w:noProof/>
                <w:webHidden/>
              </w:rPr>
              <w:t>13</w:t>
            </w:r>
            <w:r w:rsidR="002D6380">
              <w:rPr>
                <w:noProof/>
                <w:webHidden/>
              </w:rPr>
              <w:fldChar w:fldCharType="end"/>
            </w:r>
          </w:hyperlink>
        </w:p>
        <w:p w14:paraId="11772620" w14:textId="7CD7442C" w:rsidR="002D6380" w:rsidRDefault="00983637">
          <w:pPr>
            <w:pStyle w:val="TOC3"/>
            <w:tabs>
              <w:tab w:val="left" w:pos="1320"/>
              <w:tab w:val="right" w:leader="dot" w:pos="9350"/>
            </w:tabs>
            <w:rPr>
              <w:rFonts w:asciiTheme="minorHAnsi" w:hAnsiTheme="minorHAnsi"/>
              <w:noProof/>
              <w:lang w:eastAsia="en-US"/>
            </w:rPr>
          </w:pPr>
          <w:hyperlink w:anchor="_Toc66268465" w:history="1">
            <w:r w:rsidR="002D6380" w:rsidRPr="001D05D9">
              <w:rPr>
                <w:rStyle w:val="Hyperlink"/>
                <w:noProof/>
              </w:rPr>
              <w:t>1.3.3</w:t>
            </w:r>
            <w:r w:rsidR="002D6380">
              <w:rPr>
                <w:rFonts w:asciiTheme="minorHAnsi" w:hAnsiTheme="minorHAnsi"/>
                <w:noProof/>
                <w:lang w:eastAsia="en-US"/>
              </w:rPr>
              <w:tab/>
            </w:r>
            <w:r w:rsidR="002D6380" w:rsidRPr="001D05D9">
              <w:rPr>
                <w:rStyle w:val="Hyperlink"/>
                <w:noProof/>
              </w:rPr>
              <w:t>Additional Benefits and Burdens</w:t>
            </w:r>
            <w:r w:rsidR="002D6380">
              <w:rPr>
                <w:noProof/>
                <w:webHidden/>
              </w:rPr>
              <w:tab/>
            </w:r>
            <w:r w:rsidR="002D6380">
              <w:rPr>
                <w:noProof/>
                <w:webHidden/>
              </w:rPr>
              <w:fldChar w:fldCharType="begin"/>
            </w:r>
            <w:r w:rsidR="002D6380">
              <w:rPr>
                <w:noProof/>
                <w:webHidden/>
              </w:rPr>
              <w:instrText xml:space="preserve"> PAGEREF _Toc66268465 \h </w:instrText>
            </w:r>
            <w:r w:rsidR="002D6380">
              <w:rPr>
                <w:noProof/>
                <w:webHidden/>
              </w:rPr>
            </w:r>
            <w:r w:rsidR="002D6380">
              <w:rPr>
                <w:noProof/>
                <w:webHidden/>
              </w:rPr>
              <w:fldChar w:fldCharType="separate"/>
            </w:r>
            <w:r w:rsidR="002D6380">
              <w:rPr>
                <w:noProof/>
                <w:webHidden/>
              </w:rPr>
              <w:t>15</w:t>
            </w:r>
            <w:r w:rsidR="002D6380">
              <w:rPr>
                <w:noProof/>
                <w:webHidden/>
              </w:rPr>
              <w:fldChar w:fldCharType="end"/>
            </w:r>
          </w:hyperlink>
        </w:p>
        <w:p w14:paraId="22FE4BD4" w14:textId="176446CF" w:rsidR="002D6380" w:rsidRDefault="00983637">
          <w:pPr>
            <w:pStyle w:val="TOC1"/>
            <w:tabs>
              <w:tab w:val="left" w:pos="440"/>
            </w:tabs>
            <w:rPr>
              <w:rFonts w:asciiTheme="minorHAnsi" w:hAnsiTheme="minorHAnsi"/>
              <w:noProof/>
              <w:lang w:eastAsia="en-US"/>
            </w:rPr>
          </w:pPr>
          <w:hyperlink w:anchor="_Toc66268466" w:history="1">
            <w:r w:rsidR="002D6380" w:rsidRPr="001D05D9">
              <w:rPr>
                <w:rStyle w:val="Hyperlink"/>
                <w:noProof/>
              </w:rPr>
              <w:t>2</w:t>
            </w:r>
            <w:r w:rsidR="002D6380">
              <w:rPr>
                <w:rFonts w:asciiTheme="minorHAnsi" w:hAnsiTheme="minorHAnsi"/>
                <w:noProof/>
                <w:lang w:eastAsia="en-US"/>
              </w:rPr>
              <w:tab/>
            </w:r>
            <w:r w:rsidR="002D6380" w:rsidRPr="001D05D9">
              <w:rPr>
                <w:rStyle w:val="Hyperlink"/>
                <w:noProof/>
              </w:rPr>
              <w:t>Methodology</w:t>
            </w:r>
            <w:r w:rsidR="002D6380">
              <w:rPr>
                <w:noProof/>
                <w:webHidden/>
              </w:rPr>
              <w:tab/>
            </w:r>
            <w:r w:rsidR="002D6380">
              <w:rPr>
                <w:noProof/>
                <w:webHidden/>
              </w:rPr>
              <w:fldChar w:fldCharType="begin"/>
            </w:r>
            <w:r w:rsidR="002D6380">
              <w:rPr>
                <w:noProof/>
                <w:webHidden/>
              </w:rPr>
              <w:instrText xml:space="preserve"> PAGEREF _Toc66268466 \h </w:instrText>
            </w:r>
            <w:r w:rsidR="002D6380">
              <w:rPr>
                <w:noProof/>
                <w:webHidden/>
              </w:rPr>
            </w:r>
            <w:r w:rsidR="002D6380">
              <w:rPr>
                <w:noProof/>
                <w:webHidden/>
              </w:rPr>
              <w:fldChar w:fldCharType="separate"/>
            </w:r>
            <w:r w:rsidR="002D6380">
              <w:rPr>
                <w:noProof/>
                <w:webHidden/>
              </w:rPr>
              <w:t>17</w:t>
            </w:r>
            <w:r w:rsidR="002D6380">
              <w:rPr>
                <w:noProof/>
                <w:webHidden/>
              </w:rPr>
              <w:fldChar w:fldCharType="end"/>
            </w:r>
          </w:hyperlink>
        </w:p>
        <w:p w14:paraId="10AFD252" w14:textId="2570FB45" w:rsidR="002D6380" w:rsidRDefault="00983637">
          <w:pPr>
            <w:pStyle w:val="TOC2"/>
            <w:tabs>
              <w:tab w:val="left" w:pos="880"/>
              <w:tab w:val="right" w:leader="dot" w:pos="9350"/>
            </w:tabs>
            <w:rPr>
              <w:rFonts w:asciiTheme="minorHAnsi" w:hAnsiTheme="minorHAnsi"/>
              <w:noProof/>
              <w:lang w:eastAsia="en-US"/>
            </w:rPr>
          </w:pPr>
          <w:hyperlink w:anchor="_Toc66268467" w:history="1">
            <w:r w:rsidR="002D6380" w:rsidRPr="001D05D9">
              <w:rPr>
                <w:rStyle w:val="Hyperlink"/>
                <w:noProof/>
              </w:rPr>
              <w:t>2.1</w:t>
            </w:r>
            <w:r w:rsidR="002D6380">
              <w:rPr>
                <w:rFonts w:asciiTheme="minorHAnsi" w:hAnsiTheme="minorHAnsi"/>
                <w:noProof/>
                <w:lang w:eastAsia="en-US"/>
              </w:rPr>
              <w:tab/>
            </w:r>
            <w:r w:rsidR="002D6380" w:rsidRPr="001D05D9">
              <w:rPr>
                <w:rStyle w:val="Hyperlink"/>
                <w:noProof/>
              </w:rPr>
              <w:t>Introduction</w:t>
            </w:r>
            <w:r w:rsidR="002D6380">
              <w:rPr>
                <w:noProof/>
                <w:webHidden/>
              </w:rPr>
              <w:tab/>
            </w:r>
            <w:r w:rsidR="002D6380">
              <w:rPr>
                <w:noProof/>
                <w:webHidden/>
              </w:rPr>
              <w:fldChar w:fldCharType="begin"/>
            </w:r>
            <w:r w:rsidR="002D6380">
              <w:rPr>
                <w:noProof/>
                <w:webHidden/>
              </w:rPr>
              <w:instrText xml:space="preserve"> PAGEREF _Toc66268467 \h </w:instrText>
            </w:r>
            <w:r w:rsidR="002D6380">
              <w:rPr>
                <w:noProof/>
                <w:webHidden/>
              </w:rPr>
            </w:r>
            <w:r w:rsidR="002D6380">
              <w:rPr>
                <w:noProof/>
                <w:webHidden/>
              </w:rPr>
              <w:fldChar w:fldCharType="separate"/>
            </w:r>
            <w:r w:rsidR="002D6380">
              <w:rPr>
                <w:noProof/>
                <w:webHidden/>
              </w:rPr>
              <w:t>17</w:t>
            </w:r>
            <w:r w:rsidR="002D6380">
              <w:rPr>
                <w:noProof/>
                <w:webHidden/>
              </w:rPr>
              <w:fldChar w:fldCharType="end"/>
            </w:r>
          </w:hyperlink>
        </w:p>
        <w:p w14:paraId="44244026" w14:textId="3ABDE9D5" w:rsidR="002D6380" w:rsidRDefault="00983637">
          <w:pPr>
            <w:pStyle w:val="TOC2"/>
            <w:tabs>
              <w:tab w:val="left" w:pos="880"/>
              <w:tab w:val="right" w:leader="dot" w:pos="9350"/>
            </w:tabs>
            <w:rPr>
              <w:rFonts w:asciiTheme="minorHAnsi" w:hAnsiTheme="minorHAnsi"/>
              <w:noProof/>
              <w:lang w:eastAsia="en-US"/>
            </w:rPr>
          </w:pPr>
          <w:hyperlink w:anchor="_Toc66268468" w:history="1">
            <w:r w:rsidR="002D6380" w:rsidRPr="001D05D9">
              <w:rPr>
                <w:rStyle w:val="Hyperlink"/>
                <w:noProof/>
              </w:rPr>
              <w:t>2.2</w:t>
            </w:r>
            <w:r w:rsidR="002D6380">
              <w:rPr>
                <w:rFonts w:asciiTheme="minorHAnsi" w:hAnsiTheme="minorHAnsi"/>
                <w:noProof/>
                <w:lang w:eastAsia="en-US"/>
              </w:rPr>
              <w:tab/>
            </w:r>
            <w:r w:rsidR="002D6380" w:rsidRPr="001D05D9">
              <w:rPr>
                <w:rStyle w:val="Hyperlink"/>
                <w:noProof/>
              </w:rPr>
              <w:t>Data Sources</w:t>
            </w:r>
            <w:r w:rsidR="002D6380">
              <w:rPr>
                <w:noProof/>
                <w:webHidden/>
              </w:rPr>
              <w:tab/>
            </w:r>
            <w:r w:rsidR="002D6380">
              <w:rPr>
                <w:noProof/>
                <w:webHidden/>
              </w:rPr>
              <w:fldChar w:fldCharType="begin"/>
            </w:r>
            <w:r w:rsidR="002D6380">
              <w:rPr>
                <w:noProof/>
                <w:webHidden/>
              </w:rPr>
              <w:instrText xml:space="preserve"> PAGEREF _Toc66268468 \h </w:instrText>
            </w:r>
            <w:r w:rsidR="002D6380">
              <w:rPr>
                <w:noProof/>
                <w:webHidden/>
              </w:rPr>
            </w:r>
            <w:r w:rsidR="002D6380">
              <w:rPr>
                <w:noProof/>
                <w:webHidden/>
              </w:rPr>
              <w:fldChar w:fldCharType="separate"/>
            </w:r>
            <w:r w:rsidR="002D6380">
              <w:rPr>
                <w:noProof/>
                <w:webHidden/>
              </w:rPr>
              <w:t>17</w:t>
            </w:r>
            <w:r w:rsidR="002D6380">
              <w:rPr>
                <w:noProof/>
                <w:webHidden/>
              </w:rPr>
              <w:fldChar w:fldCharType="end"/>
            </w:r>
          </w:hyperlink>
        </w:p>
        <w:p w14:paraId="3DBDB9A9" w14:textId="25E7BE4A" w:rsidR="002D6380" w:rsidRDefault="00983637">
          <w:pPr>
            <w:pStyle w:val="TOC2"/>
            <w:tabs>
              <w:tab w:val="left" w:pos="880"/>
              <w:tab w:val="right" w:leader="dot" w:pos="9350"/>
            </w:tabs>
            <w:rPr>
              <w:rFonts w:asciiTheme="minorHAnsi" w:hAnsiTheme="minorHAnsi"/>
              <w:noProof/>
              <w:lang w:eastAsia="en-US"/>
            </w:rPr>
          </w:pPr>
          <w:hyperlink w:anchor="_Toc66268469" w:history="1">
            <w:r w:rsidR="002D6380" w:rsidRPr="001D05D9">
              <w:rPr>
                <w:rStyle w:val="Hyperlink"/>
                <w:noProof/>
              </w:rPr>
              <w:t>2.3</w:t>
            </w:r>
            <w:r w:rsidR="002D6380">
              <w:rPr>
                <w:rFonts w:asciiTheme="minorHAnsi" w:hAnsiTheme="minorHAnsi"/>
                <w:noProof/>
                <w:lang w:eastAsia="en-US"/>
              </w:rPr>
              <w:tab/>
            </w:r>
            <w:r w:rsidR="002D6380" w:rsidRPr="001D05D9">
              <w:rPr>
                <w:rStyle w:val="Hyperlink"/>
                <w:noProof/>
              </w:rPr>
              <w:t>Total Ocean Area</w:t>
            </w:r>
            <w:r w:rsidR="002D6380">
              <w:rPr>
                <w:noProof/>
                <w:webHidden/>
              </w:rPr>
              <w:tab/>
            </w:r>
            <w:r w:rsidR="002D6380">
              <w:rPr>
                <w:noProof/>
                <w:webHidden/>
              </w:rPr>
              <w:fldChar w:fldCharType="begin"/>
            </w:r>
            <w:r w:rsidR="002D6380">
              <w:rPr>
                <w:noProof/>
                <w:webHidden/>
              </w:rPr>
              <w:instrText xml:space="preserve"> PAGEREF _Toc66268469 \h </w:instrText>
            </w:r>
            <w:r w:rsidR="002D6380">
              <w:rPr>
                <w:noProof/>
                <w:webHidden/>
              </w:rPr>
            </w:r>
            <w:r w:rsidR="002D6380">
              <w:rPr>
                <w:noProof/>
                <w:webHidden/>
              </w:rPr>
              <w:fldChar w:fldCharType="separate"/>
            </w:r>
            <w:r w:rsidR="002D6380">
              <w:rPr>
                <w:noProof/>
                <w:webHidden/>
              </w:rPr>
              <w:t>18</w:t>
            </w:r>
            <w:r w:rsidR="002D6380">
              <w:rPr>
                <w:noProof/>
                <w:webHidden/>
              </w:rPr>
              <w:fldChar w:fldCharType="end"/>
            </w:r>
          </w:hyperlink>
        </w:p>
        <w:p w14:paraId="328869A7" w14:textId="27C955A1" w:rsidR="002D6380" w:rsidRDefault="00983637">
          <w:pPr>
            <w:pStyle w:val="TOC2"/>
            <w:tabs>
              <w:tab w:val="left" w:pos="880"/>
              <w:tab w:val="right" w:leader="dot" w:pos="9350"/>
            </w:tabs>
            <w:rPr>
              <w:rFonts w:asciiTheme="minorHAnsi" w:hAnsiTheme="minorHAnsi"/>
              <w:noProof/>
              <w:lang w:eastAsia="en-US"/>
            </w:rPr>
          </w:pPr>
          <w:hyperlink w:anchor="_Toc66268470" w:history="1">
            <w:r w:rsidR="002D6380" w:rsidRPr="001D05D9">
              <w:rPr>
                <w:rStyle w:val="Hyperlink"/>
                <w:noProof/>
              </w:rPr>
              <w:t>2.4</w:t>
            </w:r>
            <w:r w:rsidR="002D6380">
              <w:rPr>
                <w:rFonts w:asciiTheme="minorHAnsi" w:hAnsiTheme="minorHAnsi"/>
                <w:noProof/>
                <w:lang w:eastAsia="en-US"/>
              </w:rPr>
              <w:tab/>
            </w:r>
            <w:r w:rsidR="002D6380" w:rsidRPr="001D05D9">
              <w:rPr>
                <w:rStyle w:val="Hyperlink"/>
                <w:noProof/>
              </w:rPr>
              <w:t>Adoption Scenarios</w:t>
            </w:r>
            <w:r w:rsidR="002D6380">
              <w:rPr>
                <w:noProof/>
                <w:webHidden/>
              </w:rPr>
              <w:tab/>
            </w:r>
            <w:r w:rsidR="002D6380">
              <w:rPr>
                <w:noProof/>
                <w:webHidden/>
              </w:rPr>
              <w:fldChar w:fldCharType="begin"/>
            </w:r>
            <w:r w:rsidR="002D6380">
              <w:rPr>
                <w:noProof/>
                <w:webHidden/>
              </w:rPr>
              <w:instrText xml:space="preserve"> PAGEREF _Toc66268470 \h </w:instrText>
            </w:r>
            <w:r w:rsidR="002D6380">
              <w:rPr>
                <w:noProof/>
                <w:webHidden/>
              </w:rPr>
            </w:r>
            <w:r w:rsidR="002D6380">
              <w:rPr>
                <w:noProof/>
                <w:webHidden/>
              </w:rPr>
              <w:fldChar w:fldCharType="separate"/>
            </w:r>
            <w:r w:rsidR="002D6380">
              <w:rPr>
                <w:noProof/>
                <w:webHidden/>
              </w:rPr>
              <w:t>18</w:t>
            </w:r>
            <w:r w:rsidR="002D6380">
              <w:rPr>
                <w:noProof/>
                <w:webHidden/>
              </w:rPr>
              <w:fldChar w:fldCharType="end"/>
            </w:r>
          </w:hyperlink>
        </w:p>
        <w:p w14:paraId="3649FCAB" w14:textId="76076DD7" w:rsidR="002D6380" w:rsidRDefault="00983637">
          <w:pPr>
            <w:pStyle w:val="TOC3"/>
            <w:tabs>
              <w:tab w:val="left" w:pos="1320"/>
              <w:tab w:val="right" w:leader="dot" w:pos="9350"/>
            </w:tabs>
            <w:rPr>
              <w:rFonts w:asciiTheme="minorHAnsi" w:hAnsiTheme="minorHAnsi"/>
              <w:noProof/>
              <w:lang w:eastAsia="en-US"/>
            </w:rPr>
          </w:pPr>
          <w:hyperlink w:anchor="_Toc66268471" w:history="1">
            <w:r w:rsidR="002D6380" w:rsidRPr="001D05D9">
              <w:rPr>
                <w:rStyle w:val="Hyperlink"/>
                <w:noProof/>
              </w:rPr>
              <w:t>2.4.1</w:t>
            </w:r>
            <w:r w:rsidR="002D6380">
              <w:rPr>
                <w:rFonts w:asciiTheme="minorHAnsi" w:hAnsiTheme="minorHAnsi"/>
                <w:noProof/>
                <w:lang w:eastAsia="en-US"/>
              </w:rPr>
              <w:tab/>
            </w:r>
            <w:r w:rsidR="002D6380" w:rsidRPr="001D05D9">
              <w:rPr>
                <w:rStyle w:val="Hyperlink"/>
                <w:noProof/>
              </w:rPr>
              <w:t>Reference Case / Current Adoption</w:t>
            </w:r>
            <w:r w:rsidR="002D6380">
              <w:rPr>
                <w:noProof/>
                <w:webHidden/>
              </w:rPr>
              <w:tab/>
            </w:r>
            <w:r w:rsidR="002D6380">
              <w:rPr>
                <w:noProof/>
                <w:webHidden/>
              </w:rPr>
              <w:fldChar w:fldCharType="begin"/>
            </w:r>
            <w:r w:rsidR="002D6380">
              <w:rPr>
                <w:noProof/>
                <w:webHidden/>
              </w:rPr>
              <w:instrText xml:space="preserve"> PAGEREF _Toc66268471 \h </w:instrText>
            </w:r>
            <w:r w:rsidR="002D6380">
              <w:rPr>
                <w:noProof/>
                <w:webHidden/>
              </w:rPr>
            </w:r>
            <w:r w:rsidR="002D6380">
              <w:rPr>
                <w:noProof/>
                <w:webHidden/>
              </w:rPr>
              <w:fldChar w:fldCharType="separate"/>
            </w:r>
            <w:r w:rsidR="002D6380">
              <w:rPr>
                <w:noProof/>
                <w:webHidden/>
              </w:rPr>
              <w:t>20</w:t>
            </w:r>
            <w:r w:rsidR="002D6380">
              <w:rPr>
                <w:noProof/>
                <w:webHidden/>
              </w:rPr>
              <w:fldChar w:fldCharType="end"/>
            </w:r>
          </w:hyperlink>
        </w:p>
        <w:p w14:paraId="4F6EED29" w14:textId="6C42FD2E" w:rsidR="002D6380" w:rsidRDefault="00983637">
          <w:pPr>
            <w:pStyle w:val="TOC3"/>
            <w:tabs>
              <w:tab w:val="left" w:pos="1320"/>
              <w:tab w:val="right" w:leader="dot" w:pos="9350"/>
            </w:tabs>
            <w:rPr>
              <w:rFonts w:asciiTheme="minorHAnsi" w:hAnsiTheme="minorHAnsi"/>
              <w:noProof/>
              <w:lang w:eastAsia="en-US"/>
            </w:rPr>
          </w:pPr>
          <w:hyperlink w:anchor="_Toc66268472" w:history="1">
            <w:r w:rsidR="002D6380" w:rsidRPr="001D05D9">
              <w:rPr>
                <w:rStyle w:val="Hyperlink"/>
                <w:noProof/>
              </w:rPr>
              <w:t>2.4.2</w:t>
            </w:r>
            <w:r w:rsidR="002D6380">
              <w:rPr>
                <w:rFonts w:asciiTheme="minorHAnsi" w:hAnsiTheme="minorHAnsi"/>
                <w:noProof/>
                <w:lang w:eastAsia="en-US"/>
              </w:rPr>
              <w:tab/>
            </w:r>
            <w:r w:rsidR="002D6380" w:rsidRPr="001D05D9">
              <w:rPr>
                <w:rStyle w:val="Hyperlink"/>
                <w:noProof/>
              </w:rPr>
              <w:t>Project Drawdown Scenarios</w:t>
            </w:r>
            <w:r w:rsidR="002D6380">
              <w:rPr>
                <w:noProof/>
                <w:webHidden/>
              </w:rPr>
              <w:tab/>
            </w:r>
            <w:r w:rsidR="002D6380">
              <w:rPr>
                <w:noProof/>
                <w:webHidden/>
              </w:rPr>
              <w:fldChar w:fldCharType="begin"/>
            </w:r>
            <w:r w:rsidR="002D6380">
              <w:rPr>
                <w:noProof/>
                <w:webHidden/>
              </w:rPr>
              <w:instrText xml:space="preserve"> PAGEREF _Toc66268472 \h </w:instrText>
            </w:r>
            <w:r w:rsidR="002D6380">
              <w:rPr>
                <w:noProof/>
                <w:webHidden/>
              </w:rPr>
            </w:r>
            <w:r w:rsidR="002D6380">
              <w:rPr>
                <w:noProof/>
                <w:webHidden/>
              </w:rPr>
              <w:fldChar w:fldCharType="separate"/>
            </w:r>
            <w:r w:rsidR="002D6380">
              <w:rPr>
                <w:noProof/>
                <w:webHidden/>
              </w:rPr>
              <w:t>20</w:t>
            </w:r>
            <w:r w:rsidR="002D6380">
              <w:rPr>
                <w:noProof/>
                <w:webHidden/>
              </w:rPr>
              <w:fldChar w:fldCharType="end"/>
            </w:r>
          </w:hyperlink>
        </w:p>
        <w:p w14:paraId="6D8D0AD8" w14:textId="11C5936C" w:rsidR="002D6380" w:rsidRDefault="00983637">
          <w:pPr>
            <w:pStyle w:val="TOC2"/>
            <w:tabs>
              <w:tab w:val="left" w:pos="880"/>
              <w:tab w:val="right" w:leader="dot" w:pos="9350"/>
            </w:tabs>
            <w:rPr>
              <w:rFonts w:asciiTheme="minorHAnsi" w:hAnsiTheme="minorHAnsi"/>
              <w:noProof/>
              <w:lang w:eastAsia="en-US"/>
            </w:rPr>
          </w:pPr>
          <w:hyperlink w:anchor="_Toc66268473" w:history="1">
            <w:r w:rsidR="002D6380" w:rsidRPr="001D05D9">
              <w:rPr>
                <w:rStyle w:val="Hyperlink"/>
                <w:noProof/>
              </w:rPr>
              <w:t>2.5</w:t>
            </w:r>
            <w:r w:rsidR="002D6380">
              <w:rPr>
                <w:rFonts w:asciiTheme="minorHAnsi" w:hAnsiTheme="minorHAnsi"/>
                <w:noProof/>
                <w:lang w:eastAsia="en-US"/>
              </w:rPr>
              <w:tab/>
            </w:r>
            <w:r w:rsidR="002D6380" w:rsidRPr="001D05D9">
              <w:rPr>
                <w:rStyle w:val="Hyperlink"/>
                <w:noProof/>
              </w:rPr>
              <w:t>Inputs</w:t>
            </w:r>
            <w:r w:rsidR="002D6380">
              <w:rPr>
                <w:noProof/>
                <w:webHidden/>
              </w:rPr>
              <w:tab/>
            </w:r>
            <w:r w:rsidR="002D6380">
              <w:rPr>
                <w:noProof/>
                <w:webHidden/>
              </w:rPr>
              <w:fldChar w:fldCharType="begin"/>
            </w:r>
            <w:r w:rsidR="002D6380">
              <w:rPr>
                <w:noProof/>
                <w:webHidden/>
              </w:rPr>
              <w:instrText xml:space="preserve"> PAGEREF _Toc66268473 \h </w:instrText>
            </w:r>
            <w:r w:rsidR="002D6380">
              <w:rPr>
                <w:noProof/>
                <w:webHidden/>
              </w:rPr>
            </w:r>
            <w:r w:rsidR="002D6380">
              <w:rPr>
                <w:noProof/>
                <w:webHidden/>
              </w:rPr>
              <w:fldChar w:fldCharType="separate"/>
            </w:r>
            <w:r w:rsidR="002D6380">
              <w:rPr>
                <w:noProof/>
                <w:webHidden/>
              </w:rPr>
              <w:t>20</w:t>
            </w:r>
            <w:r w:rsidR="002D6380">
              <w:rPr>
                <w:noProof/>
                <w:webHidden/>
              </w:rPr>
              <w:fldChar w:fldCharType="end"/>
            </w:r>
          </w:hyperlink>
        </w:p>
        <w:p w14:paraId="56E5EF36" w14:textId="6F9BCFB2" w:rsidR="002D6380" w:rsidRDefault="00983637">
          <w:pPr>
            <w:pStyle w:val="TOC3"/>
            <w:tabs>
              <w:tab w:val="left" w:pos="1320"/>
              <w:tab w:val="right" w:leader="dot" w:pos="9350"/>
            </w:tabs>
            <w:rPr>
              <w:rFonts w:asciiTheme="minorHAnsi" w:hAnsiTheme="minorHAnsi"/>
              <w:noProof/>
              <w:lang w:eastAsia="en-US"/>
            </w:rPr>
          </w:pPr>
          <w:hyperlink w:anchor="_Toc66268474" w:history="1">
            <w:r w:rsidR="002D6380" w:rsidRPr="001D05D9">
              <w:rPr>
                <w:rStyle w:val="Hyperlink"/>
                <w:noProof/>
              </w:rPr>
              <w:t>2.5.1</w:t>
            </w:r>
            <w:r w:rsidR="002D6380">
              <w:rPr>
                <w:rFonts w:asciiTheme="minorHAnsi" w:hAnsiTheme="minorHAnsi"/>
                <w:noProof/>
                <w:lang w:eastAsia="en-US"/>
              </w:rPr>
              <w:tab/>
            </w:r>
            <w:r w:rsidR="002D6380" w:rsidRPr="001D05D9">
              <w:rPr>
                <w:rStyle w:val="Hyperlink"/>
                <w:noProof/>
              </w:rPr>
              <w:t>Climate Inputs</w:t>
            </w:r>
            <w:r w:rsidR="002D6380">
              <w:rPr>
                <w:noProof/>
                <w:webHidden/>
              </w:rPr>
              <w:tab/>
            </w:r>
            <w:r w:rsidR="002D6380">
              <w:rPr>
                <w:noProof/>
                <w:webHidden/>
              </w:rPr>
              <w:fldChar w:fldCharType="begin"/>
            </w:r>
            <w:r w:rsidR="002D6380">
              <w:rPr>
                <w:noProof/>
                <w:webHidden/>
              </w:rPr>
              <w:instrText xml:space="preserve"> PAGEREF _Toc66268474 \h </w:instrText>
            </w:r>
            <w:r w:rsidR="002D6380">
              <w:rPr>
                <w:noProof/>
                <w:webHidden/>
              </w:rPr>
            </w:r>
            <w:r w:rsidR="002D6380">
              <w:rPr>
                <w:noProof/>
                <w:webHidden/>
              </w:rPr>
              <w:fldChar w:fldCharType="separate"/>
            </w:r>
            <w:r w:rsidR="002D6380">
              <w:rPr>
                <w:noProof/>
                <w:webHidden/>
              </w:rPr>
              <w:t>20</w:t>
            </w:r>
            <w:r w:rsidR="002D6380">
              <w:rPr>
                <w:noProof/>
                <w:webHidden/>
              </w:rPr>
              <w:fldChar w:fldCharType="end"/>
            </w:r>
          </w:hyperlink>
        </w:p>
        <w:p w14:paraId="4E16D670" w14:textId="7C02A032" w:rsidR="002D6380" w:rsidRDefault="00983637">
          <w:pPr>
            <w:pStyle w:val="TOC3"/>
            <w:tabs>
              <w:tab w:val="left" w:pos="1320"/>
              <w:tab w:val="right" w:leader="dot" w:pos="9350"/>
            </w:tabs>
            <w:rPr>
              <w:rFonts w:asciiTheme="minorHAnsi" w:hAnsiTheme="minorHAnsi"/>
              <w:noProof/>
              <w:lang w:eastAsia="en-US"/>
            </w:rPr>
          </w:pPr>
          <w:hyperlink w:anchor="_Toc66268475" w:history="1">
            <w:r w:rsidR="002D6380" w:rsidRPr="001D05D9">
              <w:rPr>
                <w:rStyle w:val="Hyperlink"/>
                <w:noProof/>
              </w:rPr>
              <w:t>2.5.2</w:t>
            </w:r>
            <w:r w:rsidR="002D6380">
              <w:rPr>
                <w:rFonts w:asciiTheme="minorHAnsi" w:hAnsiTheme="minorHAnsi"/>
                <w:noProof/>
                <w:lang w:eastAsia="en-US"/>
              </w:rPr>
              <w:tab/>
            </w:r>
            <w:r w:rsidR="002D6380" w:rsidRPr="001D05D9">
              <w:rPr>
                <w:rStyle w:val="Hyperlink"/>
                <w:noProof/>
              </w:rPr>
              <w:t>Financial Inputs</w:t>
            </w:r>
            <w:r w:rsidR="002D6380">
              <w:rPr>
                <w:noProof/>
                <w:webHidden/>
              </w:rPr>
              <w:tab/>
            </w:r>
            <w:r w:rsidR="002D6380">
              <w:rPr>
                <w:noProof/>
                <w:webHidden/>
              </w:rPr>
              <w:fldChar w:fldCharType="begin"/>
            </w:r>
            <w:r w:rsidR="002D6380">
              <w:rPr>
                <w:noProof/>
                <w:webHidden/>
              </w:rPr>
              <w:instrText xml:space="preserve"> PAGEREF _Toc66268475 \h </w:instrText>
            </w:r>
            <w:r w:rsidR="002D6380">
              <w:rPr>
                <w:noProof/>
                <w:webHidden/>
              </w:rPr>
            </w:r>
            <w:r w:rsidR="002D6380">
              <w:rPr>
                <w:noProof/>
                <w:webHidden/>
              </w:rPr>
              <w:fldChar w:fldCharType="separate"/>
            </w:r>
            <w:r w:rsidR="002D6380">
              <w:rPr>
                <w:noProof/>
                <w:webHidden/>
              </w:rPr>
              <w:t>23</w:t>
            </w:r>
            <w:r w:rsidR="002D6380">
              <w:rPr>
                <w:noProof/>
                <w:webHidden/>
              </w:rPr>
              <w:fldChar w:fldCharType="end"/>
            </w:r>
          </w:hyperlink>
        </w:p>
        <w:p w14:paraId="5D2D6F23" w14:textId="67345DAC" w:rsidR="002D6380" w:rsidRDefault="00983637">
          <w:pPr>
            <w:pStyle w:val="TOC3"/>
            <w:tabs>
              <w:tab w:val="left" w:pos="1320"/>
              <w:tab w:val="right" w:leader="dot" w:pos="9350"/>
            </w:tabs>
            <w:rPr>
              <w:rFonts w:asciiTheme="minorHAnsi" w:hAnsiTheme="minorHAnsi"/>
              <w:noProof/>
              <w:lang w:eastAsia="en-US"/>
            </w:rPr>
          </w:pPr>
          <w:hyperlink w:anchor="_Toc66268476" w:history="1">
            <w:r w:rsidR="002D6380" w:rsidRPr="001D05D9">
              <w:rPr>
                <w:rStyle w:val="Hyperlink"/>
                <w:noProof/>
              </w:rPr>
              <w:t>2.5.3</w:t>
            </w:r>
            <w:r w:rsidR="002D6380">
              <w:rPr>
                <w:rFonts w:asciiTheme="minorHAnsi" w:hAnsiTheme="minorHAnsi"/>
                <w:noProof/>
                <w:lang w:eastAsia="en-US"/>
              </w:rPr>
              <w:tab/>
            </w:r>
            <w:r w:rsidR="002D6380" w:rsidRPr="001D05D9">
              <w:rPr>
                <w:rStyle w:val="Hyperlink"/>
                <w:noProof/>
              </w:rPr>
              <w:t>Other Inputs</w:t>
            </w:r>
            <w:r w:rsidR="002D6380">
              <w:rPr>
                <w:noProof/>
                <w:webHidden/>
              </w:rPr>
              <w:tab/>
            </w:r>
            <w:r w:rsidR="002D6380">
              <w:rPr>
                <w:noProof/>
                <w:webHidden/>
              </w:rPr>
              <w:fldChar w:fldCharType="begin"/>
            </w:r>
            <w:r w:rsidR="002D6380">
              <w:rPr>
                <w:noProof/>
                <w:webHidden/>
              </w:rPr>
              <w:instrText xml:space="preserve"> PAGEREF _Toc66268476 \h </w:instrText>
            </w:r>
            <w:r w:rsidR="002D6380">
              <w:rPr>
                <w:noProof/>
                <w:webHidden/>
              </w:rPr>
            </w:r>
            <w:r w:rsidR="002D6380">
              <w:rPr>
                <w:noProof/>
                <w:webHidden/>
              </w:rPr>
              <w:fldChar w:fldCharType="separate"/>
            </w:r>
            <w:r w:rsidR="002D6380">
              <w:rPr>
                <w:noProof/>
                <w:webHidden/>
              </w:rPr>
              <w:t>23</w:t>
            </w:r>
            <w:r w:rsidR="002D6380">
              <w:rPr>
                <w:noProof/>
                <w:webHidden/>
              </w:rPr>
              <w:fldChar w:fldCharType="end"/>
            </w:r>
          </w:hyperlink>
        </w:p>
        <w:p w14:paraId="330D737F" w14:textId="7FA6374E" w:rsidR="002D6380" w:rsidRDefault="00983637">
          <w:pPr>
            <w:pStyle w:val="TOC2"/>
            <w:tabs>
              <w:tab w:val="left" w:pos="880"/>
              <w:tab w:val="right" w:leader="dot" w:pos="9350"/>
            </w:tabs>
            <w:rPr>
              <w:rFonts w:asciiTheme="minorHAnsi" w:hAnsiTheme="minorHAnsi"/>
              <w:noProof/>
              <w:lang w:eastAsia="en-US"/>
            </w:rPr>
          </w:pPr>
          <w:hyperlink w:anchor="_Toc66268477" w:history="1">
            <w:r w:rsidR="002D6380" w:rsidRPr="001D05D9">
              <w:rPr>
                <w:rStyle w:val="Hyperlink"/>
                <w:noProof/>
              </w:rPr>
              <w:t>2.6</w:t>
            </w:r>
            <w:r w:rsidR="002D6380">
              <w:rPr>
                <w:rFonts w:asciiTheme="minorHAnsi" w:hAnsiTheme="minorHAnsi"/>
                <w:noProof/>
                <w:lang w:eastAsia="en-US"/>
              </w:rPr>
              <w:tab/>
            </w:r>
            <w:r w:rsidR="002D6380" w:rsidRPr="001D05D9">
              <w:rPr>
                <w:rStyle w:val="Hyperlink"/>
                <w:noProof/>
              </w:rPr>
              <w:t>Assumptions</w:t>
            </w:r>
            <w:r w:rsidR="002D6380">
              <w:rPr>
                <w:noProof/>
                <w:webHidden/>
              </w:rPr>
              <w:tab/>
            </w:r>
            <w:r w:rsidR="002D6380">
              <w:rPr>
                <w:noProof/>
                <w:webHidden/>
              </w:rPr>
              <w:fldChar w:fldCharType="begin"/>
            </w:r>
            <w:r w:rsidR="002D6380">
              <w:rPr>
                <w:noProof/>
                <w:webHidden/>
              </w:rPr>
              <w:instrText xml:space="preserve"> PAGEREF _Toc66268477 \h </w:instrText>
            </w:r>
            <w:r w:rsidR="002D6380">
              <w:rPr>
                <w:noProof/>
                <w:webHidden/>
              </w:rPr>
            </w:r>
            <w:r w:rsidR="002D6380">
              <w:rPr>
                <w:noProof/>
                <w:webHidden/>
              </w:rPr>
              <w:fldChar w:fldCharType="separate"/>
            </w:r>
            <w:r w:rsidR="002D6380">
              <w:rPr>
                <w:noProof/>
                <w:webHidden/>
              </w:rPr>
              <w:t>23</w:t>
            </w:r>
            <w:r w:rsidR="002D6380">
              <w:rPr>
                <w:noProof/>
                <w:webHidden/>
              </w:rPr>
              <w:fldChar w:fldCharType="end"/>
            </w:r>
          </w:hyperlink>
        </w:p>
        <w:p w14:paraId="2614AA8D" w14:textId="2B848D0E" w:rsidR="002D6380" w:rsidRDefault="00983637">
          <w:pPr>
            <w:pStyle w:val="TOC2"/>
            <w:tabs>
              <w:tab w:val="left" w:pos="880"/>
              <w:tab w:val="right" w:leader="dot" w:pos="9350"/>
            </w:tabs>
            <w:rPr>
              <w:rFonts w:asciiTheme="minorHAnsi" w:hAnsiTheme="minorHAnsi"/>
              <w:noProof/>
              <w:lang w:eastAsia="en-US"/>
            </w:rPr>
          </w:pPr>
          <w:hyperlink w:anchor="_Toc66268478" w:history="1">
            <w:r w:rsidR="002D6380" w:rsidRPr="001D05D9">
              <w:rPr>
                <w:rStyle w:val="Hyperlink"/>
                <w:noProof/>
              </w:rPr>
              <w:t>2.7</w:t>
            </w:r>
            <w:r w:rsidR="002D6380">
              <w:rPr>
                <w:rFonts w:asciiTheme="minorHAnsi" w:hAnsiTheme="minorHAnsi"/>
                <w:noProof/>
                <w:lang w:eastAsia="en-US"/>
              </w:rPr>
              <w:tab/>
            </w:r>
            <w:r w:rsidR="002D6380" w:rsidRPr="001D05D9">
              <w:rPr>
                <w:rStyle w:val="Hyperlink"/>
                <w:noProof/>
              </w:rPr>
              <w:t>Integration</w:t>
            </w:r>
            <w:r w:rsidR="002D6380">
              <w:rPr>
                <w:noProof/>
                <w:webHidden/>
              </w:rPr>
              <w:tab/>
            </w:r>
            <w:r w:rsidR="002D6380">
              <w:rPr>
                <w:noProof/>
                <w:webHidden/>
              </w:rPr>
              <w:fldChar w:fldCharType="begin"/>
            </w:r>
            <w:r w:rsidR="002D6380">
              <w:rPr>
                <w:noProof/>
                <w:webHidden/>
              </w:rPr>
              <w:instrText xml:space="preserve"> PAGEREF _Toc66268478 \h </w:instrText>
            </w:r>
            <w:r w:rsidR="002D6380">
              <w:rPr>
                <w:noProof/>
                <w:webHidden/>
              </w:rPr>
            </w:r>
            <w:r w:rsidR="002D6380">
              <w:rPr>
                <w:noProof/>
                <w:webHidden/>
              </w:rPr>
              <w:fldChar w:fldCharType="separate"/>
            </w:r>
            <w:r w:rsidR="002D6380">
              <w:rPr>
                <w:noProof/>
                <w:webHidden/>
              </w:rPr>
              <w:t>24</w:t>
            </w:r>
            <w:r w:rsidR="002D6380">
              <w:rPr>
                <w:noProof/>
                <w:webHidden/>
              </w:rPr>
              <w:fldChar w:fldCharType="end"/>
            </w:r>
          </w:hyperlink>
        </w:p>
        <w:p w14:paraId="01DFADC8" w14:textId="6E3CD6F4" w:rsidR="002D6380" w:rsidRDefault="00983637">
          <w:pPr>
            <w:pStyle w:val="TOC3"/>
            <w:tabs>
              <w:tab w:val="left" w:pos="1320"/>
              <w:tab w:val="right" w:leader="dot" w:pos="9350"/>
            </w:tabs>
            <w:rPr>
              <w:rFonts w:asciiTheme="minorHAnsi" w:hAnsiTheme="minorHAnsi"/>
              <w:noProof/>
              <w:lang w:eastAsia="en-US"/>
            </w:rPr>
          </w:pPr>
          <w:hyperlink w:anchor="_Toc66268479" w:history="1">
            <w:r w:rsidR="002D6380" w:rsidRPr="001D05D9">
              <w:rPr>
                <w:rStyle w:val="Hyperlink"/>
                <w:noProof/>
                <w:lang w:eastAsia="zh-CN"/>
              </w:rPr>
              <w:t>2.7.1</w:t>
            </w:r>
            <w:r w:rsidR="002D6380">
              <w:rPr>
                <w:rFonts w:asciiTheme="minorHAnsi" w:hAnsiTheme="minorHAnsi"/>
                <w:noProof/>
                <w:lang w:eastAsia="en-US"/>
              </w:rPr>
              <w:tab/>
            </w:r>
            <w:r w:rsidR="002D6380" w:rsidRPr="001D05D9">
              <w:rPr>
                <w:rStyle w:val="Hyperlink"/>
                <w:noProof/>
                <w:lang w:eastAsia="zh-CN"/>
              </w:rPr>
              <w:t>The Ocean model</w:t>
            </w:r>
            <w:r w:rsidR="002D6380">
              <w:rPr>
                <w:noProof/>
                <w:webHidden/>
              </w:rPr>
              <w:tab/>
            </w:r>
            <w:r w:rsidR="002D6380">
              <w:rPr>
                <w:noProof/>
                <w:webHidden/>
              </w:rPr>
              <w:fldChar w:fldCharType="begin"/>
            </w:r>
            <w:r w:rsidR="002D6380">
              <w:rPr>
                <w:noProof/>
                <w:webHidden/>
              </w:rPr>
              <w:instrText xml:space="preserve"> PAGEREF _Toc66268479 \h </w:instrText>
            </w:r>
            <w:r w:rsidR="002D6380">
              <w:rPr>
                <w:noProof/>
                <w:webHidden/>
              </w:rPr>
            </w:r>
            <w:r w:rsidR="002D6380">
              <w:rPr>
                <w:noProof/>
                <w:webHidden/>
              </w:rPr>
              <w:fldChar w:fldCharType="separate"/>
            </w:r>
            <w:r w:rsidR="002D6380">
              <w:rPr>
                <w:noProof/>
                <w:webHidden/>
              </w:rPr>
              <w:t>25</w:t>
            </w:r>
            <w:r w:rsidR="002D6380">
              <w:rPr>
                <w:noProof/>
                <w:webHidden/>
              </w:rPr>
              <w:fldChar w:fldCharType="end"/>
            </w:r>
          </w:hyperlink>
        </w:p>
        <w:p w14:paraId="7D1A7ADD" w14:textId="2783A2B2" w:rsidR="002D6380" w:rsidRDefault="00983637">
          <w:pPr>
            <w:pStyle w:val="TOC3"/>
            <w:tabs>
              <w:tab w:val="left" w:pos="1320"/>
              <w:tab w:val="right" w:leader="dot" w:pos="9350"/>
            </w:tabs>
            <w:rPr>
              <w:rFonts w:asciiTheme="minorHAnsi" w:hAnsiTheme="minorHAnsi"/>
              <w:noProof/>
              <w:lang w:eastAsia="en-US"/>
            </w:rPr>
          </w:pPr>
          <w:hyperlink w:anchor="_Toc66268480" w:history="1">
            <w:r w:rsidR="002D6380" w:rsidRPr="001D05D9">
              <w:rPr>
                <w:rStyle w:val="Hyperlink"/>
                <w:noProof/>
              </w:rPr>
              <w:t>2.7.2</w:t>
            </w:r>
            <w:r w:rsidR="002D6380">
              <w:rPr>
                <w:rFonts w:asciiTheme="minorHAnsi" w:hAnsiTheme="minorHAnsi"/>
                <w:noProof/>
                <w:lang w:eastAsia="en-US"/>
              </w:rPr>
              <w:tab/>
            </w:r>
            <w:r w:rsidR="002D6380" w:rsidRPr="001D05D9">
              <w:rPr>
                <w:rStyle w:val="Hyperlink"/>
                <w:noProof/>
              </w:rPr>
              <w:t>The Ocean Sector and ocean-based solutions</w:t>
            </w:r>
            <w:r w:rsidR="002D6380">
              <w:rPr>
                <w:noProof/>
                <w:webHidden/>
              </w:rPr>
              <w:tab/>
            </w:r>
            <w:r w:rsidR="002D6380">
              <w:rPr>
                <w:noProof/>
                <w:webHidden/>
              </w:rPr>
              <w:fldChar w:fldCharType="begin"/>
            </w:r>
            <w:r w:rsidR="002D6380">
              <w:rPr>
                <w:noProof/>
                <w:webHidden/>
              </w:rPr>
              <w:instrText xml:space="preserve"> PAGEREF _Toc66268480 \h </w:instrText>
            </w:r>
            <w:r w:rsidR="002D6380">
              <w:rPr>
                <w:noProof/>
                <w:webHidden/>
              </w:rPr>
            </w:r>
            <w:r w:rsidR="002D6380">
              <w:rPr>
                <w:noProof/>
                <w:webHidden/>
              </w:rPr>
              <w:fldChar w:fldCharType="separate"/>
            </w:r>
            <w:r w:rsidR="002D6380">
              <w:rPr>
                <w:noProof/>
                <w:webHidden/>
              </w:rPr>
              <w:t>26</w:t>
            </w:r>
            <w:r w:rsidR="002D6380">
              <w:rPr>
                <w:noProof/>
                <w:webHidden/>
              </w:rPr>
              <w:fldChar w:fldCharType="end"/>
            </w:r>
          </w:hyperlink>
        </w:p>
        <w:p w14:paraId="7BE86CBD" w14:textId="2DEA2752" w:rsidR="002D6380" w:rsidRDefault="00983637">
          <w:pPr>
            <w:pStyle w:val="TOC2"/>
            <w:tabs>
              <w:tab w:val="left" w:pos="880"/>
              <w:tab w:val="right" w:leader="dot" w:pos="9350"/>
            </w:tabs>
            <w:rPr>
              <w:rFonts w:asciiTheme="minorHAnsi" w:hAnsiTheme="minorHAnsi"/>
              <w:noProof/>
              <w:lang w:eastAsia="en-US"/>
            </w:rPr>
          </w:pPr>
          <w:hyperlink w:anchor="_Toc66268481" w:history="1">
            <w:r w:rsidR="002D6380" w:rsidRPr="001D05D9">
              <w:rPr>
                <w:rStyle w:val="Hyperlink"/>
                <w:noProof/>
              </w:rPr>
              <w:t>2.8</w:t>
            </w:r>
            <w:r w:rsidR="002D6380">
              <w:rPr>
                <w:rFonts w:asciiTheme="minorHAnsi" w:hAnsiTheme="minorHAnsi"/>
                <w:noProof/>
                <w:lang w:eastAsia="en-US"/>
              </w:rPr>
              <w:tab/>
            </w:r>
            <w:r w:rsidR="002D6380" w:rsidRPr="001D05D9">
              <w:rPr>
                <w:rStyle w:val="Hyperlink"/>
                <w:noProof/>
              </w:rPr>
              <w:t>Limitations/Further Development</w:t>
            </w:r>
            <w:r w:rsidR="002D6380">
              <w:rPr>
                <w:noProof/>
                <w:webHidden/>
              </w:rPr>
              <w:tab/>
            </w:r>
            <w:r w:rsidR="002D6380">
              <w:rPr>
                <w:noProof/>
                <w:webHidden/>
              </w:rPr>
              <w:fldChar w:fldCharType="begin"/>
            </w:r>
            <w:r w:rsidR="002D6380">
              <w:rPr>
                <w:noProof/>
                <w:webHidden/>
              </w:rPr>
              <w:instrText xml:space="preserve"> PAGEREF _Toc66268481 \h </w:instrText>
            </w:r>
            <w:r w:rsidR="002D6380">
              <w:rPr>
                <w:noProof/>
                <w:webHidden/>
              </w:rPr>
            </w:r>
            <w:r w:rsidR="002D6380">
              <w:rPr>
                <w:noProof/>
                <w:webHidden/>
              </w:rPr>
              <w:fldChar w:fldCharType="separate"/>
            </w:r>
            <w:r w:rsidR="002D6380">
              <w:rPr>
                <w:noProof/>
                <w:webHidden/>
              </w:rPr>
              <w:t>27</w:t>
            </w:r>
            <w:r w:rsidR="002D6380">
              <w:rPr>
                <w:noProof/>
                <w:webHidden/>
              </w:rPr>
              <w:fldChar w:fldCharType="end"/>
            </w:r>
          </w:hyperlink>
        </w:p>
        <w:p w14:paraId="1EA09A8E" w14:textId="59FF5380" w:rsidR="002D6380" w:rsidRDefault="00983637">
          <w:pPr>
            <w:pStyle w:val="TOC1"/>
            <w:tabs>
              <w:tab w:val="left" w:pos="440"/>
            </w:tabs>
            <w:rPr>
              <w:rFonts w:asciiTheme="minorHAnsi" w:hAnsiTheme="minorHAnsi"/>
              <w:noProof/>
              <w:lang w:eastAsia="en-US"/>
            </w:rPr>
          </w:pPr>
          <w:hyperlink w:anchor="_Toc66268482" w:history="1">
            <w:r w:rsidR="002D6380" w:rsidRPr="001D05D9">
              <w:rPr>
                <w:rStyle w:val="Hyperlink"/>
                <w:noProof/>
              </w:rPr>
              <w:t>3</w:t>
            </w:r>
            <w:r w:rsidR="002D6380">
              <w:rPr>
                <w:rFonts w:asciiTheme="minorHAnsi" w:hAnsiTheme="minorHAnsi"/>
                <w:noProof/>
                <w:lang w:eastAsia="en-US"/>
              </w:rPr>
              <w:tab/>
            </w:r>
            <w:r w:rsidR="002D6380" w:rsidRPr="001D05D9">
              <w:rPr>
                <w:rStyle w:val="Hyperlink"/>
                <w:noProof/>
              </w:rPr>
              <w:t>Results</w:t>
            </w:r>
            <w:r w:rsidR="002D6380">
              <w:rPr>
                <w:noProof/>
                <w:webHidden/>
              </w:rPr>
              <w:tab/>
            </w:r>
            <w:r w:rsidR="002D6380">
              <w:rPr>
                <w:noProof/>
                <w:webHidden/>
              </w:rPr>
              <w:fldChar w:fldCharType="begin"/>
            </w:r>
            <w:r w:rsidR="002D6380">
              <w:rPr>
                <w:noProof/>
                <w:webHidden/>
              </w:rPr>
              <w:instrText xml:space="preserve"> PAGEREF _Toc66268482 \h </w:instrText>
            </w:r>
            <w:r w:rsidR="002D6380">
              <w:rPr>
                <w:noProof/>
                <w:webHidden/>
              </w:rPr>
            </w:r>
            <w:r w:rsidR="002D6380">
              <w:rPr>
                <w:noProof/>
                <w:webHidden/>
              </w:rPr>
              <w:fldChar w:fldCharType="separate"/>
            </w:r>
            <w:r w:rsidR="002D6380">
              <w:rPr>
                <w:noProof/>
                <w:webHidden/>
              </w:rPr>
              <w:t>28</w:t>
            </w:r>
            <w:r w:rsidR="002D6380">
              <w:rPr>
                <w:noProof/>
                <w:webHidden/>
              </w:rPr>
              <w:fldChar w:fldCharType="end"/>
            </w:r>
          </w:hyperlink>
        </w:p>
        <w:p w14:paraId="1255F1DC" w14:textId="1839A1F5" w:rsidR="002D6380" w:rsidRDefault="00983637">
          <w:pPr>
            <w:pStyle w:val="TOC2"/>
            <w:tabs>
              <w:tab w:val="left" w:pos="880"/>
              <w:tab w:val="right" w:leader="dot" w:pos="9350"/>
            </w:tabs>
            <w:rPr>
              <w:rFonts w:asciiTheme="minorHAnsi" w:hAnsiTheme="minorHAnsi"/>
              <w:noProof/>
              <w:lang w:eastAsia="en-US"/>
            </w:rPr>
          </w:pPr>
          <w:hyperlink w:anchor="_Toc66268483" w:history="1">
            <w:r w:rsidR="002D6380" w:rsidRPr="001D05D9">
              <w:rPr>
                <w:rStyle w:val="Hyperlink"/>
                <w:noProof/>
              </w:rPr>
              <w:t>3.1</w:t>
            </w:r>
            <w:r w:rsidR="002D6380">
              <w:rPr>
                <w:rFonts w:asciiTheme="minorHAnsi" w:hAnsiTheme="minorHAnsi"/>
                <w:noProof/>
                <w:lang w:eastAsia="en-US"/>
              </w:rPr>
              <w:tab/>
            </w:r>
            <w:r w:rsidR="002D6380" w:rsidRPr="001D05D9">
              <w:rPr>
                <w:rStyle w:val="Hyperlink"/>
                <w:noProof/>
              </w:rPr>
              <w:t>Adoption</w:t>
            </w:r>
            <w:r w:rsidR="002D6380">
              <w:rPr>
                <w:noProof/>
                <w:webHidden/>
              </w:rPr>
              <w:tab/>
            </w:r>
            <w:r w:rsidR="002D6380">
              <w:rPr>
                <w:noProof/>
                <w:webHidden/>
              </w:rPr>
              <w:fldChar w:fldCharType="begin"/>
            </w:r>
            <w:r w:rsidR="002D6380">
              <w:rPr>
                <w:noProof/>
                <w:webHidden/>
              </w:rPr>
              <w:instrText xml:space="preserve"> PAGEREF _Toc66268483 \h </w:instrText>
            </w:r>
            <w:r w:rsidR="002D6380">
              <w:rPr>
                <w:noProof/>
                <w:webHidden/>
              </w:rPr>
            </w:r>
            <w:r w:rsidR="002D6380">
              <w:rPr>
                <w:noProof/>
                <w:webHidden/>
              </w:rPr>
              <w:fldChar w:fldCharType="separate"/>
            </w:r>
            <w:r w:rsidR="002D6380">
              <w:rPr>
                <w:noProof/>
                <w:webHidden/>
              </w:rPr>
              <w:t>28</w:t>
            </w:r>
            <w:r w:rsidR="002D6380">
              <w:rPr>
                <w:noProof/>
                <w:webHidden/>
              </w:rPr>
              <w:fldChar w:fldCharType="end"/>
            </w:r>
          </w:hyperlink>
        </w:p>
        <w:p w14:paraId="062C4836" w14:textId="5EC8CBFE" w:rsidR="002D6380" w:rsidRDefault="00983637">
          <w:pPr>
            <w:pStyle w:val="TOC2"/>
            <w:tabs>
              <w:tab w:val="left" w:pos="880"/>
              <w:tab w:val="right" w:leader="dot" w:pos="9350"/>
            </w:tabs>
            <w:rPr>
              <w:rFonts w:asciiTheme="minorHAnsi" w:hAnsiTheme="minorHAnsi"/>
              <w:noProof/>
              <w:lang w:eastAsia="en-US"/>
            </w:rPr>
          </w:pPr>
          <w:hyperlink w:anchor="_Toc66268484" w:history="1">
            <w:r w:rsidR="002D6380" w:rsidRPr="001D05D9">
              <w:rPr>
                <w:rStyle w:val="Hyperlink"/>
                <w:noProof/>
              </w:rPr>
              <w:t>3.2</w:t>
            </w:r>
            <w:r w:rsidR="002D6380">
              <w:rPr>
                <w:rFonts w:asciiTheme="minorHAnsi" w:hAnsiTheme="minorHAnsi"/>
                <w:noProof/>
                <w:lang w:eastAsia="en-US"/>
              </w:rPr>
              <w:tab/>
            </w:r>
            <w:r w:rsidR="002D6380" w:rsidRPr="001D05D9">
              <w:rPr>
                <w:rStyle w:val="Hyperlink"/>
                <w:noProof/>
              </w:rPr>
              <w:t>Climate Impacts</w:t>
            </w:r>
            <w:r w:rsidR="002D6380">
              <w:rPr>
                <w:noProof/>
                <w:webHidden/>
              </w:rPr>
              <w:tab/>
            </w:r>
            <w:r w:rsidR="002D6380">
              <w:rPr>
                <w:noProof/>
                <w:webHidden/>
              </w:rPr>
              <w:fldChar w:fldCharType="begin"/>
            </w:r>
            <w:r w:rsidR="002D6380">
              <w:rPr>
                <w:noProof/>
                <w:webHidden/>
              </w:rPr>
              <w:instrText xml:space="preserve"> PAGEREF _Toc66268484 \h </w:instrText>
            </w:r>
            <w:r w:rsidR="002D6380">
              <w:rPr>
                <w:noProof/>
                <w:webHidden/>
              </w:rPr>
            </w:r>
            <w:r w:rsidR="002D6380">
              <w:rPr>
                <w:noProof/>
                <w:webHidden/>
              </w:rPr>
              <w:fldChar w:fldCharType="separate"/>
            </w:r>
            <w:r w:rsidR="002D6380">
              <w:rPr>
                <w:noProof/>
                <w:webHidden/>
              </w:rPr>
              <w:t>29</w:t>
            </w:r>
            <w:r w:rsidR="002D6380">
              <w:rPr>
                <w:noProof/>
                <w:webHidden/>
              </w:rPr>
              <w:fldChar w:fldCharType="end"/>
            </w:r>
          </w:hyperlink>
        </w:p>
        <w:p w14:paraId="6BDAF770" w14:textId="3B39B271" w:rsidR="002D6380" w:rsidRDefault="00983637">
          <w:pPr>
            <w:pStyle w:val="TOC2"/>
            <w:tabs>
              <w:tab w:val="left" w:pos="880"/>
              <w:tab w:val="right" w:leader="dot" w:pos="9350"/>
            </w:tabs>
            <w:rPr>
              <w:rFonts w:asciiTheme="minorHAnsi" w:hAnsiTheme="minorHAnsi"/>
              <w:noProof/>
              <w:lang w:eastAsia="en-US"/>
            </w:rPr>
          </w:pPr>
          <w:hyperlink w:anchor="_Toc66268485" w:history="1">
            <w:r w:rsidR="002D6380" w:rsidRPr="001D05D9">
              <w:rPr>
                <w:rStyle w:val="Hyperlink"/>
                <w:noProof/>
              </w:rPr>
              <w:t>3.3</w:t>
            </w:r>
            <w:r w:rsidR="002D6380">
              <w:rPr>
                <w:rFonts w:asciiTheme="minorHAnsi" w:hAnsiTheme="minorHAnsi"/>
                <w:noProof/>
                <w:lang w:eastAsia="en-US"/>
              </w:rPr>
              <w:tab/>
            </w:r>
            <w:r w:rsidR="002D6380" w:rsidRPr="001D05D9">
              <w:rPr>
                <w:rStyle w:val="Hyperlink"/>
                <w:noProof/>
              </w:rPr>
              <w:t>Financial Impacts</w:t>
            </w:r>
            <w:r w:rsidR="002D6380">
              <w:rPr>
                <w:noProof/>
                <w:webHidden/>
              </w:rPr>
              <w:tab/>
            </w:r>
            <w:r w:rsidR="002D6380">
              <w:rPr>
                <w:noProof/>
                <w:webHidden/>
              </w:rPr>
              <w:fldChar w:fldCharType="begin"/>
            </w:r>
            <w:r w:rsidR="002D6380">
              <w:rPr>
                <w:noProof/>
                <w:webHidden/>
              </w:rPr>
              <w:instrText xml:space="preserve"> PAGEREF _Toc66268485 \h </w:instrText>
            </w:r>
            <w:r w:rsidR="002D6380">
              <w:rPr>
                <w:noProof/>
                <w:webHidden/>
              </w:rPr>
            </w:r>
            <w:r w:rsidR="002D6380">
              <w:rPr>
                <w:noProof/>
                <w:webHidden/>
              </w:rPr>
              <w:fldChar w:fldCharType="separate"/>
            </w:r>
            <w:r w:rsidR="002D6380">
              <w:rPr>
                <w:noProof/>
                <w:webHidden/>
              </w:rPr>
              <w:t>31</w:t>
            </w:r>
            <w:r w:rsidR="002D6380">
              <w:rPr>
                <w:noProof/>
                <w:webHidden/>
              </w:rPr>
              <w:fldChar w:fldCharType="end"/>
            </w:r>
          </w:hyperlink>
        </w:p>
        <w:p w14:paraId="4A5369E4" w14:textId="4E39EF83" w:rsidR="002D6380" w:rsidRDefault="00983637">
          <w:pPr>
            <w:pStyle w:val="TOC2"/>
            <w:tabs>
              <w:tab w:val="left" w:pos="880"/>
              <w:tab w:val="right" w:leader="dot" w:pos="9350"/>
            </w:tabs>
            <w:rPr>
              <w:rFonts w:asciiTheme="minorHAnsi" w:hAnsiTheme="minorHAnsi"/>
              <w:noProof/>
              <w:lang w:eastAsia="en-US"/>
            </w:rPr>
          </w:pPr>
          <w:hyperlink w:anchor="_Toc66268486" w:history="1">
            <w:r w:rsidR="002D6380" w:rsidRPr="001D05D9">
              <w:rPr>
                <w:rStyle w:val="Hyperlink"/>
                <w:noProof/>
              </w:rPr>
              <w:t>3.4</w:t>
            </w:r>
            <w:r w:rsidR="002D6380">
              <w:rPr>
                <w:rFonts w:asciiTheme="minorHAnsi" w:hAnsiTheme="minorHAnsi"/>
                <w:noProof/>
                <w:lang w:eastAsia="en-US"/>
              </w:rPr>
              <w:tab/>
            </w:r>
            <w:r w:rsidR="002D6380" w:rsidRPr="001D05D9">
              <w:rPr>
                <w:rStyle w:val="Hyperlink"/>
                <w:noProof/>
              </w:rPr>
              <w:t>Other Impacts</w:t>
            </w:r>
            <w:r w:rsidR="002D6380">
              <w:rPr>
                <w:noProof/>
                <w:webHidden/>
              </w:rPr>
              <w:tab/>
            </w:r>
            <w:r w:rsidR="002D6380">
              <w:rPr>
                <w:noProof/>
                <w:webHidden/>
              </w:rPr>
              <w:fldChar w:fldCharType="begin"/>
            </w:r>
            <w:r w:rsidR="002D6380">
              <w:rPr>
                <w:noProof/>
                <w:webHidden/>
              </w:rPr>
              <w:instrText xml:space="preserve"> PAGEREF _Toc66268486 \h </w:instrText>
            </w:r>
            <w:r w:rsidR="002D6380">
              <w:rPr>
                <w:noProof/>
                <w:webHidden/>
              </w:rPr>
            </w:r>
            <w:r w:rsidR="002D6380">
              <w:rPr>
                <w:noProof/>
                <w:webHidden/>
              </w:rPr>
              <w:fldChar w:fldCharType="separate"/>
            </w:r>
            <w:r w:rsidR="002D6380">
              <w:rPr>
                <w:noProof/>
                <w:webHidden/>
              </w:rPr>
              <w:t>32</w:t>
            </w:r>
            <w:r w:rsidR="002D6380">
              <w:rPr>
                <w:noProof/>
                <w:webHidden/>
              </w:rPr>
              <w:fldChar w:fldCharType="end"/>
            </w:r>
          </w:hyperlink>
        </w:p>
        <w:p w14:paraId="7D12205F" w14:textId="6BC1B5A8" w:rsidR="002D6380" w:rsidRDefault="00983637">
          <w:pPr>
            <w:pStyle w:val="TOC1"/>
            <w:tabs>
              <w:tab w:val="left" w:pos="440"/>
            </w:tabs>
            <w:rPr>
              <w:rFonts w:asciiTheme="minorHAnsi" w:hAnsiTheme="minorHAnsi"/>
              <w:noProof/>
              <w:lang w:eastAsia="en-US"/>
            </w:rPr>
          </w:pPr>
          <w:hyperlink w:anchor="_Toc66268487" w:history="1">
            <w:r w:rsidR="002D6380" w:rsidRPr="001D05D9">
              <w:rPr>
                <w:rStyle w:val="Hyperlink"/>
                <w:noProof/>
              </w:rPr>
              <w:t>4</w:t>
            </w:r>
            <w:r w:rsidR="002D6380">
              <w:rPr>
                <w:rFonts w:asciiTheme="minorHAnsi" w:hAnsiTheme="minorHAnsi"/>
                <w:noProof/>
                <w:lang w:eastAsia="en-US"/>
              </w:rPr>
              <w:tab/>
            </w:r>
            <w:r w:rsidR="002D6380" w:rsidRPr="001D05D9">
              <w:rPr>
                <w:rStyle w:val="Hyperlink"/>
                <w:noProof/>
              </w:rPr>
              <w:t>Discussion</w:t>
            </w:r>
            <w:r w:rsidR="002D6380">
              <w:rPr>
                <w:noProof/>
                <w:webHidden/>
              </w:rPr>
              <w:tab/>
            </w:r>
            <w:r w:rsidR="002D6380">
              <w:rPr>
                <w:noProof/>
                <w:webHidden/>
              </w:rPr>
              <w:fldChar w:fldCharType="begin"/>
            </w:r>
            <w:r w:rsidR="002D6380">
              <w:rPr>
                <w:noProof/>
                <w:webHidden/>
              </w:rPr>
              <w:instrText xml:space="preserve"> PAGEREF _Toc66268487 \h </w:instrText>
            </w:r>
            <w:r w:rsidR="002D6380">
              <w:rPr>
                <w:noProof/>
                <w:webHidden/>
              </w:rPr>
            </w:r>
            <w:r w:rsidR="002D6380">
              <w:rPr>
                <w:noProof/>
                <w:webHidden/>
              </w:rPr>
              <w:fldChar w:fldCharType="separate"/>
            </w:r>
            <w:r w:rsidR="002D6380">
              <w:rPr>
                <w:noProof/>
                <w:webHidden/>
              </w:rPr>
              <w:t>33</w:t>
            </w:r>
            <w:r w:rsidR="002D6380">
              <w:rPr>
                <w:noProof/>
                <w:webHidden/>
              </w:rPr>
              <w:fldChar w:fldCharType="end"/>
            </w:r>
          </w:hyperlink>
        </w:p>
        <w:p w14:paraId="3B70E6D4" w14:textId="10191B47" w:rsidR="002D6380" w:rsidRDefault="00983637">
          <w:pPr>
            <w:pStyle w:val="TOC2"/>
            <w:tabs>
              <w:tab w:val="left" w:pos="880"/>
              <w:tab w:val="right" w:leader="dot" w:pos="9350"/>
            </w:tabs>
            <w:rPr>
              <w:rFonts w:asciiTheme="minorHAnsi" w:hAnsiTheme="minorHAnsi"/>
              <w:noProof/>
              <w:lang w:eastAsia="en-US"/>
            </w:rPr>
          </w:pPr>
          <w:hyperlink w:anchor="_Toc66268488" w:history="1">
            <w:r w:rsidR="002D6380" w:rsidRPr="001D05D9">
              <w:rPr>
                <w:rStyle w:val="Hyperlink"/>
                <w:noProof/>
              </w:rPr>
              <w:t>4.1</w:t>
            </w:r>
            <w:r w:rsidR="002D6380">
              <w:rPr>
                <w:rFonts w:asciiTheme="minorHAnsi" w:hAnsiTheme="minorHAnsi"/>
                <w:noProof/>
                <w:lang w:eastAsia="en-US"/>
              </w:rPr>
              <w:tab/>
            </w:r>
            <w:r w:rsidR="002D6380" w:rsidRPr="001D05D9">
              <w:rPr>
                <w:rStyle w:val="Hyperlink"/>
                <w:noProof/>
              </w:rPr>
              <w:t>Benchmarks</w:t>
            </w:r>
            <w:r w:rsidR="002D6380">
              <w:rPr>
                <w:noProof/>
                <w:webHidden/>
              </w:rPr>
              <w:tab/>
            </w:r>
            <w:r w:rsidR="002D6380">
              <w:rPr>
                <w:noProof/>
                <w:webHidden/>
              </w:rPr>
              <w:fldChar w:fldCharType="begin"/>
            </w:r>
            <w:r w:rsidR="002D6380">
              <w:rPr>
                <w:noProof/>
                <w:webHidden/>
              </w:rPr>
              <w:instrText xml:space="preserve"> PAGEREF _Toc66268488 \h </w:instrText>
            </w:r>
            <w:r w:rsidR="002D6380">
              <w:rPr>
                <w:noProof/>
                <w:webHidden/>
              </w:rPr>
            </w:r>
            <w:r w:rsidR="002D6380">
              <w:rPr>
                <w:noProof/>
                <w:webHidden/>
              </w:rPr>
              <w:fldChar w:fldCharType="separate"/>
            </w:r>
            <w:r w:rsidR="002D6380">
              <w:rPr>
                <w:noProof/>
                <w:webHidden/>
              </w:rPr>
              <w:t>33</w:t>
            </w:r>
            <w:r w:rsidR="002D6380">
              <w:rPr>
                <w:noProof/>
                <w:webHidden/>
              </w:rPr>
              <w:fldChar w:fldCharType="end"/>
            </w:r>
          </w:hyperlink>
        </w:p>
        <w:p w14:paraId="755438D7" w14:textId="3AFF855E" w:rsidR="002D6380" w:rsidRDefault="00983637">
          <w:pPr>
            <w:pStyle w:val="TOC1"/>
            <w:tabs>
              <w:tab w:val="left" w:pos="440"/>
            </w:tabs>
            <w:rPr>
              <w:rFonts w:asciiTheme="minorHAnsi" w:hAnsiTheme="minorHAnsi"/>
              <w:noProof/>
              <w:lang w:eastAsia="en-US"/>
            </w:rPr>
          </w:pPr>
          <w:hyperlink w:anchor="_Toc66268489" w:history="1">
            <w:r w:rsidR="002D6380" w:rsidRPr="001D05D9">
              <w:rPr>
                <w:rStyle w:val="Hyperlink"/>
                <w:noProof/>
              </w:rPr>
              <w:t>5</w:t>
            </w:r>
            <w:r w:rsidR="002D6380">
              <w:rPr>
                <w:rFonts w:asciiTheme="minorHAnsi" w:hAnsiTheme="minorHAnsi"/>
                <w:noProof/>
                <w:lang w:eastAsia="en-US"/>
              </w:rPr>
              <w:tab/>
            </w:r>
            <w:r w:rsidR="002D6380" w:rsidRPr="001D05D9">
              <w:rPr>
                <w:rStyle w:val="Hyperlink"/>
                <w:noProof/>
              </w:rPr>
              <w:t>References</w:t>
            </w:r>
            <w:r w:rsidR="002D6380">
              <w:rPr>
                <w:noProof/>
                <w:webHidden/>
              </w:rPr>
              <w:tab/>
            </w:r>
            <w:r w:rsidR="002D6380">
              <w:rPr>
                <w:noProof/>
                <w:webHidden/>
              </w:rPr>
              <w:fldChar w:fldCharType="begin"/>
            </w:r>
            <w:r w:rsidR="002D6380">
              <w:rPr>
                <w:noProof/>
                <w:webHidden/>
              </w:rPr>
              <w:instrText xml:space="preserve"> PAGEREF _Toc66268489 \h </w:instrText>
            </w:r>
            <w:r w:rsidR="002D6380">
              <w:rPr>
                <w:noProof/>
                <w:webHidden/>
              </w:rPr>
            </w:r>
            <w:r w:rsidR="002D6380">
              <w:rPr>
                <w:noProof/>
                <w:webHidden/>
              </w:rPr>
              <w:fldChar w:fldCharType="separate"/>
            </w:r>
            <w:r w:rsidR="002D6380">
              <w:rPr>
                <w:noProof/>
                <w:webHidden/>
              </w:rPr>
              <w:t>35</w:t>
            </w:r>
            <w:r w:rsidR="002D6380">
              <w:rPr>
                <w:noProof/>
                <w:webHidden/>
              </w:rPr>
              <w:fldChar w:fldCharType="end"/>
            </w:r>
          </w:hyperlink>
        </w:p>
        <w:p w14:paraId="3B158A8A" w14:textId="25729EA6" w:rsidR="002D6380" w:rsidRDefault="00983637">
          <w:pPr>
            <w:pStyle w:val="TOC1"/>
            <w:tabs>
              <w:tab w:val="left" w:pos="440"/>
            </w:tabs>
            <w:rPr>
              <w:rFonts w:asciiTheme="minorHAnsi" w:hAnsiTheme="minorHAnsi"/>
              <w:noProof/>
              <w:lang w:eastAsia="en-US"/>
            </w:rPr>
          </w:pPr>
          <w:hyperlink w:anchor="_Toc66268490" w:history="1">
            <w:r w:rsidR="002D6380" w:rsidRPr="001D05D9">
              <w:rPr>
                <w:rStyle w:val="Hyperlink"/>
                <w:noProof/>
              </w:rPr>
              <w:t>6</w:t>
            </w:r>
            <w:r w:rsidR="002D6380">
              <w:rPr>
                <w:rFonts w:asciiTheme="minorHAnsi" w:hAnsiTheme="minorHAnsi"/>
                <w:noProof/>
                <w:lang w:eastAsia="en-US"/>
              </w:rPr>
              <w:tab/>
            </w:r>
            <w:r w:rsidR="002D6380" w:rsidRPr="001D05D9">
              <w:rPr>
                <w:rStyle w:val="Hyperlink"/>
                <w:noProof/>
              </w:rPr>
              <w:t>Glossary</w:t>
            </w:r>
            <w:r w:rsidR="002D6380">
              <w:rPr>
                <w:noProof/>
                <w:webHidden/>
              </w:rPr>
              <w:tab/>
            </w:r>
            <w:r w:rsidR="002D6380">
              <w:rPr>
                <w:noProof/>
                <w:webHidden/>
              </w:rPr>
              <w:fldChar w:fldCharType="begin"/>
            </w:r>
            <w:r w:rsidR="002D6380">
              <w:rPr>
                <w:noProof/>
                <w:webHidden/>
              </w:rPr>
              <w:instrText xml:space="preserve"> PAGEREF _Toc66268490 \h </w:instrText>
            </w:r>
            <w:r w:rsidR="002D6380">
              <w:rPr>
                <w:noProof/>
                <w:webHidden/>
              </w:rPr>
            </w:r>
            <w:r w:rsidR="002D6380">
              <w:rPr>
                <w:noProof/>
                <w:webHidden/>
              </w:rPr>
              <w:fldChar w:fldCharType="separate"/>
            </w:r>
            <w:r w:rsidR="002D6380">
              <w:rPr>
                <w:noProof/>
                <w:webHidden/>
              </w:rPr>
              <w:t>47</w:t>
            </w:r>
            <w:r w:rsidR="002D6380">
              <w:rPr>
                <w:noProof/>
                <w:webHidden/>
              </w:rPr>
              <w:fldChar w:fldCharType="end"/>
            </w:r>
          </w:hyperlink>
        </w:p>
        <w:p w14:paraId="12C7DAF6" w14:textId="4470A27B" w:rsidR="00640665" w:rsidRDefault="00640665" w:rsidP="002A757A">
          <w:pPr>
            <w:spacing w:after="0"/>
            <w:jc w:val="left"/>
          </w:pPr>
          <w:r w:rsidRPr="00C44058">
            <w:rPr>
              <w:b/>
              <w:bCs/>
              <w:noProof/>
            </w:rPr>
            <w:fldChar w:fldCharType="end"/>
          </w:r>
        </w:p>
      </w:sdtContent>
    </w:sdt>
    <w:p w14:paraId="1827C10C" w14:textId="3B09BCA5" w:rsidR="00F15AEE" w:rsidRDefault="00F15AEE" w:rsidP="002A757A">
      <w:pPr>
        <w:spacing w:after="0"/>
        <w:jc w:val="left"/>
      </w:pPr>
      <w:r>
        <w:br w:type="page"/>
      </w:r>
    </w:p>
    <w:p w14:paraId="325B3971" w14:textId="4DF0A92F" w:rsidR="2D56E7D4" w:rsidRDefault="00C23CAC" w:rsidP="00EC38FC">
      <w:pPr>
        <w:pStyle w:val="Heading1"/>
        <w:rPr>
          <w:noProof/>
        </w:rPr>
      </w:pPr>
      <w:bookmarkStart w:id="2" w:name="_Toc66268452"/>
      <w:r>
        <w:rPr>
          <w:noProof/>
        </w:rPr>
        <w:lastRenderedPageBreak/>
        <w:t xml:space="preserve">List of </w:t>
      </w:r>
      <w:r w:rsidR="2D56E7D4" w:rsidRPr="2D56E7D4">
        <w:rPr>
          <w:noProof/>
        </w:rPr>
        <w:t>Figures</w:t>
      </w:r>
      <w:bookmarkEnd w:id="2"/>
    </w:p>
    <w:p w14:paraId="2647C8BA" w14:textId="33782D0F" w:rsidR="00D957F1" w:rsidRDefault="007148E6">
      <w:pPr>
        <w:pStyle w:val="TableofFigures"/>
        <w:tabs>
          <w:tab w:val="right" w:leader="dot" w:pos="9350"/>
        </w:tabs>
        <w:rPr>
          <w:rFonts w:asciiTheme="minorHAnsi" w:hAnsiTheme="minorHAnsi"/>
          <w:noProof/>
          <w:lang w:eastAsia="en-US"/>
        </w:rPr>
      </w:pPr>
      <w:r>
        <w:fldChar w:fldCharType="begin"/>
      </w:r>
      <w:r>
        <w:instrText xml:space="preserve"> TOC \h \z \c "Figure" </w:instrText>
      </w:r>
      <w:r>
        <w:fldChar w:fldCharType="separate"/>
      </w:r>
      <w:hyperlink w:anchor="_Toc66269864" w:history="1">
        <w:r w:rsidR="00D957F1" w:rsidRPr="00720B41">
          <w:rPr>
            <w:rStyle w:val="Hyperlink"/>
            <w:noProof/>
          </w:rPr>
          <w:t>Figure 1-1: Global macroalgae production (1950- 2014). FAO (2015)</w:t>
        </w:r>
        <w:r w:rsidR="00D957F1">
          <w:rPr>
            <w:noProof/>
            <w:webHidden/>
          </w:rPr>
          <w:tab/>
        </w:r>
        <w:r w:rsidR="00D957F1">
          <w:rPr>
            <w:noProof/>
            <w:webHidden/>
          </w:rPr>
          <w:fldChar w:fldCharType="begin"/>
        </w:r>
        <w:r w:rsidR="00D957F1">
          <w:rPr>
            <w:noProof/>
            <w:webHidden/>
          </w:rPr>
          <w:instrText xml:space="preserve"> PAGEREF _Toc66269864 \h </w:instrText>
        </w:r>
        <w:r w:rsidR="00D957F1">
          <w:rPr>
            <w:noProof/>
            <w:webHidden/>
          </w:rPr>
        </w:r>
        <w:r w:rsidR="00D957F1">
          <w:rPr>
            <w:noProof/>
            <w:webHidden/>
          </w:rPr>
          <w:fldChar w:fldCharType="separate"/>
        </w:r>
        <w:r w:rsidR="00D957F1">
          <w:rPr>
            <w:noProof/>
            <w:webHidden/>
          </w:rPr>
          <w:t>7</w:t>
        </w:r>
        <w:r w:rsidR="00D957F1">
          <w:rPr>
            <w:noProof/>
            <w:webHidden/>
          </w:rPr>
          <w:fldChar w:fldCharType="end"/>
        </w:r>
      </w:hyperlink>
    </w:p>
    <w:p w14:paraId="2AEC49A9" w14:textId="0F4E6BCD" w:rsidR="00D957F1" w:rsidRDefault="00983637">
      <w:pPr>
        <w:pStyle w:val="TableofFigures"/>
        <w:tabs>
          <w:tab w:val="right" w:leader="dot" w:pos="9350"/>
        </w:tabs>
        <w:rPr>
          <w:rFonts w:asciiTheme="minorHAnsi" w:hAnsiTheme="minorHAnsi"/>
          <w:noProof/>
          <w:lang w:eastAsia="en-US"/>
        </w:rPr>
      </w:pPr>
      <w:hyperlink w:anchor="_Toc66269865" w:history="1">
        <w:r w:rsidR="00D957F1" w:rsidRPr="00720B41">
          <w:rPr>
            <w:rStyle w:val="Hyperlink"/>
            <w:noProof/>
          </w:rPr>
          <w:t>Figure 1</w:t>
        </w:r>
        <w:r w:rsidR="00D957F1" w:rsidRPr="00720B41">
          <w:rPr>
            <w:rStyle w:val="Hyperlink"/>
            <w:noProof/>
          </w:rPr>
          <w:noBreakHyphen/>
          <w:t>2: Schematic representation of a single longline system in Ireland</w:t>
        </w:r>
        <w:r w:rsidR="00D957F1">
          <w:rPr>
            <w:noProof/>
            <w:webHidden/>
          </w:rPr>
          <w:tab/>
        </w:r>
        <w:r w:rsidR="00D957F1">
          <w:rPr>
            <w:noProof/>
            <w:webHidden/>
          </w:rPr>
          <w:fldChar w:fldCharType="begin"/>
        </w:r>
        <w:r w:rsidR="00D957F1">
          <w:rPr>
            <w:noProof/>
            <w:webHidden/>
          </w:rPr>
          <w:instrText xml:space="preserve"> PAGEREF _Toc66269865 \h </w:instrText>
        </w:r>
        <w:r w:rsidR="00D957F1">
          <w:rPr>
            <w:noProof/>
            <w:webHidden/>
          </w:rPr>
        </w:r>
        <w:r w:rsidR="00D957F1">
          <w:rPr>
            <w:noProof/>
            <w:webHidden/>
          </w:rPr>
          <w:fldChar w:fldCharType="separate"/>
        </w:r>
        <w:r w:rsidR="00D957F1">
          <w:rPr>
            <w:noProof/>
            <w:webHidden/>
          </w:rPr>
          <w:t>8</w:t>
        </w:r>
        <w:r w:rsidR="00D957F1">
          <w:rPr>
            <w:noProof/>
            <w:webHidden/>
          </w:rPr>
          <w:fldChar w:fldCharType="end"/>
        </w:r>
      </w:hyperlink>
    </w:p>
    <w:p w14:paraId="45D293D0" w14:textId="12242B7D" w:rsidR="00D957F1" w:rsidRDefault="00983637">
      <w:pPr>
        <w:pStyle w:val="TableofFigures"/>
        <w:tabs>
          <w:tab w:val="right" w:leader="dot" w:pos="9350"/>
        </w:tabs>
        <w:rPr>
          <w:rFonts w:asciiTheme="minorHAnsi" w:hAnsiTheme="minorHAnsi"/>
          <w:noProof/>
          <w:lang w:eastAsia="en-US"/>
        </w:rPr>
      </w:pPr>
      <w:hyperlink w:anchor="_Toc66269866" w:history="1">
        <w:r w:rsidR="00D957F1" w:rsidRPr="00720B41">
          <w:rPr>
            <w:rStyle w:val="Hyperlink"/>
            <w:noProof/>
          </w:rPr>
          <w:t>Figure 1</w:t>
        </w:r>
        <w:r w:rsidR="00D957F1" w:rsidRPr="00720B41">
          <w:rPr>
            <w:rStyle w:val="Hyperlink"/>
            <w:noProof/>
          </w:rPr>
          <w:noBreakHyphen/>
          <w:t>3: Schematic representation of a raft system in France</w:t>
        </w:r>
        <w:r w:rsidR="00D957F1">
          <w:rPr>
            <w:noProof/>
            <w:webHidden/>
          </w:rPr>
          <w:tab/>
        </w:r>
        <w:r w:rsidR="00D957F1">
          <w:rPr>
            <w:noProof/>
            <w:webHidden/>
          </w:rPr>
          <w:fldChar w:fldCharType="begin"/>
        </w:r>
        <w:r w:rsidR="00D957F1">
          <w:rPr>
            <w:noProof/>
            <w:webHidden/>
          </w:rPr>
          <w:instrText xml:space="preserve"> PAGEREF _Toc66269866 \h </w:instrText>
        </w:r>
        <w:r w:rsidR="00D957F1">
          <w:rPr>
            <w:noProof/>
            <w:webHidden/>
          </w:rPr>
        </w:r>
        <w:r w:rsidR="00D957F1">
          <w:rPr>
            <w:noProof/>
            <w:webHidden/>
          </w:rPr>
          <w:fldChar w:fldCharType="separate"/>
        </w:r>
        <w:r w:rsidR="00D957F1">
          <w:rPr>
            <w:noProof/>
            <w:webHidden/>
          </w:rPr>
          <w:t>8</w:t>
        </w:r>
        <w:r w:rsidR="00D957F1">
          <w:rPr>
            <w:noProof/>
            <w:webHidden/>
          </w:rPr>
          <w:fldChar w:fldCharType="end"/>
        </w:r>
      </w:hyperlink>
    </w:p>
    <w:p w14:paraId="3A7D6DFA" w14:textId="74D79093" w:rsidR="00D957F1" w:rsidRDefault="00983637">
      <w:pPr>
        <w:pStyle w:val="TableofFigures"/>
        <w:tabs>
          <w:tab w:val="right" w:leader="dot" w:pos="9350"/>
        </w:tabs>
        <w:rPr>
          <w:rFonts w:asciiTheme="minorHAnsi" w:hAnsiTheme="minorHAnsi"/>
          <w:noProof/>
          <w:lang w:eastAsia="en-US"/>
        </w:rPr>
      </w:pPr>
      <w:hyperlink w:anchor="_Toc66269867" w:history="1">
        <w:r w:rsidR="00D957F1" w:rsidRPr="00720B41">
          <w:rPr>
            <w:rStyle w:val="Hyperlink"/>
            <w:noProof/>
          </w:rPr>
          <w:t>Figure 2</w:t>
        </w:r>
        <w:r w:rsidR="00D957F1" w:rsidRPr="00720B41">
          <w:rPr>
            <w:rStyle w:val="Hyperlink"/>
            <w:noProof/>
          </w:rPr>
          <w:noBreakHyphen/>
          <w:t>1“Pathways for the sequestration of macroalgal carbon in the ocean” [TgC/ yr]</w:t>
        </w:r>
        <w:r w:rsidR="00D957F1">
          <w:rPr>
            <w:noProof/>
            <w:webHidden/>
          </w:rPr>
          <w:tab/>
        </w:r>
        <w:r w:rsidR="00D957F1">
          <w:rPr>
            <w:noProof/>
            <w:webHidden/>
          </w:rPr>
          <w:fldChar w:fldCharType="begin"/>
        </w:r>
        <w:r w:rsidR="00D957F1">
          <w:rPr>
            <w:noProof/>
            <w:webHidden/>
          </w:rPr>
          <w:instrText xml:space="preserve"> PAGEREF _Toc66269867 \h </w:instrText>
        </w:r>
        <w:r w:rsidR="00D957F1">
          <w:rPr>
            <w:noProof/>
            <w:webHidden/>
          </w:rPr>
        </w:r>
        <w:r w:rsidR="00D957F1">
          <w:rPr>
            <w:noProof/>
            <w:webHidden/>
          </w:rPr>
          <w:fldChar w:fldCharType="separate"/>
        </w:r>
        <w:r w:rsidR="00D957F1">
          <w:rPr>
            <w:noProof/>
            <w:webHidden/>
          </w:rPr>
          <w:t>21</w:t>
        </w:r>
        <w:r w:rsidR="00D957F1">
          <w:rPr>
            <w:noProof/>
            <w:webHidden/>
          </w:rPr>
          <w:fldChar w:fldCharType="end"/>
        </w:r>
      </w:hyperlink>
    </w:p>
    <w:p w14:paraId="78F0DA5F" w14:textId="551110E1" w:rsidR="00D957F1" w:rsidRDefault="00983637">
      <w:pPr>
        <w:pStyle w:val="TableofFigures"/>
        <w:tabs>
          <w:tab w:val="right" w:leader="dot" w:pos="9350"/>
        </w:tabs>
        <w:rPr>
          <w:rFonts w:asciiTheme="minorHAnsi" w:hAnsiTheme="minorHAnsi"/>
          <w:noProof/>
          <w:lang w:eastAsia="en-US"/>
        </w:rPr>
      </w:pPr>
      <w:hyperlink w:anchor="_Toc66269868" w:history="1">
        <w:r w:rsidR="00D957F1" w:rsidRPr="00720B41">
          <w:rPr>
            <w:rStyle w:val="Hyperlink"/>
            <w:noProof/>
          </w:rPr>
          <w:t xml:space="preserve">Figure </w:t>
        </w:r>
        <w:r w:rsidR="00D957F1">
          <w:rPr>
            <w:rStyle w:val="Hyperlink"/>
            <w:noProof/>
          </w:rPr>
          <w:t>2.2</w:t>
        </w:r>
        <w:r w:rsidR="00D957F1" w:rsidRPr="00720B41">
          <w:rPr>
            <w:rStyle w:val="Hyperlink"/>
            <w:noProof/>
          </w:rPr>
          <w:t xml:space="preserve"> Schematic of all Drawdown ocean-based solutions.</w:t>
        </w:r>
        <w:r w:rsidR="00D957F1">
          <w:rPr>
            <w:noProof/>
            <w:webHidden/>
          </w:rPr>
          <w:tab/>
        </w:r>
        <w:r w:rsidR="00D957F1">
          <w:rPr>
            <w:noProof/>
            <w:webHidden/>
          </w:rPr>
          <w:fldChar w:fldCharType="begin"/>
        </w:r>
        <w:r w:rsidR="00D957F1">
          <w:rPr>
            <w:noProof/>
            <w:webHidden/>
          </w:rPr>
          <w:instrText xml:space="preserve"> PAGEREF _Toc66269868 \h </w:instrText>
        </w:r>
        <w:r w:rsidR="00D957F1">
          <w:rPr>
            <w:noProof/>
            <w:webHidden/>
          </w:rPr>
        </w:r>
        <w:r w:rsidR="00D957F1">
          <w:rPr>
            <w:noProof/>
            <w:webHidden/>
          </w:rPr>
          <w:fldChar w:fldCharType="separate"/>
        </w:r>
        <w:r w:rsidR="00D957F1">
          <w:rPr>
            <w:noProof/>
            <w:webHidden/>
          </w:rPr>
          <w:t>27</w:t>
        </w:r>
        <w:r w:rsidR="00D957F1">
          <w:rPr>
            <w:noProof/>
            <w:webHidden/>
          </w:rPr>
          <w:fldChar w:fldCharType="end"/>
        </w:r>
      </w:hyperlink>
    </w:p>
    <w:p w14:paraId="4AF66473" w14:textId="00DBED95" w:rsidR="00D957F1" w:rsidRDefault="00983637">
      <w:pPr>
        <w:pStyle w:val="TableofFigures"/>
        <w:tabs>
          <w:tab w:val="right" w:leader="dot" w:pos="9350"/>
        </w:tabs>
        <w:rPr>
          <w:rFonts w:asciiTheme="minorHAnsi" w:hAnsiTheme="minorHAnsi"/>
          <w:noProof/>
          <w:lang w:eastAsia="en-US"/>
        </w:rPr>
      </w:pPr>
      <w:hyperlink w:anchor="_Toc66269869" w:history="1">
        <w:r w:rsidR="00D957F1" w:rsidRPr="00720B41">
          <w:rPr>
            <w:rStyle w:val="Hyperlink"/>
            <w:noProof/>
          </w:rPr>
          <w:t>Figure 3</w:t>
        </w:r>
        <w:r w:rsidR="00D957F1" w:rsidRPr="00720B41">
          <w:rPr>
            <w:rStyle w:val="Hyperlink"/>
            <w:noProof/>
          </w:rPr>
          <w:noBreakHyphen/>
          <w:t>1 World Annual Adoption 2020-2050</w:t>
        </w:r>
        <w:r w:rsidR="00D957F1">
          <w:rPr>
            <w:noProof/>
            <w:webHidden/>
          </w:rPr>
          <w:tab/>
        </w:r>
        <w:r w:rsidR="00D957F1">
          <w:rPr>
            <w:noProof/>
            <w:webHidden/>
          </w:rPr>
          <w:fldChar w:fldCharType="begin"/>
        </w:r>
        <w:r w:rsidR="00D957F1">
          <w:rPr>
            <w:noProof/>
            <w:webHidden/>
          </w:rPr>
          <w:instrText xml:space="preserve"> PAGEREF _Toc66269869 \h </w:instrText>
        </w:r>
        <w:r w:rsidR="00D957F1">
          <w:rPr>
            <w:noProof/>
            <w:webHidden/>
          </w:rPr>
        </w:r>
        <w:r w:rsidR="00D957F1">
          <w:rPr>
            <w:noProof/>
            <w:webHidden/>
          </w:rPr>
          <w:fldChar w:fldCharType="separate"/>
        </w:r>
        <w:r w:rsidR="00D957F1">
          <w:rPr>
            <w:noProof/>
            <w:webHidden/>
          </w:rPr>
          <w:t>29</w:t>
        </w:r>
        <w:r w:rsidR="00D957F1">
          <w:rPr>
            <w:noProof/>
            <w:webHidden/>
          </w:rPr>
          <w:fldChar w:fldCharType="end"/>
        </w:r>
      </w:hyperlink>
    </w:p>
    <w:p w14:paraId="69786605" w14:textId="388CABC2" w:rsidR="00D957F1" w:rsidRDefault="00983637">
      <w:pPr>
        <w:pStyle w:val="TableofFigures"/>
        <w:tabs>
          <w:tab w:val="right" w:leader="dot" w:pos="9350"/>
        </w:tabs>
        <w:rPr>
          <w:rFonts w:asciiTheme="minorHAnsi" w:hAnsiTheme="minorHAnsi"/>
          <w:noProof/>
          <w:lang w:eastAsia="en-US"/>
        </w:rPr>
      </w:pPr>
      <w:hyperlink w:anchor="_Toc66269870" w:history="1">
        <w:r w:rsidR="00D957F1" w:rsidRPr="00720B41">
          <w:rPr>
            <w:rStyle w:val="Hyperlink"/>
            <w:noProof/>
          </w:rPr>
          <w:t>Figure 3</w:t>
        </w:r>
        <w:r w:rsidR="00D957F1" w:rsidRPr="00720B41">
          <w:rPr>
            <w:rStyle w:val="Hyperlink"/>
            <w:noProof/>
          </w:rPr>
          <w:noBreakHyphen/>
          <w:t>2 World Annual</w:t>
        </w:r>
        <w:r w:rsidR="00D957F1" w:rsidRPr="00720B41">
          <w:rPr>
            <w:rStyle w:val="Hyperlink"/>
            <w:noProof/>
            <w:vertAlign w:val="subscript"/>
          </w:rPr>
          <w:t xml:space="preserve"> </w:t>
        </w:r>
        <w:r w:rsidR="00D957F1" w:rsidRPr="00720B41">
          <w:rPr>
            <w:rStyle w:val="Hyperlink"/>
            <w:noProof/>
          </w:rPr>
          <w:t>Greenhouse Gas Emissions Reduction</w:t>
        </w:r>
        <w:r w:rsidR="00D957F1">
          <w:rPr>
            <w:noProof/>
            <w:webHidden/>
          </w:rPr>
          <w:tab/>
        </w:r>
        <w:r w:rsidR="00D957F1">
          <w:rPr>
            <w:noProof/>
            <w:webHidden/>
          </w:rPr>
          <w:fldChar w:fldCharType="begin"/>
        </w:r>
        <w:r w:rsidR="00D957F1">
          <w:rPr>
            <w:noProof/>
            <w:webHidden/>
          </w:rPr>
          <w:instrText xml:space="preserve"> PAGEREF _Toc66269870 \h </w:instrText>
        </w:r>
        <w:r w:rsidR="00D957F1">
          <w:rPr>
            <w:noProof/>
            <w:webHidden/>
          </w:rPr>
        </w:r>
        <w:r w:rsidR="00D957F1">
          <w:rPr>
            <w:noProof/>
            <w:webHidden/>
          </w:rPr>
          <w:fldChar w:fldCharType="separate"/>
        </w:r>
        <w:r w:rsidR="00D957F1">
          <w:rPr>
            <w:noProof/>
            <w:webHidden/>
          </w:rPr>
          <w:t>31</w:t>
        </w:r>
        <w:r w:rsidR="00D957F1">
          <w:rPr>
            <w:noProof/>
            <w:webHidden/>
          </w:rPr>
          <w:fldChar w:fldCharType="end"/>
        </w:r>
      </w:hyperlink>
    </w:p>
    <w:p w14:paraId="4AEEAA47" w14:textId="5F6F9BFA" w:rsidR="00D957F1" w:rsidRDefault="00983637">
      <w:pPr>
        <w:pStyle w:val="TableofFigures"/>
        <w:tabs>
          <w:tab w:val="right" w:leader="dot" w:pos="9350"/>
        </w:tabs>
        <w:rPr>
          <w:rFonts w:asciiTheme="minorHAnsi" w:hAnsiTheme="minorHAnsi"/>
          <w:noProof/>
          <w:lang w:eastAsia="en-US"/>
        </w:rPr>
      </w:pPr>
      <w:hyperlink w:anchor="_Toc66269871" w:history="1">
        <w:r w:rsidR="00D957F1" w:rsidRPr="00720B41">
          <w:rPr>
            <w:rStyle w:val="Hyperlink"/>
            <w:noProof/>
          </w:rPr>
          <w:t>Figure 3</w:t>
        </w:r>
        <w:r w:rsidR="00D957F1" w:rsidRPr="00720B41">
          <w:rPr>
            <w:rStyle w:val="Hyperlink"/>
            <w:noProof/>
          </w:rPr>
          <w:noBreakHyphen/>
          <w:t>3 Net Profit Margin /Operating Costs Over Time.</w:t>
        </w:r>
        <w:r w:rsidR="00D957F1">
          <w:rPr>
            <w:noProof/>
            <w:webHidden/>
          </w:rPr>
          <w:tab/>
        </w:r>
        <w:r w:rsidR="00D957F1">
          <w:rPr>
            <w:noProof/>
            <w:webHidden/>
          </w:rPr>
          <w:fldChar w:fldCharType="begin"/>
        </w:r>
        <w:r w:rsidR="00D957F1">
          <w:rPr>
            <w:noProof/>
            <w:webHidden/>
          </w:rPr>
          <w:instrText xml:space="preserve"> PAGEREF _Toc66269871 \h </w:instrText>
        </w:r>
        <w:r w:rsidR="00D957F1">
          <w:rPr>
            <w:noProof/>
            <w:webHidden/>
          </w:rPr>
        </w:r>
        <w:r w:rsidR="00D957F1">
          <w:rPr>
            <w:noProof/>
            <w:webHidden/>
          </w:rPr>
          <w:fldChar w:fldCharType="separate"/>
        </w:r>
        <w:r w:rsidR="00D957F1">
          <w:rPr>
            <w:noProof/>
            <w:webHidden/>
          </w:rPr>
          <w:t>32</w:t>
        </w:r>
        <w:r w:rsidR="00D957F1">
          <w:rPr>
            <w:noProof/>
            <w:webHidden/>
          </w:rPr>
          <w:fldChar w:fldCharType="end"/>
        </w:r>
      </w:hyperlink>
    </w:p>
    <w:p w14:paraId="5AD133BD" w14:textId="4107452D" w:rsidR="00640665" w:rsidRPr="003A0234" w:rsidRDefault="007148E6" w:rsidP="002A757A">
      <w:pPr>
        <w:jc w:val="left"/>
      </w:pPr>
      <w:r>
        <w:fldChar w:fldCharType="end"/>
      </w:r>
    </w:p>
    <w:p w14:paraId="6055DED9" w14:textId="24973E3A" w:rsidR="006A4A08" w:rsidRPr="003A0234" w:rsidRDefault="00C23CAC" w:rsidP="00EC38FC">
      <w:pPr>
        <w:pStyle w:val="Heading1"/>
      </w:pPr>
      <w:bookmarkStart w:id="3" w:name="_Toc66268453"/>
      <w:r w:rsidRPr="003A0234">
        <w:t xml:space="preserve">List of </w:t>
      </w:r>
      <w:r w:rsidR="2D56E7D4" w:rsidRPr="003A0234">
        <w:t>Tables</w:t>
      </w:r>
      <w:bookmarkEnd w:id="3"/>
    </w:p>
    <w:p w14:paraId="3EA8B712" w14:textId="6665A06A" w:rsidR="00D957F1" w:rsidRDefault="006A4A08">
      <w:pPr>
        <w:pStyle w:val="TableofFigures"/>
        <w:tabs>
          <w:tab w:val="right" w:leader="dot" w:pos="9350"/>
        </w:tabs>
        <w:rPr>
          <w:rFonts w:asciiTheme="minorHAnsi" w:hAnsiTheme="minorHAnsi"/>
          <w:noProof/>
          <w:lang w:eastAsia="en-US"/>
        </w:rPr>
      </w:pPr>
      <w:r w:rsidRPr="003A0234">
        <w:fldChar w:fldCharType="begin"/>
      </w:r>
      <w:r w:rsidRPr="003A0234">
        <w:instrText xml:space="preserve"> TOC \h \z \c "Table" </w:instrText>
      </w:r>
      <w:r w:rsidRPr="003A0234">
        <w:fldChar w:fldCharType="separate"/>
      </w:r>
      <w:hyperlink w:anchor="_Toc66269901" w:history="1">
        <w:r w:rsidR="00D957F1" w:rsidRPr="00927C45">
          <w:rPr>
            <w:rStyle w:val="Hyperlink"/>
            <w:noProof/>
          </w:rPr>
          <w:t>Table 1.1 Ocean Solutions Comparison.</w:t>
        </w:r>
        <w:r w:rsidR="00D957F1">
          <w:rPr>
            <w:noProof/>
            <w:webHidden/>
          </w:rPr>
          <w:tab/>
        </w:r>
        <w:r w:rsidR="00D957F1">
          <w:rPr>
            <w:noProof/>
            <w:webHidden/>
          </w:rPr>
          <w:fldChar w:fldCharType="begin"/>
        </w:r>
        <w:r w:rsidR="00D957F1">
          <w:rPr>
            <w:noProof/>
            <w:webHidden/>
          </w:rPr>
          <w:instrText xml:space="preserve"> PAGEREF _Toc66269901 \h </w:instrText>
        </w:r>
        <w:r w:rsidR="00D957F1">
          <w:rPr>
            <w:noProof/>
            <w:webHidden/>
          </w:rPr>
        </w:r>
        <w:r w:rsidR="00D957F1">
          <w:rPr>
            <w:noProof/>
            <w:webHidden/>
          </w:rPr>
          <w:fldChar w:fldCharType="separate"/>
        </w:r>
        <w:r w:rsidR="00D957F1">
          <w:rPr>
            <w:noProof/>
            <w:webHidden/>
          </w:rPr>
          <w:t>15</w:t>
        </w:r>
        <w:r w:rsidR="00D957F1">
          <w:rPr>
            <w:noProof/>
            <w:webHidden/>
          </w:rPr>
          <w:fldChar w:fldCharType="end"/>
        </w:r>
      </w:hyperlink>
    </w:p>
    <w:p w14:paraId="6984141D" w14:textId="00754FA3" w:rsidR="00D957F1" w:rsidRDefault="00983637">
      <w:pPr>
        <w:pStyle w:val="TableofFigures"/>
        <w:tabs>
          <w:tab w:val="right" w:leader="dot" w:pos="9350"/>
        </w:tabs>
        <w:rPr>
          <w:rFonts w:asciiTheme="minorHAnsi" w:hAnsiTheme="minorHAnsi"/>
          <w:noProof/>
          <w:lang w:eastAsia="en-US"/>
        </w:rPr>
      </w:pPr>
      <w:hyperlink w:anchor="_Toc66269902" w:history="1">
        <w:r w:rsidR="00D957F1" w:rsidRPr="00927C45">
          <w:rPr>
            <w:rStyle w:val="Hyperlink"/>
            <w:noProof/>
          </w:rPr>
          <w:t>Table 2.1 Climate Inputs</w:t>
        </w:r>
        <w:r w:rsidR="00D957F1">
          <w:rPr>
            <w:noProof/>
            <w:webHidden/>
          </w:rPr>
          <w:tab/>
        </w:r>
        <w:r w:rsidR="00D957F1">
          <w:rPr>
            <w:noProof/>
            <w:webHidden/>
          </w:rPr>
          <w:fldChar w:fldCharType="begin"/>
        </w:r>
        <w:r w:rsidR="00D957F1">
          <w:rPr>
            <w:noProof/>
            <w:webHidden/>
          </w:rPr>
          <w:instrText xml:space="preserve"> PAGEREF _Toc66269902 \h </w:instrText>
        </w:r>
        <w:r w:rsidR="00D957F1">
          <w:rPr>
            <w:noProof/>
            <w:webHidden/>
          </w:rPr>
        </w:r>
        <w:r w:rsidR="00D957F1">
          <w:rPr>
            <w:noProof/>
            <w:webHidden/>
          </w:rPr>
          <w:fldChar w:fldCharType="separate"/>
        </w:r>
        <w:r w:rsidR="00D957F1">
          <w:rPr>
            <w:noProof/>
            <w:webHidden/>
          </w:rPr>
          <w:t>22</w:t>
        </w:r>
        <w:r w:rsidR="00D957F1">
          <w:rPr>
            <w:noProof/>
            <w:webHidden/>
          </w:rPr>
          <w:fldChar w:fldCharType="end"/>
        </w:r>
      </w:hyperlink>
    </w:p>
    <w:p w14:paraId="0B048FEE" w14:textId="1DEF465F" w:rsidR="00D957F1" w:rsidRDefault="00983637">
      <w:pPr>
        <w:pStyle w:val="TableofFigures"/>
        <w:tabs>
          <w:tab w:val="right" w:leader="dot" w:pos="9350"/>
        </w:tabs>
        <w:rPr>
          <w:rFonts w:asciiTheme="minorHAnsi" w:hAnsiTheme="minorHAnsi"/>
          <w:noProof/>
          <w:lang w:eastAsia="en-US"/>
        </w:rPr>
      </w:pPr>
      <w:hyperlink w:anchor="_Toc66269903" w:history="1">
        <w:r w:rsidR="00D957F1" w:rsidRPr="00927C45">
          <w:rPr>
            <w:rStyle w:val="Hyperlink"/>
            <w:noProof/>
          </w:rPr>
          <w:t>Table 2.3 Financial Inputs for Solution</w:t>
        </w:r>
        <w:r w:rsidR="00D957F1">
          <w:rPr>
            <w:noProof/>
            <w:webHidden/>
          </w:rPr>
          <w:tab/>
        </w:r>
        <w:r w:rsidR="00D957F1">
          <w:rPr>
            <w:noProof/>
            <w:webHidden/>
          </w:rPr>
          <w:fldChar w:fldCharType="begin"/>
        </w:r>
        <w:r w:rsidR="00D957F1">
          <w:rPr>
            <w:noProof/>
            <w:webHidden/>
          </w:rPr>
          <w:instrText xml:space="preserve"> PAGEREF _Toc66269903 \h </w:instrText>
        </w:r>
        <w:r w:rsidR="00D957F1">
          <w:rPr>
            <w:noProof/>
            <w:webHidden/>
          </w:rPr>
        </w:r>
        <w:r w:rsidR="00D957F1">
          <w:rPr>
            <w:noProof/>
            <w:webHidden/>
          </w:rPr>
          <w:fldChar w:fldCharType="separate"/>
        </w:r>
        <w:r w:rsidR="00D957F1">
          <w:rPr>
            <w:noProof/>
            <w:webHidden/>
          </w:rPr>
          <w:t>23</w:t>
        </w:r>
        <w:r w:rsidR="00D957F1">
          <w:rPr>
            <w:noProof/>
            <w:webHidden/>
          </w:rPr>
          <w:fldChar w:fldCharType="end"/>
        </w:r>
      </w:hyperlink>
    </w:p>
    <w:p w14:paraId="49124672" w14:textId="63777BF6" w:rsidR="00D957F1" w:rsidRDefault="00983637">
      <w:pPr>
        <w:pStyle w:val="TableofFigures"/>
        <w:tabs>
          <w:tab w:val="right" w:leader="dot" w:pos="9350"/>
        </w:tabs>
        <w:rPr>
          <w:rFonts w:asciiTheme="minorHAnsi" w:hAnsiTheme="minorHAnsi"/>
          <w:noProof/>
          <w:lang w:eastAsia="en-US"/>
        </w:rPr>
      </w:pPr>
      <w:hyperlink w:anchor="_Toc66269904" w:history="1">
        <w:r w:rsidR="00D957F1" w:rsidRPr="00927C45">
          <w:rPr>
            <w:rStyle w:val="Hyperlink"/>
            <w:noProof/>
          </w:rPr>
          <w:t>Table 3.1 World Adoption of the Solution</w:t>
        </w:r>
        <w:r w:rsidR="00D957F1">
          <w:rPr>
            <w:noProof/>
            <w:webHidden/>
          </w:rPr>
          <w:tab/>
        </w:r>
        <w:r w:rsidR="00D957F1">
          <w:rPr>
            <w:noProof/>
            <w:webHidden/>
          </w:rPr>
          <w:fldChar w:fldCharType="begin"/>
        </w:r>
        <w:r w:rsidR="00D957F1">
          <w:rPr>
            <w:noProof/>
            <w:webHidden/>
          </w:rPr>
          <w:instrText xml:space="preserve"> PAGEREF _Toc66269904 \h </w:instrText>
        </w:r>
        <w:r w:rsidR="00D957F1">
          <w:rPr>
            <w:noProof/>
            <w:webHidden/>
          </w:rPr>
        </w:r>
        <w:r w:rsidR="00D957F1">
          <w:rPr>
            <w:noProof/>
            <w:webHidden/>
          </w:rPr>
          <w:fldChar w:fldCharType="separate"/>
        </w:r>
        <w:r w:rsidR="00D957F1">
          <w:rPr>
            <w:noProof/>
            <w:webHidden/>
          </w:rPr>
          <w:t>28</w:t>
        </w:r>
        <w:r w:rsidR="00D957F1">
          <w:rPr>
            <w:noProof/>
            <w:webHidden/>
          </w:rPr>
          <w:fldChar w:fldCharType="end"/>
        </w:r>
      </w:hyperlink>
    </w:p>
    <w:p w14:paraId="5D256AF7" w14:textId="1BFC0C36" w:rsidR="00D957F1" w:rsidRDefault="00983637">
      <w:pPr>
        <w:pStyle w:val="TableofFigures"/>
        <w:tabs>
          <w:tab w:val="right" w:leader="dot" w:pos="9350"/>
        </w:tabs>
        <w:rPr>
          <w:rFonts w:asciiTheme="minorHAnsi" w:hAnsiTheme="minorHAnsi"/>
          <w:noProof/>
          <w:lang w:eastAsia="en-US"/>
        </w:rPr>
      </w:pPr>
      <w:hyperlink w:anchor="_Toc66269905" w:history="1">
        <w:r w:rsidR="00D957F1" w:rsidRPr="00927C45">
          <w:rPr>
            <w:rStyle w:val="Hyperlink"/>
            <w:noProof/>
          </w:rPr>
          <w:t>Table 3.2 Climate Impacts</w:t>
        </w:r>
        <w:r w:rsidR="00D957F1">
          <w:rPr>
            <w:noProof/>
            <w:webHidden/>
          </w:rPr>
          <w:tab/>
        </w:r>
        <w:r w:rsidR="00D957F1">
          <w:rPr>
            <w:noProof/>
            <w:webHidden/>
          </w:rPr>
          <w:fldChar w:fldCharType="begin"/>
        </w:r>
        <w:r w:rsidR="00D957F1">
          <w:rPr>
            <w:noProof/>
            <w:webHidden/>
          </w:rPr>
          <w:instrText xml:space="preserve"> PAGEREF _Toc66269905 \h </w:instrText>
        </w:r>
        <w:r w:rsidR="00D957F1">
          <w:rPr>
            <w:noProof/>
            <w:webHidden/>
          </w:rPr>
        </w:r>
        <w:r w:rsidR="00D957F1">
          <w:rPr>
            <w:noProof/>
            <w:webHidden/>
          </w:rPr>
          <w:fldChar w:fldCharType="separate"/>
        </w:r>
        <w:r w:rsidR="00D957F1">
          <w:rPr>
            <w:noProof/>
            <w:webHidden/>
          </w:rPr>
          <w:t>30</w:t>
        </w:r>
        <w:r w:rsidR="00D957F1">
          <w:rPr>
            <w:noProof/>
            <w:webHidden/>
          </w:rPr>
          <w:fldChar w:fldCharType="end"/>
        </w:r>
      </w:hyperlink>
    </w:p>
    <w:p w14:paraId="7F85609D" w14:textId="5317B06F" w:rsidR="00D957F1" w:rsidRDefault="00983637">
      <w:pPr>
        <w:pStyle w:val="TableofFigures"/>
        <w:tabs>
          <w:tab w:val="right" w:leader="dot" w:pos="9350"/>
        </w:tabs>
        <w:rPr>
          <w:rFonts w:asciiTheme="minorHAnsi" w:hAnsiTheme="minorHAnsi"/>
          <w:noProof/>
          <w:lang w:eastAsia="en-US"/>
        </w:rPr>
      </w:pPr>
      <w:hyperlink w:anchor="_Toc66269906" w:history="1">
        <w:r w:rsidR="00D957F1" w:rsidRPr="00927C45">
          <w:rPr>
            <w:rStyle w:val="Hyperlink"/>
            <w:noProof/>
          </w:rPr>
          <w:t>Table 3.3 Impacts on Atmospheric Concentrations of CO</w:t>
        </w:r>
        <w:r w:rsidR="00D957F1" w:rsidRPr="00927C45">
          <w:rPr>
            <w:rStyle w:val="Hyperlink"/>
            <w:noProof/>
            <w:vertAlign w:val="subscript"/>
          </w:rPr>
          <w:t>2</w:t>
        </w:r>
        <w:r w:rsidR="00D957F1" w:rsidRPr="00927C45">
          <w:rPr>
            <w:rStyle w:val="Hyperlink"/>
            <w:noProof/>
          </w:rPr>
          <w:t>-eq</w:t>
        </w:r>
        <w:r w:rsidR="00D957F1">
          <w:rPr>
            <w:noProof/>
            <w:webHidden/>
          </w:rPr>
          <w:tab/>
        </w:r>
        <w:r w:rsidR="00D957F1">
          <w:rPr>
            <w:noProof/>
            <w:webHidden/>
          </w:rPr>
          <w:fldChar w:fldCharType="begin"/>
        </w:r>
        <w:r w:rsidR="00D957F1">
          <w:rPr>
            <w:noProof/>
            <w:webHidden/>
          </w:rPr>
          <w:instrText xml:space="preserve"> PAGEREF _Toc66269906 \h </w:instrText>
        </w:r>
        <w:r w:rsidR="00D957F1">
          <w:rPr>
            <w:noProof/>
            <w:webHidden/>
          </w:rPr>
        </w:r>
        <w:r w:rsidR="00D957F1">
          <w:rPr>
            <w:noProof/>
            <w:webHidden/>
          </w:rPr>
          <w:fldChar w:fldCharType="separate"/>
        </w:r>
        <w:r w:rsidR="00D957F1">
          <w:rPr>
            <w:noProof/>
            <w:webHidden/>
          </w:rPr>
          <w:t>31</w:t>
        </w:r>
        <w:r w:rsidR="00D957F1">
          <w:rPr>
            <w:noProof/>
            <w:webHidden/>
          </w:rPr>
          <w:fldChar w:fldCharType="end"/>
        </w:r>
      </w:hyperlink>
    </w:p>
    <w:p w14:paraId="3AD873E7" w14:textId="210D7FFD" w:rsidR="00D957F1" w:rsidRDefault="00983637">
      <w:pPr>
        <w:pStyle w:val="TableofFigures"/>
        <w:tabs>
          <w:tab w:val="right" w:leader="dot" w:pos="9350"/>
        </w:tabs>
        <w:rPr>
          <w:rFonts w:asciiTheme="minorHAnsi" w:hAnsiTheme="minorHAnsi"/>
          <w:noProof/>
          <w:lang w:eastAsia="en-US"/>
        </w:rPr>
      </w:pPr>
      <w:hyperlink w:anchor="_Toc66269907" w:history="1">
        <w:r w:rsidR="00D957F1" w:rsidRPr="00927C45">
          <w:rPr>
            <w:rStyle w:val="Hyperlink"/>
            <w:noProof/>
          </w:rPr>
          <w:t>Table 3.4 Financial Impacts</w:t>
        </w:r>
        <w:r w:rsidR="00D957F1">
          <w:rPr>
            <w:noProof/>
            <w:webHidden/>
          </w:rPr>
          <w:tab/>
        </w:r>
        <w:r w:rsidR="00D957F1">
          <w:rPr>
            <w:noProof/>
            <w:webHidden/>
          </w:rPr>
          <w:fldChar w:fldCharType="begin"/>
        </w:r>
        <w:r w:rsidR="00D957F1">
          <w:rPr>
            <w:noProof/>
            <w:webHidden/>
          </w:rPr>
          <w:instrText xml:space="preserve"> PAGEREF _Toc66269907 \h </w:instrText>
        </w:r>
        <w:r w:rsidR="00D957F1">
          <w:rPr>
            <w:noProof/>
            <w:webHidden/>
          </w:rPr>
        </w:r>
        <w:r w:rsidR="00D957F1">
          <w:rPr>
            <w:noProof/>
            <w:webHidden/>
          </w:rPr>
          <w:fldChar w:fldCharType="separate"/>
        </w:r>
        <w:r w:rsidR="00D957F1">
          <w:rPr>
            <w:noProof/>
            <w:webHidden/>
          </w:rPr>
          <w:t>32</w:t>
        </w:r>
        <w:r w:rsidR="00D957F1">
          <w:rPr>
            <w:noProof/>
            <w:webHidden/>
          </w:rPr>
          <w:fldChar w:fldCharType="end"/>
        </w:r>
      </w:hyperlink>
    </w:p>
    <w:p w14:paraId="1CE32AFA" w14:textId="42FF8A05" w:rsidR="00D957F1" w:rsidRDefault="00983637">
      <w:pPr>
        <w:pStyle w:val="TableofFigures"/>
        <w:tabs>
          <w:tab w:val="right" w:leader="dot" w:pos="9350"/>
        </w:tabs>
        <w:rPr>
          <w:rFonts w:asciiTheme="minorHAnsi" w:hAnsiTheme="minorHAnsi"/>
          <w:noProof/>
          <w:lang w:eastAsia="en-US"/>
        </w:rPr>
      </w:pPr>
      <w:hyperlink w:anchor="_Toc66269908" w:history="1">
        <w:r w:rsidR="00D957F1" w:rsidRPr="00927C45">
          <w:rPr>
            <w:rStyle w:val="Hyperlink"/>
            <w:noProof/>
          </w:rPr>
          <w:t>Table 4.1 Benchmarks</w:t>
        </w:r>
        <w:r w:rsidR="00D957F1">
          <w:rPr>
            <w:noProof/>
            <w:webHidden/>
          </w:rPr>
          <w:tab/>
        </w:r>
        <w:r w:rsidR="00D957F1">
          <w:rPr>
            <w:noProof/>
            <w:webHidden/>
          </w:rPr>
          <w:fldChar w:fldCharType="begin"/>
        </w:r>
        <w:r w:rsidR="00D957F1">
          <w:rPr>
            <w:noProof/>
            <w:webHidden/>
          </w:rPr>
          <w:instrText xml:space="preserve"> PAGEREF _Toc66269908 \h </w:instrText>
        </w:r>
        <w:r w:rsidR="00D957F1">
          <w:rPr>
            <w:noProof/>
            <w:webHidden/>
          </w:rPr>
        </w:r>
        <w:r w:rsidR="00D957F1">
          <w:rPr>
            <w:noProof/>
            <w:webHidden/>
          </w:rPr>
          <w:fldChar w:fldCharType="separate"/>
        </w:r>
        <w:r w:rsidR="00D957F1">
          <w:rPr>
            <w:noProof/>
            <w:webHidden/>
          </w:rPr>
          <w:t>34</w:t>
        </w:r>
        <w:r w:rsidR="00D957F1">
          <w:rPr>
            <w:noProof/>
            <w:webHidden/>
          </w:rPr>
          <w:fldChar w:fldCharType="end"/>
        </w:r>
      </w:hyperlink>
    </w:p>
    <w:p w14:paraId="59531BD3" w14:textId="51F48C4A" w:rsidR="006A4A08" w:rsidRDefault="006A4A08" w:rsidP="002A757A">
      <w:pPr>
        <w:jc w:val="left"/>
      </w:pPr>
      <w:r w:rsidRPr="003A0234">
        <w:fldChar w:fldCharType="end"/>
      </w:r>
    </w:p>
    <w:p w14:paraId="1B9E4912" w14:textId="77777777" w:rsidR="007E1019" w:rsidRPr="003A0234" w:rsidRDefault="007E1019" w:rsidP="002A757A">
      <w:pPr>
        <w:jc w:val="left"/>
      </w:pPr>
    </w:p>
    <w:p w14:paraId="4825AD3F" w14:textId="40954F23" w:rsidR="00640665" w:rsidRDefault="00640665" w:rsidP="002A757A">
      <w:pPr>
        <w:jc w:val="left"/>
        <w:rPr>
          <w:rFonts w:asciiTheme="majorHAnsi" w:eastAsiaTheme="majorEastAsia" w:hAnsiTheme="majorHAnsi" w:cstheme="majorBidi"/>
          <w:b/>
          <w:bCs/>
          <w:smallCaps/>
          <w:color w:val="000000" w:themeColor="text1"/>
          <w:sz w:val="36"/>
          <w:szCs w:val="36"/>
        </w:rPr>
      </w:pPr>
      <w:r>
        <w:br w:type="page"/>
      </w:r>
    </w:p>
    <w:p w14:paraId="258D1C7E" w14:textId="73E7FC05" w:rsidR="00E844EA" w:rsidRDefault="551A77D0" w:rsidP="00EC38FC">
      <w:pPr>
        <w:pStyle w:val="Heading1"/>
      </w:pPr>
      <w:bookmarkStart w:id="4" w:name="_Toc66268454"/>
      <w:r>
        <w:lastRenderedPageBreak/>
        <w:t>Executive Summary</w:t>
      </w:r>
      <w:bookmarkEnd w:id="4"/>
    </w:p>
    <w:p w14:paraId="583ECADD" w14:textId="0F3A360F" w:rsidR="00EB0648" w:rsidRPr="00E508ED" w:rsidRDefault="00C64253" w:rsidP="00813730">
      <w:pPr>
        <w:shd w:val="clear" w:color="auto" w:fill="FFFFFF"/>
        <w:spacing w:after="180"/>
        <w:rPr>
          <w:rFonts w:eastAsia="Helvetica Neue" w:cs="Times New Roman"/>
          <w:color w:val="000000" w:themeColor="text1"/>
        </w:rPr>
      </w:pPr>
      <w:r>
        <w:rPr>
          <w:rFonts w:eastAsia="Helvetica Neue" w:cs="Times New Roman"/>
          <w:color w:val="000000" w:themeColor="text1"/>
        </w:rPr>
        <w:t>Seaweed</w:t>
      </w:r>
      <w:r w:rsidR="00EB0648">
        <w:rPr>
          <w:rFonts w:eastAsia="Helvetica Neue" w:cs="Times New Roman"/>
          <w:color w:val="000000" w:themeColor="text1"/>
        </w:rPr>
        <w:t xml:space="preserve"> farming has been developed for several decades primarily in Asia. Recent findings have quantified the long- term carbon sequestration potential of macroalgae at 173 TgC yr-1, exceeding the carbon buried in coastal angiosperm </w:t>
      </w:r>
      <w:r w:rsidR="00EB0648" w:rsidRPr="009F6A21">
        <w:rPr>
          <w:bCs/>
        </w:rPr>
        <w:t>environments, such as mangroves, saltmarshes, and seagrass beds (111-131 TgC yr-1)</w:t>
      </w:r>
      <w:r w:rsidR="00EB0648">
        <w:rPr>
          <w:bCs/>
        </w:rPr>
        <w:t>.</w:t>
      </w:r>
    </w:p>
    <w:p w14:paraId="3BEE1F4A" w14:textId="2DEDA727" w:rsidR="00EB0648" w:rsidRDefault="00EB0648" w:rsidP="00EB0648">
      <w:pPr>
        <w:shd w:val="clear" w:color="auto" w:fill="FFFFFF"/>
        <w:spacing w:after="180"/>
        <w:rPr>
          <w:rFonts w:eastAsia="Helvetica Neue" w:cs="Times New Roman"/>
          <w:color w:val="000000" w:themeColor="text1"/>
        </w:rPr>
      </w:pPr>
      <w:r w:rsidRPr="00E508ED">
        <w:rPr>
          <w:rFonts w:eastAsia="Helvetica Neue" w:cs="Times New Roman"/>
          <w:color w:val="000000" w:themeColor="text1"/>
        </w:rPr>
        <w:t>Project Drawdown defines </w:t>
      </w:r>
      <w:r w:rsidR="00C64253">
        <w:rPr>
          <w:rFonts w:eastAsia="Helvetica Neue" w:cs="Times New Roman"/>
          <w:i/>
          <w:iCs/>
          <w:color w:val="000000" w:themeColor="text1"/>
        </w:rPr>
        <w:t>s</w:t>
      </w:r>
      <w:r w:rsidR="00C64253" w:rsidRPr="00C64253">
        <w:rPr>
          <w:rFonts w:eastAsia="Helvetica Neue" w:cs="Times New Roman"/>
          <w:i/>
          <w:iCs/>
          <w:color w:val="000000" w:themeColor="text1"/>
        </w:rPr>
        <w:t>eaweed</w:t>
      </w:r>
      <w:r w:rsidRPr="00C64253">
        <w:rPr>
          <w:rFonts w:eastAsia="Helvetica Neue" w:cs="Times New Roman"/>
          <w:i/>
          <w:iCs/>
          <w:color w:val="000000" w:themeColor="text1"/>
        </w:rPr>
        <w:t xml:space="preserve"> f</w:t>
      </w:r>
      <w:r>
        <w:rPr>
          <w:rFonts w:eastAsia="Helvetica Neue" w:cs="Times New Roman"/>
          <w:i/>
          <w:color w:val="000000" w:themeColor="text1"/>
        </w:rPr>
        <w:t>arming</w:t>
      </w:r>
      <w:r w:rsidRPr="00E508ED">
        <w:rPr>
          <w:rFonts w:eastAsia="Helvetica Neue" w:cs="Times New Roman"/>
          <w:i/>
          <w:color w:val="000000" w:themeColor="text1"/>
        </w:rPr>
        <w:t> </w:t>
      </w:r>
      <w:r w:rsidRPr="00E508ED">
        <w:rPr>
          <w:rFonts w:eastAsia="Helvetica Neue" w:cs="Times New Roman"/>
          <w:color w:val="000000" w:themeColor="text1"/>
        </w:rPr>
        <w:t xml:space="preserve">as: the </w:t>
      </w:r>
      <w:r>
        <w:rPr>
          <w:rFonts w:eastAsia="Helvetica Neue" w:cs="Times New Roman"/>
          <w:color w:val="000000" w:themeColor="text1"/>
        </w:rPr>
        <w:t>culturing, cultivation and harvesting of different macroalgae species in the ocean area with the purpose of accounting for the long- term sequestration of the carbon exported to the deep sea and/ or stored in the ocean shelves</w:t>
      </w:r>
      <w:r w:rsidRPr="00E508ED">
        <w:rPr>
          <w:rFonts w:eastAsia="Helvetica Neue" w:cs="Times New Roman"/>
          <w:color w:val="000000" w:themeColor="text1"/>
        </w:rPr>
        <w:t>. Th</w:t>
      </w:r>
      <w:r>
        <w:rPr>
          <w:rFonts w:eastAsia="Helvetica Neue" w:cs="Times New Roman"/>
          <w:color w:val="000000" w:themeColor="text1"/>
        </w:rPr>
        <w:t>e solution is assumed to be developed in ocean areas which do not have alternative uses prior to the deployment of the solution</w:t>
      </w:r>
      <w:r w:rsidRPr="00E508ED">
        <w:rPr>
          <w:rFonts w:eastAsia="Helvetica Neue" w:cs="Times New Roman"/>
          <w:color w:val="000000" w:themeColor="text1"/>
        </w:rPr>
        <w:t>. It is assumed that </w:t>
      </w:r>
      <w:r w:rsidR="00C64253">
        <w:rPr>
          <w:rFonts w:eastAsia="Helvetica Neue" w:cs="Times New Roman"/>
          <w:i/>
          <w:color w:val="000000" w:themeColor="text1"/>
        </w:rPr>
        <w:t>seaweed</w:t>
      </w:r>
      <w:r>
        <w:rPr>
          <w:rFonts w:eastAsia="Helvetica Neue" w:cs="Times New Roman"/>
          <w:i/>
          <w:color w:val="000000" w:themeColor="text1"/>
        </w:rPr>
        <w:t xml:space="preserve"> farming</w:t>
      </w:r>
      <w:r w:rsidRPr="00E508ED">
        <w:rPr>
          <w:rFonts w:eastAsia="Helvetica Neue" w:cs="Times New Roman"/>
          <w:color w:val="000000" w:themeColor="text1"/>
        </w:rPr>
        <w:t xml:space="preserve"> primarily happens at the </w:t>
      </w:r>
      <w:r w:rsidR="00B90E3D">
        <w:rPr>
          <w:rFonts w:eastAsia="Helvetica Neue" w:cs="Times New Roman"/>
          <w:color w:val="000000" w:themeColor="text1"/>
        </w:rPr>
        <w:t>farmer</w:t>
      </w:r>
      <w:r w:rsidRPr="00E508ED">
        <w:rPr>
          <w:rFonts w:eastAsia="Helvetica Neue" w:cs="Times New Roman"/>
          <w:color w:val="000000" w:themeColor="text1"/>
        </w:rPr>
        <w:t xml:space="preserve"> level.</w:t>
      </w:r>
    </w:p>
    <w:p w14:paraId="443CF3B4" w14:textId="6A6481E3" w:rsidR="00813730" w:rsidRPr="00E508ED" w:rsidRDefault="29185782" w:rsidP="0CDA7FDA">
      <w:pPr>
        <w:shd w:val="clear" w:color="auto" w:fill="FFFFFF" w:themeFill="background1"/>
        <w:spacing w:after="180"/>
        <w:rPr>
          <w:rFonts w:eastAsia="Helvetica Neue" w:cs="Times New Roman"/>
          <w:color w:val="000000" w:themeColor="text1"/>
        </w:rPr>
      </w:pPr>
      <w:r w:rsidRPr="29185782">
        <w:rPr>
          <w:rFonts w:eastAsia="Helvetica Neue" w:cs="Times New Roman"/>
          <w:color w:val="000000" w:themeColor="text1"/>
        </w:rPr>
        <w:t xml:space="preserve">Out of a total ocean area available for the solution of </w:t>
      </w:r>
      <w:r w:rsidR="00AA5469">
        <w:rPr>
          <w:rFonts w:eastAsia="Helvetica Neue" w:cs="Times New Roman"/>
          <w:color w:val="000000" w:themeColor="text1"/>
        </w:rPr>
        <w:t>240</w:t>
      </w:r>
      <w:r w:rsidRPr="29185782">
        <w:rPr>
          <w:rFonts w:eastAsia="Helvetica Neue" w:cs="Times New Roman"/>
          <w:color w:val="000000" w:themeColor="text1"/>
        </w:rPr>
        <w:t xml:space="preserve"> million hectares, the current solution adoption (2018) is 0.</w:t>
      </w:r>
      <w:r w:rsidR="00AA5469">
        <w:rPr>
          <w:rFonts w:eastAsia="Helvetica Neue" w:cs="Times New Roman"/>
          <w:color w:val="000000" w:themeColor="text1"/>
        </w:rPr>
        <w:t>19</w:t>
      </w:r>
      <w:r w:rsidRPr="29185782">
        <w:rPr>
          <w:rFonts w:eastAsia="Helvetica Neue" w:cs="Times New Roman"/>
          <w:color w:val="000000" w:themeColor="text1"/>
        </w:rPr>
        <w:t xml:space="preserve"> million hectares (</w:t>
      </w:r>
      <w:r w:rsidRPr="008D149F">
        <w:rPr>
          <w:rFonts w:eastAsia="Helvetica Neue" w:cs="Times New Roman"/>
          <w:color w:val="000000" w:themeColor="text1"/>
        </w:rPr>
        <w:t>0.0</w:t>
      </w:r>
      <w:r w:rsidR="00AA5469">
        <w:rPr>
          <w:rFonts w:eastAsia="Helvetica Neue" w:cs="Times New Roman"/>
          <w:color w:val="000000" w:themeColor="text1"/>
        </w:rPr>
        <w:t>8</w:t>
      </w:r>
      <w:r w:rsidRPr="008D149F">
        <w:rPr>
          <w:rFonts w:eastAsia="Helvetica Neue" w:cs="Times New Roman"/>
          <w:color w:val="000000" w:themeColor="text1"/>
        </w:rPr>
        <w:t>%).</w:t>
      </w:r>
      <w:r w:rsidRPr="29185782">
        <w:rPr>
          <w:rFonts w:eastAsia="Helvetica Neue" w:cs="Times New Roman"/>
          <w:color w:val="000000" w:themeColor="text1"/>
        </w:rPr>
        <w:t xml:space="preserve"> Starting from this adoption value and based on different rates of macroalgae biomass production from FAO for 2006- 2016, projected growth rates of macroalgae farming by 2050 from the World Bank and projected growth from a report by Hoegh- Gudlberg et al. (2019), ten custom PDS adoption scenarios were developed for this solution which were combined to produce the </w:t>
      </w:r>
      <w:r w:rsidRPr="29185782">
        <w:rPr>
          <w:rFonts w:eastAsia="Helvetica Neue" w:cs="Times New Roman"/>
          <w:i/>
          <w:iCs/>
          <w:color w:val="000000" w:themeColor="text1"/>
        </w:rPr>
        <w:t>Plausible</w:t>
      </w:r>
      <w:r w:rsidRPr="29185782">
        <w:rPr>
          <w:rFonts w:eastAsia="Helvetica Neue" w:cs="Times New Roman"/>
          <w:color w:val="000000" w:themeColor="text1"/>
        </w:rPr>
        <w:t xml:space="preserve">, </w:t>
      </w:r>
      <w:r w:rsidR="0070096A">
        <w:rPr>
          <w:rFonts w:eastAsia="Helvetica Neue" w:cs="Times New Roman"/>
          <w:i/>
          <w:iCs/>
          <w:color w:val="000000" w:themeColor="text1"/>
        </w:rPr>
        <w:t>Ambitious</w:t>
      </w:r>
      <w:r w:rsidRPr="29185782">
        <w:rPr>
          <w:rFonts w:eastAsia="Helvetica Neue" w:cs="Times New Roman"/>
          <w:color w:val="000000" w:themeColor="text1"/>
        </w:rPr>
        <w:t xml:space="preserve"> and </w:t>
      </w:r>
      <w:r w:rsidR="0070096A">
        <w:rPr>
          <w:rFonts w:eastAsia="Helvetica Neue" w:cs="Times New Roman"/>
          <w:i/>
          <w:iCs/>
          <w:color w:val="000000" w:themeColor="text1"/>
        </w:rPr>
        <w:t>Maximum</w:t>
      </w:r>
      <w:r w:rsidRPr="29185782">
        <w:rPr>
          <w:rFonts w:eastAsia="Helvetica Neue" w:cs="Times New Roman"/>
          <w:color w:val="000000" w:themeColor="text1"/>
        </w:rPr>
        <w:t xml:space="preserve"> scenarios.</w:t>
      </w:r>
    </w:p>
    <w:p w14:paraId="715E101D" w14:textId="78115A9F" w:rsidR="00813730" w:rsidRPr="00AA5469" w:rsidRDefault="00813730" w:rsidP="00813730">
      <w:pPr>
        <w:shd w:val="clear" w:color="auto" w:fill="FFFFFF"/>
        <w:spacing w:after="180"/>
        <w:rPr>
          <w:rFonts w:eastAsia="Helvetica Neue" w:cs="Times New Roman"/>
          <w:color w:val="000000" w:themeColor="text1"/>
        </w:rPr>
      </w:pPr>
      <w:r w:rsidRPr="00AA5469">
        <w:rPr>
          <w:rFonts w:eastAsia="Helvetica Neue" w:cs="Times New Roman"/>
          <w:color w:val="000000" w:themeColor="text1"/>
        </w:rPr>
        <w:t xml:space="preserve">In the </w:t>
      </w:r>
      <w:r w:rsidRPr="00AA5469">
        <w:rPr>
          <w:rFonts w:eastAsia="Helvetica Neue" w:cs="Times New Roman"/>
          <w:i/>
          <w:color w:val="000000" w:themeColor="text1"/>
        </w:rPr>
        <w:t xml:space="preserve">Plausible </w:t>
      </w:r>
      <w:r w:rsidRPr="00AA5469">
        <w:rPr>
          <w:rFonts w:eastAsia="Helvetica Neue" w:cs="Times New Roman"/>
          <w:color w:val="000000" w:themeColor="text1"/>
        </w:rPr>
        <w:t xml:space="preserve">Scenario, </w:t>
      </w:r>
      <w:r w:rsidR="00A644AD" w:rsidRPr="00AA5469">
        <w:rPr>
          <w:rFonts w:eastAsia="Helvetica Neue" w:cs="Times New Roman"/>
          <w:color w:val="000000" w:themeColor="text1"/>
        </w:rPr>
        <w:t>the adoption area reaches</w:t>
      </w:r>
      <w:r w:rsidR="00AA5469" w:rsidRPr="00AA5469">
        <w:rPr>
          <w:rFonts w:eastAsia="Helvetica Neue" w:cs="Times New Roman"/>
          <w:color w:val="000000" w:themeColor="text1"/>
        </w:rPr>
        <w:t xml:space="preserve"> 13</w:t>
      </w:r>
      <w:r w:rsidR="003858E8" w:rsidRPr="00AA5469">
        <w:rPr>
          <w:rFonts w:eastAsia="Helvetica Neue" w:cs="Times New Roman"/>
          <w:color w:val="000000" w:themeColor="text1"/>
        </w:rPr>
        <w:t>.2</w:t>
      </w:r>
      <w:r w:rsidR="00AA5469" w:rsidRPr="00AA5469">
        <w:rPr>
          <w:rFonts w:eastAsia="Helvetica Neue" w:cs="Times New Roman"/>
          <w:color w:val="000000" w:themeColor="text1"/>
        </w:rPr>
        <w:t>0</w:t>
      </w:r>
      <w:r w:rsidRPr="00AA5469">
        <w:rPr>
          <w:rFonts w:eastAsia="Helvetica Neue" w:cs="Times New Roman"/>
          <w:color w:val="000000" w:themeColor="text1"/>
        </w:rPr>
        <w:t xml:space="preserve"> million hectares </w:t>
      </w:r>
      <w:r w:rsidR="00A644AD" w:rsidRPr="00AA5469">
        <w:rPr>
          <w:rFonts w:eastAsia="Helvetica Neue" w:cs="Times New Roman"/>
          <w:color w:val="000000" w:themeColor="text1"/>
        </w:rPr>
        <w:t xml:space="preserve">by 2050 </w:t>
      </w:r>
      <w:r w:rsidRPr="00AA5469">
        <w:rPr>
          <w:rFonts w:eastAsia="Helvetica Neue" w:cs="Times New Roman"/>
          <w:color w:val="000000" w:themeColor="text1"/>
        </w:rPr>
        <w:t xml:space="preserve">totaling </w:t>
      </w:r>
      <w:r w:rsidR="00AA5469" w:rsidRPr="00AA5469">
        <w:rPr>
          <w:rFonts w:eastAsia="Helvetica Neue" w:cs="Times New Roman"/>
          <w:color w:val="000000" w:themeColor="text1"/>
        </w:rPr>
        <w:t>5.58</w:t>
      </w:r>
      <w:r w:rsidRPr="00AA5469">
        <w:rPr>
          <w:rFonts w:eastAsia="Helvetica Neue" w:cs="Times New Roman"/>
          <w:color w:val="000000" w:themeColor="text1"/>
        </w:rPr>
        <w:t xml:space="preserve"> % of total </w:t>
      </w:r>
      <w:r w:rsidR="00A644AD" w:rsidRPr="00AA5469">
        <w:rPr>
          <w:rFonts w:eastAsia="Helvetica Neue" w:cs="Times New Roman"/>
          <w:color w:val="000000" w:themeColor="text1"/>
        </w:rPr>
        <w:t>ocean</w:t>
      </w:r>
      <w:r w:rsidRPr="00AA5469">
        <w:rPr>
          <w:rFonts w:eastAsia="Helvetica Neue" w:cs="Times New Roman"/>
          <w:color w:val="000000" w:themeColor="text1"/>
        </w:rPr>
        <w:t xml:space="preserve"> area. Climate impact is </w:t>
      </w:r>
      <w:r w:rsidR="00AA5469" w:rsidRPr="00AA5469">
        <w:rPr>
          <w:rFonts w:eastAsia="Helvetica Neue" w:cs="Times New Roman"/>
          <w:color w:val="000000" w:themeColor="text1"/>
        </w:rPr>
        <w:t>2.50</w:t>
      </w:r>
      <w:r w:rsidRPr="00AA5469">
        <w:rPr>
          <w:rFonts w:eastAsia="Helvetica Neue" w:cs="Times New Roman"/>
          <w:color w:val="000000" w:themeColor="text1"/>
        </w:rPr>
        <w:t xml:space="preserve"> gigatons of carbon dioxide equivalent. Net profit margin is</w:t>
      </w:r>
      <w:r w:rsidR="00A644AD" w:rsidRPr="00AA5469">
        <w:rPr>
          <w:rFonts w:eastAsia="Helvetica Neue" w:cs="Times New Roman"/>
          <w:color w:val="000000" w:themeColor="text1"/>
        </w:rPr>
        <w:t xml:space="preserve"> </w:t>
      </w:r>
      <w:r w:rsidR="00AA5469" w:rsidRPr="00AA5469">
        <w:rPr>
          <w:rFonts w:eastAsia="Helvetica Neue" w:cs="Times New Roman"/>
          <w:color w:val="000000" w:themeColor="text1"/>
        </w:rPr>
        <w:t>2,736.69</w:t>
      </w:r>
      <w:r w:rsidR="00A644AD" w:rsidRPr="00AA5469">
        <w:rPr>
          <w:rFonts w:eastAsia="Helvetica Neue" w:cs="Times New Roman"/>
          <w:color w:val="000000" w:themeColor="text1"/>
        </w:rPr>
        <w:t xml:space="preserve"> Billion USD for 2020- 2050.</w:t>
      </w:r>
    </w:p>
    <w:p w14:paraId="409D0C91" w14:textId="12536B20" w:rsidR="00813730" w:rsidRPr="00AA5469" w:rsidRDefault="00813730" w:rsidP="00813730">
      <w:pPr>
        <w:shd w:val="clear" w:color="auto" w:fill="FFFFFF"/>
        <w:spacing w:after="180"/>
        <w:rPr>
          <w:rFonts w:eastAsia="Helvetica Neue" w:cs="Times New Roman"/>
          <w:color w:val="000000" w:themeColor="text1"/>
        </w:rPr>
      </w:pPr>
      <w:r w:rsidRPr="00AA5469">
        <w:rPr>
          <w:rFonts w:eastAsia="Helvetica Neue" w:cs="Times New Roman"/>
          <w:color w:val="000000" w:themeColor="text1"/>
        </w:rPr>
        <w:t xml:space="preserve">In the </w:t>
      </w:r>
      <w:r w:rsidR="0070096A">
        <w:rPr>
          <w:rFonts w:eastAsia="Helvetica Neue" w:cs="Times New Roman"/>
          <w:i/>
          <w:color w:val="000000" w:themeColor="text1"/>
        </w:rPr>
        <w:t>Ambitious</w:t>
      </w:r>
      <w:r w:rsidRPr="00AA5469">
        <w:rPr>
          <w:rFonts w:eastAsia="Helvetica Neue" w:cs="Times New Roman"/>
          <w:color w:val="000000" w:themeColor="text1"/>
        </w:rPr>
        <w:t xml:space="preserve"> Scenario, </w:t>
      </w:r>
      <w:r w:rsidR="00A644AD" w:rsidRPr="00AA5469">
        <w:rPr>
          <w:rFonts w:eastAsia="Helvetica Neue" w:cs="Times New Roman"/>
          <w:color w:val="000000" w:themeColor="text1"/>
        </w:rPr>
        <w:t xml:space="preserve">the adoption area reaches </w:t>
      </w:r>
      <w:r w:rsidR="00AA5469" w:rsidRPr="00AA5469">
        <w:rPr>
          <w:rFonts w:eastAsia="Helvetica Neue" w:cs="Times New Roman"/>
          <w:color w:val="000000" w:themeColor="text1"/>
        </w:rPr>
        <w:t>24.96</w:t>
      </w:r>
      <w:r w:rsidRPr="00AA5469">
        <w:rPr>
          <w:rFonts w:eastAsia="Helvetica Neue" w:cs="Times New Roman"/>
          <w:color w:val="000000" w:themeColor="text1"/>
        </w:rPr>
        <w:t xml:space="preserve"> million hectares </w:t>
      </w:r>
      <w:r w:rsidR="00A644AD" w:rsidRPr="00AA5469">
        <w:rPr>
          <w:rFonts w:eastAsia="Helvetica Neue" w:cs="Times New Roman"/>
          <w:color w:val="000000" w:themeColor="text1"/>
        </w:rPr>
        <w:t xml:space="preserve">by 2050 </w:t>
      </w:r>
      <w:r w:rsidRPr="00AA5469">
        <w:rPr>
          <w:rFonts w:eastAsia="Helvetica Neue" w:cs="Times New Roman"/>
          <w:color w:val="000000" w:themeColor="text1"/>
        </w:rPr>
        <w:t xml:space="preserve">totaling </w:t>
      </w:r>
      <w:r w:rsidR="00AA5469" w:rsidRPr="00AA5469">
        <w:rPr>
          <w:rFonts w:eastAsia="Helvetica Neue" w:cs="Times New Roman"/>
          <w:color w:val="000000" w:themeColor="text1"/>
        </w:rPr>
        <w:t>10.48</w:t>
      </w:r>
      <w:r w:rsidRPr="00AA5469">
        <w:rPr>
          <w:rFonts w:eastAsia="Helvetica Neue" w:cs="Times New Roman"/>
          <w:color w:val="000000" w:themeColor="text1"/>
        </w:rPr>
        <w:t xml:space="preserve"> % of total </w:t>
      </w:r>
      <w:r w:rsidR="00A644AD" w:rsidRPr="00AA5469">
        <w:rPr>
          <w:rFonts w:eastAsia="Helvetica Neue" w:cs="Times New Roman"/>
          <w:color w:val="000000" w:themeColor="text1"/>
        </w:rPr>
        <w:t>ocean</w:t>
      </w:r>
      <w:r w:rsidRPr="00AA5469">
        <w:rPr>
          <w:rFonts w:eastAsia="Helvetica Neue" w:cs="Times New Roman"/>
          <w:color w:val="000000" w:themeColor="text1"/>
        </w:rPr>
        <w:t xml:space="preserve"> area. Climate impact is </w:t>
      </w:r>
      <w:r w:rsidR="00AA5469" w:rsidRPr="00AA5469">
        <w:rPr>
          <w:rFonts w:eastAsia="Helvetica Neue" w:cs="Times New Roman"/>
          <w:color w:val="000000" w:themeColor="text1"/>
        </w:rPr>
        <w:t>4.72</w:t>
      </w:r>
      <w:r w:rsidRPr="00AA5469">
        <w:rPr>
          <w:rFonts w:eastAsia="Helvetica Neue" w:cs="Times New Roman"/>
          <w:color w:val="000000" w:themeColor="text1"/>
        </w:rPr>
        <w:t xml:space="preserve"> gigatons of carbon dioxide equivalent. Net profit margin is</w:t>
      </w:r>
      <w:r w:rsidR="00A644AD" w:rsidRPr="00AA5469">
        <w:rPr>
          <w:rFonts w:eastAsia="Helvetica Neue" w:cs="Times New Roman"/>
          <w:color w:val="000000" w:themeColor="text1"/>
        </w:rPr>
        <w:t xml:space="preserve"> </w:t>
      </w:r>
      <w:r w:rsidR="00AA5469" w:rsidRPr="00AA5469">
        <w:rPr>
          <w:rFonts w:eastAsia="Helvetica Neue" w:cs="Times New Roman"/>
          <w:color w:val="000000" w:themeColor="text1"/>
        </w:rPr>
        <w:t>5,173</w:t>
      </w:r>
      <w:r w:rsidR="00A644AD" w:rsidRPr="00AA5469">
        <w:rPr>
          <w:rFonts w:eastAsia="Helvetica Neue" w:cs="Times New Roman"/>
          <w:color w:val="000000" w:themeColor="text1"/>
        </w:rPr>
        <w:t>.</w:t>
      </w:r>
      <w:r w:rsidR="00AA5469" w:rsidRPr="00AA5469">
        <w:rPr>
          <w:rFonts w:eastAsia="Helvetica Neue" w:cs="Times New Roman"/>
          <w:color w:val="000000" w:themeColor="text1"/>
        </w:rPr>
        <w:t>55</w:t>
      </w:r>
      <w:r w:rsidR="00A644AD" w:rsidRPr="00AA5469">
        <w:rPr>
          <w:rFonts w:eastAsia="Helvetica Neue" w:cs="Times New Roman"/>
          <w:color w:val="000000" w:themeColor="text1"/>
        </w:rPr>
        <w:t xml:space="preserve"> Billion USD for 2020- 2050.</w:t>
      </w:r>
    </w:p>
    <w:p w14:paraId="63F7DD08" w14:textId="70555629" w:rsidR="00813730" w:rsidRPr="00E508ED" w:rsidRDefault="00813730" w:rsidP="00813730">
      <w:pPr>
        <w:shd w:val="clear" w:color="auto" w:fill="FFFFFF"/>
        <w:spacing w:after="180"/>
        <w:rPr>
          <w:rFonts w:eastAsia="Helvetica Neue" w:cs="Times New Roman"/>
          <w:color w:val="000000" w:themeColor="text1"/>
        </w:rPr>
      </w:pPr>
      <w:r w:rsidRPr="00AA5469">
        <w:rPr>
          <w:rFonts w:eastAsia="Helvetica Neue" w:cs="Times New Roman"/>
          <w:color w:val="000000" w:themeColor="text1"/>
        </w:rPr>
        <w:t xml:space="preserve">In the </w:t>
      </w:r>
      <w:r w:rsidR="0070096A">
        <w:rPr>
          <w:rFonts w:eastAsia="Helvetica Neue" w:cs="Times New Roman"/>
          <w:i/>
          <w:color w:val="000000" w:themeColor="text1"/>
        </w:rPr>
        <w:t>Maximum</w:t>
      </w:r>
      <w:r w:rsidRPr="00AA5469">
        <w:rPr>
          <w:rFonts w:eastAsia="Helvetica Neue" w:cs="Times New Roman"/>
          <w:color w:val="000000" w:themeColor="text1"/>
        </w:rPr>
        <w:t xml:space="preserve"> Scenario, </w:t>
      </w:r>
      <w:r w:rsidR="00A644AD" w:rsidRPr="00AA5469">
        <w:rPr>
          <w:rFonts w:eastAsia="Helvetica Neue" w:cs="Times New Roman"/>
          <w:color w:val="000000" w:themeColor="text1"/>
        </w:rPr>
        <w:t xml:space="preserve">the adoption area reaches </w:t>
      </w:r>
      <w:r w:rsidR="00AA5469" w:rsidRPr="00AA5469">
        <w:rPr>
          <w:rFonts w:eastAsia="Helvetica Neue" w:cs="Times New Roman"/>
          <w:color w:val="000000" w:themeColor="text1"/>
        </w:rPr>
        <w:t>3</w:t>
      </w:r>
      <w:r w:rsidR="009A06C3">
        <w:rPr>
          <w:rFonts w:eastAsia="Helvetica Neue" w:cs="Times New Roman"/>
          <w:color w:val="000000" w:themeColor="text1"/>
        </w:rPr>
        <w:t>3</w:t>
      </w:r>
      <w:r w:rsidR="00861F62" w:rsidRPr="00AA5469">
        <w:rPr>
          <w:rFonts w:eastAsia="Helvetica Neue" w:cs="Times New Roman"/>
          <w:color w:val="000000" w:themeColor="text1"/>
        </w:rPr>
        <w:t>.</w:t>
      </w:r>
      <w:r w:rsidR="009A06C3">
        <w:rPr>
          <w:rFonts w:eastAsia="Helvetica Neue" w:cs="Times New Roman"/>
          <w:color w:val="000000" w:themeColor="text1"/>
        </w:rPr>
        <w:t>6</w:t>
      </w:r>
      <w:r w:rsidR="00A62410" w:rsidRPr="00AA5469">
        <w:rPr>
          <w:rFonts w:eastAsia="Helvetica Neue" w:cs="Times New Roman"/>
          <w:color w:val="000000" w:themeColor="text1"/>
        </w:rPr>
        <w:t>0</w:t>
      </w:r>
      <w:r w:rsidRPr="00AA5469">
        <w:rPr>
          <w:rFonts w:eastAsia="Helvetica Neue" w:cs="Times New Roman"/>
          <w:color w:val="000000" w:themeColor="text1"/>
        </w:rPr>
        <w:t xml:space="preserve"> million hectares </w:t>
      </w:r>
      <w:r w:rsidR="00A644AD" w:rsidRPr="00AA5469">
        <w:rPr>
          <w:rFonts w:eastAsia="Helvetica Neue" w:cs="Times New Roman"/>
          <w:color w:val="000000" w:themeColor="text1"/>
        </w:rPr>
        <w:t>by 2050</w:t>
      </w:r>
      <w:r w:rsidRPr="00AA5469">
        <w:rPr>
          <w:rFonts w:eastAsia="Helvetica Neue" w:cs="Times New Roman"/>
          <w:color w:val="000000" w:themeColor="text1"/>
        </w:rPr>
        <w:t xml:space="preserve"> totaling </w:t>
      </w:r>
      <w:r w:rsidR="00A644AD" w:rsidRPr="00AA5469">
        <w:rPr>
          <w:rFonts w:eastAsia="Helvetica Neue" w:cs="Times New Roman"/>
          <w:color w:val="000000" w:themeColor="text1"/>
        </w:rPr>
        <w:t>1</w:t>
      </w:r>
      <w:r w:rsidR="009A06C3">
        <w:rPr>
          <w:rFonts w:eastAsia="Helvetica Neue" w:cs="Times New Roman"/>
          <w:color w:val="000000" w:themeColor="text1"/>
        </w:rPr>
        <w:t>4.00</w:t>
      </w:r>
      <w:r w:rsidRPr="00AA5469">
        <w:rPr>
          <w:rFonts w:eastAsia="Helvetica Neue" w:cs="Times New Roman"/>
          <w:color w:val="000000" w:themeColor="text1"/>
        </w:rPr>
        <w:t xml:space="preserve"> % of total </w:t>
      </w:r>
      <w:r w:rsidR="00A644AD" w:rsidRPr="00AA5469">
        <w:rPr>
          <w:rFonts w:eastAsia="Helvetica Neue" w:cs="Times New Roman"/>
          <w:color w:val="000000" w:themeColor="text1"/>
        </w:rPr>
        <w:t>ocean</w:t>
      </w:r>
      <w:r w:rsidRPr="00AA5469">
        <w:rPr>
          <w:rFonts w:eastAsia="Helvetica Neue" w:cs="Times New Roman"/>
          <w:color w:val="000000" w:themeColor="text1"/>
        </w:rPr>
        <w:t xml:space="preserve"> area. Climate impact is </w:t>
      </w:r>
      <w:r w:rsidR="00AA5469" w:rsidRPr="00AA5469">
        <w:rPr>
          <w:rFonts w:eastAsia="Helvetica Neue" w:cs="Times New Roman"/>
          <w:color w:val="000000" w:themeColor="text1"/>
        </w:rPr>
        <w:t>6.</w:t>
      </w:r>
      <w:r w:rsidR="009A06C3">
        <w:rPr>
          <w:rFonts w:eastAsia="Helvetica Neue" w:cs="Times New Roman"/>
          <w:color w:val="000000" w:themeColor="text1"/>
        </w:rPr>
        <w:t>32</w:t>
      </w:r>
      <w:r w:rsidRPr="00AA5469">
        <w:rPr>
          <w:rFonts w:eastAsia="Helvetica Neue" w:cs="Times New Roman"/>
          <w:color w:val="000000" w:themeColor="text1"/>
        </w:rPr>
        <w:t xml:space="preserve"> gigatons of carbon dioxide equivalent. Net profit margin is</w:t>
      </w:r>
      <w:r w:rsidR="00A644AD" w:rsidRPr="00AA5469">
        <w:rPr>
          <w:rFonts w:eastAsia="Helvetica Neue" w:cs="Times New Roman"/>
          <w:color w:val="000000" w:themeColor="text1"/>
        </w:rPr>
        <w:t xml:space="preserve"> </w:t>
      </w:r>
      <w:r w:rsidR="00AA5469" w:rsidRPr="00AA5469">
        <w:rPr>
          <w:rFonts w:eastAsia="Helvetica Neue" w:cs="Times New Roman"/>
          <w:color w:val="000000" w:themeColor="text1"/>
        </w:rPr>
        <w:t>6</w:t>
      </w:r>
      <w:r w:rsidR="00AA5469">
        <w:rPr>
          <w:rFonts w:eastAsia="Helvetica Neue" w:cs="Times New Roman"/>
          <w:color w:val="000000" w:themeColor="text1"/>
        </w:rPr>
        <w:t>,</w:t>
      </w:r>
      <w:r w:rsidR="009A06C3">
        <w:rPr>
          <w:rFonts w:eastAsia="Helvetica Neue" w:cs="Times New Roman"/>
          <w:color w:val="000000" w:themeColor="text1"/>
        </w:rPr>
        <w:t>926</w:t>
      </w:r>
      <w:r w:rsidR="00AA5469" w:rsidRPr="00AA5469">
        <w:rPr>
          <w:rFonts w:eastAsia="Helvetica Neue" w:cs="Times New Roman"/>
          <w:color w:val="000000" w:themeColor="text1"/>
        </w:rPr>
        <w:t>.</w:t>
      </w:r>
      <w:r w:rsidR="009A06C3">
        <w:rPr>
          <w:rFonts w:eastAsia="Helvetica Neue" w:cs="Times New Roman"/>
          <w:color w:val="000000" w:themeColor="text1"/>
        </w:rPr>
        <w:t>25</w:t>
      </w:r>
      <w:r w:rsidR="00A30BD2" w:rsidRPr="00AA5469">
        <w:rPr>
          <w:rFonts w:eastAsia="Helvetica Neue" w:cs="Times New Roman"/>
          <w:color w:val="000000" w:themeColor="text1"/>
        </w:rPr>
        <w:t xml:space="preserve"> </w:t>
      </w:r>
      <w:r w:rsidR="00A644AD" w:rsidRPr="00AA5469">
        <w:rPr>
          <w:rFonts w:eastAsia="Helvetica Neue" w:cs="Times New Roman"/>
          <w:color w:val="000000" w:themeColor="text1"/>
        </w:rPr>
        <w:t>Billion USD for 2020- 2050.</w:t>
      </w:r>
    </w:p>
    <w:p w14:paraId="34916870" w14:textId="0A26A502" w:rsidR="00E815C8" w:rsidRDefault="551A77D0" w:rsidP="00EC38FC">
      <w:pPr>
        <w:pStyle w:val="Heading1"/>
      </w:pPr>
      <w:bookmarkStart w:id="5" w:name="_Toc66268455"/>
      <w:r w:rsidRPr="00EB247F">
        <w:lastRenderedPageBreak/>
        <w:t>Literature Review</w:t>
      </w:r>
      <w:bookmarkEnd w:id="5"/>
    </w:p>
    <w:p w14:paraId="34B3D4CD" w14:textId="1CB150F2" w:rsidR="00813E7A" w:rsidRDefault="551A77D0" w:rsidP="00E06C87">
      <w:pPr>
        <w:pStyle w:val="Heading2"/>
        <w:jc w:val="left"/>
      </w:pPr>
      <w:bookmarkStart w:id="6" w:name="_Toc29654589"/>
      <w:bookmarkStart w:id="7" w:name="_Toc30513132"/>
      <w:bookmarkStart w:id="8" w:name="_Toc30680908"/>
      <w:bookmarkStart w:id="9" w:name="_Toc30685144"/>
      <w:bookmarkStart w:id="10" w:name="_Toc31012305"/>
      <w:bookmarkStart w:id="11" w:name="_Toc35621128"/>
      <w:bookmarkStart w:id="12" w:name="_Toc29654590"/>
      <w:bookmarkStart w:id="13" w:name="_Toc30513133"/>
      <w:bookmarkStart w:id="14" w:name="_Toc30680909"/>
      <w:bookmarkStart w:id="15" w:name="_Toc30685145"/>
      <w:bookmarkStart w:id="16" w:name="_Toc31012306"/>
      <w:bookmarkStart w:id="17" w:name="_Toc35621129"/>
      <w:bookmarkStart w:id="18" w:name="_Toc29654591"/>
      <w:bookmarkStart w:id="19" w:name="_Toc30513134"/>
      <w:bookmarkStart w:id="20" w:name="_Toc30680910"/>
      <w:bookmarkStart w:id="21" w:name="_Toc30685146"/>
      <w:bookmarkStart w:id="22" w:name="_Toc31012307"/>
      <w:bookmarkStart w:id="23" w:name="_Toc35621130"/>
      <w:bookmarkStart w:id="24" w:name="_Toc29654592"/>
      <w:bookmarkStart w:id="25" w:name="_Toc30513135"/>
      <w:bookmarkStart w:id="26" w:name="_Toc30680911"/>
      <w:bookmarkStart w:id="27" w:name="_Toc30685147"/>
      <w:bookmarkStart w:id="28" w:name="_Toc31012308"/>
      <w:bookmarkStart w:id="29" w:name="_Toc35621131"/>
      <w:bookmarkStart w:id="30" w:name="_Toc29654593"/>
      <w:bookmarkStart w:id="31" w:name="_Toc30513136"/>
      <w:bookmarkStart w:id="32" w:name="_Toc30680912"/>
      <w:bookmarkStart w:id="33" w:name="_Toc30685148"/>
      <w:bookmarkStart w:id="34" w:name="_Toc31012309"/>
      <w:bookmarkStart w:id="35" w:name="_Toc35621132"/>
      <w:bookmarkStart w:id="36" w:name="_Toc29654594"/>
      <w:bookmarkStart w:id="37" w:name="_Toc30513137"/>
      <w:bookmarkStart w:id="38" w:name="_Toc30680913"/>
      <w:bookmarkStart w:id="39" w:name="_Toc30685149"/>
      <w:bookmarkStart w:id="40" w:name="_Toc31012310"/>
      <w:bookmarkStart w:id="41" w:name="_Toc35621133"/>
      <w:bookmarkStart w:id="42" w:name="_Toc29654595"/>
      <w:bookmarkStart w:id="43" w:name="_Toc30513138"/>
      <w:bookmarkStart w:id="44" w:name="_Toc30680914"/>
      <w:bookmarkStart w:id="45" w:name="_Toc30685150"/>
      <w:bookmarkStart w:id="46" w:name="_Toc31012311"/>
      <w:bookmarkStart w:id="47" w:name="_Toc35621134"/>
      <w:bookmarkStart w:id="48" w:name="_Toc29654596"/>
      <w:bookmarkStart w:id="49" w:name="_Toc30513139"/>
      <w:bookmarkStart w:id="50" w:name="_Toc30680915"/>
      <w:bookmarkStart w:id="51" w:name="_Toc30685151"/>
      <w:bookmarkStart w:id="52" w:name="_Toc31012312"/>
      <w:bookmarkStart w:id="53" w:name="_Toc35621135"/>
      <w:bookmarkStart w:id="54" w:name="_Toc29654597"/>
      <w:bookmarkStart w:id="55" w:name="_Toc30513140"/>
      <w:bookmarkStart w:id="56" w:name="_Toc30680916"/>
      <w:bookmarkStart w:id="57" w:name="_Toc30685152"/>
      <w:bookmarkStart w:id="58" w:name="_Toc31012313"/>
      <w:bookmarkStart w:id="59" w:name="_Toc35621136"/>
      <w:bookmarkStart w:id="60" w:name="_Toc29654598"/>
      <w:bookmarkStart w:id="61" w:name="_Toc30513141"/>
      <w:bookmarkStart w:id="62" w:name="_Toc30680917"/>
      <w:bookmarkStart w:id="63" w:name="_Toc30685153"/>
      <w:bookmarkStart w:id="64" w:name="_Toc31012314"/>
      <w:bookmarkStart w:id="65" w:name="_Toc35621137"/>
      <w:bookmarkStart w:id="66" w:name="_Toc29654599"/>
      <w:bookmarkStart w:id="67" w:name="_Toc30513142"/>
      <w:bookmarkStart w:id="68" w:name="_Toc30680918"/>
      <w:bookmarkStart w:id="69" w:name="_Toc30685154"/>
      <w:bookmarkStart w:id="70" w:name="_Toc31012315"/>
      <w:bookmarkStart w:id="71" w:name="_Toc35621138"/>
      <w:bookmarkStart w:id="72" w:name="_Toc29654600"/>
      <w:bookmarkStart w:id="73" w:name="_Toc30513143"/>
      <w:bookmarkStart w:id="74" w:name="_Toc30680919"/>
      <w:bookmarkStart w:id="75" w:name="_Toc30685155"/>
      <w:bookmarkStart w:id="76" w:name="_Toc31012316"/>
      <w:bookmarkStart w:id="77" w:name="_Toc35621139"/>
      <w:bookmarkStart w:id="78" w:name="_Toc29654601"/>
      <w:bookmarkStart w:id="79" w:name="_Toc30513144"/>
      <w:bookmarkStart w:id="80" w:name="_Toc30680920"/>
      <w:bookmarkStart w:id="81" w:name="_Toc30685156"/>
      <w:bookmarkStart w:id="82" w:name="_Toc31012317"/>
      <w:bookmarkStart w:id="83" w:name="_Toc35621140"/>
      <w:bookmarkStart w:id="84" w:name="_Toc29654602"/>
      <w:bookmarkStart w:id="85" w:name="_Toc30513145"/>
      <w:bookmarkStart w:id="86" w:name="_Toc30680921"/>
      <w:bookmarkStart w:id="87" w:name="_Toc30685157"/>
      <w:bookmarkStart w:id="88" w:name="_Toc31012318"/>
      <w:bookmarkStart w:id="89" w:name="_Toc35621141"/>
      <w:bookmarkStart w:id="90" w:name="_Toc29654603"/>
      <w:bookmarkStart w:id="91" w:name="_Toc30513146"/>
      <w:bookmarkStart w:id="92" w:name="_Toc30680922"/>
      <w:bookmarkStart w:id="93" w:name="_Toc30685158"/>
      <w:bookmarkStart w:id="94" w:name="_Toc31012319"/>
      <w:bookmarkStart w:id="95" w:name="_Toc35621142"/>
      <w:bookmarkStart w:id="96" w:name="_Toc29654604"/>
      <w:bookmarkStart w:id="97" w:name="_Toc30513147"/>
      <w:bookmarkStart w:id="98" w:name="_Toc30680923"/>
      <w:bookmarkStart w:id="99" w:name="_Toc30685159"/>
      <w:bookmarkStart w:id="100" w:name="_Toc31012320"/>
      <w:bookmarkStart w:id="101" w:name="_Toc35621143"/>
      <w:bookmarkStart w:id="102" w:name="_Toc29654605"/>
      <w:bookmarkStart w:id="103" w:name="_Toc30513148"/>
      <w:bookmarkStart w:id="104" w:name="_Toc30680924"/>
      <w:bookmarkStart w:id="105" w:name="_Toc30685160"/>
      <w:bookmarkStart w:id="106" w:name="_Toc31012321"/>
      <w:bookmarkStart w:id="107" w:name="_Toc35621144"/>
      <w:bookmarkStart w:id="108" w:name="_Toc29654606"/>
      <w:bookmarkStart w:id="109" w:name="_Toc30513149"/>
      <w:bookmarkStart w:id="110" w:name="_Toc30680925"/>
      <w:bookmarkStart w:id="111" w:name="_Toc30685161"/>
      <w:bookmarkStart w:id="112" w:name="_Toc31012322"/>
      <w:bookmarkStart w:id="113" w:name="_Toc35621145"/>
      <w:bookmarkStart w:id="114" w:name="_Toc29654607"/>
      <w:bookmarkStart w:id="115" w:name="_Toc30513150"/>
      <w:bookmarkStart w:id="116" w:name="_Toc30680926"/>
      <w:bookmarkStart w:id="117" w:name="_Toc30685162"/>
      <w:bookmarkStart w:id="118" w:name="_Toc31012323"/>
      <w:bookmarkStart w:id="119" w:name="_Toc35621146"/>
      <w:bookmarkStart w:id="120" w:name="_Toc29654608"/>
      <w:bookmarkStart w:id="121" w:name="_Toc30513151"/>
      <w:bookmarkStart w:id="122" w:name="_Toc30680927"/>
      <w:bookmarkStart w:id="123" w:name="_Toc30685163"/>
      <w:bookmarkStart w:id="124" w:name="_Toc31012324"/>
      <w:bookmarkStart w:id="125" w:name="_Toc35621147"/>
      <w:bookmarkStart w:id="126" w:name="_Toc29654609"/>
      <w:bookmarkStart w:id="127" w:name="_Toc30513152"/>
      <w:bookmarkStart w:id="128" w:name="_Toc30680928"/>
      <w:bookmarkStart w:id="129" w:name="_Toc30685164"/>
      <w:bookmarkStart w:id="130" w:name="_Toc31012325"/>
      <w:bookmarkStart w:id="131" w:name="_Toc35621148"/>
      <w:bookmarkStart w:id="132" w:name="_Toc29654610"/>
      <w:bookmarkStart w:id="133" w:name="_Toc30513153"/>
      <w:bookmarkStart w:id="134" w:name="_Toc30680929"/>
      <w:bookmarkStart w:id="135" w:name="_Toc30685165"/>
      <w:bookmarkStart w:id="136" w:name="_Toc31012326"/>
      <w:bookmarkStart w:id="137" w:name="_Toc35621149"/>
      <w:bookmarkStart w:id="138" w:name="_Toc29654611"/>
      <w:bookmarkStart w:id="139" w:name="_Toc30513154"/>
      <w:bookmarkStart w:id="140" w:name="_Toc30680930"/>
      <w:bookmarkStart w:id="141" w:name="_Toc30685166"/>
      <w:bookmarkStart w:id="142" w:name="_Toc31012327"/>
      <w:bookmarkStart w:id="143" w:name="_Toc35621150"/>
      <w:bookmarkStart w:id="144" w:name="_Toc66268456"/>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EB247F">
        <w:t xml:space="preserve">State of </w:t>
      </w:r>
      <w:r w:rsidR="00EC650F">
        <w:t>practice</w:t>
      </w:r>
      <w:bookmarkEnd w:id="144"/>
    </w:p>
    <w:p w14:paraId="556A63A2" w14:textId="2BA9350A" w:rsidR="009219FC" w:rsidRPr="009F6A21" w:rsidRDefault="00330ACF" w:rsidP="00846450">
      <w:r w:rsidRPr="009F6A21">
        <w:rPr>
          <w:iCs/>
        </w:rPr>
        <w:t>A great deal of focus in the scientific community has recently been directed on the concept of “Blue Carbon”</w:t>
      </w:r>
      <w:r w:rsidR="00EB0648" w:rsidRPr="009F6A21">
        <w:rPr>
          <w:iCs/>
        </w:rPr>
        <w:t>,</w:t>
      </w:r>
      <w:r w:rsidRPr="009F6A21">
        <w:t xml:space="preserve"> referring to the capacity of marine plants to bind CO</w:t>
      </w:r>
      <w:r w:rsidRPr="009F6A21">
        <w:rPr>
          <w:vertAlign w:val="subscript"/>
        </w:rPr>
        <w:t>2</w:t>
      </w:r>
      <w:r w:rsidRPr="009F6A21">
        <w:t xml:space="preserve"> and draw</w:t>
      </w:r>
      <w:r w:rsidR="00480E3F" w:rsidRPr="009F6A21">
        <w:t xml:space="preserve"> </w:t>
      </w:r>
      <w:r w:rsidRPr="009F6A21">
        <w:t xml:space="preserve">down greenhouse gases from the atmosphere (Nellemann </w:t>
      </w:r>
      <w:r w:rsidRPr="009F6A21">
        <w:rPr>
          <w:i/>
        </w:rPr>
        <w:t>et al.</w:t>
      </w:r>
      <w:r w:rsidRPr="009F6A21">
        <w:t xml:space="preserve">, 2009; McLeod </w:t>
      </w:r>
      <w:r w:rsidRPr="009F6A21">
        <w:rPr>
          <w:i/>
        </w:rPr>
        <w:t>et al.</w:t>
      </w:r>
      <w:r w:rsidRPr="009F6A21">
        <w:t xml:space="preserve">, 2011; Duarte </w:t>
      </w:r>
      <w:r w:rsidRPr="009F6A21">
        <w:rPr>
          <w:i/>
        </w:rPr>
        <w:t>et al.</w:t>
      </w:r>
      <w:r w:rsidRPr="009F6A21">
        <w:t xml:space="preserve">, 2013). </w:t>
      </w:r>
      <w:r w:rsidR="00D14246" w:rsidRPr="009F6A21">
        <w:t>G</w:t>
      </w:r>
      <w:r w:rsidR="009219FC" w:rsidRPr="009F6A21">
        <w:t xml:space="preserve">lobally, over half (55%) of the carbon captured annually by photosynthetic activity is captured by marine organisms </w:t>
      </w:r>
      <w:r w:rsidR="009219FC" w:rsidRPr="009F6A21">
        <w:rPr>
          <w:bCs/>
        </w:rPr>
        <w:t>(Falkow</w:t>
      </w:r>
      <w:r w:rsidR="009219FC" w:rsidRPr="009F6A21">
        <w:rPr>
          <w:bCs/>
        </w:rPr>
        <w:softHyphen/>
        <w:t xml:space="preserve">ski </w:t>
      </w:r>
      <w:r w:rsidR="009219FC" w:rsidRPr="009F6A21">
        <w:rPr>
          <w:bCs/>
          <w:i/>
          <w:iCs/>
        </w:rPr>
        <w:t>et al.</w:t>
      </w:r>
      <w:r w:rsidR="009219FC" w:rsidRPr="009F6A21">
        <w:rPr>
          <w:bCs/>
        </w:rPr>
        <w:t xml:space="preserve">, 2004; Arrigo, 2005; González, </w:t>
      </w:r>
      <w:r w:rsidR="009219FC" w:rsidRPr="009F6A21">
        <w:rPr>
          <w:bCs/>
          <w:i/>
          <w:iCs/>
        </w:rPr>
        <w:t>et al.</w:t>
      </w:r>
      <w:r w:rsidR="009219FC" w:rsidRPr="009F6A21">
        <w:rPr>
          <w:bCs/>
        </w:rPr>
        <w:t xml:space="preserve">, 2008; Bowler, 2009; Simon </w:t>
      </w:r>
      <w:r w:rsidR="009219FC" w:rsidRPr="009F6A21">
        <w:rPr>
          <w:bCs/>
          <w:i/>
          <w:iCs/>
        </w:rPr>
        <w:t>et al.</w:t>
      </w:r>
      <w:r w:rsidR="009219FC" w:rsidRPr="009F6A21">
        <w:rPr>
          <w:bCs/>
        </w:rPr>
        <w:t xml:space="preserve">, 2009). </w:t>
      </w:r>
      <w:r w:rsidR="00480E3F" w:rsidRPr="009F6A21">
        <w:t>S</w:t>
      </w:r>
      <w:r w:rsidR="00DF4F9D" w:rsidRPr="009F6A21">
        <w:t>eaweed</w:t>
      </w:r>
      <w:r w:rsidR="00480E3F" w:rsidRPr="009F6A21">
        <w:t>s alone</w:t>
      </w:r>
      <w:r w:rsidR="00DF4F9D" w:rsidRPr="009F6A21">
        <w:t xml:space="preserve"> take up 1.5 Pg C </w:t>
      </w:r>
      <w:r w:rsidR="00480E3F" w:rsidRPr="009F6A21">
        <w:t xml:space="preserve">per </w:t>
      </w:r>
      <w:r w:rsidR="00DF4F9D" w:rsidRPr="009F6A21">
        <w:t xml:space="preserve">year </w:t>
      </w:r>
      <w:r w:rsidR="00480E3F" w:rsidRPr="009F6A21">
        <w:t>in</w:t>
      </w:r>
      <w:r w:rsidR="00DF4F9D" w:rsidRPr="009F6A21">
        <w:t xml:space="preserve"> net </w:t>
      </w:r>
      <w:r w:rsidR="00480E3F" w:rsidRPr="009F6A21">
        <w:t xml:space="preserve">primary </w:t>
      </w:r>
      <w:r w:rsidR="00DC4EC2" w:rsidRPr="009F6A21">
        <w:t>production and</w:t>
      </w:r>
      <w:r w:rsidR="00DF4F9D" w:rsidRPr="009F6A21">
        <w:t xml:space="preserve"> </w:t>
      </w:r>
      <w:r w:rsidR="00480E3F" w:rsidRPr="009F6A21">
        <w:t>are</w:t>
      </w:r>
      <w:r w:rsidR="00DF4F9D" w:rsidRPr="009F6A21">
        <w:t xml:space="preserve"> an important part of the global autotrophic community (Krause-Jensen and Duarte, 2016). </w:t>
      </w:r>
      <w:r w:rsidR="008E49AD" w:rsidRPr="009F6A21">
        <w:rPr>
          <w:bCs/>
        </w:rPr>
        <w:t>L</w:t>
      </w:r>
      <w:r w:rsidR="009219FC" w:rsidRPr="009F6A21">
        <w:rPr>
          <w:bCs/>
        </w:rPr>
        <w:t xml:space="preserve">and and ocean </w:t>
      </w:r>
      <w:r w:rsidR="008E49AD" w:rsidRPr="009F6A21">
        <w:rPr>
          <w:bCs/>
        </w:rPr>
        <w:t xml:space="preserve">systems </w:t>
      </w:r>
      <w:r w:rsidR="009219FC" w:rsidRPr="009F6A21">
        <w:rPr>
          <w:bCs/>
        </w:rPr>
        <w:t xml:space="preserve">cycle nearly equivalent </w:t>
      </w:r>
      <w:r w:rsidR="008E49AD" w:rsidRPr="009F6A21">
        <w:rPr>
          <w:bCs/>
        </w:rPr>
        <w:t xml:space="preserve">amounts of </w:t>
      </w:r>
      <w:r w:rsidR="009219FC" w:rsidRPr="009F6A21">
        <w:rPr>
          <w:bCs/>
        </w:rPr>
        <w:t>carbon every year</w:t>
      </w:r>
      <w:r w:rsidR="008E49AD" w:rsidRPr="009F6A21">
        <w:rPr>
          <w:bCs/>
        </w:rPr>
        <w:t>, d</w:t>
      </w:r>
      <w:r w:rsidR="009219FC" w:rsidRPr="009F6A21">
        <w:rPr>
          <w:bCs/>
        </w:rPr>
        <w:t>espite</w:t>
      </w:r>
      <w:r w:rsidR="008E49AD" w:rsidRPr="009F6A21">
        <w:rPr>
          <w:bCs/>
        </w:rPr>
        <w:t xml:space="preserve"> ocean </w:t>
      </w:r>
      <w:r w:rsidR="009219FC" w:rsidRPr="009F6A21">
        <w:rPr>
          <w:bCs/>
        </w:rPr>
        <w:t xml:space="preserve">plant biomass </w:t>
      </w:r>
      <w:r w:rsidR="008E49AD" w:rsidRPr="009F6A21">
        <w:rPr>
          <w:bCs/>
        </w:rPr>
        <w:t>representing</w:t>
      </w:r>
      <w:r w:rsidR="009219FC" w:rsidRPr="009F6A21">
        <w:rPr>
          <w:bCs/>
        </w:rPr>
        <w:t xml:space="preserve"> a small fraction (just 0.05%) </w:t>
      </w:r>
      <w:r w:rsidR="008E49AD" w:rsidRPr="009F6A21">
        <w:rPr>
          <w:bCs/>
        </w:rPr>
        <w:t>of that in</w:t>
      </w:r>
      <w:r w:rsidR="009219FC" w:rsidRPr="009F6A21">
        <w:rPr>
          <w:bCs/>
        </w:rPr>
        <w:t xml:space="preserve"> terrestrial environments (Bouillon </w:t>
      </w:r>
      <w:r w:rsidR="009219FC" w:rsidRPr="009F6A21">
        <w:rPr>
          <w:bCs/>
          <w:i/>
          <w:iCs/>
        </w:rPr>
        <w:t>et al.</w:t>
      </w:r>
      <w:r w:rsidR="009219FC" w:rsidRPr="009F6A21">
        <w:rPr>
          <w:bCs/>
        </w:rPr>
        <w:t>, 2008; Houghton, 2007).</w:t>
      </w:r>
    </w:p>
    <w:p w14:paraId="48634DBB" w14:textId="4E39F1EE" w:rsidR="009219FC" w:rsidRPr="009F6A21" w:rsidRDefault="009219FC" w:rsidP="00846450">
      <w:pPr>
        <w:rPr>
          <w:bCs/>
        </w:rPr>
      </w:pPr>
      <w:r w:rsidRPr="009F6A21">
        <w:rPr>
          <w:bCs/>
        </w:rPr>
        <w:t xml:space="preserve">This difference between standing biomass on land and </w:t>
      </w:r>
      <w:r w:rsidR="008E49AD" w:rsidRPr="009F6A21">
        <w:rPr>
          <w:bCs/>
        </w:rPr>
        <w:t>in</w:t>
      </w:r>
      <w:r w:rsidRPr="009F6A21">
        <w:rPr>
          <w:bCs/>
        </w:rPr>
        <w:t xml:space="preserve"> the ocean is </w:t>
      </w:r>
      <w:r w:rsidR="008E49AD" w:rsidRPr="009F6A21">
        <w:rPr>
          <w:bCs/>
        </w:rPr>
        <w:t>attributable to</w:t>
      </w:r>
      <w:r w:rsidRPr="009F6A21">
        <w:rPr>
          <w:bCs/>
        </w:rPr>
        <w:t xml:space="preserve"> the </w:t>
      </w:r>
      <w:r w:rsidR="00140C82" w:rsidRPr="009F6A21">
        <w:rPr>
          <w:bCs/>
        </w:rPr>
        <w:t xml:space="preserve">lifecycle and growth forms of marine algae, including phytoplankton and marine macroalgae.  These organisms fix an enormous amount of carbon and recycle carbon quickly. The fate of such carbon has been of interest and consideration, to better understand the role </w:t>
      </w:r>
      <w:r w:rsidR="00B70574" w:rsidRPr="009F6A21">
        <w:rPr>
          <w:bCs/>
        </w:rPr>
        <w:t>which</w:t>
      </w:r>
      <w:r w:rsidR="00140C82" w:rsidRPr="009F6A21">
        <w:rPr>
          <w:bCs/>
        </w:rPr>
        <w:t xml:space="preserve"> algal fixation plays in long-term sequestration of carbon by the oceanic biological pump.</w:t>
      </w:r>
      <w:r w:rsidR="00A15D6E" w:rsidRPr="009F6A21">
        <w:rPr>
          <w:bCs/>
        </w:rPr>
        <w:t xml:space="preserve"> Recent findings </w:t>
      </w:r>
      <w:r w:rsidR="008E49AD" w:rsidRPr="009F6A21">
        <w:rPr>
          <w:bCs/>
        </w:rPr>
        <w:t>indicate</w:t>
      </w:r>
      <w:r w:rsidR="00A15D6E" w:rsidRPr="009F6A21">
        <w:rPr>
          <w:bCs/>
        </w:rPr>
        <w:t xml:space="preserve"> th</w:t>
      </w:r>
      <w:r w:rsidR="00985EC5" w:rsidRPr="009F6A21">
        <w:rPr>
          <w:bCs/>
        </w:rPr>
        <w:t>at</w:t>
      </w:r>
      <w:r w:rsidR="00A15D6E" w:rsidRPr="009F6A21">
        <w:rPr>
          <w:bCs/>
        </w:rPr>
        <w:t xml:space="preserve"> </w:t>
      </w:r>
      <w:r w:rsidR="00B70574" w:rsidRPr="009F6A21">
        <w:rPr>
          <w:bCs/>
        </w:rPr>
        <w:t xml:space="preserve">global macroalgae </w:t>
      </w:r>
      <w:r w:rsidR="004F7872" w:rsidRPr="009F6A21">
        <w:rPr>
          <w:bCs/>
        </w:rPr>
        <w:t xml:space="preserve">facilitates </w:t>
      </w:r>
      <w:r w:rsidR="00985EC5" w:rsidRPr="009F6A21">
        <w:rPr>
          <w:bCs/>
        </w:rPr>
        <w:t xml:space="preserve">the </w:t>
      </w:r>
      <w:r w:rsidR="004F7872" w:rsidRPr="009F6A21">
        <w:rPr>
          <w:bCs/>
        </w:rPr>
        <w:t>export of 679 Tg C yr-1</w:t>
      </w:r>
      <w:r w:rsidR="00985EC5" w:rsidRPr="009F6A21">
        <w:rPr>
          <w:bCs/>
        </w:rPr>
        <w:t xml:space="preserve"> (Krause- Jensen and Duarte, 2016)</w:t>
      </w:r>
      <w:r w:rsidR="00B41A49" w:rsidRPr="009F6A21">
        <w:rPr>
          <w:bCs/>
        </w:rPr>
        <w:t>.</w:t>
      </w:r>
      <w:r w:rsidR="004F7872" w:rsidRPr="009F6A21">
        <w:rPr>
          <w:bCs/>
        </w:rPr>
        <w:t xml:space="preserve"> </w:t>
      </w:r>
      <w:r w:rsidR="00B41A49" w:rsidRPr="009F6A21">
        <w:rPr>
          <w:bCs/>
        </w:rPr>
        <w:t>O</w:t>
      </w:r>
      <w:r w:rsidR="004F7872" w:rsidRPr="009F6A21">
        <w:rPr>
          <w:bCs/>
        </w:rPr>
        <w:t xml:space="preserve">f </w:t>
      </w:r>
      <w:r w:rsidR="00B41A49" w:rsidRPr="009F6A21">
        <w:rPr>
          <w:bCs/>
        </w:rPr>
        <w:t>this,</w:t>
      </w:r>
      <w:r w:rsidR="004F7872" w:rsidRPr="009F6A21">
        <w:rPr>
          <w:bCs/>
        </w:rPr>
        <w:t xml:space="preserve"> </w:t>
      </w:r>
      <w:r w:rsidR="00B41A49" w:rsidRPr="009F6A21">
        <w:rPr>
          <w:bCs/>
        </w:rPr>
        <w:t xml:space="preserve">an estimated </w:t>
      </w:r>
      <w:r w:rsidR="004F7872" w:rsidRPr="009F6A21">
        <w:rPr>
          <w:bCs/>
        </w:rPr>
        <w:t>14 Tg C yr-1 is sequestered in sediments and another 152 Tg C yr-1 in the deep ocean</w:t>
      </w:r>
      <w:r w:rsidR="00B41A49" w:rsidRPr="009F6A21">
        <w:rPr>
          <w:bCs/>
        </w:rPr>
        <w:t xml:space="preserve">. Total carbon sequestration by macroalgae is </w:t>
      </w:r>
      <w:r w:rsidR="00985EC5" w:rsidRPr="009F6A21">
        <w:rPr>
          <w:bCs/>
        </w:rPr>
        <w:t xml:space="preserve">estimated at 173 TgC yr-1 with a </w:t>
      </w:r>
      <w:r w:rsidR="00B41A49" w:rsidRPr="009F6A21">
        <w:rPr>
          <w:bCs/>
        </w:rPr>
        <w:t>range</w:t>
      </w:r>
      <w:r w:rsidR="00985EC5" w:rsidRPr="009F6A21">
        <w:rPr>
          <w:bCs/>
        </w:rPr>
        <w:t xml:space="preserve"> of</w:t>
      </w:r>
      <w:r w:rsidR="00B41A49" w:rsidRPr="009F6A21">
        <w:rPr>
          <w:bCs/>
        </w:rPr>
        <w:t xml:space="preserve"> 61– 268 Tg C yr-1</w:t>
      </w:r>
      <w:r w:rsidR="006035EF" w:rsidRPr="009F6A21">
        <w:rPr>
          <w:bCs/>
        </w:rPr>
        <w:t xml:space="preserve"> </w:t>
      </w:r>
      <w:r w:rsidR="004F7872" w:rsidRPr="009F6A21">
        <w:rPr>
          <w:bCs/>
        </w:rPr>
        <w:t>(Ortega et al., 2019</w:t>
      </w:r>
      <w:r w:rsidR="00B41A49" w:rsidRPr="009F6A21">
        <w:rPr>
          <w:bCs/>
        </w:rPr>
        <w:t>; Krause-Jensen &amp; Duarte, 2016</w:t>
      </w:r>
      <w:r w:rsidR="004F7872" w:rsidRPr="009F6A21">
        <w:rPr>
          <w:bCs/>
        </w:rPr>
        <w:t xml:space="preserve">). </w:t>
      </w:r>
      <w:r w:rsidR="00A15D6E" w:rsidRPr="009F6A21">
        <w:rPr>
          <w:bCs/>
        </w:rPr>
        <w:t xml:space="preserve">These estimates exceed </w:t>
      </w:r>
      <w:r w:rsidR="00AA43E3">
        <w:rPr>
          <w:bCs/>
        </w:rPr>
        <w:t>those</w:t>
      </w:r>
      <w:r w:rsidR="00AA43E3" w:rsidRPr="009F6A21">
        <w:rPr>
          <w:bCs/>
        </w:rPr>
        <w:t xml:space="preserve"> </w:t>
      </w:r>
      <w:r w:rsidR="00A15D6E" w:rsidRPr="009F6A21">
        <w:rPr>
          <w:bCs/>
        </w:rPr>
        <w:t xml:space="preserve">for carbon buried in </w:t>
      </w:r>
      <w:r w:rsidR="00140C82" w:rsidRPr="009F6A21">
        <w:rPr>
          <w:bCs/>
        </w:rPr>
        <w:t xml:space="preserve">coastal angiosperm environments, such as mangroves, saltmarshes, and seagrass beds </w:t>
      </w:r>
      <w:r w:rsidR="00A15D6E" w:rsidRPr="009F6A21">
        <w:rPr>
          <w:bCs/>
        </w:rPr>
        <w:t>(111-131 TgC yr-1) and underscore the importance of biological CO</w:t>
      </w:r>
      <w:r w:rsidR="00A15D6E" w:rsidRPr="009F6A21">
        <w:rPr>
          <w:bCs/>
          <w:vertAlign w:val="subscript"/>
        </w:rPr>
        <w:t>2</w:t>
      </w:r>
      <w:r w:rsidR="00A15D6E" w:rsidRPr="009F6A21">
        <w:rPr>
          <w:bCs/>
        </w:rPr>
        <w:t xml:space="preserve"> sequestration by macroalgae (Krause-Jensen and Duarte, 2016</w:t>
      </w:r>
      <w:r w:rsidR="00985EC5" w:rsidRPr="009F6A21">
        <w:rPr>
          <w:bCs/>
        </w:rPr>
        <w:t>; Duarte et al., 2005</w:t>
      </w:r>
      <w:r w:rsidR="00A15D6E" w:rsidRPr="009F6A21">
        <w:rPr>
          <w:bCs/>
        </w:rPr>
        <w:t>).</w:t>
      </w:r>
    </w:p>
    <w:p w14:paraId="1298CF65" w14:textId="1860F662" w:rsidR="000E126D" w:rsidRPr="009F6A21" w:rsidRDefault="000E126D" w:rsidP="00846450">
      <w:pPr>
        <w:rPr>
          <w:i/>
          <w:iCs/>
        </w:rPr>
      </w:pPr>
    </w:p>
    <w:p w14:paraId="339F7D17" w14:textId="3F0C2931" w:rsidR="00F87BDF" w:rsidRPr="008669C1" w:rsidRDefault="00C64253" w:rsidP="00846450">
      <w:pPr>
        <w:rPr>
          <w:b/>
          <w:bCs/>
          <w:i/>
          <w:iCs/>
        </w:rPr>
      </w:pPr>
      <w:r>
        <w:rPr>
          <w:b/>
          <w:bCs/>
          <w:i/>
          <w:iCs/>
        </w:rPr>
        <w:t>Seaweed</w:t>
      </w:r>
      <w:r w:rsidR="000E126D" w:rsidRPr="008669C1">
        <w:rPr>
          <w:b/>
          <w:bCs/>
          <w:i/>
          <w:iCs/>
        </w:rPr>
        <w:t xml:space="preserve"> Farming</w:t>
      </w:r>
    </w:p>
    <w:p w14:paraId="15FEF706" w14:textId="07DD9129" w:rsidR="00105855" w:rsidRDefault="00C74103" w:rsidP="00846450">
      <w:r>
        <w:t>Macroalgae</w:t>
      </w:r>
      <w:r w:rsidR="000D1BB9" w:rsidRPr="009F6A21">
        <w:t xml:space="preserve"> aquaculture comprises 27% of total marine aquaculture </w:t>
      </w:r>
      <w:r w:rsidR="000E126D" w:rsidRPr="009F6A21">
        <w:t>production and</w:t>
      </w:r>
      <w:r w:rsidR="00B70574" w:rsidRPr="009F6A21">
        <w:t xml:space="preserve"> is valued at </w:t>
      </w:r>
      <w:r w:rsidR="000D1BB9" w:rsidRPr="009F6A21">
        <w:t xml:space="preserve">5% of the total value of </w:t>
      </w:r>
      <w:r w:rsidR="00B70574" w:rsidRPr="009F6A21">
        <w:t>aquaculture</w:t>
      </w:r>
      <w:r w:rsidR="000D1BB9" w:rsidRPr="009F6A21">
        <w:t xml:space="preserve"> crops (FAO, 201</w:t>
      </w:r>
      <w:r w:rsidR="0012484D" w:rsidRPr="009F6A21">
        <w:t>8</w:t>
      </w:r>
      <w:r w:rsidR="000D1BB9" w:rsidRPr="009F6A21">
        <w:t xml:space="preserve">). </w:t>
      </w:r>
      <w:r w:rsidR="00A549E2" w:rsidRPr="009F6A21">
        <w:t xml:space="preserve">In 2005, global </w:t>
      </w:r>
      <w:r>
        <w:t>macroalgae</w:t>
      </w:r>
      <w:r w:rsidR="00A549E2" w:rsidRPr="009F6A21">
        <w:t xml:space="preserve"> production was estimated at 14.7 million metric tons, of which 13.5 million were cultured and 1.2 were wild harvests. By 201</w:t>
      </w:r>
      <w:r w:rsidR="00307999" w:rsidRPr="009F6A21">
        <w:t>6</w:t>
      </w:r>
      <w:r w:rsidR="00A549E2" w:rsidRPr="009F6A21">
        <w:t>, global yields more than doubled, reaching 3</w:t>
      </w:r>
      <w:r w:rsidR="00307999" w:rsidRPr="009F6A21">
        <w:t>1</w:t>
      </w:r>
      <w:r w:rsidR="00A549E2" w:rsidRPr="009F6A21">
        <w:t>.</w:t>
      </w:r>
      <w:r w:rsidR="00307999" w:rsidRPr="009F6A21">
        <w:t>2</w:t>
      </w:r>
      <w:r w:rsidR="00A549E2" w:rsidRPr="009F6A21">
        <w:t xml:space="preserve"> million metric tons. This growth was seen exclusively in cultivated stocks, which soared to </w:t>
      </w:r>
      <w:r w:rsidR="00307999" w:rsidRPr="009F6A21">
        <w:t>30</w:t>
      </w:r>
      <w:r w:rsidR="00A549E2" w:rsidRPr="009F6A21">
        <w:t>.</w:t>
      </w:r>
      <w:r w:rsidR="00307999" w:rsidRPr="009F6A21">
        <w:t>1</w:t>
      </w:r>
      <w:r w:rsidR="00A549E2" w:rsidRPr="009F6A21">
        <w:t xml:space="preserve"> million t</w:t>
      </w:r>
      <w:r w:rsidR="00380826">
        <w:t>ons</w:t>
      </w:r>
      <w:r w:rsidR="00307999" w:rsidRPr="009F6A21">
        <w:t xml:space="preserve"> (96.5%)</w:t>
      </w:r>
      <w:r w:rsidR="00A549E2" w:rsidRPr="009F6A21">
        <w:t>, while wild harvest numbers fell to 1.1 million t</w:t>
      </w:r>
      <w:r w:rsidR="00380826">
        <w:t>ons</w:t>
      </w:r>
      <w:r w:rsidR="00A549E2" w:rsidRPr="009F6A21">
        <w:t>.</w:t>
      </w:r>
      <w:r w:rsidR="00A549E2">
        <w:t xml:space="preserve"> </w:t>
      </w:r>
    </w:p>
    <w:p w14:paraId="65B24F06" w14:textId="0D0E1773" w:rsidR="000B529E" w:rsidRDefault="000B529E" w:rsidP="005446EB">
      <w:pPr>
        <w:jc w:val="center"/>
      </w:pPr>
      <w:r w:rsidRPr="000B529E">
        <w:rPr>
          <w:noProof/>
        </w:rPr>
        <w:lastRenderedPageBreak/>
        <w:drawing>
          <wp:inline distT="0" distB="0" distL="0" distR="0" wp14:anchorId="7CBA3C1B" wp14:editId="008FF8B1">
            <wp:extent cx="3950044" cy="270046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7992" cy="2712733"/>
                    </a:xfrm>
                    <a:prstGeom prst="rect">
                      <a:avLst/>
                    </a:prstGeom>
                    <a:noFill/>
                    <a:ln>
                      <a:noFill/>
                    </a:ln>
                  </pic:spPr>
                </pic:pic>
              </a:graphicData>
            </a:graphic>
          </wp:inline>
        </w:drawing>
      </w:r>
    </w:p>
    <w:p w14:paraId="56BB383A" w14:textId="2799B529" w:rsidR="00082EB1" w:rsidRDefault="00082EB1" w:rsidP="00082EB1">
      <w:pPr>
        <w:pStyle w:val="Caption"/>
        <w:spacing w:after="0"/>
        <w:jc w:val="center"/>
      </w:pPr>
      <w:bookmarkStart w:id="145" w:name="_Toc66269864"/>
      <w:r>
        <w:t xml:space="preserve">Figure </w:t>
      </w:r>
      <w:r w:rsidR="00B34D2B">
        <w:t>1-</w:t>
      </w:r>
      <w:r>
        <w:fldChar w:fldCharType="begin"/>
      </w:r>
      <w:r>
        <w:instrText>SEQ Figure \* ARABIC \s 1</w:instrText>
      </w:r>
      <w:r>
        <w:fldChar w:fldCharType="separate"/>
      </w:r>
      <w:r w:rsidR="00D957F1">
        <w:rPr>
          <w:noProof/>
        </w:rPr>
        <w:t>1</w:t>
      </w:r>
      <w:r>
        <w:fldChar w:fldCharType="end"/>
      </w:r>
      <w:r w:rsidRPr="00125491">
        <w:t xml:space="preserve">: Global </w:t>
      </w:r>
      <w:r w:rsidR="00C74103">
        <w:t>macroalgae</w:t>
      </w:r>
      <w:r w:rsidRPr="00125491">
        <w:t xml:space="preserve"> production (1950- 2014). FAO (2015)</w:t>
      </w:r>
      <w:bookmarkEnd w:id="145"/>
    </w:p>
    <w:p w14:paraId="67446C6F" w14:textId="78669FA6" w:rsidR="000B529E" w:rsidRDefault="000B529E" w:rsidP="00082EB1">
      <w:pPr>
        <w:spacing w:after="0"/>
        <w:jc w:val="center"/>
        <w:rPr>
          <w:i/>
          <w:iCs/>
          <w:sz w:val="16"/>
          <w:szCs w:val="16"/>
          <w:lang w:val="en-GB"/>
        </w:rPr>
      </w:pPr>
      <w:r w:rsidRPr="0000294F">
        <w:rPr>
          <w:i/>
          <w:iCs/>
          <w:sz w:val="16"/>
          <w:szCs w:val="16"/>
          <w:lang w:val="en-GB"/>
        </w:rPr>
        <w:t xml:space="preserve">Source: Cottier- Cook et al. </w:t>
      </w:r>
      <w:r w:rsidRPr="00B55CE3">
        <w:rPr>
          <w:i/>
          <w:iCs/>
          <w:sz w:val="16"/>
          <w:szCs w:val="16"/>
          <w:lang w:val="en-GB"/>
        </w:rPr>
        <w:t>(2016)</w:t>
      </w:r>
    </w:p>
    <w:p w14:paraId="1407895C" w14:textId="77777777" w:rsidR="00082EB1" w:rsidRPr="00B55CE3" w:rsidRDefault="00082EB1" w:rsidP="00082EB1">
      <w:pPr>
        <w:spacing w:after="0"/>
        <w:jc w:val="center"/>
        <w:rPr>
          <w:i/>
          <w:iCs/>
          <w:sz w:val="16"/>
          <w:szCs w:val="16"/>
          <w:lang w:val="en-GB"/>
        </w:rPr>
      </w:pPr>
    </w:p>
    <w:p w14:paraId="2D71B7AE" w14:textId="3FAC2678" w:rsidR="00B418F7" w:rsidRPr="009F6A21" w:rsidRDefault="00EC38FC" w:rsidP="00846450">
      <w:r w:rsidRPr="009F6A21">
        <w:t xml:space="preserve">From over 50 countries in which </w:t>
      </w:r>
      <w:r w:rsidR="00C64253">
        <w:t>seaweed</w:t>
      </w:r>
      <w:r w:rsidRPr="009F6A21">
        <w:t xml:space="preserve"> farming takes place, </w:t>
      </w:r>
      <w:r w:rsidR="00A549E2" w:rsidRPr="009F6A21">
        <w:t xml:space="preserve">China, Indonesia, </w:t>
      </w:r>
      <w:r w:rsidR="000B529E" w:rsidRPr="009F6A21">
        <w:t xml:space="preserve">the Philippines and </w:t>
      </w:r>
      <w:r w:rsidR="00A549E2" w:rsidRPr="009F6A21">
        <w:t>the Republic of Korea are the leading producers of cultivated macroalgae stocks</w:t>
      </w:r>
      <w:r w:rsidR="000B529E" w:rsidRPr="009F6A21">
        <w:t xml:space="preserve"> totaling 91% and 95% of global production in 2005 and 2016 respectively</w:t>
      </w:r>
      <w:r w:rsidRPr="009F6A21">
        <w:t xml:space="preserve"> (Ferdouse et al. 2018; FAO, 2018)</w:t>
      </w:r>
      <w:r w:rsidR="00A549E2" w:rsidRPr="009F6A21">
        <w:t>.</w:t>
      </w:r>
      <w:r w:rsidR="000B529E" w:rsidRPr="009F6A21">
        <w:t xml:space="preserve"> The main contributor to the growth rate </w:t>
      </w:r>
      <w:r w:rsidR="000B529E" w:rsidRPr="00B55CE3">
        <w:rPr>
          <w:bCs/>
        </w:rPr>
        <w:t>of 8% per year</w:t>
      </w:r>
      <w:r w:rsidR="000B529E" w:rsidRPr="009F6A21">
        <w:t xml:space="preserve"> between 2005- 2016 was Indonesia which rose from less than 1 million tons in 2005 to 11 million tons in 2016 (FAO, 2018). </w:t>
      </w:r>
      <w:r w:rsidR="0084542A">
        <w:t>Driven by a growing carageenan extraction industry, Indonesian production rose from 7% of total global production in 2005 to 39% in 2019</w:t>
      </w:r>
      <w:r w:rsidR="002A4D2D">
        <w:t>,</w:t>
      </w:r>
      <w:r w:rsidR="0084542A">
        <w:t xml:space="preserve"> while China’s production fell from 70% in 2005</w:t>
      </w:r>
      <w:r w:rsidR="002A4D2D">
        <w:t xml:space="preserve"> to 48% in 2016</w:t>
      </w:r>
      <w:r w:rsidR="0084542A">
        <w:t xml:space="preserve"> </w:t>
      </w:r>
      <w:r w:rsidR="000B529E" w:rsidRPr="009F6A21">
        <w:t>(FAO, 2018).</w:t>
      </w:r>
      <w:r w:rsidRPr="009F6A21">
        <w:t xml:space="preserve"> Chile, China, and Norway have been the largest harvesters of wild </w:t>
      </w:r>
      <w:r w:rsidR="00C74103">
        <w:t>macroalgae</w:t>
      </w:r>
      <w:r w:rsidRPr="009F6A21">
        <w:t xml:space="preserve"> (Ferdouse et al., 2018).</w:t>
      </w:r>
      <w:r w:rsidR="00494972" w:rsidRPr="009F6A21">
        <w:t xml:space="preserve"> </w:t>
      </w:r>
      <w:r w:rsidR="00B418F7" w:rsidRPr="009F6A21">
        <w:t xml:space="preserve">The sharp increase in </w:t>
      </w:r>
      <w:r w:rsidR="00C74103">
        <w:t>macroalgae</w:t>
      </w:r>
      <w:r w:rsidR="00B418F7" w:rsidRPr="009F6A21">
        <w:t xml:space="preserve"> farming between 2005 and 2016 is likely to continue with the leading producing nations focusing on ensuring the sector’s long- term sustainability (Fe</w:t>
      </w:r>
      <w:r w:rsidR="004276AA" w:rsidRPr="009F6A21">
        <w:t>r</w:t>
      </w:r>
      <w:r w:rsidR="00B418F7" w:rsidRPr="009F6A21">
        <w:t>douse et al., 2018).</w:t>
      </w:r>
    </w:p>
    <w:p w14:paraId="71680F9E" w14:textId="7A434394" w:rsidR="003B1580" w:rsidRPr="009F6A21" w:rsidRDefault="003B1580" w:rsidP="00846450"/>
    <w:p w14:paraId="17863377" w14:textId="01234DAE" w:rsidR="00494972" w:rsidRPr="008669C1" w:rsidRDefault="00C64253" w:rsidP="00846450">
      <w:pPr>
        <w:rPr>
          <w:b/>
          <w:bCs/>
        </w:rPr>
      </w:pPr>
      <w:r>
        <w:rPr>
          <w:b/>
          <w:bCs/>
          <w:i/>
          <w:iCs/>
        </w:rPr>
        <w:t>Seaweed</w:t>
      </w:r>
      <w:r w:rsidR="00494972" w:rsidRPr="008669C1">
        <w:rPr>
          <w:b/>
          <w:bCs/>
          <w:i/>
          <w:iCs/>
        </w:rPr>
        <w:t xml:space="preserve"> cultivation methods</w:t>
      </w:r>
    </w:p>
    <w:p w14:paraId="739D0E0E" w14:textId="7EE87B38" w:rsidR="00935470" w:rsidRDefault="007754C1" w:rsidP="00846450">
      <w:r w:rsidRPr="009F6A21">
        <w:t xml:space="preserve">There are various methods of culturing and cultivating macroalgae. Although some </w:t>
      </w:r>
      <w:r w:rsidR="00C74103">
        <w:t>macroalgae</w:t>
      </w:r>
      <w:r w:rsidRPr="009F6A21">
        <w:t xml:space="preserve"> farming occurs on land – in ponds or tanks – this analysis focuses on utilizing ocean area. </w:t>
      </w:r>
      <w:r w:rsidR="00935470" w:rsidRPr="009F6A21">
        <w:t xml:space="preserve">The stages of marine </w:t>
      </w:r>
      <w:r w:rsidR="00250861">
        <w:t>macroalgae</w:t>
      </w:r>
      <w:r w:rsidR="00935470" w:rsidRPr="009F6A21">
        <w:t xml:space="preserve"> farming include: the selection of cultivars, production of seedling, cultivation, harvesting and processing (Hwang et al., 2019).</w:t>
      </w:r>
    </w:p>
    <w:p w14:paraId="73790E3D" w14:textId="62B7C98C" w:rsidR="00083CB9" w:rsidRPr="009F6A21" w:rsidRDefault="00083CB9" w:rsidP="00846450">
      <w:r w:rsidRPr="009F6A21">
        <w:t xml:space="preserve">Whilst some </w:t>
      </w:r>
      <w:r w:rsidR="00C74103">
        <w:t>macroalgae</w:t>
      </w:r>
      <w:r w:rsidRPr="009F6A21">
        <w:t xml:space="preserve"> can be cultivated vegetatively</w:t>
      </w:r>
      <w:r w:rsidR="001241A5" w:rsidRPr="009F6A21">
        <w:t xml:space="preserve">- in which small pieces of </w:t>
      </w:r>
      <w:r w:rsidR="00C74103">
        <w:t>macroalgae</w:t>
      </w:r>
      <w:r w:rsidR="001241A5" w:rsidRPr="009F6A21">
        <w:t xml:space="preserve"> are taken and placed in an environment that will sustain their growth</w:t>
      </w:r>
      <w:r w:rsidRPr="009F6A21">
        <w:t>, other species require their reproductive cycle to be monitored (Mc Hugh, 2003; Taelman et al., 2015).</w:t>
      </w:r>
      <w:r w:rsidR="00B22C2D" w:rsidRPr="009F6A21">
        <w:t xml:space="preserve"> For the latter, the success of the farming process depends </w:t>
      </w:r>
      <w:r w:rsidR="00B22C2D" w:rsidRPr="009F6A21">
        <w:lastRenderedPageBreak/>
        <w:t>on the optimization of the hatchery production processes (Barbier et al., 2019).</w:t>
      </w:r>
      <w:r w:rsidR="002653C4" w:rsidRPr="009F6A21">
        <w:t xml:space="preserve"> In addition to hatchery units, other land facilities are required to process the biomass (Barbier et al., 2019).</w:t>
      </w:r>
      <w:r w:rsidRPr="009F6A21">
        <w:tab/>
      </w:r>
      <w:r w:rsidRPr="009F6A21">
        <w:tab/>
      </w:r>
    </w:p>
    <w:p w14:paraId="53D7AEB1" w14:textId="1DFCAB9D" w:rsidR="007754C1" w:rsidRPr="009F6A21" w:rsidRDefault="007754C1" w:rsidP="00846450">
      <w:r w:rsidRPr="009F6A21">
        <w:t>There are three near- shore cultivat</w:t>
      </w:r>
      <w:r w:rsidR="00480F50" w:rsidRPr="009F6A21">
        <w:t>ing</w:t>
      </w:r>
      <w:r w:rsidRPr="009F6A21">
        <w:t xml:space="preserve"> methods which are widely used worldwide (</w:t>
      </w:r>
      <w:r w:rsidR="00863A0F" w:rsidRPr="009F6A21">
        <w:t xml:space="preserve">Andersen, 2005; </w:t>
      </w:r>
      <w:r w:rsidRPr="009F6A21">
        <w:t>Taelman et al., 2015):</w:t>
      </w:r>
    </w:p>
    <w:p w14:paraId="0BAACBC6" w14:textId="3FEEC317" w:rsidR="007754C1" w:rsidRPr="009F6A21" w:rsidRDefault="007754C1" w:rsidP="00846450">
      <w:pPr>
        <w:pStyle w:val="ListParagraph"/>
        <w:numPr>
          <w:ilvl w:val="0"/>
          <w:numId w:val="47"/>
        </w:numPr>
      </w:pPr>
      <w:r w:rsidRPr="009F6A21">
        <w:t>Off- bottom monoline method:</w:t>
      </w:r>
      <w:r w:rsidR="00863A0F" w:rsidRPr="009F6A21">
        <w:t xml:space="preserve"> approximately 10 m long ropes are held by stakes, usually made of wood (Sahoo et al., 2005; Valderrama et al., 2013)</w:t>
      </w:r>
      <w:r w:rsidR="00095CC1" w:rsidRPr="009F6A21">
        <w:t xml:space="preserve"> and small pieces – 50-100 g- of </w:t>
      </w:r>
      <w:r w:rsidR="00390D40">
        <w:t>macroalgae</w:t>
      </w:r>
      <w:r w:rsidR="00095CC1" w:rsidRPr="009F6A21">
        <w:t xml:space="preserve"> are tied to the lines (Valderrama et al., 2015)</w:t>
      </w:r>
      <w:r w:rsidR="00863A0F" w:rsidRPr="009F6A21">
        <w:t>;</w:t>
      </w:r>
    </w:p>
    <w:p w14:paraId="31F6B923" w14:textId="7AF2964D" w:rsidR="007754C1" w:rsidRPr="009F6A21" w:rsidRDefault="007754C1" w:rsidP="00846450">
      <w:pPr>
        <w:pStyle w:val="ListParagraph"/>
        <w:numPr>
          <w:ilvl w:val="0"/>
          <w:numId w:val="47"/>
        </w:numPr>
      </w:pPr>
      <w:r w:rsidRPr="009F6A21">
        <w:t>Floating longline method:</w:t>
      </w:r>
      <w:r w:rsidR="00863A0F" w:rsidRPr="009F6A21">
        <w:t xml:space="preserve"> generally implemented further away from the shore in deeper waters, buoys are used to provide stability to </w:t>
      </w:r>
      <w:r w:rsidR="0067359C">
        <w:t xml:space="preserve">lines </w:t>
      </w:r>
      <w:r w:rsidR="00863A0F" w:rsidRPr="009F6A21">
        <w:t>anchored to the sea bottom</w:t>
      </w:r>
      <w:r w:rsidR="002973E2" w:rsidRPr="009F6A21">
        <w:t xml:space="preserve"> (figure 2)</w:t>
      </w:r>
      <w:r w:rsidR="00863A0F" w:rsidRPr="009F6A21">
        <w:t>;</w:t>
      </w:r>
    </w:p>
    <w:p w14:paraId="64266737" w14:textId="191F12C7" w:rsidR="007754C1" w:rsidRPr="009F6A21" w:rsidRDefault="007754C1" w:rsidP="00846450">
      <w:pPr>
        <w:pStyle w:val="ListParagraph"/>
        <w:numPr>
          <w:ilvl w:val="0"/>
          <w:numId w:val="47"/>
        </w:numPr>
      </w:pPr>
      <w:r w:rsidRPr="009F6A21">
        <w:t>Raft system:</w:t>
      </w:r>
      <w:r w:rsidR="00863A0F" w:rsidRPr="009F6A21">
        <w:t xml:space="preserve"> </w:t>
      </w:r>
      <w:r w:rsidR="00390D40">
        <w:t>macroalgae</w:t>
      </w:r>
      <w:r w:rsidR="002973E2" w:rsidRPr="009F6A21">
        <w:t xml:space="preserve"> culture ropes are attached to structures made of floating materials (plastic, bamboo) (figure 3)</w:t>
      </w:r>
    </w:p>
    <w:p w14:paraId="70418689" w14:textId="691FBCE1" w:rsidR="007754C1" w:rsidRDefault="002973E2" w:rsidP="00250861">
      <w:pPr>
        <w:jc w:val="center"/>
        <w:rPr>
          <w:i/>
          <w:iCs/>
        </w:rPr>
      </w:pPr>
      <w:r w:rsidRPr="002973E2">
        <w:rPr>
          <w:i/>
          <w:iCs/>
          <w:noProof/>
        </w:rPr>
        <w:drawing>
          <wp:inline distT="0" distB="0" distL="0" distR="0" wp14:anchorId="03E94F15" wp14:editId="57EA627C">
            <wp:extent cx="4921250" cy="188490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883" cy="1891273"/>
                    </a:xfrm>
                    <a:prstGeom prst="rect">
                      <a:avLst/>
                    </a:prstGeom>
                    <a:noFill/>
                    <a:ln>
                      <a:noFill/>
                    </a:ln>
                  </pic:spPr>
                </pic:pic>
              </a:graphicData>
            </a:graphic>
          </wp:inline>
        </w:drawing>
      </w:r>
    </w:p>
    <w:p w14:paraId="6BBA7A27" w14:textId="4CC1EC01" w:rsidR="00082EB1" w:rsidRDefault="00082EB1" w:rsidP="00082EB1">
      <w:pPr>
        <w:pStyle w:val="Caption"/>
        <w:spacing w:after="0"/>
        <w:jc w:val="center"/>
      </w:pPr>
      <w:bookmarkStart w:id="146" w:name="_Toc66269865"/>
      <w:r>
        <w:t xml:space="preserve">Figure </w:t>
      </w:r>
      <w:r w:rsidR="0095507E">
        <w:t>1</w:t>
      </w:r>
      <w:r w:rsidR="00486ABB">
        <w:noBreakHyphen/>
      </w:r>
      <w:r>
        <w:fldChar w:fldCharType="begin"/>
      </w:r>
      <w:r>
        <w:instrText>SEQ Figure \* ARABIC \s 1</w:instrText>
      </w:r>
      <w:r>
        <w:fldChar w:fldCharType="separate"/>
      </w:r>
      <w:r w:rsidR="00D957F1">
        <w:rPr>
          <w:noProof/>
        </w:rPr>
        <w:t>2</w:t>
      </w:r>
      <w:r>
        <w:fldChar w:fldCharType="end"/>
      </w:r>
      <w:r>
        <w:t>:</w:t>
      </w:r>
      <w:r w:rsidRPr="00EC04DE">
        <w:t xml:space="preserve"> Schematic representation of a single longline system in Ireland</w:t>
      </w:r>
      <w:bookmarkEnd w:id="146"/>
    </w:p>
    <w:p w14:paraId="489711A4" w14:textId="602ECD71" w:rsidR="002973E2" w:rsidRPr="00082EB1" w:rsidRDefault="002973E2" w:rsidP="00082EB1">
      <w:pPr>
        <w:spacing w:after="0"/>
        <w:jc w:val="center"/>
        <w:rPr>
          <w:i/>
          <w:iCs/>
          <w:sz w:val="16"/>
          <w:szCs w:val="16"/>
          <w:lang w:val="fr-FR"/>
        </w:rPr>
      </w:pPr>
      <w:r w:rsidRPr="00082EB1">
        <w:rPr>
          <w:i/>
          <w:iCs/>
          <w:sz w:val="16"/>
          <w:szCs w:val="16"/>
          <w:lang w:val="fr-FR"/>
        </w:rPr>
        <w:t>Source: Taelman et al. (2015)</w:t>
      </w:r>
    </w:p>
    <w:p w14:paraId="7E8C5152" w14:textId="25349D80" w:rsidR="001241A5" w:rsidRDefault="001241A5" w:rsidP="00250861">
      <w:pPr>
        <w:jc w:val="center"/>
        <w:rPr>
          <w:i/>
          <w:iCs/>
        </w:rPr>
      </w:pPr>
      <w:r w:rsidRPr="001241A5">
        <w:rPr>
          <w:i/>
          <w:iCs/>
          <w:noProof/>
        </w:rPr>
        <w:drawing>
          <wp:inline distT="0" distB="0" distL="0" distR="0" wp14:anchorId="33D90975" wp14:editId="6F1A1BAF">
            <wp:extent cx="4813300" cy="2435447"/>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1245" cy="2459706"/>
                    </a:xfrm>
                    <a:prstGeom prst="rect">
                      <a:avLst/>
                    </a:prstGeom>
                    <a:noFill/>
                    <a:ln>
                      <a:noFill/>
                    </a:ln>
                  </pic:spPr>
                </pic:pic>
              </a:graphicData>
            </a:graphic>
          </wp:inline>
        </w:drawing>
      </w:r>
    </w:p>
    <w:p w14:paraId="2459CC12" w14:textId="40DB2F83" w:rsidR="00082EB1" w:rsidRDefault="00082EB1" w:rsidP="00082EB1">
      <w:pPr>
        <w:pStyle w:val="Caption"/>
        <w:spacing w:after="0"/>
        <w:jc w:val="center"/>
      </w:pPr>
      <w:bookmarkStart w:id="147" w:name="_Toc66269866"/>
      <w:r>
        <w:t xml:space="preserve">Figure </w:t>
      </w:r>
      <w:r w:rsidR="0095507E">
        <w:t>1</w:t>
      </w:r>
      <w:r w:rsidR="00486ABB">
        <w:noBreakHyphen/>
      </w:r>
      <w:r>
        <w:fldChar w:fldCharType="begin"/>
      </w:r>
      <w:r>
        <w:instrText>SEQ Figure \* ARABIC \s 1</w:instrText>
      </w:r>
      <w:r>
        <w:fldChar w:fldCharType="separate"/>
      </w:r>
      <w:r w:rsidR="00D957F1">
        <w:rPr>
          <w:noProof/>
        </w:rPr>
        <w:t>3</w:t>
      </w:r>
      <w:r>
        <w:fldChar w:fldCharType="end"/>
      </w:r>
      <w:r>
        <w:t>:</w:t>
      </w:r>
      <w:r w:rsidRPr="004709CE">
        <w:t xml:space="preserve"> Schematic representation of a raft system in France</w:t>
      </w:r>
      <w:bookmarkEnd w:id="147"/>
    </w:p>
    <w:p w14:paraId="27E88263" w14:textId="77777777" w:rsidR="001241A5" w:rsidRPr="00082EB1" w:rsidRDefault="001241A5" w:rsidP="00082EB1">
      <w:pPr>
        <w:spacing w:after="0"/>
        <w:jc w:val="center"/>
        <w:rPr>
          <w:i/>
          <w:iCs/>
          <w:sz w:val="16"/>
          <w:szCs w:val="16"/>
          <w:lang w:val="en-GB"/>
        </w:rPr>
      </w:pPr>
      <w:r w:rsidRPr="00082EB1">
        <w:rPr>
          <w:i/>
          <w:iCs/>
          <w:sz w:val="16"/>
          <w:szCs w:val="16"/>
          <w:lang w:val="en-GB"/>
        </w:rPr>
        <w:t xml:space="preserve">Source: </w:t>
      </w:r>
      <w:r w:rsidRPr="00082EB1">
        <w:rPr>
          <w:i/>
          <w:iCs/>
          <w:sz w:val="16"/>
          <w:szCs w:val="16"/>
        </w:rPr>
        <w:t>Taelman et al. (2015)</w:t>
      </w:r>
    </w:p>
    <w:p w14:paraId="3BC1F78D" w14:textId="77777777" w:rsidR="00095CC1" w:rsidRPr="009F6A21" w:rsidRDefault="00095CC1" w:rsidP="00846450">
      <w:pPr>
        <w:rPr>
          <w:lang w:val="en-GB"/>
        </w:rPr>
      </w:pPr>
    </w:p>
    <w:p w14:paraId="255A497B" w14:textId="4AE3A104" w:rsidR="00095CC1" w:rsidRPr="009F6A21" w:rsidRDefault="00095CC1" w:rsidP="00846450">
      <w:r w:rsidRPr="009F6A21">
        <w:rPr>
          <w:lang w:val="en-GB"/>
        </w:rPr>
        <w:t>Whilst the off- bottom monoline method provides easier access (at low tide farmers can walk around), the floating longline and raft system methods can be easily relocated if need be or removed from the water under bad weather conditions (McHugh, 2003; Valderrama et al., 2015).</w:t>
      </w:r>
    </w:p>
    <w:p w14:paraId="19A4F684" w14:textId="5B2892FC" w:rsidR="006D4C3E" w:rsidRPr="00B55CE3" w:rsidRDefault="006D4C3E" w:rsidP="00846450">
      <w:r w:rsidRPr="009F6A21">
        <w:t xml:space="preserve">Outside the scope of this solution is the integrated multi- trophic aquaculture (IMTA) process which combines the production of different species – </w:t>
      </w:r>
      <w:r w:rsidR="00390D40">
        <w:t>macroalgae</w:t>
      </w:r>
      <w:r w:rsidRPr="009F6A21">
        <w:t>, fish, invertebrates- to benefit from the trophic relationships amongst them (Chopin, 2006, 2017; Barbier et al., 2019). In the IMTA process, which can be in both land- based and offshore systems, “the by-products from one species are recycled to become inputs for another” which results in increased productivity, profitability and sustainability</w:t>
      </w:r>
      <w:r w:rsidR="00891909" w:rsidRPr="009F6A21">
        <w:t xml:space="preserve"> (Ahmed et al., 2017).</w:t>
      </w:r>
    </w:p>
    <w:p w14:paraId="0798F317" w14:textId="77777777" w:rsidR="00A73037" w:rsidRPr="00B55CE3" w:rsidRDefault="00A73037" w:rsidP="00846450">
      <w:pPr>
        <w:rPr>
          <w:lang w:val="en-GB"/>
        </w:rPr>
      </w:pPr>
    </w:p>
    <w:p w14:paraId="019A46BB" w14:textId="303E763B" w:rsidR="00A73037" w:rsidRPr="008669C1" w:rsidRDefault="00C64253" w:rsidP="00846450">
      <w:pPr>
        <w:rPr>
          <w:b/>
          <w:bCs/>
          <w:i/>
          <w:iCs/>
        </w:rPr>
      </w:pPr>
      <w:r>
        <w:rPr>
          <w:b/>
          <w:bCs/>
          <w:i/>
          <w:iCs/>
        </w:rPr>
        <w:t>Seaweed</w:t>
      </w:r>
      <w:r w:rsidR="00494972" w:rsidRPr="008669C1">
        <w:rPr>
          <w:b/>
          <w:bCs/>
          <w:i/>
          <w:iCs/>
        </w:rPr>
        <w:t xml:space="preserve"> uses</w:t>
      </w:r>
    </w:p>
    <w:p w14:paraId="0DD65B01" w14:textId="7439917D" w:rsidR="00494972" w:rsidRPr="009F6A21" w:rsidRDefault="0084706D" w:rsidP="00846450">
      <w:pPr>
        <w:rPr>
          <w:b/>
        </w:rPr>
      </w:pPr>
      <w:r w:rsidRPr="009F6A21">
        <w:t xml:space="preserve">Out of approximately 20,000 known seaweed species, 221 are commercially used and a little over 10 cultivated intensively (Critcheley and Ohno, </w:t>
      </w:r>
      <w:r w:rsidR="00D058D7" w:rsidRPr="009F6A21">
        <w:t>1998</w:t>
      </w:r>
      <w:r w:rsidRPr="009F6A21">
        <w:t>; Chung et al., 2010 and Ferdouse et al., 2018).</w:t>
      </w:r>
      <w:r w:rsidR="00EF33DE" w:rsidRPr="009F6A21">
        <w:t xml:space="preserve"> Current uses include:</w:t>
      </w:r>
      <w:r w:rsidR="00EF33DE" w:rsidRPr="009F6A21" w:rsidDel="00EF33DE">
        <w:rPr>
          <w:b/>
        </w:rPr>
        <w:t xml:space="preserve"> </w:t>
      </w:r>
    </w:p>
    <w:p w14:paraId="736DF679" w14:textId="7EEE178E" w:rsidR="00494972" w:rsidRPr="009F6A21" w:rsidRDefault="00494972" w:rsidP="00846450">
      <w:pPr>
        <w:pStyle w:val="ListParagraph"/>
        <w:numPr>
          <w:ilvl w:val="0"/>
          <w:numId w:val="43"/>
        </w:numPr>
      </w:pPr>
      <w:r w:rsidRPr="009F6A21">
        <w:t>Human consumption: Macroscopic marine algae (</w:t>
      </w:r>
      <w:r w:rsidR="00390D40">
        <w:t>macroalgae</w:t>
      </w:r>
      <w:r w:rsidRPr="009F6A21">
        <w:t>) for human consumption, especially nori (Porphyra spp.), wakame (Undaria pinnatifida), and kombu (Laminaria japonica), are widely cultivated algal crops.</w:t>
      </w:r>
    </w:p>
    <w:p w14:paraId="5C957A3D" w14:textId="5D50417E" w:rsidR="00494972" w:rsidRDefault="00494972" w:rsidP="00846450">
      <w:pPr>
        <w:pStyle w:val="ListParagraph"/>
        <w:numPr>
          <w:ilvl w:val="0"/>
          <w:numId w:val="43"/>
        </w:numPr>
      </w:pPr>
      <w:r>
        <w:t>Carrageenan</w:t>
      </w:r>
      <w:r w:rsidR="0084706D">
        <w:t>, used in cosmetics</w:t>
      </w:r>
      <w:r w:rsidR="00B73EE5">
        <w:t xml:space="preserve"> and as a food additive</w:t>
      </w:r>
      <w:r w:rsidR="008669C1">
        <w:t>.</w:t>
      </w:r>
    </w:p>
    <w:p w14:paraId="042F24CD" w14:textId="24C3B7E4" w:rsidR="0035617F" w:rsidRPr="009F6A21" w:rsidRDefault="00494972" w:rsidP="00846450">
      <w:pPr>
        <w:pStyle w:val="ListParagraph"/>
        <w:numPr>
          <w:ilvl w:val="0"/>
          <w:numId w:val="43"/>
        </w:numPr>
      </w:pPr>
      <w:r w:rsidRPr="009F6A21">
        <w:t xml:space="preserve">Feed: </w:t>
      </w:r>
      <w:r w:rsidR="001D6C53">
        <w:t>a</w:t>
      </w:r>
      <w:r w:rsidRPr="009F6A21">
        <w:t xml:space="preserve">nimal fodder, </w:t>
      </w:r>
      <w:r w:rsidR="001D6C53">
        <w:t>a</w:t>
      </w:r>
      <w:r w:rsidRPr="009F6A21">
        <w:t xml:space="preserve">nimal supplements, </w:t>
      </w:r>
      <w:r w:rsidR="001D6C53">
        <w:t>a</w:t>
      </w:r>
      <w:r w:rsidRPr="009F6A21">
        <w:t xml:space="preserve">lginate, </w:t>
      </w:r>
      <w:r w:rsidR="001D6C53">
        <w:t>a</w:t>
      </w:r>
      <w:r w:rsidRPr="009F6A21">
        <w:t>quafeed, which is used as a binder in feeds for farm animals</w:t>
      </w:r>
      <w:r w:rsidR="008669C1">
        <w:t>.</w:t>
      </w:r>
    </w:p>
    <w:p w14:paraId="0A24F79F" w14:textId="477D0088" w:rsidR="0035617F" w:rsidRPr="009F6A21" w:rsidRDefault="00494972" w:rsidP="00846450">
      <w:pPr>
        <w:pStyle w:val="ListParagraph"/>
        <w:numPr>
          <w:ilvl w:val="0"/>
          <w:numId w:val="43"/>
        </w:numPr>
      </w:pPr>
      <w:r w:rsidRPr="009F6A21">
        <w:t>Biofuel to directly replace fossil fuels</w:t>
      </w:r>
      <w:r w:rsidR="0035617F" w:rsidRPr="009F6A21">
        <w:t xml:space="preserve">, with a potential </w:t>
      </w:r>
      <w:r w:rsidR="00961D6C" w:rsidRPr="009F6A21">
        <w:t>CO</w:t>
      </w:r>
      <w:r w:rsidR="00961D6C" w:rsidRPr="00B17451">
        <w:rPr>
          <w:vertAlign w:val="subscript"/>
        </w:rPr>
        <w:t>2</w:t>
      </w:r>
      <w:r w:rsidR="0035617F" w:rsidRPr="009F6A21">
        <w:t xml:space="preserve"> mitigation capacity, in terms of avoided emissions from fossil fuels</w:t>
      </w:r>
      <w:r w:rsidR="00A72762" w:rsidRPr="009F6A21">
        <w:t xml:space="preserve">. In addition, benefits over land crops derived biofuels </w:t>
      </w:r>
      <w:r w:rsidR="00102A2D" w:rsidRPr="009F6A21">
        <w:t>include</w:t>
      </w:r>
      <w:r w:rsidR="00A72762" w:rsidRPr="009F6A21">
        <w:t xml:space="preserve"> avoided competition for arable land and freshwater with food crops and avoided use of pesticides and fertilizers (Duarte et al., 2013).</w:t>
      </w:r>
    </w:p>
    <w:p w14:paraId="7A770487" w14:textId="32659C69" w:rsidR="00494972" w:rsidRPr="009F6A21" w:rsidRDefault="00494972" w:rsidP="00846450">
      <w:pPr>
        <w:pStyle w:val="ListParagraph"/>
        <w:numPr>
          <w:ilvl w:val="0"/>
          <w:numId w:val="43"/>
        </w:numPr>
      </w:pPr>
      <w:r w:rsidRPr="009F6A21">
        <w:t xml:space="preserve">Bioremediation:  </w:t>
      </w:r>
      <w:r w:rsidR="00940899">
        <w:t>w</w:t>
      </w:r>
      <w:r w:rsidRPr="009F6A21">
        <w:t xml:space="preserve">astewater treatment. </w:t>
      </w:r>
    </w:p>
    <w:p w14:paraId="7B7D2994" w14:textId="77777777" w:rsidR="00A72762" w:rsidRPr="009F6A21" w:rsidRDefault="00A72762" w:rsidP="00846450">
      <w:pPr>
        <w:rPr>
          <w:i/>
          <w:iCs/>
        </w:rPr>
      </w:pPr>
    </w:p>
    <w:p w14:paraId="111F4010" w14:textId="3C700CC5" w:rsidR="00434F61" w:rsidRDefault="551A77D0" w:rsidP="00846450">
      <w:pPr>
        <w:pStyle w:val="Heading2"/>
      </w:pPr>
      <w:bookmarkStart w:id="148" w:name="_Toc30680932"/>
      <w:bookmarkStart w:id="149" w:name="_Toc30685168"/>
      <w:bookmarkStart w:id="150" w:name="_Toc31012329"/>
      <w:bookmarkStart w:id="151" w:name="_Toc35621152"/>
      <w:bookmarkStart w:id="152" w:name="_Toc30680933"/>
      <w:bookmarkStart w:id="153" w:name="_Toc30685169"/>
      <w:bookmarkStart w:id="154" w:name="_Toc31012330"/>
      <w:bookmarkStart w:id="155" w:name="_Toc35621153"/>
      <w:bookmarkStart w:id="156" w:name="_Toc30680934"/>
      <w:bookmarkStart w:id="157" w:name="_Toc30685170"/>
      <w:bookmarkStart w:id="158" w:name="_Toc31012331"/>
      <w:bookmarkStart w:id="159" w:name="_Toc35621154"/>
      <w:bookmarkStart w:id="160" w:name="_Toc30680935"/>
      <w:bookmarkStart w:id="161" w:name="_Toc30685171"/>
      <w:bookmarkStart w:id="162" w:name="_Toc31012332"/>
      <w:bookmarkStart w:id="163" w:name="_Toc35621155"/>
      <w:bookmarkStart w:id="164" w:name="_Toc30680936"/>
      <w:bookmarkStart w:id="165" w:name="_Toc30685172"/>
      <w:bookmarkStart w:id="166" w:name="_Toc31012333"/>
      <w:bookmarkStart w:id="167" w:name="_Toc35621156"/>
      <w:bookmarkStart w:id="168" w:name="_Toc30680937"/>
      <w:bookmarkStart w:id="169" w:name="_Toc30685173"/>
      <w:bookmarkStart w:id="170" w:name="_Toc31012334"/>
      <w:bookmarkStart w:id="171" w:name="_Toc35621157"/>
      <w:bookmarkStart w:id="172" w:name="_Toc30680938"/>
      <w:bookmarkStart w:id="173" w:name="_Toc30685174"/>
      <w:bookmarkStart w:id="174" w:name="_Toc31012335"/>
      <w:bookmarkStart w:id="175" w:name="_Toc35621158"/>
      <w:bookmarkStart w:id="176" w:name="_Toc30680939"/>
      <w:bookmarkStart w:id="177" w:name="_Toc30685175"/>
      <w:bookmarkStart w:id="178" w:name="_Toc31012336"/>
      <w:bookmarkStart w:id="179" w:name="_Toc35621159"/>
      <w:bookmarkStart w:id="180" w:name="_Toc30680940"/>
      <w:bookmarkStart w:id="181" w:name="_Toc30685176"/>
      <w:bookmarkStart w:id="182" w:name="_Toc31012337"/>
      <w:bookmarkStart w:id="183" w:name="_Toc35621160"/>
      <w:bookmarkStart w:id="184" w:name="_Toc30680941"/>
      <w:bookmarkStart w:id="185" w:name="_Toc30685177"/>
      <w:bookmarkStart w:id="186" w:name="_Toc31012338"/>
      <w:bookmarkStart w:id="187" w:name="_Toc35621161"/>
      <w:bookmarkStart w:id="188" w:name="_Toc30680942"/>
      <w:bookmarkStart w:id="189" w:name="_Toc30685178"/>
      <w:bookmarkStart w:id="190" w:name="_Toc31012339"/>
      <w:bookmarkStart w:id="191" w:name="_Toc35621162"/>
      <w:bookmarkStart w:id="192" w:name="_Toc30680943"/>
      <w:bookmarkStart w:id="193" w:name="_Toc30685179"/>
      <w:bookmarkStart w:id="194" w:name="_Toc31012340"/>
      <w:bookmarkStart w:id="195" w:name="_Toc35621163"/>
      <w:bookmarkStart w:id="196" w:name="_Toc30680944"/>
      <w:bookmarkStart w:id="197" w:name="_Toc30685180"/>
      <w:bookmarkStart w:id="198" w:name="_Toc31012341"/>
      <w:bookmarkStart w:id="199" w:name="_Toc35621164"/>
      <w:bookmarkStart w:id="200" w:name="_Toc30680945"/>
      <w:bookmarkStart w:id="201" w:name="_Toc30685181"/>
      <w:bookmarkStart w:id="202" w:name="_Toc31012342"/>
      <w:bookmarkStart w:id="203" w:name="_Toc35621165"/>
      <w:bookmarkStart w:id="204" w:name="_Toc30680946"/>
      <w:bookmarkStart w:id="205" w:name="_Toc30685182"/>
      <w:bookmarkStart w:id="206" w:name="_Toc31012343"/>
      <w:bookmarkStart w:id="207" w:name="_Toc35621166"/>
      <w:bookmarkStart w:id="208" w:name="_Toc30680947"/>
      <w:bookmarkStart w:id="209" w:name="_Toc30685183"/>
      <w:bookmarkStart w:id="210" w:name="_Toc31012344"/>
      <w:bookmarkStart w:id="211" w:name="_Toc35621167"/>
      <w:bookmarkStart w:id="212" w:name="_Toc30680948"/>
      <w:bookmarkStart w:id="213" w:name="_Toc30685184"/>
      <w:bookmarkStart w:id="214" w:name="_Toc31012345"/>
      <w:bookmarkStart w:id="215" w:name="_Toc35621168"/>
      <w:bookmarkStart w:id="216" w:name="_Toc30680949"/>
      <w:bookmarkStart w:id="217" w:name="_Toc30685185"/>
      <w:bookmarkStart w:id="218" w:name="_Toc31012346"/>
      <w:bookmarkStart w:id="219" w:name="_Toc35621169"/>
      <w:bookmarkStart w:id="220" w:name="_Toc30680950"/>
      <w:bookmarkStart w:id="221" w:name="_Toc30685186"/>
      <w:bookmarkStart w:id="222" w:name="_Toc31012347"/>
      <w:bookmarkStart w:id="223" w:name="_Toc35621170"/>
      <w:bookmarkStart w:id="224" w:name="_Toc30680951"/>
      <w:bookmarkStart w:id="225" w:name="_Toc30685187"/>
      <w:bookmarkStart w:id="226" w:name="_Toc31012348"/>
      <w:bookmarkStart w:id="227" w:name="_Toc35621171"/>
      <w:bookmarkStart w:id="228" w:name="_Toc30680952"/>
      <w:bookmarkStart w:id="229" w:name="_Toc30685188"/>
      <w:bookmarkStart w:id="230" w:name="_Toc31012349"/>
      <w:bookmarkStart w:id="231" w:name="_Toc35621172"/>
      <w:bookmarkStart w:id="232" w:name="_Toc30680953"/>
      <w:bookmarkStart w:id="233" w:name="_Toc30685189"/>
      <w:bookmarkStart w:id="234" w:name="_Toc31012350"/>
      <w:bookmarkStart w:id="235" w:name="_Toc35621173"/>
      <w:bookmarkStart w:id="236" w:name="_Toc30680954"/>
      <w:bookmarkStart w:id="237" w:name="_Toc30685190"/>
      <w:bookmarkStart w:id="238" w:name="_Toc31012351"/>
      <w:bookmarkStart w:id="239" w:name="_Toc35621174"/>
      <w:bookmarkStart w:id="240" w:name="_Toc30680955"/>
      <w:bookmarkStart w:id="241" w:name="_Toc30685191"/>
      <w:bookmarkStart w:id="242" w:name="_Toc31012352"/>
      <w:bookmarkStart w:id="243" w:name="_Toc35621175"/>
      <w:bookmarkStart w:id="244" w:name="_Toc30680956"/>
      <w:bookmarkStart w:id="245" w:name="_Toc30685192"/>
      <w:bookmarkStart w:id="246" w:name="_Toc31012353"/>
      <w:bookmarkStart w:id="247" w:name="_Toc35621176"/>
      <w:bookmarkStart w:id="248" w:name="_Toc30680957"/>
      <w:bookmarkStart w:id="249" w:name="_Toc30685193"/>
      <w:bookmarkStart w:id="250" w:name="_Toc31012354"/>
      <w:bookmarkStart w:id="251" w:name="_Toc35621177"/>
      <w:bookmarkStart w:id="252" w:name="_Toc30680958"/>
      <w:bookmarkStart w:id="253" w:name="_Toc30685194"/>
      <w:bookmarkStart w:id="254" w:name="_Toc31012355"/>
      <w:bookmarkStart w:id="255" w:name="_Toc35621178"/>
      <w:bookmarkStart w:id="256" w:name="_Toc30680959"/>
      <w:bookmarkStart w:id="257" w:name="_Toc30685195"/>
      <w:bookmarkStart w:id="258" w:name="_Toc31012356"/>
      <w:bookmarkStart w:id="259" w:name="_Toc35621179"/>
      <w:bookmarkStart w:id="260" w:name="_Toc30680960"/>
      <w:bookmarkStart w:id="261" w:name="_Toc30685196"/>
      <w:bookmarkStart w:id="262" w:name="_Toc31012357"/>
      <w:bookmarkStart w:id="263" w:name="_Toc35621180"/>
      <w:bookmarkStart w:id="264" w:name="_Toc30680961"/>
      <w:bookmarkStart w:id="265" w:name="_Toc30685197"/>
      <w:bookmarkStart w:id="266" w:name="_Toc31012358"/>
      <w:bookmarkStart w:id="267" w:name="_Toc35621181"/>
      <w:bookmarkStart w:id="268" w:name="_Toc30680978"/>
      <w:bookmarkStart w:id="269" w:name="_Toc30685214"/>
      <w:bookmarkStart w:id="270" w:name="_Toc31012375"/>
      <w:bookmarkStart w:id="271" w:name="_Toc35621198"/>
      <w:bookmarkStart w:id="272" w:name="_Toc30680979"/>
      <w:bookmarkStart w:id="273" w:name="_Toc30685215"/>
      <w:bookmarkStart w:id="274" w:name="_Toc31012376"/>
      <w:bookmarkStart w:id="275" w:name="_Toc35621199"/>
      <w:bookmarkStart w:id="276" w:name="_Toc30680980"/>
      <w:bookmarkStart w:id="277" w:name="_Toc30685216"/>
      <w:bookmarkStart w:id="278" w:name="_Toc31012377"/>
      <w:bookmarkStart w:id="279" w:name="_Toc35621200"/>
      <w:bookmarkStart w:id="280" w:name="_Toc30680981"/>
      <w:bookmarkStart w:id="281" w:name="_Toc30685217"/>
      <w:bookmarkStart w:id="282" w:name="_Toc31012378"/>
      <w:bookmarkStart w:id="283" w:name="_Toc35621201"/>
      <w:bookmarkStart w:id="284" w:name="_Toc30680982"/>
      <w:bookmarkStart w:id="285" w:name="_Toc30685218"/>
      <w:bookmarkStart w:id="286" w:name="_Toc31012379"/>
      <w:bookmarkStart w:id="287" w:name="_Toc35621202"/>
      <w:bookmarkStart w:id="288" w:name="_Toc30680983"/>
      <w:bookmarkStart w:id="289" w:name="_Toc30685219"/>
      <w:bookmarkStart w:id="290" w:name="_Toc31012380"/>
      <w:bookmarkStart w:id="291" w:name="_Toc35621203"/>
      <w:bookmarkStart w:id="292" w:name="_Toc30680984"/>
      <w:bookmarkStart w:id="293" w:name="_Toc30685220"/>
      <w:bookmarkStart w:id="294" w:name="_Toc31012381"/>
      <w:bookmarkStart w:id="295" w:name="_Toc35621204"/>
      <w:bookmarkStart w:id="296" w:name="_Toc30680985"/>
      <w:bookmarkStart w:id="297" w:name="_Toc30685221"/>
      <w:bookmarkStart w:id="298" w:name="_Toc31012382"/>
      <w:bookmarkStart w:id="299" w:name="_Toc35621205"/>
      <w:bookmarkStart w:id="300" w:name="_Toc30680986"/>
      <w:bookmarkStart w:id="301" w:name="_Toc30685222"/>
      <w:bookmarkStart w:id="302" w:name="_Toc31012383"/>
      <w:bookmarkStart w:id="303" w:name="_Toc35621206"/>
      <w:bookmarkStart w:id="304" w:name="_Toc30680987"/>
      <w:bookmarkStart w:id="305" w:name="_Toc30685223"/>
      <w:bookmarkStart w:id="306" w:name="_Toc31012384"/>
      <w:bookmarkStart w:id="307" w:name="_Toc35621207"/>
      <w:bookmarkStart w:id="308" w:name="_Toc30680988"/>
      <w:bookmarkStart w:id="309" w:name="_Toc30685224"/>
      <w:bookmarkStart w:id="310" w:name="_Toc31012385"/>
      <w:bookmarkStart w:id="311" w:name="_Toc35621208"/>
      <w:bookmarkStart w:id="312" w:name="_Toc30680989"/>
      <w:bookmarkStart w:id="313" w:name="_Toc30685225"/>
      <w:bookmarkStart w:id="314" w:name="_Toc31012386"/>
      <w:bookmarkStart w:id="315" w:name="_Toc35621209"/>
      <w:bookmarkStart w:id="316" w:name="_Toc30680990"/>
      <w:bookmarkStart w:id="317" w:name="_Toc30685226"/>
      <w:bookmarkStart w:id="318" w:name="_Toc31012387"/>
      <w:bookmarkStart w:id="319" w:name="_Toc35621210"/>
      <w:bookmarkStart w:id="320" w:name="_Toc30680991"/>
      <w:bookmarkStart w:id="321" w:name="_Toc30685227"/>
      <w:bookmarkStart w:id="322" w:name="_Toc31012388"/>
      <w:bookmarkStart w:id="323" w:name="_Toc35621211"/>
      <w:bookmarkStart w:id="324" w:name="_Toc30680992"/>
      <w:bookmarkStart w:id="325" w:name="_Toc30685228"/>
      <w:bookmarkStart w:id="326" w:name="_Toc31012389"/>
      <w:bookmarkStart w:id="327" w:name="_Toc35621212"/>
      <w:bookmarkStart w:id="328" w:name="_Toc30680993"/>
      <w:bookmarkStart w:id="329" w:name="_Toc30685229"/>
      <w:bookmarkStart w:id="330" w:name="_Toc31012390"/>
      <w:bookmarkStart w:id="331" w:name="_Toc35621213"/>
      <w:bookmarkStart w:id="332" w:name="_Toc30680994"/>
      <w:bookmarkStart w:id="333" w:name="_Toc30685230"/>
      <w:bookmarkStart w:id="334" w:name="_Toc31012391"/>
      <w:bookmarkStart w:id="335" w:name="_Toc35621214"/>
      <w:bookmarkStart w:id="336" w:name="_Toc30681032"/>
      <w:bookmarkStart w:id="337" w:name="_Toc30685268"/>
      <w:bookmarkStart w:id="338" w:name="_Toc31012429"/>
      <w:bookmarkStart w:id="339" w:name="_Toc35621252"/>
      <w:bookmarkStart w:id="340" w:name="_Toc30681033"/>
      <w:bookmarkStart w:id="341" w:name="_Toc30685269"/>
      <w:bookmarkStart w:id="342" w:name="_Toc31012430"/>
      <w:bookmarkStart w:id="343" w:name="_Toc35621253"/>
      <w:bookmarkStart w:id="344" w:name="_Toc30681034"/>
      <w:bookmarkStart w:id="345" w:name="_Toc30685270"/>
      <w:bookmarkStart w:id="346" w:name="_Toc31012431"/>
      <w:bookmarkStart w:id="347" w:name="_Toc35621254"/>
      <w:bookmarkStart w:id="348" w:name="_Toc30681071"/>
      <w:bookmarkStart w:id="349" w:name="_Toc30685307"/>
      <w:bookmarkStart w:id="350" w:name="_Toc31012468"/>
      <w:bookmarkStart w:id="351" w:name="_Toc35621291"/>
      <w:bookmarkStart w:id="352" w:name="_Toc30681072"/>
      <w:bookmarkStart w:id="353" w:name="_Toc30685308"/>
      <w:bookmarkStart w:id="354" w:name="_Toc31012469"/>
      <w:bookmarkStart w:id="355" w:name="_Toc35621292"/>
      <w:bookmarkStart w:id="356" w:name="_Toc30681073"/>
      <w:bookmarkStart w:id="357" w:name="_Toc30685309"/>
      <w:bookmarkStart w:id="358" w:name="_Toc31012470"/>
      <w:bookmarkStart w:id="359" w:name="_Toc35621293"/>
      <w:bookmarkStart w:id="360" w:name="_Toc30681074"/>
      <w:bookmarkStart w:id="361" w:name="_Toc30685310"/>
      <w:bookmarkStart w:id="362" w:name="_Toc31012471"/>
      <w:bookmarkStart w:id="363" w:name="_Toc35621294"/>
      <w:bookmarkStart w:id="364" w:name="_Toc30681075"/>
      <w:bookmarkStart w:id="365" w:name="_Toc30685311"/>
      <w:bookmarkStart w:id="366" w:name="_Toc31012472"/>
      <w:bookmarkStart w:id="367" w:name="_Toc35621295"/>
      <w:bookmarkStart w:id="368" w:name="_Toc29654613"/>
      <w:bookmarkStart w:id="369" w:name="_Toc30513156"/>
      <w:bookmarkStart w:id="370" w:name="_Toc30681076"/>
      <w:bookmarkStart w:id="371" w:name="_Toc30685312"/>
      <w:bookmarkStart w:id="372" w:name="_Toc31012473"/>
      <w:bookmarkStart w:id="373" w:name="_Toc35621296"/>
      <w:bookmarkStart w:id="374" w:name="_Toc29654614"/>
      <w:bookmarkStart w:id="375" w:name="_Toc30513157"/>
      <w:bookmarkStart w:id="376" w:name="_Toc30681077"/>
      <w:bookmarkStart w:id="377" w:name="_Toc30685313"/>
      <w:bookmarkStart w:id="378" w:name="_Toc31012474"/>
      <w:bookmarkStart w:id="379" w:name="_Toc35621297"/>
      <w:bookmarkStart w:id="380" w:name="_Toc29654615"/>
      <w:bookmarkStart w:id="381" w:name="_Toc30513158"/>
      <w:bookmarkStart w:id="382" w:name="_Toc30681078"/>
      <w:bookmarkStart w:id="383" w:name="_Toc30685314"/>
      <w:bookmarkStart w:id="384" w:name="_Toc31012475"/>
      <w:bookmarkStart w:id="385" w:name="_Toc35621298"/>
      <w:bookmarkStart w:id="386" w:name="_Toc29654616"/>
      <w:bookmarkStart w:id="387" w:name="_Toc30513159"/>
      <w:bookmarkStart w:id="388" w:name="_Toc30681079"/>
      <w:bookmarkStart w:id="389" w:name="_Toc30685315"/>
      <w:bookmarkStart w:id="390" w:name="_Toc31012476"/>
      <w:bookmarkStart w:id="391" w:name="_Toc35621299"/>
      <w:bookmarkStart w:id="392" w:name="_Toc29654617"/>
      <w:bookmarkStart w:id="393" w:name="_Toc30513160"/>
      <w:bookmarkStart w:id="394" w:name="_Toc30681080"/>
      <w:bookmarkStart w:id="395" w:name="_Toc30685316"/>
      <w:bookmarkStart w:id="396" w:name="_Toc31012477"/>
      <w:bookmarkStart w:id="397" w:name="_Toc35621300"/>
      <w:bookmarkStart w:id="398" w:name="_Toc29654618"/>
      <w:bookmarkStart w:id="399" w:name="_Toc30513161"/>
      <w:bookmarkStart w:id="400" w:name="_Toc30681081"/>
      <w:bookmarkStart w:id="401" w:name="_Toc30685317"/>
      <w:bookmarkStart w:id="402" w:name="_Toc31012478"/>
      <w:bookmarkStart w:id="403" w:name="_Toc35621301"/>
      <w:bookmarkStart w:id="404" w:name="_Toc29654619"/>
      <w:bookmarkStart w:id="405" w:name="_Toc30513162"/>
      <w:bookmarkStart w:id="406" w:name="_Toc30681082"/>
      <w:bookmarkStart w:id="407" w:name="_Toc30685318"/>
      <w:bookmarkStart w:id="408" w:name="_Toc31012479"/>
      <w:bookmarkStart w:id="409" w:name="_Toc35621302"/>
      <w:bookmarkStart w:id="410" w:name="_Toc29654620"/>
      <w:bookmarkStart w:id="411" w:name="_Toc30513163"/>
      <w:bookmarkStart w:id="412" w:name="_Toc30681083"/>
      <w:bookmarkStart w:id="413" w:name="_Toc30685319"/>
      <w:bookmarkStart w:id="414" w:name="_Toc31012480"/>
      <w:bookmarkStart w:id="415" w:name="_Toc35621303"/>
      <w:bookmarkStart w:id="416" w:name="_Toc29654621"/>
      <w:bookmarkStart w:id="417" w:name="_Toc30513164"/>
      <w:bookmarkStart w:id="418" w:name="_Toc30681084"/>
      <w:bookmarkStart w:id="419" w:name="_Toc30685320"/>
      <w:bookmarkStart w:id="420" w:name="_Toc31012481"/>
      <w:bookmarkStart w:id="421" w:name="_Toc35621304"/>
      <w:bookmarkStart w:id="422" w:name="_Toc29654622"/>
      <w:bookmarkStart w:id="423" w:name="_Toc30513165"/>
      <w:bookmarkStart w:id="424" w:name="_Toc30681085"/>
      <w:bookmarkStart w:id="425" w:name="_Toc30685321"/>
      <w:bookmarkStart w:id="426" w:name="_Toc31012482"/>
      <w:bookmarkStart w:id="427" w:name="_Toc35621305"/>
      <w:bookmarkStart w:id="428" w:name="_Toc29654623"/>
      <w:bookmarkStart w:id="429" w:name="_Toc30513166"/>
      <w:bookmarkStart w:id="430" w:name="_Toc30681086"/>
      <w:bookmarkStart w:id="431" w:name="_Toc30685322"/>
      <w:bookmarkStart w:id="432" w:name="_Toc31012483"/>
      <w:bookmarkStart w:id="433" w:name="_Toc35621306"/>
      <w:bookmarkStart w:id="434" w:name="_Toc29654624"/>
      <w:bookmarkStart w:id="435" w:name="_Toc30513167"/>
      <w:bookmarkStart w:id="436" w:name="_Toc30681087"/>
      <w:bookmarkStart w:id="437" w:name="_Toc30685323"/>
      <w:bookmarkStart w:id="438" w:name="_Toc31012484"/>
      <w:bookmarkStart w:id="439" w:name="_Toc35621307"/>
      <w:bookmarkStart w:id="440" w:name="_Toc29654625"/>
      <w:bookmarkStart w:id="441" w:name="_Toc30513168"/>
      <w:bookmarkStart w:id="442" w:name="_Toc30681088"/>
      <w:bookmarkStart w:id="443" w:name="_Toc30685324"/>
      <w:bookmarkStart w:id="444" w:name="_Toc31012485"/>
      <w:bookmarkStart w:id="445" w:name="_Toc35621308"/>
      <w:bookmarkStart w:id="446" w:name="_Toc29654626"/>
      <w:bookmarkStart w:id="447" w:name="_Toc30513169"/>
      <w:bookmarkStart w:id="448" w:name="_Toc30681089"/>
      <w:bookmarkStart w:id="449" w:name="_Toc30685325"/>
      <w:bookmarkStart w:id="450" w:name="_Toc31012486"/>
      <w:bookmarkStart w:id="451" w:name="_Toc35621309"/>
      <w:bookmarkStart w:id="452" w:name="_Toc29654627"/>
      <w:bookmarkStart w:id="453" w:name="_Toc30513170"/>
      <w:bookmarkStart w:id="454" w:name="_Toc30681090"/>
      <w:bookmarkStart w:id="455" w:name="_Toc30685326"/>
      <w:bookmarkStart w:id="456" w:name="_Toc31012487"/>
      <w:bookmarkStart w:id="457" w:name="_Toc35621310"/>
      <w:bookmarkStart w:id="458" w:name="_Toc29654628"/>
      <w:bookmarkStart w:id="459" w:name="_Toc30513171"/>
      <w:bookmarkStart w:id="460" w:name="_Toc30681091"/>
      <w:bookmarkStart w:id="461" w:name="_Toc30685327"/>
      <w:bookmarkStart w:id="462" w:name="_Toc31012488"/>
      <w:bookmarkStart w:id="463" w:name="_Toc35621311"/>
      <w:bookmarkStart w:id="464" w:name="_Toc29654629"/>
      <w:bookmarkStart w:id="465" w:name="_Toc30513172"/>
      <w:bookmarkStart w:id="466" w:name="_Toc30681092"/>
      <w:bookmarkStart w:id="467" w:name="_Toc30685328"/>
      <w:bookmarkStart w:id="468" w:name="_Toc31012489"/>
      <w:bookmarkStart w:id="469" w:name="_Toc35621312"/>
      <w:bookmarkStart w:id="470" w:name="_Toc29654630"/>
      <w:bookmarkStart w:id="471" w:name="_Toc30513173"/>
      <w:bookmarkStart w:id="472" w:name="_Toc30681093"/>
      <w:bookmarkStart w:id="473" w:name="_Toc30685329"/>
      <w:bookmarkStart w:id="474" w:name="_Toc31012490"/>
      <w:bookmarkStart w:id="475" w:name="_Toc35621313"/>
      <w:bookmarkStart w:id="476" w:name="_Toc29654631"/>
      <w:bookmarkStart w:id="477" w:name="_Toc30513174"/>
      <w:bookmarkStart w:id="478" w:name="_Toc30681094"/>
      <w:bookmarkStart w:id="479" w:name="_Toc30685330"/>
      <w:bookmarkStart w:id="480" w:name="_Toc31012491"/>
      <w:bookmarkStart w:id="481" w:name="_Toc35621314"/>
      <w:bookmarkStart w:id="482" w:name="_Toc29654632"/>
      <w:bookmarkStart w:id="483" w:name="_Toc30513175"/>
      <w:bookmarkStart w:id="484" w:name="_Toc30681095"/>
      <w:bookmarkStart w:id="485" w:name="_Toc30685331"/>
      <w:bookmarkStart w:id="486" w:name="_Toc31012492"/>
      <w:bookmarkStart w:id="487" w:name="_Toc35621315"/>
      <w:bookmarkStart w:id="488" w:name="_Toc29654633"/>
      <w:bookmarkStart w:id="489" w:name="_Toc30513176"/>
      <w:bookmarkStart w:id="490" w:name="_Toc30681096"/>
      <w:bookmarkStart w:id="491" w:name="_Toc30685332"/>
      <w:bookmarkStart w:id="492" w:name="_Toc31012493"/>
      <w:bookmarkStart w:id="493" w:name="_Toc35621316"/>
      <w:bookmarkStart w:id="494" w:name="_Toc29654634"/>
      <w:bookmarkStart w:id="495" w:name="_Toc30513177"/>
      <w:bookmarkStart w:id="496" w:name="_Toc30681097"/>
      <w:bookmarkStart w:id="497" w:name="_Toc30685333"/>
      <w:bookmarkStart w:id="498" w:name="_Toc31012494"/>
      <w:bookmarkStart w:id="499" w:name="_Toc35621317"/>
      <w:bookmarkStart w:id="500" w:name="_Toc29654635"/>
      <w:bookmarkStart w:id="501" w:name="_Toc30513178"/>
      <w:bookmarkStart w:id="502" w:name="_Toc30681098"/>
      <w:bookmarkStart w:id="503" w:name="_Toc30685334"/>
      <w:bookmarkStart w:id="504" w:name="_Toc31012495"/>
      <w:bookmarkStart w:id="505" w:name="_Toc35621318"/>
      <w:bookmarkStart w:id="506" w:name="_Toc29654636"/>
      <w:bookmarkStart w:id="507" w:name="_Toc30513179"/>
      <w:bookmarkStart w:id="508" w:name="_Toc30681099"/>
      <w:bookmarkStart w:id="509" w:name="_Toc30685335"/>
      <w:bookmarkStart w:id="510" w:name="_Toc31012496"/>
      <w:bookmarkStart w:id="511" w:name="_Toc35621319"/>
      <w:bookmarkStart w:id="512" w:name="_Toc29654637"/>
      <w:bookmarkStart w:id="513" w:name="_Toc30513180"/>
      <w:bookmarkStart w:id="514" w:name="_Toc30681100"/>
      <w:bookmarkStart w:id="515" w:name="_Toc30685336"/>
      <w:bookmarkStart w:id="516" w:name="_Toc31012497"/>
      <w:bookmarkStart w:id="517" w:name="_Toc35621320"/>
      <w:bookmarkStart w:id="518" w:name="_Toc29654638"/>
      <w:bookmarkStart w:id="519" w:name="_Toc30513181"/>
      <w:bookmarkStart w:id="520" w:name="_Toc30681101"/>
      <w:bookmarkStart w:id="521" w:name="_Toc30685337"/>
      <w:bookmarkStart w:id="522" w:name="_Toc31012498"/>
      <w:bookmarkStart w:id="523" w:name="_Toc35621321"/>
      <w:bookmarkStart w:id="524" w:name="_Toc29654639"/>
      <w:bookmarkStart w:id="525" w:name="_Toc30513182"/>
      <w:bookmarkStart w:id="526" w:name="_Toc30681102"/>
      <w:bookmarkStart w:id="527" w:name="_Toc30685338"/>
      <w:bookmarkStart w:id="528" w:name="_Toc31012499"/>
      <w:bookmarkStart w:id="529" w:name="_Toc35621322"/>
      <w:bookmarkStart w:id="530" w:name="_Toc29654640"/>
      <w:bookmarkStart w:id="531" w:name="_Toc30513183"/>
      <w:bookmarkStart w:id="532" w:name="_Toc30681103"/>
      <w:bookmarkStart w:id="533" w:name="_Toc30685339"/>
      <w:bookmarkStart w:id="534" w:name="_Toc31012500"/>
      <w:bookmarkStart w:id="535" w:name="_Toc35621323"/>
      <w:bookmarkStart w:id="536" w:name="_Toc29654641"/>
      <w:bookmarkStart w:id="537" w:name="_Toc30513184"/>
      <w:bookmarkStart w:id="538" w:name="_Toc30681104"/>
      <w:bookmarkStart w:id="539" w:name="_Toc30685340"/>
      <w:bookmarkStart w:id="540" w:name="_Toc31012501"/>
      <w:bookmarkStart w:id="541" w:name="_Toc35621324"/>
      <w:bookmarkStart w:id="542" w:name="_Toc29654642"/>
      <w:bookmarkStart w:id="543" w:name="_Toc30513185"/>
      <w:bookmarkStart w:id="544" w:name="_Toc30681105"/>
      <w:bookmarkStart w:id="545" w:name="_Toc30685341"/>
      <w:bookmarkStart w:id="546" w:name="_Toc31012502"/>
      <w:bookmarkStart w:id="547" w:name="_Toc35621325"/>
      <w:bookmarkStart w:id="548" w:name="_Toc29654643"/>
      <w:bookmarkStart w:id="549" w:name="_Toc30513186"/>
      <w:bookmarkStart w:id="550" w:name="_Toc30681106"/>
      <w:bookmarkStart w:id="551" w:name="_Toc30685342"/>
      <w:bookmarkStart w:id="552" w:name="_Toc31012503"/>
      <w:bookmarkStart w:id="553" w:name="_Toc35621326"/>
      <w:bookmarkStart w:id="554" w:name="_Toc29654644"/>
      <w:bookmarkStart w:id="555" w:name="_Toc30513187"/>
      <w:bookmarkStart w:id="556" w:name="_Toc30681107"/>
      <w:bookmarkStart w:id="557" w:name="_Toc30685343"/>
      <w:bookmarkStart w:id="558" w:name="_Toc31012504"/>
      <w:bookmarkStart w:id="559" w:name="_Toc35621327"/>
      <w:bookmarkStart w:id="560" w:name="_Toc662684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r>
        <w:t>Adoption Path</w:t>
      </w:r>
      <w:bookmarkEnd w:id="560"/>
    </w:p>
    <w:p w14:paraId="2DE714B4" w14:textId="658EF331" w:rsidR="00112479" w:rsidRPr="008669C1" w:rsidRDefault="551A77D0" w:rsidP="00846450">
      <w:pPr>
        <w:pStyle w:val="Heading3"/>
      </w:pPr>
      <w:bookmarkStart w:id="561" w:name="_Toc30681109"/>
      <w:bookmarkStart w:id="562" w:name="_Toc30685345"/>
      <w:bookmarkStart w:id="563" w:name="_Toc31012506"/>
      <w:bookmarkStart w:id="564" w:name="_Toc35621329"/>
      <w:bookmarkStart w:id="565" w:name="_Toc30681116"/>
      <w:bookmarkStart w:id="566" w:name="_Toc30685352"/>
      <w:bookmarkStart w:id="567" w:name="_Toc31012513"/>
      <w:bookmarkStart w:id="568" w:name="_Toc35621336"/>
      <w:bookmarkStart w:id="569" w:name="_Toc30681117"/>
      <w:bookmarkStart w:id="570" w:name="_Toc30685353"/>
      <w:bookmarkStart w:id="571" w:name="_Toc31012514"/>
      <w:bookmarkStart w:id="572" w:name="_Toc35621337"/>
      <w:bookmarkStart w:id="573" w:name="_Toc30681118"/>
      <w:bookmarkStart w:id="574" w:name="_Toc30685354"/>
      <w:bookmarkStart w:id="575" w:name="_Toc31012515"/>
      <w:bookmarkStart w:id="576" w:name="_Toc35621338"/>
      <w:bookmarkStart w:id="577" w:name="_Toc30681119"/>
      <w:bookmarkStart w:id="578" w:name="_Toc30685355"/>
      <w:bookmarkStart w:id="579" w:name="_Toc31012516"/>
      <w:bookmarkStart w:id="580" w:name="_Toc35621339"/>
      <w:bookmarkStart w:id="581" w:name="_Toc30681120"/>
      <w:bookmarkStart w:id="582" w:name="_Toc30685356"/>
      <w:bookmarkStart w:id="583" w:name="_Toc31012517"/>
      <w:bookmarkStart w:id="584" w:name="_Toc35621340"/>
      <w:bookmarkStart w:id="585" w:name="_Toc30681121"/>
      <w:bookmarkStart w:id="586" w:name="_Toc30685357"/>
      <w:bookmarkStart w:id="587" w:name="_Toc31012518"/>
      <w:bookmarkStart w:id="588" w:name="_Toc35621341"/>
      <w:bookmarkStart w:id="589" w:name="_Toc30681122"/>
      <w:bookmarkStart w:id="590" w:name="_Toc30685358"/>
      <w:bookmarkStart w:id="591" w:name="_Toc31012519"/>
      <w:bookmarkStart w:id="592" w:name="_Toc35621342"/>
      <w:bookmarkStart w:id="593" w:name="_Toc30681123"/>
      <w:bookmarkStart w:id="594" w:name="_Toc30685359"/>
      <w:bookmarkStart w:id="595" w:name="_Toc31012520"/>
      <w:bookmarkStart w:id="596" w:name="_Toc35621343"/>
      <w:bookmarkStart w:id="597" w:name="_Toc30681124"/>
      <w:bookmarkStart w:id="598" w:name="_Toc30685360"/>
      <w:bookmarkStart w:id="599" w:name="_Toc31012521"/>
      <w:bookmarkStart w:id="600" w:name="_Toc35621344"/>
      <w:bookmarkStart w:id="601" w:name="_Toc30681125"/>
      <w:bookmarkStart w:id="602" w:name="_Toc30685361"/>
      <w:bookmarkStart w:id="603" w:name="_Toc31012522"/>
      <w:bookmarkStart w:id="604" w:name="_Toc35621345"/>
      <w:bookmarkStart w:id="605" w:name="_Toc30681126"/>
      <w:bookmarkStart w:id="606" w:name="_Toc30685362"/>
      <w:bookmarkStart w:id="607" w:name="_Toc31012523"/>
      <w:bookmarkStart w:id="608" w:name="_Toc35621346"/>
      <w:bookmarkStart w:id="609" w:name="_Toc30681127"/>
      <w:bookmarkStart w:id="610" w:name="_Toc30685363"/>
      <w:bookmarkStart w:id="611" w:name="_Toc31012524"/>
      <w:bookmarkStart w:id="612" w:name="_Toc35621347"/>
      <w:bookmarkStart w:id="613" w:name="_Toc30681128"/>
      <w:bookmarkStart w:id="614" w:name="_Toc30685364"/>
      <w:bookmarkStart w:id="615" w:name="_Toc31012525"/>
      <w:bookmarkStart w:id="616" w:name="_Toc35621348"/>
      <w:bookmarkStart w:id="617" w:name="_Toc30681129"/>
      <w:bookmarkStart w:id="618" w:name="_Toc30685365"/>
      <w:bookmarkStart w:id="619" w:name="_Toc31012526"/>
      <w:bookmarkStart w:id="620" w:name="_Toc35621349"/>
      <w:bookmarkStart w:id="621" w:name="_Toc30681130"/>
      <w:bookmarkStart w:id="622" w:name="_Toc30685366"/>
      <w:bookmarkStart w:id="623" w:name="_Toc31012527"/>
      <w:bookmarkStart w:id="624" w:name="_Toc35621350"/>
      <w:bookmarkStart w:id="625" w:name="_Toc30681131"/>
      <w:bookmarkStart w:id="626" w:name="_Toc30685367"/>
      <w:bookmarkStart w:id="627" w:name="_Toc31012528"/>
      <w:bookmarkStart w:id="628" w:name="_Toc35621351"/>
      <w:bookmarkStart w:id="629" w:name="_Toc30681132"/>
      <w:bookmarkStart w:id="630" w:name="_Toc30685368"/>
      <w:bookmarkStart w:id="631" w:name="_Toc31012529"/>
      <w:bookmarkStart w:id="632" w:name="_Toc35621352"/>
      <w:bookmarkStart w:id="633" w:name="_Toc30681133"/>
      <w:bookmarkStart w:id="634" w:name="_Toc30685369"/>
      <w:bookmarkStart w:id="635" w:name="_Toc31012530"/>
      <w:bookmarkStart w:id="636" w:name="_Toc35621353"/>
      <w:bookmarkStart w:id="637" w:name="_Toc30681134"/>
      <w:bookmarkStart w:id="638" w:name="_Toc30685370"/>
      <w:bookmarkStart w:id="639" w:name="_Toc31012531"/>
      <w:bookmarkStart w:id="640" w:name="_Toc35621354"/>
      <w:bookmarkStart w:id="641" w:name="_Toc30681135"/>
      <w:bookmarkStart w:id="642" w:name="_Toc30685371"/>
      <w:bookmarkStart w:id="643" w:name="_Toc31012532"/>
      <w:bookmarkStart w:id="644" w:name="_Toc35621355"/>
      <w:bookmarkStart w:id="645" w:name="_Toc30681136"/>
      <w:bookmarkStart w:id="646" w:name="_Toc30685372"/>
      <w:bookmarkStart w:id="647" w:name="_Toc31012533"/>
      <w:bookmarkStart w:id="648" w:name="_Toc35621356"/>
      <w:bookmarkStart w:id="649" w:name="_Toc30681137"/>
      <w:bookmarkStart w:id="650" w:name="_Toc30685373"/>
      <w:bookmarkStart w:id="651" w:name="_Toc31012534"/>
      <w:bookmarkStart w:id="652" w:name="_Toc35621357"/>
      <w:bookmarkStart w:id="653" w:name="_Toc30681138"/>
      <w:bookmarkStart w:id="654" w:name="_Toc30685374"/>
      <w:bookmarkStart w:id="655" w:name="_Toc31012535"/>
      <w:bookmarkStart w:id="656" w:name="_Toc35621358"/>
      <w:bookmarkStart w:id="657" w:name="_Toc30681139"/>
      <w:bookmarkStart w:id="658" w:name="_Toc30685375"/>
      <w:bookmarkStart w:id="659" w:name="_Toc31012536"/>
      <w:bookmarkStart w:id="660" w:name="_Toc35621359"/>
      <w:bookmarkStart w:id="661" w:name="_Toc30681140"/>
      <w:bookmarkStart w:id="662" w:name="_Toc30685376"/>
      <w:bookmarkStart w:id="663" w:name="_Toc31012537"/>
      <w:bookmarkStart w:id="664" w:name="_Toc35621360"/>
      <w:bookmarkStart w:id="665" w:name="_Toc30681141"/>
      <w:bookmarkStart w:id="666" w:name="_Toc30685377"/>
      <w:bookmarkStart w:id="667" w:name="_Toc31012538"/>
      <w:bookmarkStart w:id="668" w:name="_Toc35621361"/>
      <w:bookmarkStart w:id="669" w:name="_Toc30681142"/>
      <w:bookmarkStart w:id="670" w:name="_Toc30685378"/>
      <w:bookmarkStart w:id="671" w:name="_Toc31012539"/>
      <w:bookmarkStart w:id="672" w:name="_Toc35621362"/>
      <w:bookmarkStart w:id="673" w:name="_Toc30681143"/>
      <w:bookmarkStart w:id="674" w:name="_Toc30685379"/>
      <w:bookmarkStart w:id="675" w:name="_Toc31012540"/>
      <w:bookmarkStart w:id="676" w:name="_Toc35621363"/>
      <w:bookmarkStart w:id="677" w:name="_Toc30681144"/>
      <w:bookmarkStart w:id="678" w:name="_Toc30685380"/>
      <w:bookmarkStart w:id="679" w:name="_Toc31012541"/>
      <w:bookmarkStart w:id="680" w:name="_Toc35621364"/>
      <w:bookmarkStart w:id="681" w:name="_Toc30681145"/>
      <w:bookmarkStart w:id="682" w:name="_Toc30685381"/>
      <w:bookmarkStart w:id="683" w:name="_Toc31012542"/>
      <w:bookmarkStart w:id="684" w:name="_Toc35621365"/>
      <w:bookmarkStart w:id="685" w:name="_Toc30681146"/>
      <w:bookmarkStart w:id="686" w:name="_Toc30685382"/>
      <w:bookmarkStart w:id="687" w:name="_Toc31012543"/>
      <w:bookmarkStart w:id="688" w:name="_Toc35621366"/>
      <w:bookmarkStart w:id="689" w:name="_Toc30681147"/>
      <w:bookmarkStart w:id="690" w:name="_Toc30685383"/>
      <w:bookmarkStart w:id="691" w:name="_Toc31012544"/>
      <w:bookmarkStart w:id="692" w:name="_Toc35621367"/>
      <w:bookmarkStart w:id="693" w:name="_Toc30681148"/>
      <w:bookmarkStart w:id="694" w:name="_Toc30685384"/>
      <w:bookmarkStart w:id="695" w:name="_Toc31012545"/>
      <w:bookmarkStart w:id="696" w:name="_Toc35621368"/>
      <w:bookmarkStart w:id="697" w:name="_Toc66268458"/>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r w:rsidRPr="008669C1">
        <w:t>Current Adoption</w:t>
      </w:r>
      <w:bookmarkEnd w:id="697"/>
    </w:p>
    <w:p w14:paraId="11FC6454" w14:textId="64700A48" w:rsidR="005856D0" w:rsidRPr="009F6A21" w:rsidRDefault="29185782" w:rsidP="00846450">
      <w:r w:rsidRPr="008669C1">
        <w:t xml:space="preserve">Current adoption of </w:t>
      </w:r>
      <w:r w:rsidR="00C64253">
        <w:rPr>
          <w:i/>
          <w:iCs/>
        </w:rPr>
        <w:t>seaweed</w:t>
      </w:r>
      <w:r w:rsidRPr="008669C1">
        <w:rPr>
          <w:i/>
          <w:iCs/>
        </w:rPr>
        <w:t xml:space="preserve"> farming</w:t>
      </w:r>
      <w:r w:rsidRPr="008669C1">
        <w:t xml:space="preserve"> </w:t>
      </w:r>
      <w:r w:rsidRPr="0095507E">
        <w:t>is 0.</w:t>
      </w:r>
      <w:r w:rsidR="000C7C1F" w:rsidRPr="0095507E">
        <w:t>1</w:t>
      </w:r>
      <w:r w:rsidR="0095507E" w:rsidRPr="0095507E">
        <w:t>9</w:t>
      </w:r>
      <w:r w:rsidRPr="0095507E">
        <w:t xml:space="preserve"> Mha</w:t>
      </w:r>
      <w:r w:rsidRPr="008669C1">
        <w:t xml:space="preserve"> resulting from the average of three data points: 0.19 Mha (Froehlich et al., 2019); 0.16 Mha (Duarte et al., 2017) and 0</w:t>
      </w:r>
      <w:r w:rsidRPr="0095507E">
        <w:t>.</w:t>
      </w:r>
      <w:r w:rsidR="0095507E" w:rsidRPr="0095507E">
        <w:t>21</w:t>
      </w:r>
      <w:r w:rsidRPr="0095507E">
        <w:t xml:space="preserve"> Mha</w:t>
      </w:r>
      <w:r w:rsidRPr="008669C1">
        <w:t xml:space="preserve"> (Project Drawdown 2019 interpolated </w:t>
      </w:r>
      <w:r w:rsidRPr="008669C1">
        <w:lastRenderedPageBreak/>
        <w:t>value using FAO 2005- 2015 data to get the current adoption for 2018). The literature review also resulted in four additional datapoints: 3 for China (0.13 Mha from Krause- Jensen et al. (2018); 0.14 Mha from Zhang et al. (2017) and 0.14 Mha from Hwang et al. (2019)) and one for Korea (0.07 Mha from Sondak and Chung (2015)).</w:t>
      </w:r>
    </w:p>
    <w:p w14:paraId="017E0D90" w14:textId="77777777" w:rsidR="005353DF" w:rsidRPr="009F6A21" w:rsidRDefault="005353DF" w:rsidP="00846450"/>
    <w:p w14:paraId="4B6E5C96" w14:textId="3D5E9AF7" w:rsidR="00D1508C" w:rsidRPr="009F6A21" w:rsidRDefault="551A77D0" w:rsidP="00846450">
      <w:pPr>
        <w:pStyle w:val="Heading3"/>
      </w:pPr>
      <w:bookmarkStart w:id="698" w:name="_Toc66268459"/>
      <w:r w:rsidRPr="009F6A21">
        <w:t>Trends</w:t>
      </w:r>
      <w:r w:rsidR="000C3205" w:rsidRPr="009F6A21">
        <w:t xml:space="preserve"> </w:t>
      </w:r>
      <w:r w:rsidR="00A53CDF" w:rsidRPr="009F6A21">
        <w:t>to Accelerate Adoption</w:t>
      </w:r>
      <w:bookmarkEnd w:id="698"/>
    </w:p>
    <w:p w14:paraId="7EC1BC03" w14:textId="693F904C" w:rsidR="00F97753" w:rsidRPr="009F6A21" w:rsidRDefault="000D733D" w:rsidP="00846450">
      <w:r w:rsidRPr="009F6A21">
        <w:t xml:space="preserve">There are several trends which could accelerate the development of </w:t>
      </w:r>
      <w:r w:rsidR="00C64253">
        <w:t>seaweed</w:t>
      </w:r>
      <w:r w:rsidRPr="009F6A21">
        <w:t xml:space="preserve"> farming. These include:</w:t>
      </w:r>
    </w:p>
    <w:p w14:paraId="75DDF3D8" w14:textId="345AF612" w:rsidR="000D733D" w:rsidRPr="009F6A21" w:rsidRDefault="000D733D" w:rsidP="00846450">
      <w:pPr>
        <w:pStyle w:val="ListParagraph"/>
        <w:numPr>
          <w:ilvl w:val="0"/>
          <w:numId w:val="49"/>
        </w:numPr>
      </w:pPr>
      <w:r w:rsidRPr="009F6A21">
        <w:t>R&amp;D investments</w:t>
      </w:r>
      <w:r w:rsidR="006D0603" w:rsidRPr="009F6A21">
        <w:t>.</w:t>
      </w:r>
      <w:r w:rsidR="00E33EF6" w:rsidRPr="009F6A21">
        <w:t xml:space="preserve"> Expanded investments in R&amp;D and innovation are crucial to meet some of the industry’s expected challenges such as “disease risks, climate change and further introductions of nonindigenous marine species” (Hurtado et al. 2019). </w:t>
      </w:r>
      <w:r w:rsidR="006D0603" w:rsidRPr="009F6A21">
        <w:t xml:space="preserve">The MARINER program, a 22 US$ million initiative launched in 2018 by the US Department of Energy to develop technologies for offshore </w:t>
      </w:r>
      <w:r w:rsidR="00390D40">
        <w:t>macroalgae</w:t>
      </w:r>
      <w:r w:rsidR="006D0603" w:rsidRPr="009F6A21">
        <w:t xml:space="preserve"> farming, aims to bring the US at the forefront of the industry whilst improving energy security and economic competitiveness (Kim et al., 2019).</w:t>
      </w:r>
    </w:p>
    <w:p w14:paraId="5A25F3FF" w14:textId="1E84FDD1" w:rsidR="006572CA" w:rsidRPr="009F6A21" w:rsidRDefault="000D733D" w:rsidP="00846450">
      <w:pPr>
        <w:pStyle w:val="ListParagraph"/>
        <w:numPr>
          <w:ilvl w:val="0"/>
          <w:numId w:val="49"/>
        </w:numPr>
      </w:pPr>
      <w:r w:rsidRPr="009F6A21">
        <w:t>Microfinance</w:t>
      </w:r>
      <w:r w:rsidR="00F03425" w:rsidRPr="009F6A21">
        <w:t xml:space="preserve">. Further development and </w:t>
      </w:r>
      <w:r w:rsidR="00F54FCA" w:rsidRPr="009F6A21">
        <w:t>extent</w:t>
      </w:r>
      <w:r w:rsidR="00F03425" w:rsidRPr="009F6A21">
        <w:t xml:space="preserve"> of microfinance schemes would contribute to reduce the sea farmers dependency </w:t>
      </w:r>
      <w:r w:rsidR="00102A2D" w:rsidRPr="009F6A21">
        <w:t>on</w:t>
      </w:r>
      <w:r w:rsidR="00F03425" w:rsidRPr="009F6A21">
        <w:t xml:space="preserve"> </w:t>
      </w:r>
      <w:r w:rsidR="00F54FCA" w:rsidRPr="009F6A21">
        <w:t xml:space="preserve">traders/ processors for </w:t>
      </w:r>
      <w:r w:rsidR="00F03425" w:rsidRPr="009F6A21">
        <w:t xml:space="preserve">farming materials, equipment and non- indigenous cultivars whilst also increasing their leverage to negotiate higher prices (Cottier- Cook et al., 2016; Valderrama et al., 2015). </w:t>
      </w:r>
    </w:p>
    <w:p w14:paraId="6E8A31AB" w14:textId="3C575D2C" w:rsidR="006572CA" w:rsidRPr="009F6A21" w:rsidRDefault="000D733D" w:rsidP="00846450">
      <w:pPr>
        <w:pStyle w:val="ListParagraph"/>
        <w:numPr>
          <w:ilvl w:val="0"/>
          <w:numId w:val="49"/>
        </w:numPr>
      </w:pPr>
      <w:r w:rsidRPr="009F6A21">
        <w:t>National insurance programs</w:t>
      </w:r>
      <w:r w:rsidR="006572CA" w:rsidRPr="009F6A21">
        <w:t xml:space="preserve">. As a result of the devastating consequences of natural disasters on sea farms in Korea, the government launched the Aquaculture Disaster Insurance scheme in 2007. In the event of a natural disaster, the sea farmers receive “70-80% of the average-yearly production of the farm on the condition that the </w:t>
      </w:r>
      <w:r w:rsidR="00390D40">
        <w:t>macroalgae</w:t>
      </w:r>
      <w:r w:rsidR="006572CA" w:rsidRPr="009F6A21">
        <w:t xml:space="preserve"> farmers return their site to its prior state” (Cottier- Cook et al., 2016). The successful scheme was expanded from covering damages from natural disasters to other hazards such as disease epidemics and red tides (Cottier- Cook et al., 2016).</w:t>
      </w:r>
    </w:p>
    <w:p w14:paraId="643E4821" w14:textId="11DE5AD1" w:rsidR="000D733D" w:rsidRDefault="00E33EF6" w:rsidP="00846450">
      <w:pPr>
        <w:pStyle w:val="ListParagraph"/>
        <w:numPr>
          <w:ilvl w:val="0"/>
          <w:numId w:val="49"/>
        </w:numPr>
      </w:pPr>
      <w:r w:rsidRPr="009F6A21">
        <w:t xml:space="preserve">Development of accreditation system for long- term sequestration from </w:t>
      </w:r>
      <w:r w:rsidR="00390D40">
        <w:t>macroalgae</w:t>
      </w:r>
      <w:r w:rsidRPr="009F6A21">
        <w:t xml:space="preserve"> farming.</w:t>
      </w:r>
      <w:r w:rsidR="0083640C" w:rsidRPr="009F6A21">
        <w:t xml:space="preserve"> </w:t>
      </w:r>
    </w:p>
    <w:p w14:paraId="1A4EC019" w14:textId="10A1B35E" w:rsidR="003D108D" w:rsidRPr="009F6A21" w:rsidRDefault="003D108D" w:rsidP="00846450">
      <w:pPr>
        <w:pStyle w:val="ListParagraph"/>
        <w:numPr>
          <w:ilvl w:val="0"/>
          <w:numId w:val="49"/>
        </w:numPr>
      </w:pPr>
      <w:r>
        <w:t xml:space="preserve">Rising number of coalitions e.g. Seaweed for Europe coalition was launched in 2020 to </w:t>
      </w:r>
      <w:r w:rsidR="00C64253">
        <w:t>catalyze</w:t>
      </w:r>
      <w:r>
        <w:t xml:space="preserve"> expansion of Europe seaweed sector. </w:t>
      </w:r>
    </w:p>
    <w:p w14:paraId="7840FEAE" w14:textId="77E6560F" w:rsidR="0083640C" w:rsidRPr="009F6A21" w:rsidRDefault="002C7643" w:rsidP="00846450">
      <w:pPr>
        <w:rPr>
          <w:rStyle w:val="CommentReference"/>
        </w:rPr>
      </w:pPr>
      <w:r w:rsidRPr="009F6A21">
        <w:t xml:space="preserve">Accounting for the long- term carbon storage potential of </w:t>
      </w:r>
      <w:r w:rsidR="00526F0B">
        <w:t>macroalgae</w:t>
      </w:r>
      <w:r w:rsidRPr="009F6A21">
        <w:t xml:space="preserve"> farming is a new area of research.  Krause- Jensen et al. (2018) highlight that macroalgae are already included in Blue Carbon schemes given their role as carbon donors. As an example, “assessments using stable isotopes showed that 50% of seagrass sediment C is contributed by other primary producers, including macroalgae” (Krause- Jensen et a</w:t>
      </w:r>
      <w:r w:rsidR="00C3057D" w:rsidRPr="009F6A21">
        <w:t>l</w:t>
      </w:r>
      <w:r w:rsidRPr="009F6A21">
        <w:t xml:space="preserve">., 2018; Kennedy et al., 2010 and Thormar et al., 2016). </w:t>
      </w:r>
      <w:r w:rsidR="00FD7820" w:rsidRPr="009F6A21">
        <w:t>A study on an integrated multi-trophic aquaculture farm in China showed that the cultured scallop obtained between 14.1% a</w:t>
      </w:r>
      <w:r w:rsidR="00871976" w:rsidRPr="009F6A21">
        <w:t>n</w:t>
      </w:r>
      <w:r w:rsidR="00FD7820" w:rsidRPr="009F6A21">
        <w:t xml:space="preserve">d 42.8% of its carbon from the co- </w:t>
      </w:r>
      <w:r w:rsidR="00FD7820" w:rsidRPr="009F6A21">
        <w:lastRenderedPageBreak/>
        <w:t>cultured kelp (Qiang et al., 2015</w:t>
      </w:r>
      <w:r w:rsidR="00E22BEE" w:rsidRPr="009F6A21">
        <w:t>)</w:t>
      </w:r>
      <w:r w:rsidR="00FD7820" w:rsidRPr="009F6A21">
        <w:t>.</w:t>
      </w:r>
      <w:r w:rsidR="00E22BEE" w:rsidRPr="009F6A21">
        <w:t xml:space="preserve"> In another study on an IMTA system in China, Xu et al. (2016) concluded that between 14% and 42 % of carbon in scallop was sourced from kelp (Fernandez et al., 2019).</w:t>
      </w:r>
    </w:p>
    <w:p w14:paraId="57DFED31" w14:textId="35C6F15E" w:rsidR="0083640C" w:rsidRPr="009F6A21" w:rsidRDefault="0083640C" w:rsidP="00846450">
      <w:r w:rsidRPr="009F6A21">
        <w:t>Ch</w:t>
      </w:r>
      <w:r w:rsidRPr="00B55CE3">
        <w:t xml:space="preserve">ung et al. (2017) stress on the importance of establishing a measurement, reporting and verification (MRV) methodology so that </w:t>
      </w:r>
      <w:r w:rsidR="00526F0B">
        <w:t>macroalgae</w:t>
      </w:r>
      <w:r w:rsidRPr="00B55CE3">
        <w:t xml:space="preserve"> farming can be included in Nationally Appropriate Mitigation Actions (NAMA) and/ or</w:t>
      </w:r>
      <w:r w:rsidRPr="009F6A21">
        <w:t xml:space="preserve"> </w:t>
      </w:r>
      <w:r w:rsidRPr="00B55CE3">
        <w:t>Nationally Determined Contributions (NDC). Krause</w:t>
      </w:r>
      <w:r w:rsidRPr="009F6A21">
        <w:t xml:space="preserve">- Jensen and Duarte (2018) developed both a science and a management/ policy agenda to account for macroalgae in Blue Carbon </w:t>
      </w:r>
      <w:r w:rsidR="007C0E27" w:rsidRPr="009F6A21">
        <w:t>mechan</w:t>
      </w:r>
      <w:r w:rsidRPr="009F6A21">
        <w:t>ism</w:t>
      </w:r>
      <w:r w:rsidR="007C0E27" w:rsidRPr="009F6A21">
        <w:t>s</w:t>
      </w:r>
      <w:r w:rsidRPr="009F6A21">
        <w:t>:</w:t>
      </w:r>
    </w:p>
    <w:p w14:paraId="4AF1B550" w14:textId="2735E363" w:rsidR="0083640C" w:rsidRPr="009F6A21" w:rsidRDefault="002C7643" w:rsidP="00846450">
      <w:r w:rsidRPr="009F6A21">
        <w:t>“</w:t>
      </w:r>
      <w:r w:rsidR="0083640C" w:rsidRPr="009F6A21">
        <w:t>The science agenda:</w:t>
      </w:r>
    </w:p>
    <w:p w14:paraId="05BF789A" w14:textId="77777777" w:rsidR="0083640C" w:rsidRPr="009F6A21" w:rsidRDefault="0083640C" w:rsidP="00846450">
      <w:pPr>
        <w:pStyle w:val="ListParagraph"/>
        <w:numPr>
          <w:ilvl w:val="0"/>
          <w:numId w:val="50"/>
        </w:numPr>
      </w:pPr>
      <w:r w:rsidRPr="009F6A21">
        <w:t>Development of reliable tools to fingerprint the contribution of macroalgae to oceanic C sink sites beyond the habitats.</w:t>
      </w:r>
    </w:p>
    <w:p w14:paraId="44AE1B05" w14:textId="77777777" w:rsidR="0083640C" w:rsidRPr="009F6A21" w:rsidRDefault="0083640C" w:rsidP="007E76A0">
      <w:pPr>
        <w:pStyle w:val="ListParagraph"/>
        <w:numPr>
          <w:ilvl w:val="0"/>
          <w:numId w:val="50"/>
        </w:numPr>
      </w:pPr>
      <w:r w:rsidRPr="009F6A21">
        <w:t>Field evidence, derived with the tools above, of macroalgal burial rates and stocks in oceanic C sink sites beyond the habitats.</w:t>
      </w:r>
    </w:p>
    <w:p w14:paraId="19B1774A" w14:textId="77777777" w:rsidR="0083640C" w:rsidRPr="009F6A21" w:rsidRDefault="0083640C" w:rsidP="007E76A0">
      <w:pPr>
        <w:pStyle w:val="ListParagraph"/>
        <w:numPr>
          <w:ilvl w:val="0"/>
          <w:numId w:val="50"/>
        </w:numPr>
      </w:pPr>
      <w:r w:rsidRPr="009F6A21">
        <w:t>Improved estimates of the global area and production of macroalgae, resolved to the level of major functional groups.</w:t>
      </w:r>
    </w:p>
    <w:p w14:paraId="596102D6" w14:textId="595409B6" w:rsidR="0083640C" w:rsidRPr="009F6A21" w:rsidRDefault="0083640C" w:rsidP="007E76A0">
      <w:pPr>
        <w:pStyle w:val="ListParagraph"/>
        <w:numPr>
          <w:ilvl w:val="0"/>
          <w:numId w:val="50"/>
        </w:numPr>
      </w:pPr>
      <w:r w:rsidRPr="009F6A21">
        <w:t>Case studies providing evidence of effects of management practices, in terms of protection and enhancement of macroalgal area and production, for C sequestration beyond the habitat, to meet the additional requirement.</w:t>
      </w:r>
    </w:p>
    <w:p w14:paraId="61714C7F" w14:textId="0A0C9BFD" w:rsidR="0083640C" w:rsidRPr="009F6A21" w:rsidRDefault="0083640C" w:rsidP="007E76A0">
      <w:r w:rsidRPr="009F6A21">
        <w:t>The management/ policy agenda:</w:t>
      </w:r>
    </w:p>
    <w:p w14:paraId="290A152A" w14:textId="218A454A" w:rsidR="0083640C" w:rsidRPr="009F6A21" w:rsidRDefault="0083640C" w:rsidP="007E76A0">
      <w:pPr>
        <w:pStyle w:val="ListParagraph"/>
        <w:numPr>
          <w:ilvl w:val="0"/>
          <w:numId w:val="52"/>
        </w:numPr>
      </w:pPr>
      <w:r w:rsidRPr="009F6A21">
        <w:t xml:space="preserve">A certification system of the </w:t>
      </w:r>
      <w:r w:rsidR="00961D6C" w:rsidRPr="009F6A21">
        <w:t>CO</w:t>
      </w:r>
      <w:r w:rsidR="00961D6C" w:rsidRPr="00B17451">
        <w:rPr>
          <w:vertAlign w:val="subscript"/>
        </w:rPr>
        <w:t>2</w:t>
      </w:r>
      <w:r w:rsidRPr="009F6A21">
        <w:t xml:space="preserve"> emissions avoided and/or of enhanced sequestration through protection and restoration of habitats and through seaweed farming.</w:t>
      </w:r>
    </w:p>
    <w:p w14:paraId="0B1CD18A" w14:textId="77777777" w:rsidR="0083640C" w:rsidRPr="009F6A21" w:rsidRDefault="0083640C" w:rsidP="007E76A0">
      <w:pPr>
        <w:pStyle w:val="ListParagraph"/>
        <w:numPr>
          <w:ilvl w:val="0"/>
          <w:numId w:val="52"/>
        </w:numPr>
      </w:pPr>
      <w:r w:rsidRPr="009F6A21">
        <w:t>Revising crediting schemes to incorporate macroalgal C sequestered beyond these habitats.</w:t>
      </w:r>
    </w:p>
    <w:p w14:paraId="26EF9124" w14:textId="7874542A" w:rsidR="002C7643" w:rsidRPr="009F6A21" w:rsidRDefault="0083640C" w:rsidP="007E76A0">
      <w:pPr>
        <w:pStyle w:val="ListParagraph"/>
        <w:numPr>
          <w:ilvl w:val="0"/>
          <w:numId w:val="52"/>
        </w:numPr>
      </w:pPr>
      <w:r w:rsidRPr="009F6A21">
        <w:t>Establishing fair mechanisms apportioning macroalgal C sequestered in shared deep sinks among the participating nations.</w:t>
      </w:r>
      <w:r w:rsidR="002C7643" w:rsidRPr="009F6A21">
        <w:t xml:space="preserve">” </w:t>
      </w:r>
      <w:r w:rsidRPr="009F6A21">
        <w:t>P. 4</w:t>
      </w:r>
    </w:p>
    <w:p w14:paraId="2281F75D" w14:textId="1AB6A8AB" w:rsidR="00660C4E" w:rsidRPr="009F6A21" w:rsidRDefault="006D0603" w:rsidP="007E76A0">
      <w:r w:rsidRPr="009F6A21">
        <w:t xml:space="preserve"> </w:t>
      </w:r>
    </w:p>
    <w:p w14:paraId="0B8C3EFB" w14:textId="0DA5A9F8" w:rsidR="00D1508C" w:rsidRPr="009F6A21" w:rsidRDefault="551A77D0" w:rsidP="00846450">
      <w:pPr>
        <w:pStyle w:val="Heading3"/>
      </w:pPr>
      <w:bookmarkStart w:id="699" w:name="_Toc66268460"/>
      <w:r w:rsidRPr="009F6A21">
        <w:t>Barriers to Adoption</w:t>
      </w:r>
      <w:bookmarkEnd w:id="699"/>
    </w:p>
    <w:p w14:paraId="11785983" w14:textId="068DF33D" w:rsidR="00F92A95" w:rsidRPr="00FB1754" w:rsidRDefault="00F92A95" w:rsidP="00846450">
      <w:pPr>
        <w:rPr>
          <w:b/>
          <w:i/>
          <w:iCs/>
        </w:rPr>
      </w:pPr>
      <w:r w:rsidRPr="00FB1754">
        <w:rPr>
          <w:b/>
          <w:i/>
          <w:iCs/>
        </w:rPr>
        <w:t>Limitations</w:t>
      </w:r>
    </w:p>
    <w:p w14:paraId="510EB60E" w14:textId="04C9DC5B" w:rsidR="00F92A95" w:rsidRPr="009F6A21" w:rsidRDefault="000B142B" w:rsidP="00846450">
      <w:r w:rsidRPr="009F6A21">
        <w:t>The s</w:t>
      </w:r>
      <w:r w:rsidR="00F92A95" w:rsidRPr="009F6A21">
        <w:t xml:space="preserve">cope of expansion of </w:t>
      </w:r>
      <w:r w:rsidR="00C64253">
        <w:t>seaweed</w:t>
      </w:r>
      <w:r w:rsidR="00526F0B">
        <w:t xml:space="preserve"> farming</w:t>
      </w:r>
      <w:r w:rsidR="00F92A95" w:rsidRPr="009F6A21">
        <w:t xml:space="preserve"> expansion is limited by</w:t>
      </w:r>
      <w:r w:rsidRPr="009F6A21">
        <w:t>:</w:t>
      </w:r>
    </w:p>
    <w:p w14:paraId="611CA491" w14:textId="39CF0292" w:rsidR="00357A12" w:rsidRPr="009F6A21" w:rsidRDefault="00FB1754" w:rsidP="00846450">
      <w:pPr>
        <w:pStyle w:val="ListParagraph"/>
        <w:numPr>
          <w:ilvl w:val="0"/>
          <w:numId w:val="54"/>
        </w:numPr>
      </w:pPr>
      <w:r>
        <w:t>A</w:t>
      </w:r>
      <w:r w:rsidR="00F92A95" w:rsidRPr="009F6A21">
        <w:t xml:space="preserve">vailability of suitable areas, including nutrient </w:t>
      </w:r>
      <w:r w:rsidR="00B403FC" w:rsidRPr="009F6A21">
        <w:t xml:space="preserve">(Forster and Radulovich, 2015) </w:t>
      </w:r>
      <w:r w:rsidR="00F92A95" w:rsidRPr="009F6A21">
        <w:t>and temperature regimes</w:t>
      </w:r>
      <w:r>
        <w:t>.</w:t>
      </w:r>
    </w:p>
    <w:p w14:paraId="3863A35E" w14:textId="0C85D009" w:rsidR="29185782" w:rsidRDefault="00FB1754" w:rsidP="29185782">
      <w:pPr>
        <w:pStyle w:val="ListParagraph"/>
        <w:numPr>
          <w:ilvl w:val="0"/>
          <w:numId w:val="54"/>
        </w:numPr>
      </w:pPr>
      <w:r>
        <w:t>C</w:t>
      </w:r>
      <w:r w:rsidR="29185782">
        <w:t>ompetition with other farming area uses</w:t>
      </w:r>
      <w:r>
        <w:t>.</w:t>
      </w:r>
    </w:p>
    <w:p w14:paraId="511C7357" w14:textId="2EC3F91B" w:rsidR="29185782" w:rsidRDefault="00FB1754" w:rsidP="29185782">
      <w:pPr>
        <w:pStyle w:val="ListParagraph"/>
        <w:numPr>
          <w:ilvl w:val="0"/>
          <w:numId w:val="54"/>
        </w:numPr>
      </w:pPr>
      <w:r>
        <w:lastRenderedPageBreak/>
        <w:t>F</w:t>
      </w:r>
      <w:r w:rsidR="29185782">
        <w:t>ragmented industry outside of Asia (UN Global Compact, Action Platform for Sustainable Ocean Business, 2020)</w:t>
      </w:r>
      <w:r>
        <w:t>.</w:t>
      </w:r>
    </w:p>
    <w:p w14:paraId="1310A85B" w14:textId="64F94AC2" w:rsidR="00B403FC" w:rsidRPr="009F6A21" w:rsidRDefault="00FB1754" w:rsidP="00846450">
      <w:pPr>
        <w:pStyle w:val="ListParagraph"/>
        <w:numPr>
          <w:ilvl w:val="0"/>
          <w:numId w:val="54"/>
        </w:numPr>
      </w:pPr>
      <w:r>
        <w:t>V</w:t>
      </w:r>
      <w:r w:rsidR="29185782">
        <w:t>olatility in market prices (Valderrama et al., 2015)</w:t>
      </w:r>
      <w:r>
        <w:t>.</w:t>
      </w:r>
    </w:p>
    <w:p w14:paraId="600B3642" w14:textId="414B33BC" w:rsidR="00357A12" w:rsidRPr="009F6A21" w:rsidRDefault="00FB1754" w:rsidP="00846450">
      <w:pPr>
        <w:pStyle w:val="ListParagraph"/>
        <w:numPr>
          <w:ilvl w:val="0"/>
          <w:numId w:val="54"/>
        </w:numPr>
      </w:pPr>
      <w:r>
        <w:t>E</w:t>
      </w:r>
      <w:r w:rsidR="29185782">
        <w:t>ngineering systems capable of coping with rough conditions offshore. Current technology can be deployed in relatively shallow areas.</w:t>
      </w:r>
    </w:p>
    <w:p w14:paraId="26E01AEA" w14:textId="5B49F169" w:rsidR="00357A12" w:rsidRPr="009F6A21" w:rsidRDefault="00FB1754" w:rsidP="00846450">
      <w:pPr>
        <w:pStyle w:val="ListParagraph"/>
        <w:numPr>
          <w:ilvl w:val="0"/>
          <w:numId w:val="54"/>
        </w:numPr>
      </w:pPr>
      <w:r>
        <w:t>N</w:t>
      </w:r>
      <w:r w:rsidR="29185782">
        <w:t>eed for increased market demand</w:t>
      </w:r>
      <w:r>
        <w:t>.</w:t>
      </w:r>
    </w:p>
    <w:p w14:paraId="73F2C0B0" w14:textId="60F701B0" w:rsidR="00357A12" w:rsidRPr="009F6A21" w:rsidRDefault="00FB1754" w:rsidP="00846450">
      <w:pPr>
        <w:pStyle w:val="ListParagraph"/>
        <w:numPr>
          <w:ilvl w:val="0"/>
          <w:numId w:val="54"/>
        </w:numPr>
      </w:pPr>
      <w:r>
        <w:t>C</w:t>
      </w:r>
      <w:r w:rsidR="29185782">
        <w:t>limate feedbacks on macroalgae cultivation are not clear (Callaway et al., 2012)</w:t>
      </w:r>
      <w:r w:rsidR="00E521DE">
        <w:t>.</w:t>
      </w:r>
      <w:r w:rsidR="29185782">
        <w:t xml:space="preserve"> </w:t>
      </w:r>
      <w:r w:rsidR="00E521DE">
        <w:t>F</w:t>
      </w:r>
      <w:r w:rsidR="29185782">
        <w:t>actors include ocean warming (Harley et al., 2012), increased storm energy and reduced nutrient supply (Callaway et al., 2012)</w:t>
      </w:r>
      <w:r>
        <w:t>.</w:t>
      </w:r>
    </w:p>
    <w:p w14:paraId="296273E2" w14:textId="7F0896FF" w:rsidR="00357A12" w:rsidRPr="009F6A21" w:rsidRDefault="00FB1754" w:rsidP="00846450">
      <w:pPr>
        <w:pStyle w:val="ListParagraph"/>
        <w:numPr>
          <w:ilvl w:val="0"/>
          <w:numId w:val="54"/>
        </w:numPr>
      </w:pPr>
      <w:r>
        <w:t>I</w:t>
      </w:r>
      <w:r w:rsidR="29185782">
        <w:t xml:space="preserve">ncreased </w:t>
      </w:r>
      <w:r w:rsidR="00961D6C" w:rsidRPr="009F6A21">
        <w:t>CO</w:t>
      </w:r>
      <w:r w:rsidR="00961D6C" w:rsidRPr="00B17451">
        <w:rPr>
          <w:vertAlign w:val="subscript"/>
        </w:rPr>
        <w:t>2</w:t>
      </w:r>
      <w:r w:rsidR="29185782">
        <w:t xml:space="preserve"> may increase the yield of macroalgae aquaculture (Callaway et al., 2012)</w:t>
      </w:r>
      <w:r>
        <w:t>.</w:t>
      </w:r>
    </w:p>
    <w:p w14:paraId="5FE38AA2" w14:textId="5908ABFA" w:rsidR="00357A12" w:rsidRPr="009F6A21" w:rsidRDefault="00FB1754" w:rsidP="00846450">
      <w:pPr>
        <w:pStyle w:val="ListParagraph"/>
        <w:numPr>
          <w:ilvl w:val="0"/>
          <w:numId w:val="54"/>
        </w:numPr>
      </w:pPr>
      <w:r>
        <w:t>B</w:t>
      </w:r>
      <w:r w:rsidR="29185782">
        <w:t>ureaucracy around the macroalgae farming permit process (Forster and Radulovich (2015); Kim et al., 2019), especially for near- shore farming areas</w:t>
      </w:r>
      <w:r>
        <w:t>.</w:t>
      </w:r>
      <w:r w:rsidR="29185782">
        <w:t xml:space="preserve"> </w:t>
      </w:r>
    </w:p>
    <w:p w14:paraId="31EB7380" w14:textId="5C4F3A22" w:rsidR="00F92A95" w:rsidRPr="009F6A21" w:rsidRDefault="29185782" w:rsidP="00846450">
      <w:pPr>
        <w:pStyle w:val="ListParagraph"/>
        <w:numPr>
          <w:ilvl w:val="0"/>
          <w:numId w:val="54"/>
        </w:numPr>
      </w:pPr>
      <w:r>
        <w:t xml:space="preserve">Lastly, the expansion of macroalgae aquaculture needs to also consider potential impacts, such as the introduction of invasive species and proliferation of non – indigenous pathogens and pests (Barbier et al., 2019). However, assessments of the impacts of invasive macroalgae species, derived from aquaculture (e.g., </w:t>
      </w:r>
      <w:r w:rsidRPr="29185782">
        <w:rPr>
          <w:i/>
          <w:iCs/>
        </w:rPr>
        <w:t>Undaria pinnatifida</w:t>
      </w:r>
      <w:r>
        <w:t>), report both benefits and impacts, which are not severe in nature (McLaughlan et al., 2014).</w:t>
      </w:r>
    </w:p>
    <w:p w14:paraId="1C1A0209" w14:textId="7C01C32E" w:rsidR="000B142B" w:rsidRPr="00FB1754" w:rsidRDefault="000B142B" w:rsidP="00846450">
      <w:pPr>
        <w:rPr>
          <w:b/>
          <w:bCs/>
          <w:i/>
          <w:iCs/>
        </w:rPr>
      </w:pPr>
      <w:r w:rsidRPr="00FB1754">
        <w:rPr>
          <w:b/>
          <w:bCs/>
          <w:i/>
          <w:iCs/>
        </w:rPr>
        <w:t>Future considerations</w:t>
      </w:r>
    </w:p>
    <w:p w14:paraId="11799D75" w14:textId="189E2D7D" w:rsidR="00711A6B" w:rsidRDefault="006700B0" w:rsidP="00846450">
      <w:ins w:id="700" w:author="Emilia Jankowska" w:date="2021-03-29T17:50:00Z">
        <w:r w:rsidRPr="006700B0">
          <w:rPr>
            <w:rFonts w:cs="Times New Roman"/>
            <w:shd w:val="clear" w:color="auto" w:fill="FFFFFF"/>
            <w:rPrChange w:id="701" w:author="Emilia Jankowska" w:date="2021-03-29T17:50:00Z">
              <w:rPr>
                <w:rFonts w:ascii="Arial" w:hAnsi="Arial" w:cs="Arial"/>
                <w:sz w:val="27"/>
                <w:szCs w:val="27"/>
                <w:shd w:val="clear" w:color="auto" w:fill="FFFFFF"/>
              </w:rPr>
            </w:rPrChange>
          </w:rPr>
          <w:t xml:space="preserve">Limited scientific publications on the subject, particularly on the long-term carbon sequestration potential of  macroalgae,  might  delay  setting  up  a  policy  agenda  to  create  schemes  and  to incorporate  macroalgae  </w:t>
        </w:r>
      </w:ins>
      <w:ins w:id="702" w:author="Emilia Jankowska" w:date="2021-03-29T17:51:00Z">
        <w:r>
          <w:rPr>
            <w:rFonts w:cs="Times New Roman"/>
            <w:shd w:val="clear" w:color="auto" w:fill="FFFFFF"/>
          </w:rPr>
          <w:t>farming</w:t>
        </w:r>
      </w:ins>
      <w:ins w:id="703" w:author="Emilia Jankowska" w:date="2021-03-29T17:50:00Z">
        <w:r w:rsidRPr="006700B0">
          <w:rPr>
            <w:rFonts w:cs="Times New Roman"/>
            <w:shd w:val="clear" w:color="auto" w:fill="FFFFFF"/>
            <w:rPrChange w:id="704" w:author="Emilia Jankowska" w:date="2021-03-29T17:50:00Z">
              <w:rPr>
                <w:rFonts w:ascii="Arial" w:hAnsi="Arial" w:cs="Arial"/>
                <w:sz w:val="27"/>
                <w:szCs w:val="27"/>
                <w:shd w:val="clear" w:color="auto" w:fill="FFFFFF"/>
              </w:rPr>
            </w:rPrChange>
          </w:rPr>
          <w:t xml:space="preserve">  in  existing  Blue  Carbon  schemes.  Even  if  this  is  surpassed  and  despite macroalgae  high level of resilience, climate change and the resulting increasing frequency in warm water events present an ongoing threat to </w:t>
        </w:r>
      </w:ins>
      <w:ins w:id="705" w:author="Emilia Jankowska" w:date="2021-03-29T17:51:00Z">
        <w:r>
          <w:rPr>
            <w:rFonts w:cs="Times New Roman"/>
            <w:shd w:val="clear" w:color="auto" w:fill="FFFFFF"/>
          </w:rPr>
          <w:t>seaweeds</w:t>
        </w:r>
      </w:ins>
      <w:ins w:id="706" w:author="Emilia Jankowska" w:date="2021-03-29T17:50:00Z">
        <w:r w:rsidRPr="006700B0">
          <w:rPr>
            <w:rFonts w:cs="Times New Roman"/>
            <w:shd w:val="clear" w:color="auto" w:fill="FFFFFF"/>
            <w:rPrChange w:id="707" w:author="Emilia Jankowska" w:date="2021-03-29T17:50:00Z">
              <w:rPr>
                <w:rFonts w:ascii="Arial" w:hAnsi="Arial" w:cs="Arial"/>
                <w:sz w:val="27"/>
                <w:szCs w:val="27"/>
                <w:shd w:val="clear" w:color="auto" w:fill="FFFFFF"/>
              </w:rPr>
            </w:rPrChange>
          </w:rPr>
          <w:t xml:space="preserve">, some of which remains outside the control of </w:t>
        </w:r>
      </w:ins>
      <w:ins w:id="708" w:author="Emilia Jankowska" w:date="2021-03-29T17:51:00Z">
        <w:r>
          <w:rPr>
            <w:rFonts w:cs="Times New Roman"/>
            <w:shd w:val="clear" w:color="auto" w:fill="FFFFFF"/>
          </w:rPr>
          <w:t>farmers</w:t>
        </w:r>
      </w:ins>
      <w:ins w:id="709" w:author="Emilia Jankowska" w:date="2021-03-29T17:50:00Z">
        <w:r w:rsidRPr="006700B0">
          <w:rPr>
            <w:rFonts w:cs="Times New Roman"/>
            <w:shd w:val="clear" w:color="auto" w:fill="FFFFFF"/>
            <w:rPrChange w:id="710" w:author="Emilia Jankowska" w:date="2021-03-29T17:50:00Z">
              <w:rPr>
                <w:rFonts w:ascii="Arial" w:hAnsi="Arial" w:cs="Arial"/>
                <w:sz w:val="27"/>
                <w:szCs w:val="27"/>
                <w:shd w:val="clear" w:color="auto" w:fill="FFFFFF"/>
              </w:rPr>
            </w:rPrChange>
          </w:rPr>
          <w:t xml:space="preserve"> (Krumhansl et al., 2016; Smale, 2020).</w:t>
        </w:r>
        <w:r>
          <w:rPr>
            <w:rFonts w:cs="Times New Roman"/>
            <w:shd w:val="clear" w:color="auto" w:fill="FFFFFF"/>
          </w:rPr>
          <w:t xml:space="preserve"> </w:t>
        </w:r>
      </w:ins>
      <w:ins w:id="711" w:author="Emilia Jankowska" w:date="2021-03-29T17:51:00Z">
        <w:r>
          <w:rPr>
            <w:rFonts w:cs="Times New Roman"/>
            <w:shd w:val="clear" w:color="auto" w:fill="FFFFFF"/>
          </w:rPr>
          <w:t xml:space="preserve">Moreover, </w:t>
        </w:r>
      </w:ins>
      <w:del w:id="712" w:author="Emilia Jankowska" w:date="2021-03-29T17:51:00Z">
        <w:r w:rsidR="00711A6B" w:rsidRPr="009F6A21" w:rsidDel="006700B0">
          <w:delText>T</w:delText>
        </w:r>
      </w:del>
      <w:ins w:id="713" w:author="Emilia Jankowska" w:date="2021-03-29T17:51:00Z">
        <w:r>
          <w:t>t</w:t>
        </w:r>
      </w:ins>
      <w:r w:rsidR="00711A6B" w:rsidRPr="009F6A21">
        <w:t xml:space="preserve">he productivity of </w:t>
      </w:r>
      <w:r w:rsidR="00C64253">
        <w:t>seaweed</w:t>
      </w:r>
      <w:r w:rsidR="00711A6B" w:rsidRPr="009F6A21">
        <w:t xml:space="preserve"> farming could be affected by the consequences stemming from climate change such as ocean acidification, elevated </w:t>
      </w:r>
      <w:r w:rsidR="00961D6C" w:rsidRPr="009F6A21">
        <w:t>CO</w:t>
      </w:r>
      <w:r w:rsidR="00961D6C" w:rsidRPr="00B17451">
        <w:rPr>
          <w:vertAlign w:val="subscript"/>
        </w:rPr>
        <w:t>2</w:t>
      </w:r>
      <w:r w:rsidR="00711A6B" w:rsidRPr="009F6A21">
        <w:t>, elevated UVB, increased temperatures and an increase in storm activity (Chung et al., 2017).</w:t>
      </w:r>
      <w:r w:rsidR="00AB6E21" w:rsidRPr="009F6A21">
        <w:t xml:space="preserve"> Future challenges also involve reducing the dependency from non- indigenous stock and develop tools to prevent and manage an outbreak if need be (Cottier- Cook et al., 2016).</w:t>
      </w:r>
    </w:p>
    <w:p w14:paraId="5FAC1FD7" w14:textId="79800ED5" w:rsidR="004365A5" w:rsidRPr="003A180B" w:rsidDel="006700B0" w:rsidRDefault="004365A5" w:rsidP="00846450">
      <w:pPr>
        <w:rPr>
          <w:del w:id="714" w:author="Emilia Jankowska" w:date="2021-03-29T17:50:00Z"/>
        </w:rPr>
      </w:pPr>
    </w:p>
    <w:p w14:paraId="34222FBE" w14:textId="4EEBECBF" w:rsidR="00D1508C" w:rsidRDefault="551A77D0" w:rsidP="00846450">
      <w:pPr>
        <w:pStyle w:val="Heading3"/>
      </w:pPr>
      <w:bookmarkStart w:id="715" w:name="_Toc30513192"/>
      <w:bookmarkStart w:id="716" w:name="_Toc30681152"/>
      <w:bookmarkStart w:id="717" w:name="_Toc30685388"/>
      <w:bookmarkStart w:id="718" w:name="_Toc31012549"/>
      <w:bookmarkStart w:id="719" w:name="_Toc35621372"/>
      <w:bookmarkStart w:id="720" w:name="_Toc66268461"/>
      <w:bookmarkEnd w:id="715"/>
      <w:bookmarkEnd w:id="716"/>
      <w:bookmarkEnd w:id="717"/>
      <w:bookmarkEnd w:id="718"/>
      <w:bookmarkEnd w:id="719"/>
      <w:r w:rsidRPr="005D49A8">
        <w:t>Adoption</w:t>
      </w:r>
      <w:r w:rsidR="006E6C65" w:rsidRPr="005D49A8">
        <w:t xml:space="preserve"> </w:t>
      </w:r>
      <w:r w:rsidRPr="005D49A8">
        <w:t>Potential</w:t>
      </w:r>
      <w:bookmarkEnd w:id="720"/>
    </w:p>
    <w:p w14:paraId="502DFF1E" w14:textId="4A371645" w:rsidR="005353DF" w:rsidRPr="009F6A21" w:rsidRDefault="00F92A95" w:rsidP="00846450">
      <w:r>
        <w:t>A rece</w:t>
      </w:r>
      <w:r w:rsidRPr="009F6A21">
        <w:t xml:space="preserve">nt study by Froehlich et al. (2019) found that </w:t>
      </w:r>
      <w:r w:rsidR="0089609B" w:rsidRPr="009F6A21">
        <w:t xml:space="preserve">an area of 48 </w:t>
      </w:r>
      <w:r w:rsidR="00642AA5">
        <w:t>million</w:t>
      </w:r>
      <w:r w:rsidR="0089609B" w:rsidRPr="009F6A21">
        <w:t xml:space="preserve"> </w:t>
      </w:r>
      <w:r w:rsidR="00642AA5">
        <w:t>k</w:t>
      </w:r>
      <w:r w:rsidR="0089609B" w:rsidRPr="009F6A21">
        <w:t>m</w:t>
      </w:r>
      <w:r w:rsidR="0089609B" w:rsidRPr="00C930FF">
        <w:rPr>
          <w:vertAlign w:val="superscript"/>
        </w:rPr>
        <w:t>2</w:t>
      </w:r>
      <w:r w:rsidR="0089609B" w:rsidRPr="009F6A21">
        <w:t xml:space="preserve"> (4,800 Mha) is ecologically suitable for </w:t>
      </w:r>
      <w:r w:rsidR="00C64253">
        <w:t>seaweed</w:t>
      </w:r>
      <w:r w:rsidR="0089609B" w:rsidRPr="009F6A21">
        <w:t xml:space="preserve"> farming after factoring in temperature and nutrients constraints. </w:t>
      </w:r>
      <w:r w:rsidR="009F6A21">
        <w:t xml:space="preserve">Lehahn et al. (2016), </w:t>
      </w:r>
      <w:r w:rsidR="009F6A21">
        <w:lastRenderedPageBreak/>
        <w:t xml:space="preserve">proposed that the global potential of offshore and shallow waters macroalgae </w:t>
      </w:r>
      <w:r w:rsidR="004F3DE4">
        <w:t>fa</w:t>
      </w:r>
      <w:r w:rsidR="00083A8B">
        <w:t>r</w:t>
      </w:r>
      <w:r w:rsidR="004F3DE4">
        <w:t xml:space="preserve">ming for </w:t>
      </w:r>
      <w:r w:rsidR="009F6A21">
        <w:t>biorefineries</w:t>
      </w:r>
      <w:r w:rsidR="004F3DE4">
        <w:t xml:space="preserve"> is 10</w:t>
      </w:r>
      <w:r w:rsidR="00083A8B">
        <w:t>,</w:t>
      </w:r>
      <w:r w:rsidR="004F3DE4">
        <w:t xml:space="preserve">000 </w:t>
      </w:r>
      <w:r w:rsidR="00083A8B">
        <w:t>million</w:t>
      </w:r>
      <w:r w:rsidR="004F3DE4">
        <w:t xml:space="preserve"> t</w:t>
      </w:r>
      <w:r w:rsidR="00083A8B">
        <w:t>o</w:t>
      </w:r>
      <w:r w:rsidR="004F3DE4">
        <w:t>n</w:t>
      </w:r>
      <w:r w:rsidR="00083A8B">
        <w:t>s</w:t>
      </w:r>
      <w:r w:rsidR="004F3DE4">
        <w:t xml:space="preserve"> dry weight/ year occupying an area of 10</w:t>
      </w:r>
      <w:r w:rsidR="00597211">
        <w:t>,</w:t>
      </w:r>
      <w:r w:rsidR="004F3DE4">
        <w:t>000 Mha</w:t>
      </w:r>
      <w:ins w:id="721" w:author="Emilia Jankowska" w:date="2021-03-29T16:58:00Z">
        <w:r w:rsidR="00D06445">
          <w:t xml:space="preserve"> (10 mi</w:t>
        </w:r>
      </w:ins>
      <w:ins w:id="722" w:author="Emilia Jankowska" w:date="2021-03-29T16:59:00Z">
        <w:r w:rsidR="00D06445">
          <w:t>llion km</w:t>
        </w:r>
        <w:r w:rsidR="00D06445" w:rsidRPr="00D06445">
          <w:rPr>
            <w:vertAlign w:val="superscript"/>
            <w:rPrChange w:id="723" w:author="Emilia Jankowska" w:date="2021-03-29T16:59:00Z">
              <w:rPr/>
            </w:rPrChange>
          </w:rPr>
          <w:t>2</w:t>
        </w:r>
        <w:r w:rsidR="00D06445">
          <w:t>)</w:t>
        </w:r>
      </w:ins>
      <w:r w:rsidR="004F3DE4">
        <w:t>.</w:t>
      </w:r>
    </w:p>
    <w:p w14:paraId="12A2F24A" w14:textId="5FB27A3A" w:rsidR="001C49CB" w:rsidRPr="009F6A21" w:rsidRDefault="551A77D0" w:rsidP="00846450">
      <w:pPr>
        <w:pStyle w:val="Heading2"/>
        <w:numPr>
          <w:ilvl w:val="1"/>
          <w:numId w:val="26"/>
        </w:numPr>
      </w:pPr>
      <w:bookmarkStart w:id="724" w:name="_Toc66268462"/>
      <w:r w:rsidRPr="009F6A21">
        <w:t xml:space="preserve">Advantages  and disadvantages of </w:t>
      </w:r>
      <w:r w:rsidR="00390D40">
        <w:t>Macroalgae</w:t>
      </w:r>
      <w:r w:rsidR="00C328B0" w:rsidRPr="009F6A21">
        <w:t xml:space="preserve"> Farming</w:t>
      </w:r>
      <w:bookmarkEnd w:id="724"/>
    </w:p>
    <w:p w14:paraId="473285D3" w14:textId="77777777" w:rsidR="00202788" w:rsidRPr="009F6A21" w:rsidRDefault="551A77D0" w:rsidP="00846450">
      <w:pPr>
        <w:pStyle w:val="Heading3"/>
      </w:pPr>
      <w:bookmarkStart w:id="725" w:name="_Toc66268463"/>
      <w:bookmarkStart w:id="726" w:name="_Hlk30603478"/>
      <w:r w:rsidRPr="009F6A21">
        <w:t>Similar Solutions</w:t>
      </w:r>
      <w:bookmarkEnd w:id="725"/>
    </w:p>
    <w:bookmarkEnd w:id="726"/>
    <w:p w14:paraId="10EB4A74" w14:textId="6FEE6DEE" w:rsidR="00CC4A09" w:rsidRPr="00FB1754" w:rsidRDefault="00CC4A09" w:rsidP="00846450">
      <w:pPr>
        <w:rPr>
          <w:b/>
          <w:bCs/>
          <w:i/>
          <w:iCs/>
        </w:rPr>
      </w:pPr>
      <w:r w:rsidRPr="00FB1754">
        <w:rPr>
          <w:b/>
          <w:bCs/>
          <w:i/>
          <w:iCs/>
        </w:rPr>
        <w:t>Protection and restoration solutions</w:t>
      </w:r>
    </w:p>
    <w:p w14:paraId="6CD74659" w14:textId="2B1FDFEF" w:rsidR="00CC4A09" w:rsidRPr="009F6A21" w:rsidRDefault="00CC4A09" w:rsidP="00846450">
      <w:r w:rsidRPr="009F6A21">
        <w:t xml:space="preserve">There are several protection solutions from the </w:t>
      </w:r>
      <w:r w:rsidR="00FB1754">
        <w:t xml:space="preserve">Ocean </w:t>
      </w:r>
      <w:r w:rsidR="007446C8" w:rsidRPr="009F6A21">
        <w:t>sector</w:t>
      </w:r>
      <w:r w:rsidRPr="009F6A21">
        <w:t xml:space="preserve"> which contribute to maintaining carbon stocks or creating new ones through ecosystem restoration effort</w:t>
      </w:r>
      <w:r w:rsidR="007446C8" w:rsidRPr="009F6A21">
        <w:t>s</w:t>
      </w:r>
      <w:r w:rsidRPr="009F6A21">
        <w:t>. Th</w:t>
      </w:r>
      <w:r w:rsidR="00F97586" w:rsidRPr="009F6A21">
        <w:t>ese</w:t>
      </w:r>
      <w:r w:rsidRPr="009F6A21">
        <w:t xml:space="preserve"> include: </w:t>
      </w:r>
      <w:r w:rsidRPr="00B55CE3">
        <w:rPr>
          <w:i/>
          <w:iCs/>
        </w:rPr>
        <w:t>Coastal Wetlands Protection</w:t>
      </w:r>
      <w:r w:rsidRPr="009F6A21">
        <w:t xml:space="preserve">, </w:t>
      </w:r>
      <w:r w:rsidR="00FB1754" w:rsidRPr="00FB1754">
        <w:rPr>
          <w:i/>
          <w:iCs/>
        </w:rPr>
        <w:t>Macroalgae Protection</w:t>
      </w:r>
      <w:r w:rsidR="00FB1754">
        <w:t xml:space="preserve">, </w:t>
      </w:r>
      <w:r w:rsidR="007446C8" w:rsidRPr="00B55CE3">
        <w:rPr>
          <w:i/>
          <w:iCs/>
        </w:rPr>
        <w:t>Coastal Wetlands Restoration</w:t>
      </w:r>
      <w:r w:rsidR="00FB1754">
        <w:rPr>
          <w:i/>
          <w:iCs/>
        </w:rPr>
        <w:t xml:space="preserve"> and Macroalgae Restoration</w:t>
      </w:r>
      <w:r w:rsidR="007446C8" w:rsidRPr="009F6A21">
        <w:t>.</w:t>
      </w:r>
    </w:p>
    <w:p w14:paraId="6492C56C" w14:textId="64462E31" w:rsidR="00185ECD" w:rsidRDefault="00185ECD" w:rsidP="00846450">
      <w:r w:rsidRPr="009F6A21">
        <w:t xml:space="preserve">The potential impact of near- shore </w:t>
      </w:r>
      <w:r w:rsidR="00C64253">
        <w:t>seaweed</w:t>
      </w:r>
      <w:r w:rsidRPr="009F6A21">
        <w:t xml:space="preserve"> farming on seagrass meadows is two- fold: on the one hand, it can </w:t>
      </w:r>
      <w:r w:rsidR="008D28D2" w:rsidRPr="009F6A21">
        <w:t xml:space="preserve">counteract the negative impact from eutrophication and improve water quality; on the other hand, neighboring </w:t>
      </w:r>
      <w:r w:rsidR="000B2571">
        <w:t>macroalgae</w:t>
      </w:r>
      <w:r w:rsidR="008D28D2" w:rsidRPr="009F6A21">
        <w:t xml:space="preserve"> farms could result </w:t>
      </w:r>
      <w:r w:rsidR="002E00D6">
        <w:t>i</w:t>
      </w:r>
      <w:r w:rsidR="008D28D2" w:rsidRPr="009F6A21">
        <w:t>n human disturbance leading to damages (Duarte et al., 2017).</w:t>
      </w:r>
    </w:p>
    <w:p w14:paraId="01873691" w14:textId="70B0317D" w:rsidR="001A213F" w:rsidRPr="001A213F" w:rsidRDefault="29185782" w:rsidP="00846450">
      <w:r>
        <w:t xml:space="preserve">Sustainable </w:t>
      </w:r>
      <w:r w:rsidR="00C64253">
        <w:t>seaweed</w:t>
      </w:r>
      <w:r>
        <w:t xml:space="preserve"> farming could also result in a reduction of wild macroalgae harvesting (Hoegh- Guldberg et al., 2019) which would further reinforce the </w:t>
      </w:r>
      <w:r w:rsidR="00FB1754">
        <w:rPr>
          <w:i/>
          <w:iCs/>
        </w:rPr>
        <w:t>M</w:t>
      </w:r>
      <w:r w:rsidRPr="29185782">
        <w:rPr>
          <w:i/>
          <w:iCs/>
        </w:rPr>
        <w:t xml:space="preserve">acroalgae </w:t>
      </w:r>
      <w:r w:rsidR="00FB1754">
        <w:rPr>
          <w:i/>
          <w:iCs/>
        </w:rPr>
        <w:t>P</w:t>
      </w:r>
      <w:r w:rsidRPr="29185782">
        <w:rPr>
          <w:i/>
          <w:iCs/>
        </w:rPr>
        <w:t>rotection</w:t>
      </w:r>
      <w:r>
        <w:t xml:space="preserve"> </w:t>
      </w:r>
      <w:r w:rsidR="00FB1754">
        <w:t>solution</w:t>
      </w:r>
      <w:r>
        <w:t>.</w:t>
      </w:r>
    </w:p>
    <w:p w14:paraId="79596420" w14:textId="23385A0E" w:rsidR="007446C8" w:rsidRPr="00FB1754" w:rsidRDefault="008D28D2" w:rsidP="00846450">
      <w:pPr>
        <w:rPr>
          <w:b/>
          <w:bCs/>
          <w:i/>
          <w:iCs/>
        </w:rPr>
      </w:pPr>
      <w:r w:rsidRPr="00FB1754">
        <w:rPr>
          <w:b/>
          <w:bCs/>
          <w:i/>
          <w:iCs/>
        </w:rPr>
        <w:t>Interaction with other Drawdown solutions</w:t>
      </w:r>
    </w:p>
    <w:p w14:paraId="5842129E" w14:textId="6E16391F" w:rsidR="008D28D2" w:rsidRPr="009F6A21" w:rsidRDefault="00B57236" w:rsidP="00846450">
      <w:r w:rsidRPr="009F6A21">
        <w:t>As a solution to potential suitable space constraints, some marine spatial models</w:t>
      </w:r>
      <w:r w:rsidR="00293F9E" w:rsidRPr="009F6A21">
        <w:t xml:space="preserve"> propose the co- location of </w:t>
      </w:r>
      <w:r w:rsidR="00C64253">
        <w:t>seaweed</w:t>
      </w:r>
      <w:r w:rsidR="00293F9E" w:rsidRPr="009F6A21">
        <w:t xml:space="preserve"> farms and</w:t>
      </w:r>
      <w:r w:rsidRPr="009F6A21">
        <w:t xml:space="preserve"> </w:t>
      </w:r>
      <w:r w:rsidR="008D28D2" w:rsidRPr="00B55CE3">
        <w:rPr>
          <w:i/>
          <w:iCs/>
        </w:rPr>
        <w:t>Wind Turbines (Offshore)</w:t>
      </w:r>
      <w:r w:rsidR="00293F9E" w:rsidRPr="009F6A21">
        <w:t xml:space="preserve"> (</w:t>
      </w:r>
      <w:r w:rsidR="00216E00" w:rsidRPr="009F6A21">
        <w:t>Reith et al., 2005; Kraan et al., 201</w:t>
      </w:r>
      <w:r w:rsidR="0061319E" w:rsidRPr="009F6A21">
        <w:t>0</w:t>
      </w:r>
      <w:r w:rsidR="00216E00" w:rsidRPr="009F6A21">
        <w:t xml:space="preserve">; </w:t>
      </w:r>
      <w:r w:rsidR="00293F9E" w:rsidRPr="00B55CE3">
        <w:t>Gimpel et al., 2015; Duarte et al., 2017)</w:t>
      </w:r>
      <w:r w:rsidR="00293F9E" w:rsidRPr="009F6A21">
        <w:t>.</w:t>
      </w:r>
    </w:p>
    <w:p w14:paraId="21A67D6C" w14:textId="687F6A60" w:rsidR="00216BF5" w:rsidRPr="009F6A21" w:rsidRDefault="00216BF5" w:rsidP="00846450">
      <w:r w:rsidRPr="009F6A21">
        <w:t xml:space="preserve">An increase in </w:t>
      </w:r>
      <w:r w:rsidR="00C64253">
        <w:t>seaweed</w:t>
      </w:r>
      <w:r w:rsidRPr="009F6A21">
        <w:t xml:space="preserve"> consumption as a food source through </w:t>
      </w:r>
      <w:r w:rsidR="00390D40">
        <w:t>macroalgae</w:t>
      </w:r>
      <w:r w:rsidRPr="009F6A21">
        <w:t xml:space="preserve"> farming development would be in line with the </w:t>
      </w:r>
      <w:r w:rsidRPr="009F6A21">
        <w:rPr>
          <w:i/>
          <w:iCs/>
        </w:rPr>
        <w:t>Plant-rich Diet</w:t>
      </w:r>
      <w:r w:rsidRPr="00B55CE3">
        <w:t xml:space="preserve"> solution</w:t>
      </w:r>
      <w:r w:rsidRPr="009F6A21">
        <w:t xml:space="preserve">. The potential production of biochar from macroalgae biomass for addition to soil would be aligned with the </w:t>
      </w:r>
      <w:r w:rsidRPr="009F6A21">
        <w:rPr>
          <w:i/>
          <w:iCs/>
        </w:rPr>
        <w:t>Biochar</w:t>
      </w:r>
      <w:r w:rsidRPr="009F6A21">
        <w:t xml:space="preserve"> solution. It should be noted that research on macroalgae biochar is at early stages (Hill et al., 2015).</w:t>
      </w:r>
      <w:r w:rsidR="00FB1754">
        <w:t xml:space="preserve"> Some part of produced macroalgae biomass can be also allocated to feed for livestock which have proven to reduce methane emissions from the ruminants</w:t>
      </w:r>
      <w:r w:rsidR="00D24449">
        <w:t xml:space="preserve"> </w:t>
      </w:r>
      <w:r w:rsidR="00D24449">
        <w:fldChar w:fldCharType="begin"/>
      </w:r>
      <w:r w:rsidR="00D24449">
        <w:instrText xml:space="preserve"> ADDIN ZOTERO_ITEM CSL_CITATION {"citationID":"IKAiG6wj","properties":{"formattedCitation":"(Morais et al., 2020)","plainCitation":"(Morais et al., 2020)","noteIndex":0},"citationItems":[{"id":3254,"uris":["http://zotero.org/groups/2241941/items/TIGUVA8I"],"uri":["http://zotero.org/groups/2241941/items/TIGUVA8I"],"itemData":{"id":3254,"type":"article-journal","abstract":"Seaweed (known as marine algae) has a tradition of being part of the animal feed in the coastal areas, from ancient times. Seaweeds, are mixed with animal feed, because when consumed alone can have negative impact on animals. Thus, seaweeds are very rich in useful metabolites (pigments, carotenoids, phlorotannins, polyunsaturated fatty acids, agar, alginate and carrageenan) and minerals (iodine, zinc, sodium, calcium, manganese, iron, selenium), being considered as a natural source of additives that can substitute the antibiotic usage in various animals. In this review, we describe the nutritional values of seaweeds and the seaweed eﬀects in the seaweed-based animal feed/supplements.","container-title":"Journal of Marine Science and Engineering","DOI":"10.3390/jmse8080559","ISSN":"2077-1312","issue":"8","journalAbbreviation":"JMSE","language":"en","page":"559","source":"DOI.org (Crossref)","title":"Seaweed Potential in the Animal Feed: A Review","title-short":"Seaweed Potential in the Animal Feed","volume":"8","author":[{"family":"Morais","given":"Tiago"},{"family":"Inácio","given":"Ana"},{"family":"Coutinho","given":"Tiago"},{"family":"Ministro","given":"Mariana"},{"family":"Cotas","given":"João"},{"family":"Pereira","given":"Leonel"},{"family":"Bahcevandziev","given":"Kiril"}],"issued":{"date-parts":[["2020",7,25]]}}}],"schema":"https://github.com/citation-style-language/schema/raw/master/csl-citation.json"} </w:instrText>
      </w:r>
      <w:r w:rsidR="00D24449">
        <w:fldChar w:fldCharType="separate"/>
      </w:r>
      <w:r w:rsidR="00D24449" w:rsidRPr="00D24449">
        <w:rPr>
          <w:rFonts w:cs="Times New Roman"/>
        </w:rPr>
        <w:t>(Morais et al., 2020)</w:t>
      </w:r>
      <w:r w:rsidR="00D24449">
        <w:fldChar w:fldCharType="end"/>
      </w:r>
      <w:r w:rsidR="00FB1754">
        <w:t xml:space="preserve"> as well as to bioplastic</w:t>
      </w:r>
      <w:r w:rsidR="00D24449">
        <w:t xml:space="preserve"> </w:t>
      </w:r>
      <w:r w:rsidR="00D24449">
        <w:fldChar w:fldCharType="begin"/>
      </w:r>
      <w:r w:rsidR="00D24449">
        <w:instrText xml:space="preserve"> ADDIN ZOTERO_ITEM CSL_CITATION {"citationID":"YD5HZ6q2","properties":{"formattedCitation":"(Vincent et al., 2020)","plainCitation":"(Vincent et al., 2020)","noteIndex":0},"citationItems":[{"id":3269,"uris":["http://zotero.org/groups/2241941/items/85K2QWL6"],"uri":["http://zotero.org/groups/2241941/items/85K2QWL6"],"itemData":{"id":3269,"type":"report","page":"60","publisher":"Seaweed for Europe","title":"Hidden Champion of the ocean: Seaweed as a growth engine for a sustainable European future","author":[{"family":"Vincent","given":"A."},{"family":"Stanley","given":"A."},{"family":"Ring","given":"J."}],"issued":{"date-parts":[["2020"]]}}}],"schema":"https://github.com/citation-style-language/schema/raw/master/csl-citation.json"} </w:instrText>
      </w:r>
      <w:r w:rsidR="00D24449">
        <w:fldChar w:fldCharType="separate"/>
      </w:r>
      <w:r w:rsidR="00D24449" w:rsidRPr="00D24449">
        <w:rPr>
          <w:rFonts w:cs="Times New Roman"/>
        </w:rPr>
        <w:t>(Vincent et al., 2020)</w:t>
      </w:r>
      <w:r w:rsidR="00D24449">
        <w:fldChar w:fldCharType="end"/>
      </w:r>
      <w:r w:rsidR="00FB1754">
        <w:t xml:space="preserve">. </w:t>
      </w:r>
    </w:p>
    <w:p w14:paraId="35068CF8" w14:textId="77777777" w:rsidR="00923CE4" w:rsidRPr="00B55CE3" w:rsidRDefault="00923CE4" w:rsidP="00923CE4">
      <w:pPr>
        <w:jc w:val="left"/>
      </w:pPr>
    </w:p>
    <w:p w14:paraId="66FEF337" w14:textId="77777777" w:rsidR="000330C6" w:rsidRPr="009F6A21" w:rsidRDefault="551A77D0" w:rsidP="002A757A">
      <w:pPr>
        <w:pStyle w:val="Heading3"/>
        <w:jc w:val="left"/>
      </w:pPr>
      <w:bookmarkStart w:id="727" w:name="_Toc35621376"/>
      <w:bookmarkStart w:id="728" w:name="_Toc66268464"/>
      <w:bookmarkEnd w:id="727"/>
      <w:r w:rsidRPr="009F6A21">
        <w:t>Arguments for Adoption</w:t>
      </w:r>
      <w:bookmarkEnd w:id="728"/>
    </w:p>
    <w:p w14:paraId="17BE4166" w14:textId="59AE82F3" w:rsidR="001E2FCE" w:rsidRPr="00D24449" w:rsidRDefault="00C64253" w:rsidP="00B55CE3">
      <w:pPr>
        <w:rPr>
          <w:b/>
          <w:bCs/>
          <w:i/>
          <w:iCs/>
        </w:rPr>
      </w:pPr>
      <w:r>
        <w:rPr>
          <w:b/>
          <w:bCs/>
          <w:i/>
          <w:iCs/>
        </w:rPr>
        <w:t>Seaweed</w:t>
      </w:r>
      <w:r w:rsidR="001E2FCE" w:rsidRPr="00D24449">
        <w:rPr>
          <w:b/>
          <w:bCs/>
          <w:i/>
          <w:iCs/>
        </w:rPr>
        <w:t xml:space="preserve"> farming benefits</w:t>
      </w:r>
    </w:p>
    <w:p w14:paraId="78DF97CE" w14:textId="58E13F00" w:rsidR="001E2FCE" w:rsidRPr="009F6A21" w:rsidDel="00EC017C" w:rsidRDefault="001E2FCE" w:rsidP="00B55CE3">
      <w:pPr>
        <w:rPr>
          <w:moveFrom w:id="729" w:author="Emilia Jankowska" w:date="2021-03-29T17:35:00Z"/>
        </w:rPr>
      </w:pPr>
      <w:moveFromRangeStart w:id="730" w:author="Emilia Jankowska" w:date="2021-03-29T17:35:00Z" w:name="move67931754"/>
      <w:moveFrom w:id="731" w:author="Emilia Jankowska" w:date="2021-03-29T17:35:00Z">
        <w:r w:rsidRPr="009F6A21" w:rsidDel="00EC017C">
          <w:t xml:space="preserve">The ecosystem services provided by </w:t>
        </w:r>
        <w:r w:rsidR="00471F33" w:rsidDel="00EC017C">
          <w:t>macroalgae</w:t>
        </w:r>
        <w:r w:rsidRPr="009F6A21" w:rsidDel="00EC017C">
          <w:t xml:space="preserve"> aquaculture beds include: food, raw materials and industrial products (provisioning services); climate regulation (CO</w:t>
        </w:r>
        <w:r w:rsidRPr="00C930FF" w:rsidDel="00EC017C">
          <w:rPr>
            <w:vertAlign w:val="subscript"/>
          </w:rPr>
          <w:t>2</w:t>
        </w:r>
        <w:r w:rsidRPr="009F6A21" w:rsidDel="00EC017C">
          <w:t xml:space="preserve"> drawdown), coastal protection and improving water quality (regulating services); nutrient cycling, refugia and primary production (supporting </w:t>
        </w:r>
        <w:r w:rsidRPr="009F6A21" w:rsidDel="00EC017C">
          <w:lastRenderedPageBreak/>
          <w:t>services); recreation and ecotourism, aesthetic and education (cultural services) (in Chung et al. 2017: Jackson &amp;Winant, 1983; Duggins et al., 1989; Sohn, 1993; Chopin et al., 1999; Levinton et al., 2002; Norderhaug et al.,2002; FAO, 2003; Fei, 2004; Graham, 2004; Go, 2010; O’Connor &amp; Anderson, 2010; Chung et al., 2011, 2013; Tang et al., 2011; N’Yeurt et al., 2012).</w:t>
        </w:r>
      </w:moveFrom>
    </w:p>
    <w:moveFromRangeEnd w:id="730"/>
    <w:p w14:paraId="34CFAB0E" w14:textId="543AC30F" w:rsidR="001E2FCE" w:rsidRDefault="001E2FCE" w:rsidP="00B55CE3">
      <w:pPr>
        <w:rPr>
          <w:ins w:id="732" w:author="Emilia Jankowska" w:date="2021-03-29T17:35:00Z"/>
        </w:rPr>
      </w:pPr>
      <w:r w:rsidRPr="009F6A21">
        <w:t xml:space="preserve">Commercial </w:t>
      </w:r>
      <w:r w:rsidR="00A26D9E">
        <w:t>macroalgae</w:t>
      </w:r>
      <w:r w:rsidRPr="009F6A21">
        <w:t xml:space="preserve"> aquaculture beds present the opportunity to vegetate areas of shallow coastal waters where natural vegetative cover is low or non-existent, thus creating new blue carbon sinks (Sondak et al., 2017). Duarte et al. (2017) estimated a sequestration potential from farmed macroalgae of 1,500 tonnes </w:t>
      </w:r>
      <w:r w:rsidR="00384800" w:rsidRPr="009F6A21">
        <w:t>CO</w:t>
      </w:r>
      <w:r w:rsidR="00384800" w:rsidRPr="00B17451">
        <w:rPr>
          <w:vertAlign w:val="subscript"/>
        </w:rPr>
        <w:t>2</w:t>
      </w:r>
      <w:r w:rsidRPr="009F6A21">
        <w:t xml:space="preserve"> km</w:t>
      </w:r>
      <w:r w:rsidR="004F0D58" w:rsidRPr="00D06445">
        <w:rPr>
          <w:vertAlign w:val="superscript"/>
          <w:rPrChange w:id="733" w:author="Emilia Jankowska" w:date="2021-03-29T16:59:00Z">
            <w:rPr/>
          </w:rPrChange>
        </w:rPr>
        <w:t>-</w:t>
      </w:r>
      <w:r w:rsidRPr="00D06445">
        <w:rPr>
          <w:vertAlign w:val="superscript"/>
          <w:rPrChange w:id="734" w:author="Emilia Jankowska" w:date="2021-03-29T16:59:00Z">
            <w:rPr/>
          </w:rPrChange>
        </w:rPr>
        <w:t>2</w:t>
      </w:r>
      <w:r w:rsidRPr="009F6A21">
        <w:t xml:space="preserve"> year</w:t>
      </w:r>
      <w:r w:rsidR="004F0D58" w:rsidRPr="00D06445">
        <w:rPr>
          <w:vertAlign w:val="superscript"/>
          <w:rPrChange w:id="735" w:author="Emilia Jankowska" w:date="2021-03-29T16:59:00Z">
            <w:rPr/>
          </w:rPrChange>
        </w:rPr>
        <w:t>-</w:t>
      </w:r>
      <w:r w:rsidRPr="00D06445">
        <w:rPr>
          <w:vertAlign w:val="superscript"/>
          <w:rPrChange w:id="736" w:author="Emilia Jankowska" w:date="2021-03-29T16:59:00Z">
            <w:rPr/>
          </w:rPrChange>
        </w:rPr>
        <w:t>1</w:t>
      </w:r>
      <w:r w:rsidRPr="009F6A21">
        <w:t xml:space="preserve"> (Duarte et al., 2017). A recent study by Froehlich et al. (2019) factored in a reduction in the carbon sequestration by macroalgae by accounting for the emissions resulting from the macroalgae farms (16%) and the resulting mean sequestration potential is 1,110 tonnes of </w:t>
      </w:r>
      <w:r w:rsidR="00384800" w:rsidRPr="009F6A21">
        <w:t>CO</w:t>
      </w:r>
      <w:r w:rsidR="00384800" w:rsidRPr="00B17451">
        <w:rPr>
          <w:vertAlign w:val="subscript"/>
        </w:rPr>
        <w:t>2</w:t>
      </w:r>
      <w:r w:rsidRPr="009F6A21">
        <w:t xml:space="preserve"> km</w:t>
      </w:r>
      <w:r w:rsidRPr="00D06445">
        <w:rPr>
          <w:vertAlign w:val="superscript"/>
          <w:rPrChange w:id="737" w:author="Emilia Jankowska" w:date="2021-03-29T16:59:00Z">
            <w:rPr/>
          </w:rPrChange>
        </w:rPr>
        <w:t>-2</w:t>
      </w:r>
      <w:r w:rsidRPr="009F6A21">
        <w:t xml:space="preserve"> year</w:t>
      </w:r>
      <w:r w:rsidRPr="00D06445">
        <w:rPr>
          <w:vertAlign w:val="superscript"/>
          <w:rPrChange w:id="738" w:author="Emilia Jankowska" w:date="2021-03-29T16:59:00Z">
            <w:rPr/>
          </w:rPrChange>
        </w:rPr>
        <w:t>-1</w:t>
      </w:r>
      <w:r w:rsidRPr="009F6A21">
        <w:t xml:space="preserve">. However, the carbon sequestration capacity depends on the fate of the farmed production (Chung et al. 2017; Krause- Jensen et al. 2018). </w:t>
      </w:r>
      <w:r w:rsidR="00C64253">
        <w:t>Seaweed</w:t>
      </w:r>
      <w:r w:rsidRPr="009F6A21">
        <w:t xml:space="preserve"> farming results in carbon fixation in four forms: carbon fixed in </w:t>
      </w:r>
      <w:r w:rsidR="00471F33">
        <w:t>macroalgae</w:t>
      </w:r>
      <w:r w:rsidRPr="009F6A21">
        <w:t xml:space="preserve"> through photosynthesis </w:t>
      </w:r>
      <w:r w:rsidR="004F0D58" w:rsidRPr="009F6A21">
        <w:t>– ‘</w:t>
      </w:r>
      <w:r w:rsidRPr="009F6A21">
        <w:t>removable carbon’, dissolved organic carbon (DOC)</w:t>
      </w:r>
      <w:r w:rsidR="00750088">
        <w:t>,</w:t>
      </w:r>
      <w:r w:rsidRPr="009F6A21">
        <w:t xml:space="preserve"> particulate organic carbon (POC) stored in the seawater</w:t>
      </w:r>
      <w:r w:rsidR="006F4192">
        <w:t>,</w:t>
      </w:r>
      <w:r w:rsidRPr="009F6A21">
        <w:t xml:space="preserve"> </w:t>
      </w:r>
      <w:r w:rsidR="006F4192">
        <w:t>and</w:t>
      </w:r>
      <w:r w:rsidRPr="009F6A21">
        <w:t xml:space="preserve"> buried POC in sediments (Zhang et al., 2017). The extent to which the ‘removable carbon’ can be accounted as long- term sequestration depends entirely on the final use of the biomass: the carbon in macroalgae used for food quickly returns to the atmosphere whereas the macroalgae used </w:t>
      </w:r>
      <w:r w:rsidR="00C930FF">
        <w:t xml:space="preserve">for livestock feed </w:t>
      </w:r>
      <w:r w:rsidR="00C930FF">
        <w:fldChar w:fldCharType="begin"/>
      </w:r>
      <w:r w:rsidR="00C930FF">
        <w:instrText xml:space="preserve"> ADDIN ZOTERO_ITEM CSL_CITATION {"citationID":"qAOMwGJ8","properties":{"formattedCitation":"(Machado et al., 2015)","plainCitation":"(Machado et al., 2015)","noteIndex":0},"citationItems":[{"id":3256,"uris":["http://zotero.org/groups/2241941/items/936PSRT9"],"uri":["http://zotero.org/groups/2241941/items/936PSRT9"],"itemData":{"id":3256,"type":"article-journal","abstract":"The extensive grazing systems across northern Australia support approximately 50 % of the national beef herd. Livestock productivity is affected by seasonal variation in pasture quality and quantity. Intensifying livestock production in the north is a challenge, but has been recognised as priority for the Australian economy. Macroalgae offer a sustainable and novel dietary supplement for cattle due to its high nutrient value and biomass production, which are generally superior to forages used in ruminant production systems. This paper highlights some of the existing literature associated with the use of macroalgae for beef cattle and discusses the potential of green freshwater (Cladophora vagabunda, Oedogonium sp., Spirogyra sp.) and marine macroalgae (Cladophora coelothrix, Derbesia tenuissima, Ulva ohnoi) as feed supplements in northern Australian livestock production systems. Crude protein content of the six species of green macroalgae discussed here ranged from 75.4 to 339.1 g kg−1 dry weight (DW). Dietary mineral limitations in northern livestock production systems include phosphorous (P), sulfur (S) and nitrogen. Four of the six macroalgae species had high P content, ranging from 1.4 to 5 g kg−1 DW. Sulfur varied between species, ranging from 2.9 to 57.5 g kg−1 DW, with marine macroalgae having a higher sulfur concentration than freshwater macroalgae. This review demonstrates that green macroalgae have considerable potential to supply a high-protein, high-phosphorous feed supplement for northern livestock production systems dependent on extensive unimproved pastures.","container-title":"Journal of Applied Phycology","DOI":"10.1007/s10811-014-0439-7","ISSN":"0921-8971, 1573-5176","issue":"5","journalAbbreviation":"J Appl Phycol","language":"en","page":"2001-2005","source":"DOI.org (Crossref)","title":"The potential of macroalgae for beef production systems in Northern Australia","volume":"27","author":[{"family":"Machado","given":"Lorenna"},{"family":"Kinley","given":"Robert D."},{"family":"Magnusson","given":"Marie"},{"family":"Nys","given":"Rocky","non-dropping-particle":"de"},{"family":"Tomkins","given":"Nigel W."}],"issued":{"date-parts":[["2015",10]]}}}],"schema":"https://github.com/citation-style-language/schema/raw/master/csl-citation.json"} </w:instrText>
      </w:r>
      <w:r w:rsidR="00C930FF">
        <w:fldChar w:fldCharType="separate"/>
      </w:r>
      <w:r w:rsidR="00C930FF" w:rsidRPr="00C930FF">
        <w:rPr>
          <w:rFonts w:cs="Times New Roman"/>
        </w:rPr>
        <w:t>(Machado et al., 2015)</w:t>
      </w:r>
      <w:r w:rsidR="00C930FF">
        <w:fldChar w:fldCharType="end"/>
      </w:r>
      <w:r w:rsidR="00C930FF">
        <w:t xml:space="preserve"> or </w:t>
      </w:r>
      <w:r w:rsidRPr="009F6A21">
        <w:t>for biofuel production results in avoided emissions from fossil fuels (Zhang et al., 2017).</w:t>
      </w:r>
    </w:p>
    <w:p w14:paraId="2D9AE19C" w14:textId="77777777" w:rsidR="00EC017C" w:rsidRPr="009F6A21" w:rsidRDefault="00EC017C" w:rsidP="00EC017C">
      <w:pPr>
        <w:rPr>
          <w:moveTo w:id="739" w:author="Emilia Jankowska" w:date="2021-03-29T17:35:00Z"/>
        </w:rPr>
      </w:pPr>
      <w:moveToRangeStart w:id="740" w:author="Emilia Jankowska" w:date="2021-03-29T17:35:00Z" w:name="move67931754"/>
      <w:moveTo w:id="741" w:author="Emilia Jankowska" w:date="2021-03-29T17:35:00Z">
        <w:r w:rsidRPr="009F6A21">
          <w:t xml:space="preserve">The ecosystem services provided by </w:t>
        </w:r>
        <w:r>
          <w:t>macroalgae</w:t>
        </w:r>
        <w:r w:rsidRPr="009F6A21">
          <w:t xml:space="preserve"> aquaculture beds include: food, raw materials and industrial products (provisioning services); climate regulation (CO</w:t>
        </w:r>
        <w:r w:rsidRPr="00C930FF">
          <w:rPr>
            <w:vertAlign w:val="subscript"/>
          </w:rPr>
          <w:t>2</w:t>
        </w:r>
        <w:r w:rsidRPr="009F6A21">
          <w:t xml:space="preserve"> drawdown), coastal protection and improving water quality (regulating services); nutrient cycling, refugia and primary production (supporting services); recreation and ecotourism, aesthetic and education (cultural services) (in Chung et al. 2017: Jackson &amp;Winant, 1983; Duggins et al., 1989; Sohn, 1993; Chopin et al., 1999; Levinton et al., 2002; Norderhaug et al.,2002; FAO, 2003; Fei, 2004; Graham, 2004; Go, 2010; O’Connor &amp; Anderson, 2010; Chung et al., 2011, 2013; Tang et al., 2011; N’Yeurt et al., 2012).</w:t>
        </w:r>
      </w:moveTo>
    </w:p>
    <w:moveToRangeEnd w:id="740"/>
    <w:p w14:paraId="6D59EB0A" w14:textId="77777777" w:rsidR="00EC017C" w:rsidRPr="009F6A21" w:rsidDel="00EC017C" w:rsidRDefault="00EC017C" w:rsidP="00B55CE3">
      <w:pPr>
        <w:rPr>
          <w:del w:id="742" w:author="Emilia Jankowska" w:date="2021-03-29T17:36:00Z"/>
        </w:rPr>
      </w:pPr>
    </w:p>
    <w:p w14:paraId="1DE1FD3F" w14:textId="4640CD3A" w:rsidR="001E2FCE" w:rsidRPr="009F6A21" w:rsidDel="00EC017C" w:rsidRDefault="00060931">
      <w:pPr>
        <w:rPr>
          <w:del w:id="743" w:author="Emilia Jankowska" w:date="2021-03-29T17:35:00Z"/>
        </w:rPr>
      </w:pPr>
      <w:del w:id="744" w:author="Emilia Jankowska" w:date="2021-03-29T17:35:00Z">
        <w:r w:rsidDel="00EC017C">
          <w:delText>Macroalgae</w:delText>
        </w:r>
        <w:r w:rsidR="001E2FCE" w:rsidRPr="009F6A21" w:rsidDel="00EC017C">
          <w:delText xml:space="preserve"> aquaculture </w:delText>
        </w:r>
        <w:r w:rsidR="003456E8" w:rsidRPr="009F6A21" w:rsidDel="00EC017C">
          <w:delText xml:space="preserve">dampens wave energy, </w:delText>
        </w:r>
        <w:r w:rsidR="001E2FCE" w:rsidRPr="009F6A21" w:rsidDel="00EC017C">
          <w:delText>protects shorelines, elevates pH and supplies oxygen</w:delText>
        </w:r>
        <w:r w:rsidR="003456E8" w:rsidRPr="009F6A21" w:rsidDel="00EC017C">
          <w:delText xml:space="preserve"> (Duarte et al., 2017; Fernandez et al., 2019 and Alemañ et al.</w:delText>
        </w:r>
        <w:r w:rsidR="00723C39" w:rsidRPr="009F6A21" w:rsidDel="00EC017C">
          <w:delText xml:space="preserve">, </w:delText>
        </w:r>
        <w:r w:rsidR="003456E8" w:rsidRPr="009F6A21" w:rsidDel="00EC017C">
          <w:delText>2019)</w:delText>
        </w:r>
        <w:r w:rsidR="001E2FCE" w:rsidRPr="009F6A21" w:rsidDel="00EC017C">
          <w:delText xml:space="preserve">. It also provides local-scale amelioration to the effects of eutrophication, acidification and deoxygenation (Chung et al., 2017). Froehlich et al. (2019) concluded that out of the pool of countries with suitable areas for </w:delText>
        </w:r>
        <w:r w:rsidR="00471F33" w:rsidDel="00EC017C">
          <w:delText>macroalgae</w:delText>
        </w:r>
        <w:r w:rsidR="001E2FCE" w:rsidRPr="009F6A21" w:rsidDel="00EC017C">
          <w:delText xml:space="preserve"> farming, 77 have hypoxic, eutrophic and/ or acidic waters (24 countries have all three conditions) and the practice could ameliorate these conditions.</w:delText>
        </w:r>
      </w:del>
    </w:p>
    <w:p w14:paraId="01BD2678" w14:textId="7E9D04D4" w:rsidR="001E2FCE" w:rsidRPr="009F6A21" w:rsidRDefault="001E2FCE" w:rsidP="00B55CE3">
      <w:r w:rsidRPr="009F6A21">
        <w:lastRenderedPageBreak/>
        <w:t>Research indicates that macroalga</w:t>
      </w:r>
      <w:r w:rsidR="005A5B8D">
        <w:t>e</w:t>
      </w:r>
      <w:r w:rsidRPr="009F6A21">
        <w:t xml:space="preserve"> farming could play a role in coral reef management and conservation. Macroalgae’s capacity to take up carbon from surrounding water for storage in biomass may successfully raise reef-scale pH to combat the effects of ocean acidification, one of the leading threats to coral reef health. Although this strategy will be insufficient in countering the effects of future levels of acidification, its short-term effects can bolster other coral conservation efforts (Mongin et al., 2016).</w:t>
      </w:r>
    </w:p>
    <w:p w14:paraId="50796F22" w14:textId="0CAB0A39" w:rsidR="001E2FCE" w:rsidRDefault="00C64253" w:rsidP="00B55CE3">
      <w:r>
        <w:t>Seaweed</w:t>
      </w:r>
      <w:r w:rsidR="001E2FCE" w:rsidRPr="009F6A21">
        <w:t xml:space="preserve"> farming is playing an increasingly significant role in global social equity as well as climate stabilization. It can provide additional income to coastal communities in developing countries and is an especially important source of income for women. Because the technology is simple, requires low initial capital investment, and harvest is as soon as six weeks after planting</w:t>
      </w:r>
      <w:r w:rsidR="00723C39" w:rsidRPr="009F6A21">
        <w:t xml:space="preserve"> (Valderrama et al., 2015)</w:t>
      </w:r>
      <w:r w:rsidR="001E2FCE" w:rsidRPr="009F6A21">
        <w:t>, women are more easily able to begin macroalgal farming operations than traditional terrestrial farms, for example. Additi</w:t>
      </w:r>
      <w:r w:rsidR="001E2FCE">
        <w:t>onally, planting usually occurs in the intertidal, where women can safely bring young children in their care while men fish (</w:t>
      </w:r>
      <w:r w:rsidR="001E2FCE" w:rsidRPr="009F6A21">
        <w:t>Ferdouse et al., 2018;</w:t>
      </w:r>
      <w:r w:rsidR="001E2FCE">
        <w:t xml:space="preserve"> </w:t>
      </w:r>
      <w:r w:rsidR="001E2FCE" w:rsidRPr="00570955">
        <w:t>Shanmugam et al., 2017</w:t>
      </w:r>
      <w:r w:rsidR="001E2FCE">
        <w:t xml:space="preserve">; </w:t>
      </w:r>
      <w:r w:rsidR="001E2FCE" w:rsidRPr="009F6A21">
        <w:t xml:space="preserve">Valderrama et al., 2013). There is evidence from the Philippines that </w:t>
      </w:r>
      <w:r w:rsidR="00471F33">
        <w:t>macroalgae</w:t>
      </w:r>
      <w:r w:rsidR="001E2FCE" w:rsidRPr="009F6A21">
        <w:t xml:space="preserve"> farming is correlated with increases in herbivorous fish catch (Hehre and Meeuwig, 2016).</w:t>
      </w:r>
    </w:p>
    <w:p w14:paraId="0AB7408F" w14:textId="07BCFEC8" w:rsidR="00BA2D74" w:rsidRPr="009F6A21" w:rsidRDefault="000C0366">
      <w:r>
        <w:t>R</w:t>
      </w:r>
      <w:r w:rsidR="001E2FCE">
        <w:t xml:space="preserve">eplacing food or feed </w:t>
      </w:r>
      <w:r>
        <w:t xml:space="preserve">land- </w:t>
      </w:r>
      <w:r w:rsidR="001E2FCE">
        <w:t xml:space="preserve">production systems with intense </w:t>
      </w:r>
      <w:r w:rsidR="00384800" w:rsidRPr="009F6A21">
        <w:t>CO</w:t>
      </w:r>
      <w:r w:rsidR="00384800" w:rsidRPr="00B17451">
        <w:rPr>
          <w:vertAlign w:val="subscript"/>
        </w:rPr>
        <w:t>2</w:t>
      </w:r>
      <w:r w:rsidR="001E2FCE">
        <w:t xml:space="preserve"> emission footprints </w:t>
      </w:r>
      <w:r w:rsidR="00B51BF1">
        <w:t>with</w:t>
      </w:r>
      <w:r w:rsidR="001E2FCE">
        <w:t xml:space="preserve"> </w:t>
      </w:r>
      <w:r w:rsidR="00471F33">
        <w:t>macroalgae</w:t>
      </w:r>
      <w:r w:rsidR="001E2FCE">
        <w:t xml:space="preserve">-based food systems, which have a much lower life-cycle of </w:t>
      </w:r>
      <w:r w:rsidR="00384800" w:rsidRPr="009F6A21">
        <w:t>CO</w:t>
      </w:r>
      <w:r w:rsidR="00384800" w:rsidRPr="00B17451">
        <w:rPr>
          <w:vertAlign w:val="subscript"/>
        </w:rPr>
        <w:t>2</w:t>
      </w:r>
      <w:r w:rsidR="001E2FCE">
        <w:t xml:space="preserve"> emissions (</w:t>
      </w:r>
      <w:r w:rsidR="001E2FCE" w:rsidRPr="00570955">
        <w:t>Fry et al. 2012</w:t>
      </w:r>
      <w:r w:rsidR="001E2FCE">
        <w:t>)</w:t>
      </w:r>
      <w:r w:rsidR="00102A2D">
        <w:t>,</w:t>
      </w:r>
      <w:r w:rsidR="00723C39">
        <w:t xml:space="preserve"> </w:t>
      </w:r>
      <w:r>
        <w:t xml:space="preserve">would also result </w:t>
      </w:r>
      <w:r w:rsidR="0003387B">
        <w:t xml:space="preserve">in </w:t>
      </w:r>
      <w:r>
        <w:t xml:space="preserve">massive savings in </w:t>
      </w:r>
      <w:r w:rsidRPr="009F6A21">
        <w:t>freshwater consumption given that “4,000,000 L (one million gallons) of freshwater can be saved on land per ton of food produced at sea (Radulovich, 2011)”</w:t>
      </w:r>
      <w:r w:rsidR="00723C39" w:rsidRPr="009F6A21">
        <w:t xml:space="preserve"> (Forster and Radulovich, 2015)</w:t>
      </w:r>
      <w:r w:rsidRPr="009F6A21">
        <w:t xml:space="preserve">. </w:t>
      </w:r>
      <w:r w:rsidR="00471F33">
        <w:t>Macroalgae</w:t>
      </w:r>
      <w:r w:rsidRPr="009F6A21">
        <w:t xml:space="preserve"> farming could also play a significant role in food security. The European Commission estimated that </w:t>
      </w:r>
      <w:r w:rsidR="00471F33">
        <w:t>macroalgae</w:t>
      </w:r>
      <w:r w:rsidR="00A734FA" w:rsidRPr="009F6A21">
        <w:t xml:space="preserve"> and microalgae cultivation could reach 56 mill</w:t>
      </w:r>
      <w:r w:rsidR="0003387B">
        <w:t>ion</w:t>
      </w:r>
      <w:r w:rsidR="00A734FA" w:rsidRPr="009F6A21">
        <w:t xml:space="preserve"> </w:t>
      </w:r>
      <w:r w:rsidR="0003387B">
        <w:t>t</w:t>
      </w:r>
      <w:r w:rsidR="00A734FA" w:rsidRPr="009F6A21">
        <w:t>ons of protein production by 2054, totaling “18% of the global alternative protein market” (Buschmann et al., 2017).</w:t>
      </w:r>
    </w:p>
    <w:p w14:paraId="5DA94544" w14:textId="7886F101" w:rsidR="001E2FCE" w:rsidRDefault="000C0366" w:rsidP="00B55CE3">
      <w:r w:rsidRPr="009F6A21">
        <w:t xml:space="preserve">Other benefits include: </w:t>
      </w:r>
      <w:r w:rsidR="005410B2" w:rsidRPr="009F6A21">
        <w:t xml:space="preserve">mitigation of wild </w:t>
      </w:r>
      <w:r w:rsidR="00D0303E">
        <w:t>macroalgae</w:t>
      </w:r>
      <w:r w:rsidR="005410B2" w:rsidRPr="009F6A21">
        <w:t xml:space="preserve"> over- harvesting (Buschmann et al., 2017) </w:t>
      </w:r>
      <w:r w:rsidR="00A84C93" w:rsidRPr="009F6A21">
        <w:t xml:space="preserve">as well as overfishing (Cottier- Cook et al., 2016) </w:t>
      </w:r>
      <w:r w:rsidR="005410B2" w:rsidRPr="009F6A21">
        <w:t>and</w:t>
      </w:r>
      <w:r w:rsidR="001E2FCE" w:rsidRPr="009F6A21">
        <w:t xml:space="preserve"> the long- term </w:t>
      </w:r>
      <w:r w:rsidR="00384800" w:rsidRPr="009F6A21">
        <w:t>CO</w:t>
      </w:r>
      <w:r w:rsidR="00384800" w:rsidRPr="00B17451">
        <w:rPr>
          <w:vertAlign w:val="subscript"/>
        </w:rPr>
        <w:t>2</w:t>
      </w:r>
      <w:r w:rsidR="001E2FCE" w:rsidRPr="009F6A21">
        <w:t xml:space="preserve"> sequestration potential from the production of macroalgal biochar (Hill et al., 2015). The latter is at early research stages (Lehman et al., 2006; Bird et al., 2011; Hill et al., 2015).</w:t>
      </w:r>
    </w:p>
    <w:p w14:paraId="6BD1540F" w14:textId="77777777" w:rsidR="00BC1813" w:rsidRPr="00DC3559" w:rsidRDefault="00BC1813" w:rsidP="00B55CE3">
      <w:pPr>
        <w:pStyle w:val="ListParagraph"/>
        <w:jc w:val="left"/>
        <w:rPr>
          <w:color w:val="000000" w:themeColor="text1"/>
          <w:highlight w:val="yellow"/>
        </w:rPr>
      </w:pPr>
    </w:p>
    <w:p w14:paraId="631C1215" w14:textId="442064DC" w:rsidR="006D6012" w:rsidRDefault="551A77D0" w:rsidP="002A757A">
      <w:pPr>
        <w:pStyle w:val="Heading3"/>
        <w:jc w:val="left"/>
      </w:pPr>
      <w:bookmarkStart w:id="745" w:name="_Toc66268465"/>
      <w:r w:rsidRPr="551A77D0">
        <w:t>Additional Benefits and Burdens</w:t>
      </w:r>
      <w:bookmarkEnd w:id="745"/>
    </w:p>
    <w:p w14:paraId="3E8D8AFA" w14:textId="741C41C9" w:rsidR="00D24449" w:rsidRPr="00CA2EB1" w:rsidRDefault="00D24449" w:rsidP="00D24449">
      <w:pPr>
        <w:jc w:val="left"/>
        <w:rPr>
          <w:rFonts w:eastAsia="Times New Roman"/>
          <w:color w:val="000000"/>
        </w:rPr>
      </w:pPr>
      <w:bookmarkStart w:id="746" w:name="_Toc524993438"/>
      <w:r>
        <w:t xml:space="preserve">Here this solution is compared with other solutions in the ocean sector in terms of ecosystem, social and climate impact. Seaweed farming represents </w:t>
      </w:r>
      <w:r w:rsidR="00E50794">
        <w:t xml:space="preserve">the highest </w:t>
      </w:r>
      <w:r>
        <w:t xml:space="preserve">climate impact </w:t>
      </w:r>
      <w:r w:rsidR="00E50794">
        <w:t xml:space="preserve">within all ocean solutions with high adoption potential and intermediate </w:t>
      </w:r>
      <w:r>
        <w:t>environmental and social benefits</w:t>
      </w:r>
      <w:r w:rsidR="00E50794">
        <w:t>.</w:t>
      </w:r>
    </w:p>
    <w:p w14:paraId="571960C0" w14:textId="77777777" w:rsidR="00D24449" w:rsidRDefault="00D24449" w:rsidP="00D24449">
      <w:pPr>
        <w:pStyle w:val="Caption"/>
        <w:jc w:val="center"/>
      </w:pPr>
      <w:bookmarkStart w:id="747" w:name="_Toc47690288"/>
      <w:bookmarkStart w:id="748" w:name="_Toc54945704"/>
      <w:bookmarkStart w:id="749" w:name="_Toc66269901"/>
      <w:r>
        <w:t xml:space="preserve">Table </w:t>
      </w:r>
      <w:r w:rsidR="00983637">
        <w:fldChar w:fldCharType="begin"/>
      </w:r>
      <w:r w:rsidR="00983637">
        <w:instrText xml:space="preserve"> STYLEREF 1 \s </w:instrText>
      </w:r>
      <w:r w:rsidR="00983637">
        <w:fldChar w:fldCharType="separate"/>
      </w:r>
      <w:r>
        <w:rPr>
          <w:noProof/>
        </w:rPr>
        <w:t>1</w:t>
      </w:r>
      <w:r w:rsidR="00983637">
        <w:rPr>
          <w:noProof/>
        </w:rPr>
        <w:fldChar w:fldCharType="end"/>
      </w:r>
      <w:r>
        <w:t>.</w:t>
      </w:r>
      <w:r w:rsidR="00983637">
        <w:fldChar w:fldCharType="begin"/>
      </w:r>
      <w:r w:rsidR="00983637">
        <w:instrText xml:space="preserve"> SEQ Table \* ARABIC \s 1 </w:instrText>
      </w:r>
      <w:r w:rsidR="00983637">
        <w:fldChar w:fldCharType="separate"/>
      </w:r>
      <w:r>
        <w:rPr>
          <w:noProof/>
        </w:rPr>
        <w:t>1</w:t>
      </w:r>
      <w:r w:rsidR="00983637">
        <w:rPr>
          <w:noProof/>
        </w:rPr>
        <w:fldChar w:fldCharType="end"/>
      </w:r>
      <w:r>
        <w:t xml:space="preserve"> </w:t>
      </w:r>
      <w:bookmarkEnd w:id="747"/>
      <w:bookmarkEnd w:id="748"/>
      <w:r>
        <w:t>Ocean Solutions Comparison.</w:t>
      </w:r>
      <w:bookmarkEnd w:id="749"/>
    </w:p>
    <w:p w14:paraId="03A18DFB" w14:textId="6BD8B5F6" w:rsidR="00D24449" w:rsidRPr="008A2D96" w:rsidRDefault="00D24449" w:rsidP="00D24449">
      <w:pPr>
        <w:rPr>
          <w:sz w:val="18"/>
          <w:szCs w:val="18"/>
        </w:rPr>
      </w:pPr>
      <w:r w:rsidRPr="008A2D96">
        <w:rPr>
          <w:b/>
          <w:bCs/>
          <w:sz w:val="18"/>
          <w:szCs w:val="18"/>
        </w:rPr>
        <w:lastRenderedPageBreak/>
        <w:t>Ecosystem Services</w:t>
      </w:r>
      <w:r w:rsidRPr="008A2D96">
        <w:rPr>
          <w:sz w:val="18"/>
          <w:szCs w:val="18"/>
        </w:rPr>
        <w:t xml:space="preserve"> is subjective based on impacts on biodiversity, habitat restoration, protection from extreme weather events etc. </w:t>
      </w:r>
      <w:r w:rsidRPr="008A2D96">
        <w:rPr>
          <w:b/>
          <w:bCs/>
          <w:sz w:val="18"/>
          <w:szCs w:val="18"/>
        </w:rPr>
        <w:t>Social Justice Benefits:</w:t>
      </w:r>
      <w:r w:rsidRPr="008A2D96">
        <w:rPr>
          <w:sz w:val="18"/>
          <w:szCs w:val="18"/>
        </w:rPr>
        <w:t xml:space="preserve"> If solution is causing positive impact on local societies. </w:t>
      </w:r>
      <w:r w:rsidRPr="008A2D96">
        <w:rPr>
          <w:b/>
          <w:bCs/>
          <w:sz w:val="18"/>
          <w:szCs w:val="18"/>
        </w:rPr>
        <w:t>Climate Impact:</w:t>
      </w:r>
      <w:r>
        <w:rPr>
          <w:b/>
          <w:bCs/>
          <w:sz w:val="18"/>
          <w:szCs w:val="18"/>
        </w:rPr>
        <w:t xml:space="preserve"> </w:t>
      </w:r>
      <w:r w:rsidRPr="00E0507E">
        <w:rPr>
          <w:sz w:val="18"/>
          <w:szCs w:val="18"/>
        </w:rPr>
        <w:t>GHG reduction potential</w:t>
      </w:r>
      <w:r>
        <w:rPr>
          <w:b/>
          <w:bCs/>
          <w:sz w:val="18"/>
          <w:szCs w:val="18"/>
        </w:rPr>
        <w:t xml:space="preserve"> </w:t>
      </w:r>
      <w:r w:rsidRPr="003B7797">
        <w:rPr>
          <w:sz w:val="18"/>
          <w:szCs w:val="18"/>
        </w:rPr>
        <w:t xml:space="preserve">in </w:t>
      </w:r>
      <w:r w:rsidRPr="00E0507E">
        <w:rPr>
          <w:sz w:val="18"/>
          <w:szCs w:val="18"/>
        </w:rPr>
        <w:t xml:space="preserve">GT </w:t>
      </w:r>
      <w:r w:rsidR="00384800" w:rsidRPr="009F6A21">
        <w:t>CO</w:t>
      </w:r>
      <w:r w:rsidR="00384800" w:rsidRPr="00B17451">
        <w:rPr>
          <w:vertAlign w:val="subscript"/>
        </w:rPr>
        <w:t>2</w:t>
      </w:r>
      <w:r w:rsidRPr="00E0507E">
        <w:rPr>
          <w:sz w:val="18"/>
          <w:szCs w:val="18"/>
        </w:rPr>
        <w:t xml:space="preserve"> eq, </w:t>
      </w:r>
      <w:r w:rsidRPr="00E0507E">
        <w:rPr>
          <w:sz w:val="18"/>
          <w:szCs w:val="18"/>
          <w:vertAlign w:val="subscript"/>
        </w:rPr>
        <w:t>2020-2050</w:t>
      </w:r>
      <w:r>
        <w:rPr>
          <w:sz w:val="18"/>
          <w:szCs w:val="18"/>
          <w:vertAlign w:val="subscript"/>
        </w:rPr>
        <w:t>:</w:t>
      </w:r>
      <w:r>
        <w:rPr>
          <w:b/>
          <w:bCs/>
          <w:sz w:val="18"/>
          <w:szCs w:val="18"/>
        </w:rPr>
        <w:t xml:space="preserve"> </w:t>
      </w:r>
      <w:r w:rsidRPr="00E0507E">
        <w:rPr>
          <w:sz w:val="18"/>
          <w:szCs w:val="18"/>
        </w:rPr>
        <w:t xml:space="preserve">low </w:t>
      </w:r>
      <w:r>
        <w:rPr>
          <w:sz w:val="18"/>
          <w:szCs w:val="18"/>
        </w:rPr>
        <w:t>&gt;</w:t>
      </w:r>
      <w:r w:rsidRPr="00E0507E">
        <w:rPr>
          <w:sz w:val="18"/>
          <w:szCs w:val="18"/>
        </w:rPr>
        <w:t>1</w:t>
      </w:r>
      <w:r>
        <w:rPr>
          <w:sz w:val="18"/>
          <w:szCs w:val="18"/>
        </w:rPr>
        <w:t xml:space="preserve">, </w:t>
      </w:r>
      <w:r w:rsidRPr="00E0507E">
        <w:rPr>
          <w:sz w:val="18"/>
          <w:szCs w:val="18"/>
        </w:rPr>
        <w:t>middle between 1</w:t>
      </w:r>
      <w:r>
        <w:rPr>
          <w:sz w:val="18"/>
          <w:szCs w:val="18"/>
        </w:rPr>
        <w:t xml:space="preserve"> </w:t>
      </w:r>
      <w:r w:rsidRPr="00E0507E">
        <w:rPr>
          <w:sz w:val="18"/>
          <w:szCs w:val="18"/>
        </w:rPr>
        <w:t>and</w:t>
      </w:r>
      <w:r>
        <w:rPr>
          <w:sz w:val="18"/>
          <w:szCs w:val="18"/>
          <w:vertAlign w:val="subscript"/>
        </w:rPr>
        <w:t xml:space="preserve"> </w:t>
      </w:r>
      <w:r w:rsidRPr="00E0507E">
        <w:rPr>
          <w:sz w:val="18"/>
          <w:szCs w:val="18"/>
        </w:rPr>
        <w:t xml:space="preserve">3, high </w:t>
      </w:r>
      <w:r>
        <w:rPr>
          <w:sz w:val="18"/>
          <w:szCs w:val="18"/>
        </w:rPr>
        <w:t>&lt;</w:t>
      </w:r>
      <w:r w:rsidRPr="00E0507E">
        <w:rPr>
          <w:sz w:val="18"/>
          <w:szCs w:val="18"/>
        </w:rPr>
        <w:t>3</w:t>
      </w:r>
      <w:r>
        <w:rPr>
          <w:sz w:val="18"/>
          <w:szCs w:val="18"/>
          <w:vertAlign w:val="subscript"/>
        </w:rPr>
        <w:t>.</w:t>
      </w:r>
      <w:r>
        <w:rPr>
          <w:b/>
          <w:bCs/>
          <w:sz w:val="18"/>
          <w:szCs w:val="18"/>
        </w:rPr>
        <w:t xml:space="preserve"> </w:t>
      </w:r>
      <w:r w:rsidRPr="008A2D96">
        <w:rPr>
          <w:b/>
          <w:bCs/>
          <w:sz w:val="18"/>
          <w:szCs w:val="18"/>
        </w:rPr>
        <w:t>Global Adoption Potential:</w:t>
      </w:r>
      <w:r w:rsidRPr="008A2D96">
        <w:rPr>
          <w:sz w:val="18"/>
          <w:szCs w:val="18"/>
        </w:rPr>
        <w:t xml:space="preserve"> </w:t>
      </w:r>
      <w:r>
        <w:rPr>
          <w:sz w:val="18"/>
          <w:szCs w:val="18"/>
        </w:rPr>
        <w:t>TOA in Mha: low &gt; 100, middle between 100 and 400, high &lt; 400; TAM is applicable for only two solutions Improve Fishery and Improve Aquacultures therefore direct comparison with other ocean solutions is not possible, however, both solutions represents high total adoption potential. n/a – not applicable.</w:t>
      </w:r>
    </w:p>
    <w:tbl>
      <w:tblPr>
        <w:tblStyle w:val="TableGrid"/>
        <w:tblW w:w="9567" w:type="dxa"/>
        <w:tblLook w:val="04A0" w:firstRow="1" w:lastRow="0" w:firstColumn="1" w:lastColumn="0" w:noHBand="0" w:noVBand="1"/>
      </w:tblPr>
      <w:tblGrid>
        <w:gridCol w:w="2349"/>
        <w:gridCol w:w="1757"/>
        <w:gridCol w:w="1701"/>
        <w:gridCol w:w="1843"/>
        <w:gridCol w:w="1917"/>
      </w:tblGrid>
      <w:tr w:rsidR="00D24449" w:rsidRPr="00E91BE1" w14:paraId="2B464BCD" w14:textId="77777777" w:rsidTr="00C930FF">
        <w:trPr>
          <w:cantSplit/>
          <w:trHeight w:val="521"/>
          <w:tblHeader/>
        </w:trPr>
        <w:tc>
          <w:tcPr>
            <w:tcW w:w="2349" w:type="dxa"/>
            <w:shd w:val="clear" w:color="auto" w:fill="4F81BD" w:themeFill="accent1"/>
          </w:tcPr>
          <w:p w14:paraId="67D07CB2" w14:textId="77777777" w:rsidR="00D24449" w:rsidRPr="00E91BE1" w:rsidRDefault="00D24449" w:rsidP="00C930FF">
            <w:pPr>
              <w:spacing w:line="240" w:lineRule="auto"/>
              <w:jc w:val="left"/>
              <w:rPr>
                <w:b/>
                <w:color w:val="FFFFFF" w:themeColor="background1"/>
                <w:sz w:val="20"/>
                <w:szCs w:val="20"/>
              </w:rPr>
            </w:pPr>
          </w:p>
        </w:tc>
        <w:tc>
          <w:tcPr>
            <w:tcW w:w="1757" w:type="dxa"/>
            <w:shd w:val="clear" w:color="auto" w:fill="4F81BD" w:themeFill="accent1"/>
          </w:tcPr>
          <w:p w14:paraId="444CA071" w14:textId="77777777" w:rsidR="00D24449" w:rsidRPr="00E91BE1" w:rsidRDefault="00D24449" w:rsidP="00C930FF">
            <w:pPr>
              <w:spacing w:line="240" w:lineRule="auto"/>
              <w:jc w:val="left"/>
              <w:rPr>
                <w:b/>
                <w:color w:val="FFFFFF" w:themeColor="background1"/>
                <w:sz w:val="20"/>
                <w:szCs w:val="20"/>
              </w:rPr>
            </w:pPr>
            <w:r>
              <w:rPr>
                <w:b/>
                <w:color w:val="FFFFFF" w:themeColor="background1"/>
                <w:sz w:val="20"/>
                <w:szCs w:val="20"/>
              </w:rPr>
              <w:t>Ecosystem Services</w:t>
            </w:r>
          </w:p>
        </w:tc>
        <w:tc>
          <w:tcPr>
            <w:tcW w:w="1701" w:type="dxa"/>
            <w:shd w:val="clear" w:color="auto" w:fill="4F81BD" w:themeFill="accent1"/>
          </w:tcPr>
          <w:p w14:paraId="4AB3D87B" w14:textId="77777777" w:rsidR="00D24449" w:rsidRDefault="00D24449" w:rsidP="00C930FF">
            <w:pPr>
              <w:spacing w:line="240" w:lineRule="auto"/>
              <w:jc w:val="left"/>
              <w:rPr>
                <w:b/>
                <w:color w:val="FFFFFF" w:themeColor="background1"/>
                <w:sz w:val="20"/>
                <w:szCs w:val="20"/>
              </w:rPr>
            </w:pPr>
            <w:r>
              <w:rPr>
                <w:b/>
                <w:color w:val="FFFFFF" w:themeColor="background1"/>
                <w:sz w:val="20"/>
                <w:szCs w:val="20"/>
              </w:rPr>
              <w:t>Social Justice Benefits</w:t>
            </w:r>
          </w:p>
        </w:tc>
        <w:tc>
          <w:tcPr>
            <w:tcW w:w="1843" w:type="dxa"/>
            <w:shd w:val="clear" w:color="auto" w:fill="4F81BD" w:themeFill="accent1"/>
          </w:tcPr>
          <w:p w14:paraId="7084C0D2" w14:textId="77777777" w:rsidR="00D24449" w:rsidRPr="00E91BE1" w:rsidRDefault="00D24449" w:rsidP="00C930FF">
            <w:pPr>
              <w:spacing w:line="240" w:lineRule="auto"/>
              <w:jc w:val="left"/>
              <w:rPr>
                <w:b/>
                <w:color w:val="FFFFFF" w:themeColor="background1"/>
                <w:sz w:val="20"/>
                <w:szCs w:val="20"/>
              </w:rPr>
            </w:pPr>
            <w:r>
              <w:rPr>
                <w:b/>
                <w:color w:val="FFFFFF" w:themeColor="background1"/>
                <w:sz w:val="20"/>
                <w:szCs w:val="20"/>
              </w:rPr>
              <w:t>Climate  Impact</w:t>
            </w:r>
          </w:p>
        </w:tc>
        <w:tc>
          <w:tcPr>
            <w:tcW w:w="1917" w:type="dxa"/>
            <w:shd w:val="clear" w:color="auto" w:fill="4F81BD" w:themeFill="accent1"/>
          </w:tcPr>
          <w:p w14:paraId="2FE625D6" w14:textId="77777777" w:rsidR="00D24449" w:rsidRPr="00E91BE1" w:rsidRDefault="00D24449" w:rsidP="00C930FF">
            <w:pPr>
              <w:spacing w:line="240" w:lineRule="auto"/>
              <w:jc w:val="left"/>
              <w:rPr>
                <w:b/>
                <w:color w:val="FFFFFF" w:themeColor="background1"/>
                <w:sz w:val="20"/>
                <w:szCs w:val="20"/>
              </w:rPr>
            </w:pPr>
            <w:r>
              <w:rPr>
                <w:b/>
                <w:color w:val="FFFFFF" w:themeColor="background1"/>
                <w:sz w:val="20"/>
                <w:szCs w:val="20"/>
              </w:rPr>
              <w:t>Global Adoption Potential</w:t>
            </w:r>
          </w:p>
        </w:tc>
      </w:tr>
      <w:tr w:rsidR="00D24449" w:rsidRPr="00E91BE1" w14:paraId="342C0033" w14:textId="77777777" w:rsidTr="00C930FF">
        <w:trPr>
          <w:trHeight w:val="293"/>
        </w:trPr>
        <w:tc>
          <w:tcPr>
            <w:tcW w:w="2349" w:type="dxa"/>
          </w:tcPr>
          <w:p w14:paraId="42D6AEC5" w14:textId="77777777" w:rsidR="00D24449" w:rsidRPr="00D16DFB" w:rsidRDefault="00D24449" w:rsidP="00C930FF">
            <w:pPr>
              <w:spacing w:line="240" w:lineRule="auto"/>
              <w:jc w:val="left"/>
              <w:rPr>
                <w:sz w:val="20"/>
                <w:szCs w:val="20"/>
              </w:rPr>
            </w:pPr>
            <w:r w:rsidRPr="00D16DFB">
              <w:rPr>
                <w:sz w:val="20"/>
                <w:szCs w:val="20"/>
              </w:rPr>
              <w:t xml:space="preserve">Conventional </w:t>
            </w:r>
            <w:r>
              <w:rPr>
                <w:sz w:val="20"/>
                <w:szCs w:val="20"/>
              </w:rPr>
              <w:t>fishery</w:t>
            </w:r>
          </w:p>
        </w:tc>
        <w:tc>
          <w:tcPr>
            <w:tcW w:w="1757" w:type="dxa"/>
          </w:tcPr>
          <w:p w14:paraId="40FB975B" w14:textId="77777777" w:rsidR="00D24449" w:rsidRPr="00D16DFB" w:rsidRDefault="00D24449" w:rsidP="00C930FF">
            <w:pPr>
              <w:spacing w:line="240" w:lineRule="auto"/>
              <w:jc w:val="left"/>
              <w:rPr>
                <w:sz w:val="20"/>
                <w:szCs w:val="20"/>
              </w:rPr>
            </w:pPr>
            <w:r w:rsidRPr="00D16DFB">
              <w:rPr>
                <w:sz w:val="20"/>
                <w:szCs w:val="20"/>
              </w:rPr>
              <w:t>Low</w:t>
            </w:r>
          </w:p>
        </w:tc>
        <w:tc>
          <w:tcPr>
            <w:tcW w:w="1701" w:type="dxa"/>
          </w:tcPr>
          <w:p w14:paraId="0EEA4518" w14:textId="77777777" w:rsidR="00D24449" w:rsidRPr="00D16DFB" w:rsidRDefault="00D24449" w:rsidP="00C930FF">
            <w:pPr>
              <w:spacing w:line="240" w:lineRule="auto"/>
              <w:jc w:val="left"/>
              <w:rPr>
                <w:sz w:val="20"/>
                <w:szCs w:val="20"/>
              </w:rPr>
            </w:pPr>
            <w:r>
              <w:rPr>
                <w:sz w:val="20"/>
                <w:szCs w:val="20"/>
              </w:rPr>
              <w:t>Low</w:t>
            </w:r>
          </w:p>
        </w:tc>
        <w:tc>
          <w:tcPr>
            <w:tcW w:w="1843" w:type="dxa"/>
          </w:tcPr>
          <w:p w14:paraId="4C6964B0" w14:textId="77777777" w:rsidR="00D24449" w:rsidRPr="00D16DFB" w:rsidRDefault="00D24449" w:rsidP="00C930FF">
            <w:pPr>
              <w:spacing w:line="240" w:lineRule="auto"/>
              <w:jc w:val="left"/>
              <w:rPr>
                <w:sz w:val="20"/>
                <w:szCs w:val="20"/>
              </w:rPr>
            </w:pPr>
            <w:r>
              <w:rPr>
                <w:sz w:val="20"/>
                <w:szCs w:val="20"/>
              </w:rPr>
              <w:t>n/a</w:t>
            </w:r>
          </w:p>
        </w:tc>
        <w:tc>
          <w:tcPr>
            <w:tcW w:w="1917" w:type="dxa"/>
          </w:tcPr>
          <w:p w14:paraId="02488BE8" w14:textId="77777777" w:rsidR="00D24449" w:rsidRPr="00D16DFB" w:rsidRDefault="00D24449" w:rsidP="00C930FF">
            <w:pPr>
              <w:spacing w:line="240" w:lineRule="auto"/>
              <w:jc w:val="left"/>
              <w:rPr>
                <w:sz w:val="20"/>
                <w:szCs w:val="20"/>
              </w:rPr>
            </w:pPr>
            <w:r>
              <w:rPr>
                <w:sz w:val="20"/>
                <w:szCs w:val="20"/>
              </w:rPr>
              <w:t>n/a</w:t>
            </w:r>
          </w:p>
        </w:tc>
      </w:tr>
      <w:tr w:rsidR="00D24449" w:rsidRPr="00E91BE1" w14:paraId="3CC504D3" w14:textId="77777777" w:rsidTr="00C930FF">
        <w:trPr>
          <w:trHeight w:val="276"/>
        </w:trPr>
        <w:tc>
          <w:tcPr>
            <w:tcW w:w="2349" w:type="dxa"/>
          </w:tcPr>
          <w:p w14:paraId="171071DC" w14:textId="77777777" w:rsidR="00D24449" w:rsidRPr="00D16DFB" w:rsidRDefault="00D24449" w:rsidP="00C930FF">
            <w:pPr>
              <w:spacing w:line="240" w:lineRule="auto"/>
              <w:jc w:val="left"/>
              <w:rPr>
                <w:sz w:val="20"/>
                <w:szCs w:val="20"/>
              </w:rPr>
            </w:pPr>
            <w:r>
              <w:rPr>
                <w:sz w:val="20"/>
                <w:szCs w:val="20"/>
              </w:rPr>
              <w:t>Conventional aquacultures</w:t>
            </w:r>
          </w:p>
        </w:tc>
        <w:tc>
          <w:tcPr>
            <w:tcW w:w="1757" w:type="dxa"/>
          </w:tcPr>
          <w:p w14:paraId="6CECBA6B" w14:textId="77777777" w:rsidR="00D24449" w:rsidRPr="00D16DFB" w:rsidRDefault="00D24449" w:rsidP="00C930FF">
            <w:pPr>
              <w:spacing w:line="240" w:lineRule="auto"/>
              <w:jc w:val="left"/>
              <w:rPr>
                <w:sz w:val="20"/>
                <w:szCs w:val="20"/>
              </w:rPr>
            </w:pPr>
            <w:r>
              <w:rPr>
                <w:sz w:val="20"/>
                <w:szCs w:val="20"/>
              </w:rPr>
              <w:t>n/a</w:t>
            </w:r>
          </w:p>
        </w:tc>
        <w:tc>
          <w:tcPr>
            <w:tcW w:w="1701" w:type="dxa"/>
          </w:tcPr>
          <w:p w14:paraId="50B88F3C" w14:textId="77777777" w:rsidR="00D24449" w:rsidRPr="00D16DFB" w:rsidRDefault="00D24449" w:rsidP="00C930FF">
            <w:pPr>
              <w:spacing w:line="240" w:lineRule="auto"/>
              <w:jc w:val="left"/>
              <w:rPr>
                <w:sz w:val="20"/>
                <w:szCs w:val="20"/>
              </w:rPr>
            </w:pPr>
            <w:r>
              <w:rPr>
                <w:sz w:val="20"/>
                <w:szCs w:val="20"/>
              </w:rPr>
              <w:t>Medium</w:t>
            </w:r>
          </w:p>
        </w:tc>
        <w:tc>
          <w:tcPr>
            <w:tcW w:w="1843" w:type="dxa"/>
          </w:tcPr>
          <w:p w14:paraId="535BCE15" w14:textId="77777777" w:rsidR="00D24449" w:rsidRPr="00D16DFB" w:rsidRDefault="00D24449" w:rsidP="00C930FF">
            <w:pPr>
              <w:spacing w:line="240" w:lineRule="auto"/>
              <w:jc w:val="left"/>
              <w:rPr>
                <w:sz w:val="20"/>
                <w:szCs w:val="20"/>
              </w:rPr>
            </w:pPr>
            <w:r>
              <w:rPr>
                <w:sz w:val="20"/>
                <w:szCs w:val="20"/>
              </w:rPr>
              <w:t>n/a</w:t>
            </w:r>
          </w:p>
        </w:tc>
        <w:tc>
          <w:tcPr>
            <w:tcW w:w="1917" w:type="dxa"/>
          </w:tcPr>
          <w:p w14:paraId="03FDDAF1" w14:textId="77777777" w:rsidR="00D24449" w:rsidRPr="00D16DFB" w:rsidRDefault="00D24449" w:rsidP="00C930FF">
            <w:pPr>
              <w:spacing w:line="240" w:lineRule="auto"/>
              <w:jc w:val="left"/>
              <w:rPr>
                <w:sz w:val="20"/>
                <w:szCs w:val="20"/>
              </w:rPr>
            </w:pPr>
            <w:r>
              <w:rPr>
                <w:sz w:val="20"/>
                <w:szCs w:val="20"/>
              </w:rPr>
              <w:t>n/a</w:t>
            </w:r>
          </w:p>
        </w:tc>
      </w:tr>
      <w:tr w:rsidR="00D24449" w:rsidRPr="00E91BE1" w14:paraId="616757D6" w14:textId="77777777" w:rsidTr="00C930FF">
        <w:trPr>
          <w:trHeight w:val="309"/>
        </w:trPr>
        <w:tc>
          <w:tcPr>
            <w:tcW w:w="2349" w:type="dxa"/>
          </w:tcPr>
          <w:p w14:paraId="6D56F21C" w14:textId="77777777" w:rsidR="00D24449" w:rsidRPr="00D16DFB" w:rsidRDefault="00D24449" w:rsidP="00C930FF">
            <w:pPr>
              <w:spacing w:line="240" w:lineRule="auto"/>
              <w:jc w:val="left"/>
              <w:rPr>
                <w:sz w:val="20"/>
                <w:szCs w:val="20"/>
              </w:rPr>
            </w:pPr>
            <w:r>
              <w:rPr>
                <w:sz w:val="20"/>
                <w:szCs w:val="20"/>
              </w:rPr>
              <w:t>Conventional seaweed farming</w:t>
            </w:r>
          </w:p>
        </w:tc>
        <w:tc>
          <w:tcPr>
            <w:tcW w:w="1757" w:type="dxa"/>
          </w:tcPr>
          <w:p w14:paraId="3B9305BF" w14:textId="77777777" w:rsidR="00D24449" w:rsidRPr="00D16DFB" w:rsidRDefault="00D24449" w:rsidP="00C930FF">
            <w:pPr>
              <w:spacing w:line="240" w:lineRule="auto"/>
              <w:jc w:val="left"/>
              <w:rPr>
                <w:sz w:val="20"/>
                <w:szCs w:val="20"/>
              </w:rPr>
            </w:pPr>
            <w:r w:rsidRPr="00D16DFB">
              <w:rPr>
                <w:sz w:val="20"/>
                <w:szCs w:val="20"/>
              </w:rPr>
              <w:t>Medium</w:t>
            </w:r>
          </w:p>
        </w:tc>
        <w:tc>
          <w:tcPr>
            <w:tcW w:w="1701" w:type="dxa"/>
          </w:tcPr>
          <w:p w14:paraId="125047AE" w14:textId="77777777" w:rsidR="00D24449" w:rsidRPr="00D16DFB" w:rsidRDefault="00D24449" w:rsidP="00C930FF">
            <w:pPr>
              <w:spacing w:line="240" w:lineRule="auto"/>
              <w:jc w:val="left"/>
              <w:rPr>
                <w:sz w:val="20"/>
                <w:szCs w:val="20"/>
              </w:rPr>
            </w:pPr>
            <w:r>
              <w:rPr>
                <w:sz w:val="20"/>
                <w:szCs w:val="20"/>
              </w:rPr>
              <w:t>Medium</w:t>
            </w:r>
          </w:p>
        </w:tc>
        <w:tc>
          <w:tcPr>
            <w:tcW w:w="1843" w:type="dxa"/>
          </w:tcPr>
          <w:p w14:paraId="2CDAA924" w14:textId="77777777" w:rsidR="00D24449" w:rsidRPr="00D16DFB" w:rsidRDefault="00D24449" w:rsidP="00C930FF">
            <w:pPr>
              <w:spacing w:line="240" w:lineRule="auto"/>
              <w:jc w:val="left"/>
              <w:rPr>
                <w:sz w:val="20"/>
                <w:szCs w:val="20"/>
              </w:rPr>
            </w:pPr>
            <w:r>
              <w:rPr>
                <w:sz w:val="20"/>
                <w:szCs w:val="20"/>
              </w:rPr>
              <w:t>Low</w:t>
            </w:r>
          </w:p>
        </w:tc>
        <w:tc>
          <w:tcPr>
            <w:tcW w:w="1917" w:type="dxa"/>
          </w:tcPr>
          <w:p w14:paraId="5B979621" w14:textId="77777777" w:rsidR="00D24449" w:rsidRPr="00D16DFB" w:rsidRDefault="00D24449" w:rsidP="00C930FF">
            <w:pPr>
              <w:spacing w:line="240" w:lineRule="auto"/>
              <w:jc w:val="left"/>
              <w:rPr>
                <w:sz w:val="20"/>
                <w:szCs w:val="20"/>
              </w:rPr>
            </w:pPr>
            <w:r>
              <w:rPr>
                <w:sz w:val="20"/>
                <w:szCs w:val="20"/>
              </w:rPr>
              <w:t>n/a</w:t>
            </w:r>
          </w:p>
        </w:tc>
      </w:tr>
      <w:tr w:rsidR="00D24449" w:rsidRPr="00E91BE1" w14:paraId="4E31DAD5" w14:textId="77777777" w:rsidTr="00C930FF">
        <w:trPr>
          <w:trHeight w:val="309"/>
        </w:trPr>
        <w:tc>
          <w:tcPr>
            <w:tcW w:w="2349" w:type="dxa"/>
          </w:tcPr>
          <w:p w14:paraId="54A1A381" w14:textId="77777777" w:rsidR="00D24449" w:rsidRPr="00D24449" w:rsidRDefault="00D24449" w:rsidP="00C930FF">
            <w:pPr>
              <w:spacing w:line="240" w:lineRule="auto"/>
              <w:jc w:val="left"/>
              <w:rPr>
                <w:sz w:val="20"/>
                <w:szCs w:val="20"/>
              </w:rPr>
            </w:pPr>
            <w:r w:rsidRPr="00D24449">
              <w:rPr>
                <w:sz w:val="20"/>
                <w:szCs w:val="20"/>
              </w:rPr>
              <w:t>Improve Fishery</w:t>
            </w:r>
          </w:p>
        </w:tc>
        <w:tc>
          <w:tcPr>
            <w:tcW w:w="1757" w:type="dxa"/>
          </w:tcPr>
          <w:p w14:paraId="580A61E1" w14:textId="77777777" w:rsidR="00D24449" w:rsidRPr="00D24449" w:rsidRDefault="00D24449" w:rsidP="00C930FF">
            <w:pPr>
              <w:spacing w:line="240" w:lineRule="auto"/>
              <w:jc w:val="left"/>
              <w:rPr>
                <w:sz w:val="20"/>
                <w:szCs w:val="20"/>
              </w:rPr>
            </w:pPr>
            <w:r w:rsidRPr="00D24449">
              <w:rPr>
                <w:sz w:val="20"/>
                <w:szCs w:val="20"/>
              </w:rPr>
              <w:t>High</w:t>
            </w:r>
          </w:p>
        </w:tc>
        <w:tc>
          <w:tcPr>
            <w:tcW w:w="1701" w:type="dxa"/>
          </w:tcPr>
          <w:p w14:paraId="2159E2A9" w14:textId="77777777" w:rsidR="00D24449" w:rsidRPr="00D24449" w:rsidRDefault="00D24449" w:rsidP="00C930FF">
            <w:pPr>
              <w:spacing w:line="240" w:lineRule="auto"/>
              <w:jc w:val="left"/>
              <w:rPr>
                <w:sz w:val="20"/>
                <w:szCs w:val="20"/>
              </w:rPr>
            </w:pPr>
            <w:r w:rsidRPr="00D24449">
              <w:rPr>
                <w:sz w:val="20"/>
                <w:szCs w:val="20"/>
              </w:rPr>
              <w:t>High</w:t>
            </w:r>
          </w:p>
        </w:tc>
        <w:tc>
          <w:tcPr>
            <w:tcW w:w="1843" w:type="dxa"/>
          </w:tcPr>
          <w:p w14:paraId="105932C8" w14:textId="77777777" w:rsidR="00D24449" w:rsidRPr="00D24449" w:rsidRDefault="00D24449" w:rsidP="00C930FF">
            <w:pPr>
              <w:spacing w:line="240" w:lineRule="auto"/>
              <w:jc w:val="left"/>
              <w:rPr>
                <w:sz w:val="20"/>
                <w:szCs w:val="20"/>
              </w:rPr>
            </w:pPr>
            <w:r w:rsidRPr="00D24449">
              <w:rPr>
                <w:sz w:val="20"/>
                <w:szCs w:val="20"/>
              </w:rPr>
              <w:t>Middle</w:t>
            </w:r>
          </w:p>
        </w:tc>
        <w:tc>
          <w:tcPr>
            <w:tcW w:w="1917" w:type="dxa"/>
          </w:tcPr>
          <w:p w14:paraId="48FDDDC6" w14:textId="77777777" w:rsidR="00D24449" w:rsidRPr="00D24449" w:rsidRDefault="00D24449" w:rsidP="00C930FF">
            <w:pPr>
              <w:spacing w:line="240" w:lineRule="auto"/>
              <w:jc w:val="left"/>
              <w:rPr>
                <w:sz w:val="20"/>
                <w:szCs w:val="20"/>
              </w:rPr>
            </w:pPr>
            <w:r w:rsidRPr="00D24449">
              <w:rPr>
                <w:sz w:val="20"/>
                <w:szCs w:val="20"/>
              </w:rPr>
              <w:t>High (TAM 94 million tons landings)</w:t>
            </w:r>
          </w:p>
        </w:tc>
      </w:tr>
      <w:tr w:rsidR="00D24449" w:rsidRPr="00E91BE1" w14:paraId="055CA340" w14:textId="77777777" w:rsidTr="00C930FF">
        <w:trPr>
          <w:trHeight w:val="309"/>
        </w:trPr>
        <w:tc>
          <w:tcPr>
            <w:tcW w:w="2349" w:type="dxa"/>
          </w:tcPr>
          <w:p w14:paraId="69A4F86A" w14:textId="77777777" w:rsidR="00D24449" w:rsidRPr="00C24A29" w:rsidRDefault="00D24449" w:rsidP="00C930FF">
            <w:pPr>
              <w:spacing w:line="240" w:lineRule="auto"/>
              <w:jc w:val="left"/>
              <w:rPr>
                <w:sz w:val="20"/>
                <w:szCs w:val="20"/>
              </w:rPr>
            </w:pPr>
            <w:r w:rsidRPr="00C24A29">
              <w:rPr>
                <w:sz w:val="20"/>
                <w:szCs w:val="20"/>
              </w:rPr>
              <w:t>Improve Aquacultures</w:t>
            </w:r>
          </w:p>
        </w:tc>
        <w:tc>
          <w:tcPr>
            <w:tcW w:w="1757" w:type="dxa"/>
          </w:tcPr>
          <w:p w14:paraId="78DAEEF1" w14:textId="77777777" w:rsidR="00D24449" w:rsidRPr="00E0507E" w:rsidRDefault="00D24449" w:rsidP="00C930FF">
            <w:pPr>
              <w:spacing w:line="240" w:lineRule="auto"/>
              <w:jc w:val="left"/>
              <w:rPr>
                <w:sz w:val="20"/>
                <w:szCs w:val="20"/>
              </w:rPr>
            </w:pPr>
            <w:r w:rsidRPr="00E0507E">
              <w:rPr>
                <w:sz w:val="20"/>
                <w:szCs w:val="20"/>
              </w:rPr>
              <w:t>n/a</w:t>
            </w:r>
          </w:p>
        </w:tc>
        <w:tc>
          <w:tcPr>
            <w:tcW w:w="1701" w:type="dxa"/>
          </w:tcPr>
          <w:p w14:paraId="020D9E19" w14:textId="77777777" w:rsidR="00D24449" w:rsidRPr="00E0507E" w:rsidRDefault="00D24449" w:rsidP="00C930FF">
            <w:pPr>
              <w:spacing w:line="240" w:lineRule="auto"/>
              <w:jc w:val="left"/>
              <w:rPr>
                <w:sz w:val="20"/>
                <w:szCs w:val="20"/>
              </w:rPr>
            </w:pPr>
            <w:r w:rsidRPr="00E0507E">
              <w:rPr>
                <w:sz w:val="20"/>
                <w:szCs w:val="20"/>
              </w:rPr>
              <w:t>Medium</w:t>
            </w:r>
          </w:p>
        </w:tc>
        <w:tc>
          <w:tcPr>
            <w:tcW w:w="1843" w:type="dxa"/>
          </w:tcPr>
          <w:p w14:paraId="5F76D303" w14:textId="77777777" w:rsidR="00D24449" w:rsidRPr="008A2D96" w:rsidRDefault="00D24449" w:rsidP="00C930FF">
            <w:pPr>
              <w:spacing w:line="240" w:lineRule="auto"/>
              <w:jc w:val="left"/>
              <w:rPr>
                <w:sz w:val="20"/>
                <w:szCs w:val="20"/>
              </w:rPr>
            </w:pPr>
            <w:r>
              <w:rPr>
                <w:sz w:val="20"/>
                <w:szCs w:val="20"/>
              </w:rPr>
              <w:t>Middle</w:t>
            </w:r>
          </w:p>
        </w:tc>
        <w:tc>
          <w:tcPr>
            <w:tcW w:w="1917" w:type="dxa"/>
          </w:tcPr>
          <w:p w14:paraId="6C8A0131" w14:textId="77777777" w:rsidR="00D24449" w:rsidRPr="003B7797" w:rsidRDefault="00D24449" w:rsidP="00C930FF">
            <w:pPr>
              <w:spacing w:line="240" w:lineRule="auto"/>
              <w:jc w:val="left"/>
              <w:rPr>
                <w:sz w:val="20"/>
                <w:szCs w:val="20"/>
              </w:rPr>
            </w:pPr>
            <w:r w:rsidRPr="003B7797">
              <w:rPr>
                <w:sz w:val="20"/>
                <w:szCs w:val="20"/>
              </w:rPr>
              <w:t>High</w:t>
            </w:r>
            <w:r>
              <w:rPr>
                <w:sz w:val="20"/>
                <w:szCs w:val="20"/>
              </w:rPr>
              <w:t xml:space="preserve"> (TAM 126 million tons live weight)</w:t>
            </w:r>
          </w:p>
        </w:tc>
      </w:tr>
      <w:tr w:rsidR="00D24449" w:rsidRPr="00E91BE1" w14:paraId="67539070" w14:textId="77777777" w:rsidTr="00C930FF">
        <w:trPr>
          <w:trHeight w:val="309"/>
        </w:trPr>
        <w:tc>
          <w:tcPr>
            <w:tcW w:w="2349" w:type="dxa"/>
          </w:tcPr>
          <w:p w14:paraId="4DEF77D6" w14:textId="77777777" w:rsidR="00D24449" w:rsidRPr="00D24449" w:rsidRDefault="00D24449" w:rsidP="00C930FF">
            <w:pPr>
              <w:spacing w:line="240" w:lineRule="auto"/>
              <w:jc w:val="left"/>
              <w:rPr>
                <w:b/>
                <w:bCs/>
                <w:sz w:val="20"/>
                <w:szCs w:val="20"/>
              </w:rPr>
            </w:pPr>
            <w:r w:rsidRPr="00D24449">
              <w:rPr>
                <w:b/>
                <w:bCs/>
                <w:sz w:val="20"/>
                <w:szCs w:val="20"/>
              </w:rPr>
              <w:t>Seaweed Farming</w:t>
            </w:r>
          </w:p>
        </w:tc>
        <w:tc>
          <w:tcPr>
            <w:tcW w:w="1757" w:type="dxa"/>
          </w:tcPr>
          <w:p w14:paraId="76D51F4F" w14:textId="77777777" w:rsidR="00D24449" w:rsidRPr="00D24449" w:rsidRDefault="00D24449" w:rsidP="00C930FF">
            <w:pPr>
              <w:spacing w:line="240" w:lineRule="auto"/>
              <w:jc w:val="left"/>
              <w:rPr>
                <w:b/>
                <w:bCs/>
                <w:sz w:val="20"/>
                <w:szCs w:val="20"/>
              </w:rPr>
            </w:pPr>
            <w:r w:rsidRPr="00D24449">
              <w:rPr>
                <w:b/>
                <w:bCs/>
                <w:sz w:val="20"/>
                <w:szCs w:val="20"/>
              </w:rPr>
              <w:t>Medium</w:t>
            </w:r>
          </w:p>
        </w:tc>
        <w:tc>
          <w:tcPr>
            <w:tcW w:w="1701" w:type="dxa"/>
          </w:tcPr>
          <w:p w14:paraId="691F2058" w14:textId="77777777" w:rsidR="00D24449" w:rsidRPr="00D24449" w:rsidRDefault="00D24449" w:rsidP="00C930FF">
            <w:pPr>
              <w:spacing w:line="240" w:lineRule="auto"/>
              <w:jc w:val="left"/>
              <w:rPr>
                <w:b/>
                <w:bCs/>
                <w:sz w:val="20"/>
                <w:szCs w:val="20"/>
              </w:rPr>
            </w:pPr>
            <w:r w:rsidRPr="00D24449">
              <w:rPr>
                <w:b/>
                <w:bCs/>
                <w:sz w:val="20"/>
                <w:szCs w:val="20"/>
              </w:rPr>
              <w:t>Medium</w:t>
            </w:r>
          </w:p>
        </w:tc>
        <w:tc>
          <w:tcPr>
            <w:tcW w:w="1843" w:type="dxa"/>
          </w:tcPr>
          <w:p w14:paraId="6A28B98A" w14:textId="77777777" w:rsidR="00D24449" w:rsidRPr="00D24449" w:rsidRDefault="00D24449" w:rsidP="00C930FF">
            <w:pPr>
              <w:spacing w:line="240" w:lineRule="auto"/>
              <w:jc w:val="left"/>
              <w:rPr>
                <w:b/>
                <w:bCs/>
                <w:sz w:val="20"/>
                <w:szCs w:val="20"/>
              </w:rPr>
            </w:pPr>
            <w:r w:rsidRPr="00D24449">
              <w:rPr>
                <w:b/>
                <w:bCs/>
                <w:sz w:val="20"/>
                <w:szCs w:val="20"/>
              </w:rPr>
              <w:t>High</w:t>
            </w:r>
          </w:p>
        </w:tc>
        <w:tc>
          <w:tcPr>
            <w:tcW w:w="1917" w:type="dxa"/>
          </w:tcPr>
          <w:p w14:paraId="3762E0B7" w14:textId="77777777" w:rsidR="00D24449" w:rsidRPr="00D24449" w:rsidRDefault="00D24449" w:rsidP="00C930FF">
            <w:pPr>
              <w:spacing w:line="240" w:lineRule="auto"/>
              <w:jc w:val="left"/>
              <w:rPr>
                <w:b/>
                <w:bCs/>
                <w:sz w:val="20"/>
                <w:szCs w:val="20"/>
              </w:rPr>
            </w:pPr>
            <w:r w:rsidRPr="00D24449">
              <w:rPr>
                <w:b/>
                <w:bCs/>
                <w:sz w:val="20"/>
                <w:szCs w:val="20"/>
              </w:rPr>
              <w:t>High</w:t>
            </w:r>
          </w:p>
        </w:tc>
      </w:tr>
      <w:tr w:rsidR="00D24449" w:rsidRPr="00E91BE1" w14:paraId="170FB928" w14:textId="77777777" w:rsidTr="00C930FF">
        <w:trPr>
          <w:trHeight w:val="309"/>
        </w:trPr>
        <w:tc>
          <w:tcPr>
            <w:tcW w:w="2349" w:type="dxa"/>
          </w:tcPr>
          <w:p w14:paraId="0BD90F3A" w14:textId="77777777" w:rsidR="00D24449" w:rsidRPr="00C24A29" w:rsidRDefault="00D24449" w:rsidP="00C930FF">
            <w:pPr>
              <w:spacing w:line="240" w:lineRule="auto"/>
              <w:jc w:val="left"/>
              <w:rPr>
                <w:sz w:val="20"/>
                <w:szCs w:val="20"/>
              </w:rPr>
            </w:pPr>
            <w:r w:rsidRPr="00C24A29">
              <w:rPr>
                <w:sz w:val="20"/>
                <w:szCs w:val="20"/>
              </w:rPr>
              <w:t>Macroalgae Forests Protection</w:t>
            </w:r>
          </w:p>
        </w:tc>
        <w:tc>
          <w:tcPr>
            <w:tcW w:w="1757" w:type="dxa"/>
          </w:tcPr>
          <w:p w14:paraId="2129E52F" w14:textId="77777777" w:rsidR="00D24449" w:rsidRPr="00E0507E" w:rsidRDefault="00D24449" w:rsidP="00C930FF">
            <w:pPr>
              <w:spacing w:line="240" w:lineRule="auto"/>
              <w:jc w:val="left"/>
              <w:rPr>
                <w:sz w:val="20"/>
                <w:szCs w:val="20"/>
              </w:rPr>
            </w:pPr>
            <w:r>
              <w:rPr>
                <w:sz w:val="20"/>
                <w:szCs w:val="20"/>
              </w:rPr>
              <w:t>High</w:t>
            </w:r>
          </w:p>
        </w:tc>
        <w:tc>
          <w:tcPr>
            <w:tcW w:w="1701" w:type="dxa"/>
          </w:tcPr>
          <w:p w14:paraId="5F4A0FFE" w14:textId="77777777" w:rsidR="00D24449" w:rsidRPr="00E0507E" w:rsidRDefault="00D24449" w:rsidP="00C930FF">
            <w:pPr>
              <w:spacing w:line="240" w:lineRule="auto"/>
              <w:jc w:val="left"/>
              <w:rPr>
                <w:sz w:val="20"/>
                <w:szCs w:val="20"/>
              </w:rPr>
            </w:pPr>
            <w:r>
              <w:rPr>
                <w:sz w:val="20"/>
                <w:szCs w:val="20"/>
              </w:rPr>
              <w:t>High</w:t>
            </w:r>
          </w:p>
        </w:tc>
        <w:tc>
          <w:tcPr>
            <w:tcW w:w="1843" w:type="dxa"/>
          </w:tcPr>
          <w:p w14:paraId="37546DE6" w14:textId="77777777" w:rsidR="00D24449" w:rsidRPr="00E0507E" w:rsidRDefault="00D24449" w:rsidP="00C930FF">
            <w:pPr>
              <w:spacing w:line="240" w:lineRule="auto"/>
              <w:jc w:val="left"/>
              <w:rPr>
                <w:sz w:val="20"/>
                <w:szCs w:val="20"/>
              </w:rPr>
            </w:pPr>
            <w:r w:rsidRPr="00E0507E">
              <w:rPr>
                <w:sz w:val="20"/>
                <w:szCs w:val="20"/>
              </w:rPr>
              <w:t>Middle</w:t>
            </w:r>
          </w:p>
        </w:tc>
        <w:tc>
          <w:tcPr>
            <w:tcW w:w="1917" w:type="dxa"/>
          </w:tcPr>
          <w:p w14:paraId="3D08D63D" w14:textId="77777777" w:rsidR="00D24449" w:rsidRPr="00E0507E" w:rsidRDefault="00D24449" w:rsidP="00C930FF">
            <w:pPr>
              <w:spacing w:line="240" w:lineRule="auto"/>
              <w:jc w:val="left"/>
              <w:rPr>
                <w:sz w:val="20"/>
                <w:szCs w:val="20"/>
              </w:rPr>
            </w:pPr>
            <w:r>
              <w:rPr>
                <w:sz w:val="20"/>
                <w:szCs w:val="20"/>
              </w:rPr>
              <w:t>Middle</w:t>
            </w:r>
          </w:p>
        </w:tc>
      </w:tr>
      <w:tr w:rsidR="00D24449" w:rsidRPr="00E91BE1" w14:paraId="7894B228" w14:textId="77777777" w:rsidTr="00C930FF">
        <w:trPr>
          <w:trHeight w:val="309"/>
        </w:trPr>
        <w:tc>
          <w:tcPr>
            <w:tcW w:w="2349" w:type="dxa"/>
          </w:tcPr>
          <w:p w14:paraId="513EE296" w14:textId="77777777" w:rsidR="00D24449" w:rsidRPr="00C24A29" w:rsidRDefault="00D24449" w:rsidP="00C930FF">
            <w:pPr>
              <w:spacing w:line="240" w:lineRule="auto"/>
              <w:jc w:val="left"/>
              <w:rPr>
                <w:sz w:val="20"/>
                <w:szCs w:val="20"/>
              </w:rPr>
            </w:pPr>
            <w:r w:rsidRPr="00C24A29">
              <w:rPr>
                <w:sz w:val="20"/>
                <w:szCs w:val="20"/>
              </w:rPr>
              <w:t>Macroalgae Forests Restoration</w:t>
            </w:r>
          </w:p>
        </w:tc>
        <w:tc>
          <w:tcPr>
            <w:tcW w:w="1757" w:type="dxa"/>
          </w:tcPr>
          <w:p w14:paraId="74877107" w14:textId="77777777" w:rsidR="00D24449" w:rsidRPr="003B7797" w:rsidRDefault="00D24449" w:rsidP="00C930FF">
            <w:pPr>
              <w:spacing w:line="240" w:lineRule="auto"/>
              <w:jc w:val="left"/>
              <w:rPr>
                <w:sz w:val="20"/>
                <w:szCs w:val="20"/>
              </w:rPr>
            </w:pPr>
            <w:r w:rsidRPr="003B7797">
              <w:rPr>
                <w:sz w:val="20"/>
                <w:szCs w:val="20"/>
              </w:rPr>
              <w:t>High</w:t>
            </w:r>
          </w:p>
        </w:tc>
        <w:tc>
          <w:tcPr>
            <w:tcW w:w="1701" w:type="dxa"/>
          </w:tcPr>
          <w:p w14:paraId="0B07FFE6" w14:textId="77777777" w:rsidR="00D24449" w:rsidRPr="003B7797" w:rsidRDefault="00D24449" w:rsidP="00C930FF">
            <w:pPr>
              <w:spacing w:line="240" w:lineRule="auto"/>
              <w:jc w:val="left"/>
              <w:rPr>
                <w:sz w:val="20"/>
                <w:szCs w:val="20"/>
              </w:rPr>
            </w:pPr>
            <w:r w:rsidRPr="003B7797">
              <w:rPr>
                <w:sz w:val="20"/>
                <w:szCs w:val="20"/>
              </w:rPr>
              <w:t>High</w:t>
            </w:r>
          </w:p>
        </w:tc>
        <w:tc>
          <w:tcPr>
            <w:tcW w:w="1843" w:type="dxa"/>
          </w:tcPr>
          <w:p w14:paraId="4CF0D2D3" w14:textId="77777777" w:rsidR="00D24449" w:rsidRPr="00E0507E" w:rsidRDefault="00D24449" w:rsidP="00C930FF">
            <w:pPr>
              <w:spacing w:line="240" w:lineRule="auto"/>
              <w:jc w:val="left"/>
              <w:rPr>
                <w:sz w:val="20"/>
                <w:szCs w:val="20"/>
              </w:rPr>
            </w:pPr>
            <w:r w:rsidRPr="00E0507E">
              <w:rPr>
                <w:sz w:val="20"/>
                <w:szCs w:val="20"/>
              </w:rPr>
              <w:t>Middle</w:t>
            </w:r>
          </w:p>
        </w:tc>
        <w:tc>
          <w:tcPr>
            <w:tcW w:w="1917" w:type="dxa"/>
          </w:tcPr>
          <w:p w14:paraId="4DD4D24D" w14:textId="77777777" w:rsidR="00D24449" w:rsidRPr="003B7797" w:rsidRDefault="00D24449" w:rsidP="00C930FF">
            <w:pPr>
              <w:spacing w:line="240" w:lineRule="auto"/>
              <w:jc w:val="left"/>
              <w:rPr>
                <w:sz w:val="20"/>
                <w:szCs w:val="20"/>
              </w:rPr>
            </w:pPr>
            <w:r w:rsidRPr="003B7797">
              <w:rPr>
                <w:sz w:val="20"/>
                <w:szCs w:val="20"/>
              </w:rPr>
              <w:t>Middle</w:t>
            </w:r>
          </w:p>
        </w:tc>
      </w:tr>
      <w:tr w:rsidR="00D24449" w:rsidRPr="00E91BE1" w14:paraId="345A16DE" w14:textId="77777777" w:rsidTr="00C930FF">
        <w:trPr>
          <w:trHeight w:val="309"/>
        </w:trPr>
        <w:tc>
          <w:tcPr>
            <w:tcW w:w="2349" w:type="dxa"/>
          </w:tcPr>
          <w:p w14:paraId="7B838EBB" w14:textId="77777777" w:rsidR="00D24449" w:rsidRPr="00C24A29" w:rsidRDefault="00D24449" w:rsidP="00C930FF">
            <w:pPr>
              <w:spacing w:line="240" w:lineRule="auto"/>
              <w:jc w:val="left"/>
              <w:rPr>
                <w:sz w:val="20"/>
                <w:szCs w:val="20"/>
              </w:rPr>
            </w:pPr>
            <w:r w:rsidRPr="00C24A29">
              <w:rPr>
                <w:sz w:val="20"/>
                <w:szCs w:val="20"/>
              </w:rPr>
              <w:t>Coastal Wetlands Protection</w:t>
            </w:r>
          </w:p>
        </w:tc>
        <w:tc>
          <w:tcPr>
            <w:tcW w:w="1757" w:type="dxa"/>
          </w:tcPr>
          <w:p w14:paraId="010792D9" w14:textId="77777777" w:rsidR="00D24449" w:rsidRPr="003B7797" w:rsidRDefault="00D24449" w:rsidP="00C930FF">
            <w:pPr>
              <w:spacing w:line="240" w:lineRule="auto"/>
              <w:jc w:val="left"/>
              <w:rPr>
                <w:sz w:val="20"/>
                <w:szCs w:val="20"/>
              </w:rPr>
            </w:pPr>
            <w:r w:rsidRPr="003B7797">
              <w:rPr>
                <w:sz w:val="20"/>
                <w:szCs w:val="20"/>
              </w:rPr>
              <w:t>High</w:t>
            </w:r>
          </w:p>
        </w:tc>
        <w:tc>
          <w:tcPr>
            <w:tcW w:w="1701" w:type="dxa"/>
          </w:tcPr>
          <w:p w14:paraId="1A994C80" w14:textId="77777777" w:rsidR="00D24449" w:rsidRPr="003B7797" w:rsidRDefault="00D24449" w:rsidP="00C930FF">
            <w:pPr>
              <w:spacing w:line="240" w:lineRule="auto"/>
              <w:jc w:val="left"/>
              <w:rPr>
                <w:sz w:val="20"/>
                <w:szCs w:val="20"/>
              </w:rPr>
            </w:pPr>
            <w:r w:rsidRPr="003B7797">
              <w:rPr>
                <w:sz w:val="20"/>
                <w:szCs w:val="20"/>
              </w:rPr>
              <w:t>High</w:t>
            </w:r>
          </w:p>
        </w:tc>
        <w:tc>
          <w:tcPr>
            <w:tcW w:w="1843" w:type="dxa"/>
          </w:tcPr>
          <w:p w14:paraId="061890CA" w14:textId="77777777" w:rsidR="00D24449" w:rsidRPr="00E0507E" w:rsidRDefault="00D24449" w:rsidP="00C930FF">
            <w:pPr>
              <w:spacing w:line="240" w:lineRule="auto"/>
              <w:jc w:val="left"/>
              <w:rPr>
                <w:sz w:val="20"/>
                <w:szCs w:val="20"/>
              </w:rPr>
            </w:pPr>
            <w:r w:rsidRPr="00E0507E">
              <w:rPr>
                <w:sz w:val="20"/>
                <w:szCs w:val="20"/>
              </w:rPr>
              <w:t>Middle</w:t>
            </w:r>
          </w:p>
        </w:tc>
        <w:tc>
          <w:tcPr>
            <w:tcW w:w="1917" w:type="dxa"/>
          </w:tcPr>
          <w:p w14:paraId="77773C88" w14:textId="77777777" w:rsidR="00D24449" w:rsidRPr="003B7797" w:rsidRDefault="00D24449" w:rsidP="00C930FF">
            <w:pPr>
              <w:spacing w:line="240" w:lineRule="auto"/>
              <w:jc w:val="left"/>
              <w:rPr>
                <w:sz w:val="20"/>
                <w:szCs w:val="20"/>
              </w:rPr>
            </w:pPr>
            <w:r w:rsidRPr="003B7797">
              <w:rPr>
                <w:sz w:val="20"/>
                <w:szCs w:val="20"/>
              </w:rPr>
              <w:t>Low</w:t>
            </w:r>
          </w:p>
        </w:tc>
      </w:tr>
      <w:tr w:rsidR="00D24449" w:rsidRPr="00E91BE1" w14:paraId="48D58F0E" w14:textId="77777777" w:rsidTr="00C930FF">
        <w:trPr>
          <w:trHeight w:val="309"/>
        </w:trPr>
        <w:tc>
          <w:tcPr>
            <w:tcW w:w="2349" w:type="dxa"/>
          </w:tcPr>
          <w:p w14:paraId="7F2C22A1" w14:textId="77777777" w:rsidR="00D24449" w:rsidRPr="00C24A29" w:rsidRDefault="00D24449" w:rsidP="00C930FF">
            <w:pPr>
              <w:spacing w:line="240" w:lineRule="auto"/>
              <w:jc w:val="left"/>
              <w:rPr>
                <w:sz w:val="20"/>
                <w:szCs w:val="20"/>
              </w:rPr>
            </w:pPr>
            <w:r w:rsidRPr="00C24A29">
              <w:rPr>
                <w:sz w:val="20"/>
                <w:szCs w:val="20"/>
              </w:rPr>
              <w:t>Coastal Wetlands Restoration</w:t>
            </w:r>
          </w:p>
        </w:tc>
        <w:tc>
          <w:tcPr>
            <w:tcW w:w="1757" w:type="dxa"/>
          </w:tcPr>
          <w:p w14:paraId="5B396E7A" w14:textId="77777777" w:rsidR="00D24449" w:rsidRPr="003B7797" w:rsidRDefault="00D24449" w:rsidP="00C930FF">
            <w:pPr>
              <w:spacing w:line="240" w:lineRule="auto"/>
              <w:jc w:val="left"/>
              <w:rPr>
                <w:sz w:val="20"/>
                <w:szCs w:val="20"/>
              </w:rPr>
            </w:pPr>
            <w:r w:rsidRPr="003B7797">
              <w:rPr>
                <w:sz w:val="20"/>
                <w:szCs w:val="20"/>
              </w:rPr>
              <w:t>High</w:t>
            </w:r>
          </w:p>
        </w:tc>
        <w:tc>
          <w:tcPr>
            <w:tcW w:w="1701" w:type="dxa"/>
          </w:tcPr>
          <w:p w14:paraId="45501F0E" w14:textId="77777777" w:rsidR="00D24449" w:rsidRPr="003B7797" w:rsidRDefault="00D24449" w:rsidP="00C930FF">
            <w:pPr>
              <w:spacing w:line="240" w:lineRule="auto"/>
              <w:jc w:val="left"/>
              <w:rPr>
                <w:sz w:val="20"/>
                <w:szCs w:val="20"/>
              </w:rPr>
            </w:pPr>
            <w:r w:rsidRPr="003B7797">
              <w:rPr>
                <w:sz w:val="20"/>
                <w:szCs w:val="20"/>
              </w:rPr>
              <w:t>High</w:t>
            </w:r>
          </w:p>
        </w:tc>
        <w:tc>
          <w:tcPr>
            <w:tcW w:w="1843" w:type="dxa"/>
          </w:tcPr>
          <w:p w14:paraId="2DC422AB" w14:textId="77777777" w:rsidR="00D24449" w:rsidRPr="00E0507E" w:rsidRDefault="00D24449" w:rsidP="00C930FF">
            <w:pPr>
              <w:spacing w:line="240" w:lineRule="auto"/>
              <w:jc w:val="left"/>
              <w:rPr>
                <w:sz w:val="20"/>
                <w:szCs w:val="20"/>
              </w:rPr>
            </w:pPr>
            <w:r w:rsidRPr="00E0507E">
              <w:rPr>
                <w:sz w:val="20"/>
                <w:szCs w:val="20"/>
              </w:rPr>
              <w:t>Middle</w:t>
            </w:r>
          </w:p>
        </w:tc>
        <w:tc>
          <w:tcPr>
            <w:tcW w:w="1917" w:type="dxa"/>
          </w:tcPr>
          <w:p w14:paraId="5872D801" w14:textId="77777777" w:rsidR="00D24449" w:rsidRPr="003B7797" w:rsidRDefault="00D24449" w:rsidP="00C930FF">
            <w:pPr>
              <w:spacing w:line="240" w:lineRule="auto"/>
              <w:jc w:val="left"/>
              <w:rPr>
                <w:sz w:val="20"/>
                <w:szCs w:val="20"/>
              </w:rPr>
            </w:pPr>
            <w:r w:rsidRPr="003B7797">
              <w:rPr>
                <w:sz w:val="20"/>
                <w:szCs w:val="20"/>
              </w:rPr>
              <w:t>Low</w:t>
            </w:r>
          </w:p>
        </w:tc>
      </w:tr>
      <w:tr w:rsidR="00D24449" w:rsidRPr="00E91BE1" w14:paraId="4112F46F" w14:textId="77777777" w:rsidTr="00C930FF">
        <w:trPr>
          <w:trHeight w:val="309"/>
        </w:trPr>
        <w:tc>
          <w:tcPr>
            <w:tcW w:w="2349" w:type="dxa"/>
          </w:tcPr>
          <w:p w14:paraId="43DDED1E" w14:textId="77777777" w:rsidR="00D24449" w:rsidRPr="00C24A29" w:rsidRDefault="00D24449" w:rsidP="00C930FF">
            <w:pPr>
              <w:spacing w:line="240" w:lineRule="auto"/>
              <w:jc w:val="left"/>
              <w:rPr>
                <w:sz w:val="20"/>
                <w:szCs w:val="20"/>
              </w:rPr>
            </w:pPr>
            <w:r w:rsidRPr="00C24A29">
              <w:rPr>
                <w:sz w:val="20"/>
                <w:szCs w:val="20"/>
              </w:rPr>
              <w:t>Seafloor Protection</w:t>
            </w:r>
          </w:p>
        </w:tc>
        <w:tc>
          <w:tcPr>
            <w:tcW w:w="1757" w:type="dxa"/>
          </w:tcPr>
          <w:p w14:paraId="33DE7A5B" w14:textId="77777777" w:rsidR="00D24449" w:rsidRPr="003B7797" w:rsidRDefault="00D24449" w:rsidP="00C930FF">
            <w:pPr>
              <w:spacing w:line="240" w:lineRule="auto"/>
              <w:jc w:val="left"/>
              <w:rPr>
                <w:sz w:val="20"/>
                <w:szCs w:val="20"/>
              </w:rPr>
            </w:pPr>
            <w:r w:rsidRPr="003B7797">
              <w:rPr>
                <w:sz w:val="20"/>
                <w:szCs w:val="20"/>
              </w:rPr>
              <w:t>High</w:t>
            </w:r>
          </w:p>
        </w:tc>
        <w:tc>
          <w:tcPr>
            <w:tcW w:w="1701" w:type="dxa"/>
          </w:tcPr>
          <w:p w14:paraId="7908C275" w14:textId="77777777" w:rsidR="00D24449" w:rsidRPr="003B7797" w:rsidRDefault="00D24449" w:rsidP="00C930FF">
            <w:pPr>
              <w:spacing w:line="240" w:lineRule="auto"/>
              <w:jc w:val="left"/>
              <w:rPr>
                <w:sz w:val="20"/>
                <w:szCs w:val="20"/>
              </w:rPr>
            </w:pPr>
            <w:r w:rsidRPr="003B7797">
              <w:rPr>
                <w:sz w:val="20"/>
                <w:szCs w:val="20"/>
              </w:rPr>
              <w:t>Medium</w:t>
            </w:r>
          </w:p>
        </w:tc>
        <w:tc>
          <w:tcPr>
            <w:tcW w:w="1843" w:type="dxa"/>
          </w:tcPr>
          <w:p w14:paraId="6018F4B1" w14:textId="14AE3077" w:rsidR="00D24449" w:rsidRPr="008A2D96" w:rsidRDefault="0070096A" w:rsidP="00C930FF">
            <w:pPr>
              <w:spacing w:line="240" w:lineRule="auto"/>
              <w:jc w:val="left"/>
              <w:rPr>
                <w:sz w:val="20"/>
                <w:szCs w:val="20"/>
              </w:rPr>
            </w:pPr>
            <w:r>
              <w:rPr>
                <w:sz w:val="20"/>
                <w:szCs w:val="20"/>
              </w:rPr>
              <w:t>High</w:t>
            </w:r>
          </w:p>
        </w:tc>
        <w:tc>
          <w:tcPr>
            <w:tcW w:w="1917" w:type="dxa"/>
          </w:tcPr>
          <w:p w14:paraId="3870239C" w14:textId="77777777" w:rsidR="00D24449" w:rsidRPr="003B7797" w:rsidRDefault="00D24449" w:rsidP="00C930FF">
            <w:pPr>
              <w:spacing w:line="240" w:lineRule="auto"/>
              <w:jc w:val="left"/>
              <w:rPr>
                <w:sz w:val="20"/>
                <w:szCs w:val="20"/>
              </w:rPr>
            </w:pPr>
            <w:r w:rsidRPr="003B7797">
              <w:rPr>
                <w:sz w:val="20"/>
                <w:szCs w:val="20"/>
              </w:rPr>
              <w:t>High</w:t>
            </w:r>
          </w:p>
        </w:tc>
      </w:tr>
    </w:tbl>
    <w:p w14:paraId="0E6878D3" w14:textId="77777777" w:rsidR="005D49A8" w:rsidRPr="00CA2EB1" w:rsidRDefault="005D49A8" w:rsidP="002A757A">
      <w:pPr>
        <w:autoSpaceDE w:val="0"/>
        <w:spacing w:after="0"/>
        <w:jc w:val="left"/>
        <w:rPr>
          <w:rFonts w:eastAsia="Times New Roman"/>
          <w:color w:val="000000"/>
        </w:rPr>
      </w:pPr>
    </w:p>
    <w:bookmarkEnd w:id="746"/>
    <w:p w14:paraId="58D827DE" w14:textId="73571849" w:rsidR="00F52595" w:rsidRPr="000B3EE3" w:rsidRDefault="00F52595" w:rsidP="002A757A">
      <w:pPr>
        <w:autoSpaceDE w:val="0"/>
        <w:spacing w:after="0"/>
        <w:jc w:val="left"/>
        <w:rPr>
          <w:rFonts w:asciiTheme="majorHAnsi" w:eastAsiaTheme="majorEastAsia" w:hAnsiTheme="majorHAnsi" w:cstheme="majorBidi"/>
          <w:b/>
          <w:bCs/>
          <w:smallCaps/>
          <w:color w:val="000000" w:themeColor="text1"/>
          <w:sz w:val="36"/>
          <w:szCs w:val="36"/>
        </w:rPr>
        <w:sectPr w:rsidR="00F52595" w:rsidRPr="000B3EE3" w:rsidSect="00C44058">
          <w:footerReference w:type="default" r:id="rId17"/>
          <w:pgSz w:w="12240" w:h="15840"/>
          <w:pgMar w:top="1440" w:right="1440" w:bottom="1440" w:left="1440" w:header="720" w:footer="720" w:gutter="0"/>
          <w:pgNumType w:start="1"/>
          <w:cols w:space="720"/>
        </w:sectPr>
      </w:pPr>
    </w:p>
    <w:p w14:paraId="756DEC01" w14:textId="2A9B7491" w:rsidR="00966563" w:rsidRDefault="551A77D0" w:rsidP="00EC38FC">
      <w:pPr>
        <w:pStyle w:val="Heading1"/>
        <w:numPr>
          <w:ilvl w:val="0"/>
          <w:numId w:val="26"/>
        </w:numPr>
      </w:pPr>
      <w:bookmarkStart w:id="750" w:name="_Toc66268466"/>
      <w:r>
        <w:lastRenderedPageBreak/>
        <w:t>Methodology</w:t>
      </w:r>
      <w:bookmarkEnd w:id="750"/>
    </w:p>
    <w:p w14:paraId="567926D6" w14:textId="2E842B8D" w:rsidR="00BD136D" w:rsidRDefault="00686965" w:rsidP="002A757A">
      <w:pPr>
        <w:pStyle w:val="Heading2"/>
        <w:numPr>
          <w:ilvl w:val="1"/>
          <w:numId w:val="28"/>
        </w:numPr>
        <w:jc w:val="left"/>
      </w:pPr>
      <w:bookmarkStart w:id="751" w:name="_Toc66268467"/>
      <w:r>
        <w:t>Introduction</w:t>
      </w:r>
      <w:bookmarkEnd w:id="751"/>
    </w:p>
    <w:p w14:paraId="22DF0268" w14:textId="00DE8B76" w:rsidR="00FB2C53" w:rsidRDefault="00FB2C53" w:rsidP="002A757A">
      <w:pPr>
        <w:jc w:val="left"/>
      </w:pPr>
      <w:r w:rsidRPr="00F84690">
        <w:t xml:space="preserve">Project Drawdown’s models are developed in Microsoft Excel using standard templates that allow easier integration </w:t>
      </w:r>
      <w:r>
        <w:t xml:space="preserve">with each other </w:t>
      </w:r>
      <w:r w:rsidRPr="00F84690">
        <w:t>since integration is critical to the bottom-up approach used.</w:t>
      </w:r>
      <w:r>
        <w:t xml:space="preserve"> The template used for this solution was the </w:t>
      </w:r>
      <w:r w:rsidR="00C01AD7">
        <w:t>Ocean model</w:t>
      </w:r>
      <w:r>
        <w:t xml:space="preserve"> which accounts for sequestration of carbon dioxide from the atmosphere into plant biomass and soil, and reduction of emissions for a solution relative to a conventional practice. These practices are assumed to use </w:t>
      </w:r>
      <w:r w:rsidR="00862E9C">
        <w:t xml:space="preserve">ocean </w:t>
      </w:r>
      <w:r>
        <w:t xml:space="preserve">of a specific type that may be shared across several solutions. The actual and maximum possible adoptions are therefore defined in terms of </w:t>
      </w:r>
      <w:r w:rsidR="00C01AD7">
        <w:t xml:space="preserve">ocean </w:t>
      </w:r>
      <w:r>
        <w:t>area (million hectares). The adoptions of both conventional and solution were projected for each of several Drawdown scenarios from 201</w:t>
      </w:r>
      <w:r w:rsidR="001048C3">
        <w:t>5</w:t>
      </w:r>
      <w:r>
        <w:t xml:space="preserve"> to 2060 (from a base year of 201</w:t>
      </w:r>
      <w:r w:rsidR="00C01AD7">
        <w:t>8</w:t>
      </w:r>
      <w:r>
        <w:t>) and the comparison of these scenarios with a reference (for the 2020-2050 segment</w:t>
      </w:r>
      <w:r w:rsidRPr="002A3B2C">
        <w:rPr>
          <w:rStyle w:val="FootnoteReference"/>
        </w:rPr>
        <w:footnoteReference w:id="1"/>
      </w:r>
      <w:r>
        <w:t xml:space="preserve">) is what constituted the results. </w:t>
      </w:r>
    </w:p>
    <w:p w14:paraId="19FA1C46" w14:textId="77777777" w:rsidR="00C01AD7" w:rsidRDefault="00C01AD7" w:rsidP="00C01AD7">
      <w:pPr>
        <w:rPr>
          <w:i/>
          <w:color w:val="000000" w:themeColor="text1"/>
        </w:rPr>
      </w:pPr>
    </w:p>
    <w:p w14:paraId="51578601" w14:textId="5D54D19B" w:rsidR="00C01AD7" w:rsidRPr="00D57049" w:rsidRDefault="00C01AD7" w:rsidP="00C01AD7">
      <w:pPr>
        <w:rPr>
          <w:i/>
          <w:color w:val="000000" w:themeColor="text1"/>
        </w:rPr>
      </w:pPr>
      <w:r w:rsidRPr="00D57049">
        <w:rPr>
          <w:i/>
          <w:color w:val="000000" w:themeColor="text1"/>
        </w:rPr>
        <w:t>Agency Level</w:t>
      </w:r>
    </w:p>
    <w:p w14:paraId="25BCAAD5" w14:textId="5D0DD6EB" w:rsidR="00C01AD7" w:rsidRPr="00722A53" w:rsidRDefault="00D95995" w:rsidP="00C01AD7">
      <w:pPr>
        <w:rPr>
          <w:color w:val="000000" w:themeColor="text1"/>
        </w:rPr>
      </w:pPr>
      <w:r>
        <w:rPr>
          <w:color w:val="000000" w:themeColor="text1"/>
        </w:rPr>
        <w:t>Farmer</w:t>
      </w:r>
      <w:r w:rsidR="00C01AD7" w:rsidRPr="00722A53">
        <w:rPr>
          <w:color w:val="000000" w:themeColor="text1"/>
        </w:rPr>
        <w:t xml:space="preserve"> is selected as the agency level for this solution. Though certainly other agents can, do, and should play an important role in this solution, </w:t>
      </w:r>
      <w:r w:rsidR="00270ECD">
        <w:rPr>
          <w:color w:val="000000" w:themeColor="text1"/>
        </w:rPr>
        <w:t>landowners/ man</w:t>
      </w:r>
      <w:r w:rsidR="00820BC1">
        <w:rPr>
          <w:color w:val="000000" w:themeColor="text1"/>
        </w:rPr>
        <w:t>a</w:t>
      </w:r>
      <w:r w:rsidR="00270ECD">
        <w:rPr>
          <w:color w:val="000000" w:themeColor="text1"/>
        </w:rPr>
        <w:t>gers</w:t>
      </w:r>
      <w:r w:rsidR="00C01AD7" w:rsidRPr="00722A53">
        <w:rPr>
          <w:color w:val="000000" w:themeColor="text1"/>
        </w:rPr>
        <w:t xml:space="preserve"> </w:t>
      </w:r>
      <w:r w:rsidR="00270ECD">
        <w:rPr>
          <w:color w:val="000000" w:themeColor="text1"/>
        </w:rPr>
        <w:t>are</w:t>
      </w:r>
      <w:r w:rsidR="00C01AD7" w:rsidRPr="00722A53">
        <w:rPr>
          <w:color w:val="000000" w:themeColor="text1"/>
        </w:rPr>
        <w:t xml:space="preserve"> the most critical player in implementation. </w:t>
      </w:r>
    </w:p>
    <w:p w14:paraId="4157D5DA" w14:textId="77777777" w:rsidR="00C01AD7" w:rsidRPr="001850DC" w:rsidRDefault="00C01AD7" w:rsidP="002A757A">
      <w:pPr>
        <w:jc w:val="left"/>
      </w:pPr>
    </w:p>
    <w:p w14:paraId="298F46AB" w14:textId="3926E161" w:rsidR="00F52595" w:rsidRDefault="00686965" w:rsidP="002A757A">
      <w:pPr>
        <w:pStyle w:val="Heading2"/>
        <w:numPr>
          <w:ilvl w:val="1"/>
          <w:numId w:val="26"/>
        </w:numPr>
        <w:jc w:val="left"/>
      </w:pPr>
      <w:bookmarkStart w:id="752" w:name="_Toc66268468"/>
      <w:r>
        <w:t>Data Sources</w:t>
      </w:r>
      <w:bookmarkEnd w:id="752"/>
    </w:p>
    <w:p w14:paraId="612879ED" w14:textId="23836510" w:rsidR="005A5B00" w:rsidRPr="009F6A21" w:rsidRDefault="005A5B00" w:rsidP="00BD1061">
      <w:pPr>
        <w:rPr>
          <w:color w:val="000000" w:themeColor="text1"/>
        </w:rPr>
      </w:pPr>
      <w:r w:rsidRPr="00B55CE3">
        <w:rPr>
          <w:color w:val="000000" w:themeColor="text1"/>
        </w:rPr>
        <w:t>Key data sources</w:t>
      </w:r>
      <w:r>
        <w:rPr>
          <w:color w:val="000000" w:themeColor="text1"/>
        </w:rPr>
        <w:t xml:space="preserve"> </w:t>
      </w:r>
      <w:r w:rsidR="009C2A06">
        <w:rPr>
          <w:color w:val="000000" w:themeColor="text1"/>
        </w:rPr>
        <w:t>include</w:t>
      </w:r>
      <w:r>
        <w:rPr>
          <w:color w:val="000000" w:themeColor="text1"/>
        </w:rPr>
        <w:t xml:space="preserve"> </w:t>
      </w:r>
      <w:r w:rsidRPr="009F6A21">
        <w:rPr>
          <w:color w:val="000000" w:themeColor="text1"/>
        </w:rPr>
        <w:t xml:space="preserve">Krause- Jensen and Duarte (2016) as well as personal communications with Prof. Carlos Duarte and Megan Reilly Cayten from </w:t>
      </w:r>
      <w:r w:rsidR="00974DB0">
        <w:rPr>
          <w:color w:val="000000" w:themeColor="text1"/>
        </w:rPr>
        <w:t xml:space="preserve">the </w:t>
      </w:r>
      <w:r w:rsidRPr="009F6A21">
        <w:rPr>
          <w:color w:val="000000" w:themeColor="text1"/>
        </w:rPr>
        <w:t>Oceans 2050 team.</w:t>
      </w:r>
    </w:p>
    <w:p w14:paraId="26FE0D77" w14:textId="10BDDC81" w:rsidR="005A5B00" w:rsidRPr="009F6A21" w:rsidRDefault="005A5B00" w:rsidP="00BD1061">
      <w:pPr>
        <w:rPr>
          <w:color w:val="000000" w:themeColor="text1"/>
        </w:rPr>
      </w:pPr>
      <w:r w:rsidRPr="009F6A21">
        <w:rPr>
          <w:color w:val="000000" w:themeColor="text1"/>
        </w:rPr>
        <w:t xml:space="preserve">Krause- Jensen and Duarte (2016)’s seminal paper </w:t>
      </w:r>
      <w:r w:rsidR="00B04338" w:rsidRPr="009F6A21">
        <w:rPr>
          <w:color w:val="000000" w:themeColor="text1"/>
        </w:rPr>
        <w:t>was used for estimating the % of exported POC/ DOC that results in long- term carbon sequestration.</w:t>
      </w:r>
      <w:r w:rsidR="00804DE9">
        <w:rPr>
          <w:color w:val="000000" w:themeColor="text1"/>
        </w:rPr>
        <w:t xml:space="preserve"> </w:t>
      </w:r>
      <w:r w:rsidR="29185782" w:rsidRPr="29185782">
        <w:rPr>
          <w:color w:val="000000" w:themeColor="text1"/>
        </w:rPr>
        <w:t xml:space="preserve">Discussions with Prof. Duarte and Megan Reilly Cayten from Oceans 2050 have been highly productive to validate our financial information and get first estimates on the % POC/ DOC export from macroalgae farms. </w:t>
      </w:r>
    </w:p>
    <w:p w14:paraId="3F6B79A0" w14:textId="4B14CA8A" w:rsidR="00DF4904" w:rsidRPr="009F6A21" w:rsidRDefault="00686965" w:rsidP="002A757A">
      <w:pPr>
        <w:pStyle w:val="Heading2"/>
        <w:numPr>
          <w:ilvl w:val="1"/>
          <w:numId w:val="26"/>
        </w:numPr>
        <w:jc w:val="left"/>
      </w:pPr>
      <w:bookmarkStart w:id="753" w:name="_Toc35621382"/>
      <w:bookmarkStart w:id="754" w:name="_Toc35621383"/>
      <w:bookmarkStart w:id="755" w:name="_Toc35621384"/>
      <w:bookmarkStart w:id="756" w:name="_Toc35621385"/>
      <w:bookmarkStart w:id="757" w:name="_Toc35621386"/>
      <w:bookmarkStart w:id="758" w:name="_Toc35621387"/>
      <w:bookmarkStart w:id="759" w:name="_Toc35621388"/>
      <w:bookmarkStart w:id="760" w:name="_Toc35621389"/>
      <w:bookmarkStart w:id="761" w:name="_Toc35621390"/>
      <w:bookmarkStart w:id="762" w:name="_Toc35621391"/>
      <w:bookmarkStart w:id="763" w:name="_Toc35621392"/>
      <w:bookmarkStart w:id="764" w:name="_Toc66268469"/>
      <w:bookmarkEnd w:id="753"/>
      <w:bookmarkEnd w:id="754"/>
      <w:bookmarkEnd w:id="755"/>
      <w:bookmarkEnd w:id="756"/>
      <w:bookmarkEnd w:id="757"/>
      <w:bookmarkEnd w:id="758"/>
      <w:bookmarkEnd w:id="759"/>
      <w:bookmarkEnd w:id="760"/>
      <w:bookmarkEnd w:id="761"/>
      <w:bookmarkEnd w:id="762"/>
      <w:bookmarkEnd w:id="763"/>
      <w:r w:rsidRPr="009F6A21">
        <w:lastRenderedPageBreak/>
        <w:t xml:space="preserve">Total </w:t>
      </w:r>
      <w:r w:rsidR="00B364AE" w:rsidRPr="009F6A21">
        <w:t>Ocean Area</w:t>
      </w:r>
      <w:bookmarkEnd w:id="764"/>
      <w:r w:rsidR="00FB2C53" w:rsidRPr="009F6A21">
        <w:t xml:space="preserve"> </w:t>
      </w:r>
    </w:p>
    <w:p w14:paraId="1BA36C83" w14:textId="4ABCA397" w:rsidR="00053181" w:rsidRPr="00053181" w:rsidRDefault="00053181" w:rsidP="00F940A0">
      <w:r w:rsidRPr="00053181">
        <w:t>The Drawdown</w:t>
      </w:r>
      <w:r>
        <w:t xml:space="preserve"> Ocean model defines the Total Ocean Area as the ocean area (in million hectares) suitable for a given solution. </w:t>
      </w:r>
    </w:p>
    <w:p w14:paraId="58CF8E81" w14:textId="7C2D8803" w:rsidR="000178E9" w:rsidRPr="0095507E" w:rsidRDefault="001278A2" w:rsidP="000178E9">
      <w:r w:rsidRPr="0095507E">
        <w:t xml:space="preserve">A customized </w:t>
      </w:r>
      <w:r w:rsidR="00836E39" w:rsidRPr="0095507E">
        <w:t>g</w:t>
      </w:r>
      <w:r w:rsidRPr="0095507E">
        <w:t>lobal TOA was built for this solution based on</w:t>
      </w:r>
      <w:r w:rsidR="007C1DD3" w:rsidRPr="0095507E">
        <w:t xml:space="preserve"> the</w:t>
      </w:r>
      <w:r w:rsidRPr="0095507E">
        <w:t xml:space="preserve"> </w:t>
      </w:r>
      <w:r w:rsidR="009F6A21" w:rsidRPr="0095507E">
        <w:t xml:space="preserve">Froehlich et al. (2019) analysis on the suitable area for </w:t>
      </w:r>
      <w:r w:rsidR="00F62ABC" w:rsidRPr="0095507E">
        <w:t>seaweed</w:t>
      </w:r>
      <w:r w:rsidR="009F6A21" w:rsidRPr="0095507E">
        <w:t xml:space="preserve"> farming considering nutrients and temperature constraints</w:t>
      </w:r>
      <w:r w:rsidRPr="0095507E">
        <w:t>.</w:t>
      </w:r>
      <w:r w:rsidR="009F6A21" w:rsidRPr="0095507E">
        <w:t xml:space="preserve"> According to this study, 48 million km</w:t>
      </w:r>
      <w:r w:rsidR="009F6A21" w:rsidRPr="0095507E">
        <w:rPr>
          <w:vertAlign w:val="superscript"/>
        </w:rPr>
        <w:t>2</w:t>
      </w:r>
      <w:r w:rsidR="009F6A21" w:rsidRPr="0095507E">
        <w:t xml:space="preserve"> (4</w:t>
      </w:r>
      <w:r w:rsidR="009A27CB" w:rsidRPr="0095507E">
        <w:t>,</w:t>
      </w:r>
      <w:r w:rsidR="009F6A21" w:rsidRPr="0095507E">
        <w:t>800 Mha) of the oceans are suitable for macroalgae farming.</w:t>
      </w:r>
    </w:p>
    <w:p w14:paraId="626EE211" w14:textId="76DBBF53" w:rsidR="009F6A21" w:rsidRPr="009F6A21" w:rsidRDefault="009F6A21" w:rsidP="000178E9">
      <w:r w:rsidRPr="0095507E">
        <w:t xml:space="preserve">The ocean area included in the model is </w:t>
      </w:r>
      <w:r w:rsidR="0095507E" w:rsidRPr="0095507E">
        <w:t>240</w:t>
      </w:r>
      <w:r w:rsidRPr="0095507E">
        <w:t xml:space="preserve"> Mha, </w:t>
      </w:r>
      <w:r w:rsidR="0095507E" w:rsidRPr="0095507E">
        <w:t>5</w:t>
      </w:r>
      <w:r w:rsidR="00B34D2B" w:rsidRPr="0095507E">
        <w:t xml:space="preserve"> percent</w:t>
      </w:r>
      <w:r w:rsidRPr="0095507E">
        <w:t xml:space="preserve"> of </w:t>
      </w:r>
      <w:r w:rsidR="00F64C94" w:rsidRPr="0095507E">
        <w:t xml:space="preserve">the </w:t>
      </w:r>
      <w:r w:rsidRPr="0095507E">
        <w:t>Froehlich et al. (2019) value</w:t>
      </w:r>
      <w:r w:rsidR="00F64C94" w:rsidRPr="0095507E">
        <w:t>,</w:t>
      </w:r>
      <w:r w:rsidRPr="0095507E">
        <w:t xml:space="preserve"> </w:t>
      </w:r>
      <w:r w:rsidR="00F64C94" w:rsidRPr="0095507E">
        <w:t xml:space="preserve">which is </w:t>
      </w:r>
      <w:r w:rsidR="0095507E">
        <w:t xml:space="preserve"> smaller tha</w:t>
      </w:r>
      <w:r w:rsidR="009A0B2F">
        <w:t>n</w:t>
      </w:r>
      <w:r w:rsidRPr="0095507E">
        <w:t xml:space="preserve"> the wild macroalgae area estimate of </w:t>
      </w:r>
      <w:bookmarkStart w:id="765" w:name="_Hlk65865794"/>
      <w:r w:rsidRPr="0095507E">
        <w:t>355 Mha (Krause- Jensen et al. 2016)</w:t>
      </w:r>
      <w:r w:rsidR="0095507E">
        <w:t xml:space="preserve"> but in line with 221 Mha estimated as potential macroalgae </w:t>
      </w:r>
      <w:r w:rsidR="00FC17C0">
        <w:t>farming</w:t>
      </w:r>
      <w:r w:rsidR="0095507E">
        <w:t xml:space="preserve"> expansion area</w:t>
      </w:r>
      <w:r w:rsidR="009A0B2F">
        <w:t xml:space="preserve"> </w:t>
      </w:r>
      <w:r w:rsidR="006A0106" w:rsidRPr="006A0106">
        <w:rPr>
          <w:rFonts w:cs="Times New Roman"/>
        </w:rPr>
        <w:t>(BFI, 2020)</w:t>
      </w:r>
      <w:r w:rsidRPr="0095507E">
        <w:t>.</w:t>
      </w:r>
      <w:r w:rsidR="00B34D2B" w:rsidRPr="0095507E">
        <w:t xml:space="preserve"> </w:t>
      </w:r>
      <w:bookmarkEnd w:id="765"/>
      <w:r w:rsidR="00B34D2B" w:rsidRPr="0095507E">
        <w:t xml:space="preserve">The rationale behind choosing </w:t>
      </w:r>
      <w:r w:rsidR="0095507E" w:rsidRPr="0095507E">
        <w:t>5</w:t>
      </w:r>
      <w:r w:rsidR="00B34D2B" w:rsidRPr="0095507E">
        <w:t xml:space="preserve"> percent of </w:t>
      </w:r>
      <w:r w:rsidR="0095507E">
        <w:t>240</w:t>
      </w:r>
      <w:r w:rsidR="00B34D2B" w:rsidRPr="0095507E">
        <w:t xml:space="preserve"> Mha was behind se</w:t>
      </w:r>
      <w:r w:rsidR="000C3C6F" w:rsidRPr="0095507E">
        <w:t>t</w:t>
      </w:r>
      <w:r w:rsidR="00B34D2B" w:rsidRPr="0095507E">
        <w:t>ting a conservative TOA.</w:t>
      </w:r>
      <w:r w:rsidR="00B34D2B">
        <w:t xml:space="preserve"> </w:t>
      </w:r>
    </w:p>
    <w:p w14:paraId="4303D5C0" w14:textId="2E45ACE5" w:rsidR="00B144E5" w:rsidRPr="009F6A21" w:rsidRDefault="00686965" w:rsidP="002A757A">
      <w:pPr>
        <w:pStyle w:val="Heading2"/>
        <w:numPr>
          <w:ilvl w:val="1"/>
          <w:numId w:val="26"/>
        </w:numPr>
        <w:jc w:val="left"/>
      </w:pPr>
      <w:bookmarkStart w:id="766" w:name="_Toc35621394"/>
      <w:bookmarkStart w:id="767" w:name="_Toc66268470"/>
      <w:bookmarkEnd w:id="766"/>
      <w:r w:rsidRPr="009F6A21">
        <w:t>Adoption Scenarios</w:t>
      </w:r>
      <w:bookmarkEnd w:id="767"/>
    </w:p>
    <w:p w14:paraId="557DA252" w14:textId="77777777" w:rsidR="00C17D15" w:rsidRPr="009F6A21" w:rsidRDefault="00C17D15" w:rsidP="00BD1061">
      <w:r w:rsidRPr="009F6A21">
        <w:t xml:space="preserve">Two different types of adoption scenarios were developed: </w:t>
      </w:r>
    </w:p>
    <w:p w14:paraId="521D0639" w14:textId="54B4EEA5" w:rsidR="00C17D15" w:rsidRPr="009F6A21" w:rsidRDefault="29185782" w:rsidP="00BD1061">
      <w:r>
        <w:t>A Reference (REF) Case which was considered the baseline, where not much changes in the world, and a set of Project Drawdown Scenarios (PDS) with varying levels of ambitious adoption of the solution. Published results show the comparison of one PDS to the REF, and therefore focus on the change to the world relative to a baseline.</w:t>
      </w:r>
    </w:p>
    <w:p w14:paraId="42068A8F" w14:textId="168AB32C" w:rsidR="00C17D15" w:rsidRDefault="29185782" w:rsidP="00BD1061">
      <w:r>
        <w:t xml:space="preserve">Ten custom adoption scenarios were created using FAO macroalgae production data from 2006-2016, projected annual growth rate given by World Bank Group (2016) and Hoegh- Guldberg et al. 2019. In the absence of actual data </w:t>
      </w:r>
      <w:r w:rsidR="006F302C">
        <w:t xml:space="preserve">on </w:t>
      </w:r>
      <w:r>
        <w:t>trend</w:t>
      </w:r>
      <w:r w:rsidR="006F302C">
        <w:t>s</w:t>
      </w:r>
      <w:r>
        <w:t xml:space="preserve"> </w:t>
      </w:r>
      <w:r w:rsidR="006F302C">
        <w:t>i</w:t>
      </w:r>
      <w:r>
        <w:t>n macroalgae area, the future area for this solution is projected based on the annual growth rate in production as estimated using the listed sources above. The details are given below:</w:t>
      </w:r>
    </w:p>
    <w:p w14:paraId="675C5DD5" w14:textId="7D4D593A" w:rsidR="00AC4C01" w:rsidRDefault="00AC4C01" w:rsidP="00BD1061">
      <w:r w:rsidRPr="00B55CE3">
        <w:rPr>
          <w:b/>
          <w:bCs/>
        </w:rPr>
        <w:t>Custom adoption scenario one</w:t>
      </w:r>
      <w:r>
        <w:t>: The FAO 2006-2016 data list</w:t>
      </w:r>
      <w:r w:rsidR="00F616E5">
        <w:t>s</w:t>
      </w:r>
      <w:r>
        <w:t xml:space="preserve"> country level production of macroalgae. An annual rate of increase in production was calculated for each of the given countr</w:t>
      </w:r>
      <w:r w:rsidR="00F616E5">
        <w:t>ies</w:t>
      </w:r>
      <w:r>
        <w:t xml:space="preserve">. The maximum increase was reported in Indonesia (9.96%), followed by China (3.34%). This scenario projects the future growth of macroalgae area based on the annual rate of Indonesia, </w:t>
      </w:r>
      <w:r w:rsidR="00F616E5">
        <w:t>applying it</w:t>
      </w:r>
      <w:r>
        <w:t xml:space="preserve"> to the current adoption. </w:t>
      </w:r>
    </w:p>
    <w:p w14:paraId="4DB8AACF" w14:textId="7D3C26F9" w:rsidR="00AC4C01" w:rsidRPr="00F616E5" w:rsidRDefault="00AC4C01" w:rsidP="00BD1061">
      <w:r w:rsidRPr="00CF5B79">
        <w:rPr>
          <w:b/>
          <w:bCs/>
        </w:rPr>
        <w:t xml:space="preserve">Custom adoption scenario </w:t>
      </w:r>
      <w:r>
        <w:rPr>
          <w:b/>
          <w:bCs/>
        </w:rPr>
        <w:t>two</w:t>
      </w:r>
      <w:r>
        <w:t>: The FAO 2006-2016 data list</w:t>
      </w:r>
      <w:r w:rsidR="00F616E5">
        <w:t>s</w:t>
      </w:r>
      <w:r>
        <w:t xml:space="preserve"> country level production of macroalgae. An annual rate of increase in production was calculated for each of the given countr</w:t>
      </w:r>
      <w:r w:rsidR="00F616E5">
        <w:t>ies</w:t>
      </w:r>
      <w:r>
        <w:t>. The maximum increase was reported in Indonesia (9.96%), followed by China (3.34%). This scenario projects the future growth of macroalgae area based on the annual rate of China</w:t>
      </w:r>
      <w:r w:rsidR="00F616E5">
        <w:t xml:space="preserve"> applying it</w:t>
      </w:r>
      <w:r w:rsidRPr="000C50FC">
        <w:t xml:space="preserve"> to the current adoption</w:t>
      </w:r>
      <w:r w:rsidRPr="00F616E5">
        <w:t xml:space="preserve">. </w:t>
      </w:r>
    </w:p>
    <w:p w14:paraId="0F5AEE26" w14:textId="58DB4D8C" w:rsidR="00AC4C01" w:rsidRPr="000C50FC" w:rsidRDefault="00AC4C01" w:rsidP="00BD1061">
      <w:r w:rsidRPr="00CF5B79">
        <w:rPr>
          <w:b/>
          <w:bCs/>
        </w:rPr>
        <w:lastRenderedPageBreak/>
        <w:t xml:space="preserve">Custom adoption scenario </w:t>
      </w:r>
      <w:r>
        <w:rPr>
          <w:b/>
          <w:bCs/>
        </w:rPr>
        <w:t>three</w:t>
      </w:r>
      <w:r>
        <w:t>: The FAO 2006-2016 data list</w:t>
      </w:r>
      <w:r w:rsidR="00F616E5">
        <w:t>s</w:t>
      </w:r>
      <w:r>
        <w:t xml:space="preserve"> country level production of macroalgae. An annual rate of increase in production was calculated for each of the given countr</w:t>
      </w:r>
      <w:r w:rsidR="00F616E5">
        <w:t>ies</w:t>
      </w:r>
      <w:r>
        <w:t>. The maximum increase was reported in Indonesia (9.96%), followed by China (3.34%). This scenario projects the future growth of macroalgae area based on the average global annual rate (5.57%)</w:t>
      </w:r>
      <w:r w:rsidR="00F616E5">
        <w:t xml:space="preserve"> applying it</w:t>
      </w:r>
      <w:r w:rsidRPr="000C50FC">
        <w:t xml:space="preserve"> to the current adoption. </w:t>
      </w:r>
    </w:p>
    <w:p w14:paraId="1E558B92" w14:textId="4C005104" w:rsidR="00AC4C01" w:rsidRPr="000C50FC" w:rsidRDefault="00AC4C01" w:rsidP="00BD1061">
      <w:r w:rsidRPr="00CF5B79">
        <w:rPr>
          <w:b/>
          <w:bCs/>
        </w:rPr>
        <w:t xml:space="preserve">Custom adoption scenario </w:t>
      </w:r>
      <w:r>
        <w:rPr>
          <w:b/>
          <w:bCs/>
        </w:rPr>
        <w:t>four</w:t>
      </w:r>
      <w:r>
        <w:t xml:space="preserve">: This scenario projects the future growth of macroalgae area based on the </w:t>
      </w:r>
      <w:r w:rsidR="00A27DF7">
        <w:t xml:space="preserve">global average </w:t>
      </w:r>
      <w:r>
        <w:t xml:space="preserve">annual rate </w:t>
      </w:r>
      <w:r w:rsidR="00A27DF7">
        <w:t xml:space="preserve">(14%) as reported by </w:t>
      </w:r>
      <w:r w:rsidR="00663A75">
        <w:t>World Bank (</w:t>
      </w:r>
      <w:r w:rsidR="00A27DF7">
        <w:t>2016</w:t>
      </w:r>
      <w:r w:rsidR="00663A75">
        <w:t>)</w:t>
      </w:r>
      <w:r w:rsidR="001556F4">
        <w:t xml:space="preserve"> applying it </w:t>
      </w:r>
      <w:r w:rsidRPr="000C50FC">
        <w:t xml:space="preserve">to the current adoption. </w:t>
      </w:r>
    </w:p>
    <w:p w14:paraId="0CCEDDFF" w14:textId="3341B6F3" w:rsidR="00AC4C01" w:rsidRDefault="00AC4C01" w:rsidP="00BD1061">
      <w:r w:rsidRPr="00CF5B79">
        <w:rPr>
          <w:b/>
          <w:bCs/>
        </w:rPr>
        <w:t xml:space="preserve">Custom adoption scenario </w:t>
      </w:r>
      <w:r>
        <w:rPr>
          <w:b/>
          <w:bCs/>
        </w:rPr>
        <w:t>five</w:t>
      </w:r>
      <w:r>
        <w:t>: The FAO 2006-2016 data list</w:t>
      </w:r>
      <w:r w:rsidR="00DA1677">
        <w:t>s</w:t>
      </w:r>
      <w:r>
        <w:t xml:space="preserve"> country level production of macroalgae. An annual rate of increase in production was calculated for each of the given countr</w:t>
      </w:r>
      <w:r w:rsidR="00DA1677">
        <w:t>ies</w:t>
      </w:r>
      <w:r>
        <w:t>. The maximum increase was reported in Indonesia (9.96%), followed by China (3.34%). This scenario projects the future growth of macroalgae area based on the annual rate of Indonesia</w:t>
      </w:r>
      <w:r w:rsidR="00DA1677">
        <w:t xml:space="preserve"> applying it to the </w:t>
      </w:r>
      <w:r w:rsidRPr="000C50FC">
        <w:t>maximum TOA allocated for this solution.</w:t>
      </w:r>
      <w:r>
        <w:t xml:space="preserve"> </w:t>
      </w:r>
    </w:p>
    <w:p w14:paraId="3D51191F" w14:textId="7A01BFBE" w:rsidR="00AC4C01" w:rsidRDefault="00AC4C01" w:rsidP="00BD1061">
      <w:r w:rsidRPr="00CF5B79">
        <w:rPr>
          <w:b/>
          <w:bCs/>
        </w:rPr>
        <w:t xml:space="preserve">Custom adoption scenario </w:t>
      </w:r>
      <w:r>
        <w:rPr>
          <w:b/>
          <w:bCs/>
        </w:rPr>
        <w:t>six</w:t>
      </w:r>
      <w:r>
        <w:t>: The FAO 2006-2016 data list</w:t>
      </w:r>
      <w:r w:rsidR="00DA1677">
        <w:t>s</w:t>
      </w:r>
      <w:r>
        <w:t xml:space="preserve"> country level production of macroalgae. An annual rate of increase in production was calculated for each of the given countr</w:t>
      </w:r>
      <w:r w:rsidR="00DA1677">
        <w:t>ies</w:t>
      </w:r>
      <w:r>
        <w:t>. The maximum increase was reported in Indonesia (9.96%), followed by China (3.34%). This scenario projects the future growth of macroalgae area based on the annual rate of China</w:t>
      </w:r>
      <w:r w:rsidR="00A347CA">
        <w:t xml:space="preserve"> applying it </w:t>
      </w:r>
      <w:r w:rsidRPr="000C50FC">
        <w:t>to the maximum TOA allocated for this solution.</w:t>
      </w:r>
      <w:r>
        <w:t xml:space="preserve"> </w:t>
      </w:r>
    </w:p>
    <w:p w14:paraId="3B1D2A72" w14:textId="06738063" w:rsidR="00AC4C01" w:rsidRDefault="00AC4C01" w:rsidP="00BD1061">
      <w:r w:rsidRPr="00CF5B79">
        <w:rPr>
          <w:b/>
          <w:bCs/>
        </w:rPr>
        <w:t xml:space="preserve">Custom adoption scenario </w:t>
      </w:r>
      <w:r>
        <w:rPr>
          <w:b/>
          <w:bCs/>
        </w:rPr>
        <w:t>seven</w:t>
      </w:r>
      <w:r>
        <w:t>: The FAO 2006-2016 data list</w:t>
      </w:r>
      <w:r w:rsidR="00011A54">
        <w:t>s</w:t>
      </w:r>
      <w:r>
        <w:t xml:space="preserve"> country level production of macroalgae. An annual rate of increase in production was calculated for each of the given countr</w:t>
      </w:r>
      <w:r w:rsidR="00011A54">
        <w:t>ies</w:t>
      </w:r>
      <w:r>
        <w:t>. The maximum increase was reported in Indonesia (9.96%), followed by China (3.34%). This scenario projects the future growth of macroalgae area based on the</w:t>
      </w:r>
      <w:r w:rsidR="00A27DF7">
        <w:t xml:space="preserve"> global average</w:t>
      </w:r>
      <w:r>
        <w:t xml:space="preserve"> annual rate </w:t>
      </w:r>
      <w:r w:rsidR="00A27DF7">
        <w:t>(5.57%)</w:t>
      </w:r>
      <w:r w:rsidR="00011A54">
        <w:t xml:space="preserve"> applying it</w:t>
      </w:r>
      <w:r w:rsidRPr="000C50FC">
        <w:t xml:space="preserve"> to the maximum TOA allocated for this solution</w:t>
      </w:r>
      <w:r>
        <w:t xml:space="preserve">. </w:t>
      </w:r>
    </w:p>
    <w:p w14:paraId="1CE41092" w14:textId="0F54E129" w:rsidR="00A27DF7" w:rsidRDefault="00A27DF7" w:rsidP="00BD1061">
      <w:r w:rsidRPr="00CF5B79">
        <w:rPr>
          <w:b/>
          <w:bCs/>
        </w:rPr>
        <w:t xml:space="preserve">Custom adoption scenario </w:t>
      </w:r>
      <w:r>
        <w:rPr>
          <w:b/>
          <w:bCs/>
        </w:rPr>
        <w:t>eight</w:t>
      </w:r>
      <w:r>
        <w:t xml:space="preserve">: This scenario projects the future growth of macroalgae area based on the global average annual rate (14%) as reported by </w:t>
      </w:r>
      <w:r w:rsidR="00BF19E3">
        <w:t>World Bank</w:t>
      </w:r>
      <w:r>
        <w:t xml:space="preserve"> </w:t>
      </w:r>
      <w:r w:rsidR="00BF19E3">
        <w:t>(</w:t>
      </w:r>
      <w:r>
        <w:t>2016</w:t>
      </w:r>
      <w:r w:rsidR="00BF19E3">
        <w:t>)</w:t>
      </w:r>
      <w:r w:rsidR="00AE2647">
        <w:rPr>
          <w:b/>
          <w:bCs/>
        </w:rPr>
        <w:t xml:space="preserve"> </w:t>
      </w:r>
      <w:r w:rsidR="00AE2647" w:rsidRPr="000C50FC">
        <w:t xml:space="preserve">applying it to </w:t>
      </w:r>
      <w:r w:rsidRPr="000C50FC">
        <w:t>the maximum TOA allocated for this solution</w:t>
      </w:r>
      <w:r>
        <w:t xml:space="preserve">. </w:t>
      </w:r>
    </w:p>
    <w:p w14:paraId="1BFF5DD0" w14:textId="74CEC4D9" w:rsidR="00A27DF7" w:rsidRDefault="00A27DF7" w:rsidP="00BD1061">
      <w:r w:rsidRPr="00CF5B79">
        <w:rPr>
          <w:b/>
          <w:bCs/>
        </w:rPr>
        <w:t xml:space="preserve">Custom adoption scenario </w:t>
      </w:r>
      <w:r>
        <w:rPr>
          <w:b/>
          <w:bCs/>
        </w:rPr>
        <w:t>nine</w:t>
      </w:r>
      <w:r>
        <w:t xml:space="preserve">: This scenario projects the future growth of macroalgae area based on </w:t>
      </w:r>
      <w:r w:rsidRPr="00A27DF7">
        <w:t>the production estimates given by Hoegh</w:t>
      </w:r>
      <w:r w:rsidR="0002665A">
        <w:t>-</w:t>
      </w:r>
      <w:r w:rsidRPr="00A27DF7">
        <w:t>Guldberg et al. (2019)</w:t>
      </w:r>
      <w:r>
        <w:t xml:space="preserve">, </w:t>
      </w:r>
      <w:r w:rsidRPr="00A27DF7">
        <w:t xml:space="preserve">using </w:t>
      </w:r>
      <w:r>
        <w:t xml:space="preserve">the low estimates, i.e., </w:t>
      </w:r>
      <w:r w:rsidRPr="00A27DF7">
        <w:t>8.3% annual growth rate</w:t>
      </w:r>
      <w:r w:rsidR="000C50FC">
        <w:t>.</w:t>
      </w:r>
      <w:r>
        <w:t xml:space="preserve"> </w:t>
      </w:r>
      <w:r w:rsidR="003D1511">
        <w:t>The scenario assumes a linear projection to the 2050 adoption area of Hoegh</w:t>
      </w:r>
      <w:r w:rsidR="0002665A">
        <w:t>-</w:t>
      </w:r>
      <w:r w:rsidR="003D1511">
        <w:t xml:space="preserve">Guldberg et al. (2019) scenario 1. </w:t>
      </w:r>
    </w:p>
    <w:p w14:paraId="5B05266B" w14:textId="5122D0E7" w:rsidR="00FB2C53" w:rsidRDefault="00A27DF7" w:rsidP="00BD1061">
      <w:r w:rsidRPr="00CF5B79">
        <w:rPr>
          <w:b/>
          <w:bCs/>
        </w:rPr>
        <w:t xml:space="preserve">Custom adoption scenario </w:t>
      </w:r>
      <w:r>
        <w:rPr>
          <w:b/>
          <w:bCs/>
        </w:rPr>
        <w:t>ten</w:t>
      </w:r>
      <w:r>
        <w:t xml:space="preserve">: This scenario projects the future growth of macroalgae area based on </w:t>
      </w:r>
      <w:r w:rsidRPr="00A27DF7">
        <w:t>the production estimates given by Hoegh</w:t>
      </w:r>
      <w:r w:rsidR="0002665A">
        <w:t>-</w:t>
      </w:r>
      <w:r w:rsidRPr="00A27DF7">
        <w:t>Guldberg et al. (2019)</w:t>
      </w:r>
      <w:r>
        <w:t xml:space="preserve">, </w:t>
      </w:r>
      <w:r w:rsidRPr="00A27DF7">
        <w:t xml:space="preserve">using </w:t>
      </w:r>
      <w:r>
        <w:t>the high estimates, i.e., 14</w:t>
      </w:r>
      <w:r w:rsidRPr="00A27DF7">
        <w:t xml:space="preserve">% annual </w:t>
      </w:r>
      <w:r w:rsidRPr="00A27DF7">
        <w:lastRenderedPageBreak/>
        <w:t>growth rate</w:t>
      </w:r>
      <w:r w:rsidR="000C50FC">
        <w:t xml:space="preserve">. </w:t>
      </w:r>
      <w:r w:rsidR="003D1511">
        <w:t>The scenario assumes a linear projection to the 2050 adoption area of Hoegh</w:t>
      </w:r>
      <w:r w:rsidR="0002665A">
        <w:t>-</w:t>
      </w:r>
      <w:r w:rsidR="003D1511">
        <w:t>Guldberg et al. (2019) scenario 2.</w:t>
      </w:r>
      <w:r w:rsidRPr="00A27DF7">
        <w:t xml:space="preserve"> </w:t>
      </w:r>
    </w:p>
    <w:p w14:paraId="5BB095A5" w14:textId="14D4AFDD" w:rsidR="000875B5" w:rsidRDefault="000875B5" w:rsidP="002A757A">
      <w:pPr>
        <w:pStyle w:val="Heading3"/>
        <w:jc w:val="left"/>
      </w:pPr>
      <w:bookmarkStart w:id="768" w:name="_Toc66268471"/>
      <w:r>
        <w:t>Reference Case / Current Adoption</w:t>
      </w:r>
      <w:bookmarkEnd w:id="768"/>
    </w:p>
    <w:p w14:paraId="3E6B6DAE" w14:textId="26A35DE5" w:rsidR="00B04338" w:rsidRPr="009F6A21" w:rsidRDefault="006B5C1C" w:rsidP="00B55CE3">
      <w:r>
        <w:t xml:space="preserve">Current adoption of </w:t>
      </w:r>
      <w:r w:rsidR="00F62ABC">
        <w:rPr>
          <w:i/>
          <w:iCs/>
        </w:rPr>
        <w:t>seaweed</w:t>
      </w:r>
      <w:r w:rsidRPr="009F6A21">
        <w:rPr>
          <w:i/>
          <w:iCs/>
        </w:rPr>
        <w:t xml:space="preserve"> farming</w:t>
      </w:r>
      <w:r w:rsidRPr="009F6A21">
        <w:t xml:space="preserve"> is 0.19 Mha resulting from the average of three data points: 0.19 Mha (Froehlich et al., 2019); 0.16 Mha (Duarte et al., 2017) and 0.21 Mha (Project Drawdown 2019 interpolated value).</w:t>
      </w:r>
    </w:p>
    <w:p w14:paraId="2FE0BC9D" w14:textId="10096525" w:rsidR="000875B5" w:rsidRPr="009F6A21" w:rsidRDefault="00D2050B" w:rsidP="002A757A">
      <w:pPr>
        <w:pStyle w:val="Heading3"/>
        <w:jc w:val="left"/>
      </w:pPr>
      <w:bookmarkStart w:id="769" w:name="_Toc66268472"/>
      <w:r w:rsidRPr="009F6A21">
        <w:t>Project Drawdown</w:t>
      </w:r>
      <w:r w:rsidR="000875B5" w:rsidRPr="009F6A21">
        <w:t xml:space="preserve"> Scenarios</w:t>
      </w:r>
      <w:bookmarkEnd w:id="769"/>
    </w:p>
    <w:p w14:paraId="006DA369" w14:textId="218DD299" w:rsidR="005A6986" w:rsidRPr="009F6A21" w:rsidRDefault="000875B5" w:rsidP="00BD1061">
      <w:r w:rsidRPr="009F6A21">
        <w:t>Three Project Dr</w:t>
      </w:r>
      <w:r w:rsidR="005A6986" w:rsidRPr="009F6A21">
        <w:t xml:space="preserve">awdown </w:t>
      </w:r>
      <w:r w:rsidR="007546C9" w:rsidRPr="009F6A21">
        <w:t xml:space="preserve">scenarios (PDS) </w:t>
      </w:r>
      <w:r w:rsidR="005A6986" w:rsidRPr="009F6A21">
        <w:t>were developed for each solution, to compare the impact of an increase</w:t>
      </w:r>
      <w:r w:rsidR="00AC493E" w:rsidRPr="009F6A21">
        <w:t>d</w:t>
      </w:r>
      <w:r w:rsidR="005A6986" w:rsidRPr="009F6A21">
        <w:t xml:space="preserve"> adoption of the solution to a reference case scenario</w:t>
      </w:r>
      <w:r w:rsidR="008E6B1D" w:rsidRPr="009F6A21">
        <w:t>, being:</w:t>
      </w:r>
    </w:p>
    <w:p w14:paraId="7481C662" w14:textId="38F8AF43" w:rsidR="00AC493E" w:rsidRPr="009F6A21" w:rsidRDefault="00AC493E" w:rsidP="00BD1061">
      <w:pPr>
        <w:pStyle w:val="Heading4"/>
      </w:pPr>
      <w:bookmarkStart w:id="770" w:name="_Toc507486009"/>
      <w:r w:rsidRPr="009F6A21">
        <w:t>Plausible Scenario</w:t>
      </w:r>
      <w:bookmarkEnd w:id="770"/>
      <w:r w:rsidR="00FB2C53" w:rsidRPr="009F6A21">
        <w:t xml:space="preserve"> - </w:t>
      </w:r>
      <w:r w:rsidR="000E61FA">
        <w:rPr>
          <w:rFonts w:ascii="Times New Roman" w:eastAsiaTheme="minorEastAsia" w:hAnsi="Times New Roman" w:cstheme="minorBidi"/>
          <w:b w:val="0"/>
          <w:bCs w:val="0"/>
          <w:i w:val="0"/>
          <w:iCs w:val="0"/>
          <w:color w:val="auto"/>
        </w:rPr>
        <w:t>This scenario presents a conservative growth, which is represented by the “average of all” custom adoption scenarios as listed above.</w:t>
      </w:r>
    </w:p>
    <w:p w14:paraId="0A63923E" w14:textId="59170DDB" w:rsidR="00AC493E" w:rsidRPr="009F6A21" w:rsidRDefault="0070096A" w:rsidP="00BD1061">
      <w:pPr>
        <w:pStyle w:val="Heading4"/>
      </w:pPr>
      <w:bookmarkStart w:id="771" w:name="_Toc507486010"/>
      <w:r>
        <w:t>Ambitious</w:t>
      </w:r>
      <w:r w:rsidR="00AC493E" w:rsidRPr="009F6A21">
        <w:t xml:space="preserve"> Scenario</w:t>
      </w:r>
      <w:bookmarkEnd w:id="771"/>
      <w:r w:rsidR="00FB2C53" w:rsidRPr="009F6A21">
        <w:t xml:space="preserve"> </w:t>
      </w:r>
      <w:r w:rsidR="00796068" w:rsidRPr="009F6A21">
        <w:t>–</w:t>
      </w:r>
      <w:r w:rsidR="000E61FA" w:rsidRPr="000E61FA">
        <w:rPr>
          <w:rFonts w:ascii="Times New Roman" w:eastAsiaTheme="minorEastAsia" w:hAnsi="Times New Roman" w:cstheme="minorBidi"/>
          <w:b w:val="0"/>
          <w:bCs w:val="0"/>
          <w:i w:val="0"/>
          <w:iCs w:val="0"/>
          <w:color w:val="auto"/>
        </w:rPr>
        <w:t xml:space="preserve"> </w:t>
      </w:r>
      <w:r w:rsidR="000E61FA">
        <w:rPr>
          <w:rFonts w:ascii="Times New Roman" w:eastAsiaTheme="minorEastAsia" w:hAnsi="Times New Roman" w:cstheme="minorBidi"/>
          <w:b w:val="0"/>
          <w:bCs w:val="0"/>
          <w:i w:val="0"/>
          <w:iCs w:val="0"/>
          <w:color w:val="auto"/>
        </w:rPr>
        <w:t>This scenario presents a high growth, which is represented by the “high of all” custom adoption scenarios as listed above.</w:t>
      </w:r>
    </w:p>
    <w:p w14:paraId="7A77F5DD" w14:textId="26A56062" w:rsidR="00AC493E" w:rsidRPr="009F6A21" w:rsidRDefault="0070096A" w:rsidP="00BD1061">
      <w:pPr>
        <w:pStyle w:val="Heading4"/>
      </w:pPr>
      <w:bookmarkStart w:id="772" w:name="_Toc507486011"/>
      <w:r>
        <w:t>Maximum</w:t>
      </w:r>
      <w:r w:rsidR="00AC493E" w:rsidRPr="009F6A21">
        <w:t xml:space="preserve"> Scenario</w:t>
      </w:r>
      <w:bookmarkEnd w:id="772"/>
      <w:r w:rsidR="00FB2C53" w:rsidRPr="009F6A21">
        <w:t xml:space="preserve"> </w:t>
      </w:r>
      <w:r w:rsidR="00C328B0" w:rsidRPr="009F6A21">
        <w:t>–</w:t>
      </w:r>
      <w:r w:rsidR="000E61FA" w:rsidRPr="000E61FA">
        <w:rPr>
          <w:rFonts w:ascii="Times New Roman" w:eastAsiaTheme="minorEastAsia" w:hAnsi="Times New Roman" w:cstheme="minorBidi"/>
          <w:b w:val="0"/>
          <w:bCs w:val="0"/>
          <w:i w:val="0"/>
          <w:iCs w:val="0"/>
          <w:color w:val="auto"/>
        </w:rPr>
        <w:t xml:space="preserve"> </w:t>
      </w:r>
      <w:r w:rsidR="000E61FA">
        <w:rPr>
          <w:rFonts w:ascii="Times New Roman" w:eastAsiaTheme="minorEastAsia" w:hAnsi="Times New Roman" w:cstheme="minorBidi"/>
          <w:b w:val="0"/>
          <w:bCs w:val="0"/>
          <w:i w:val="0"/>
          <w:iCs w:val="0"/>
          <w:color w:val="auto"/>
        </w:rPr>
        <w:t>This scenario presents an optimistic growth, which is represented by the “custom adoption scenario eight”.</w:t>
      </w:r>
    </w:p>
    <w:p w14:paraId="0291C3B2" w14:textId="77777777" w:rsidR="00FB2C53" w:rsidRPr="009F6A21" w:rsidRDefault="00FB2C53" w:rsidP="002A757A">
      <w:pPr>
        <w:jc w:val="left"/>
      </w:pPr>
    </w:p>
    <w:p w14:paraId="4C24E6F4" w14:textId="23F18AF2" w:rsidR="00FB3AB3" w:rsidRPr="009F6A21" w:rsidRDefault="00686965" w:rsidP="002A757A">
      <w:pPr>
        <w:pStyle w:val="Heading2"/>
        <w:numPr>
          <w:ilvl w:val="1"/>
          <w:numId w:val="26"/>
        </w:numPr>
        <w:jc w:val="left"/>
      </w:pPr>
      <w:bookmarkStart w:id="773" w:name="_Toc66268473"/>
      <w:r w:rsidRPr="009F6A21">
        <w:t>Inputs</w:t>
      </w:r>
      <w:bookmarkEnd w:id="773"/>
    </w:p>
    <w:p w14:paraId="3EBCEF57" w14:textId="463B9347" w:rsidR="00FB3AB3" w:rsidRPr="009F6A21" w:rsidRDefault="00686965" w:rsidP="002A757A">
      <w:pPr>
        <w:pStyle w:val="Heading3"/>
        <w:jc w:val="left"/>
      </w:pPr>
      <w:bookmarkStart w:id="774" w:name="_Toc35621399"/>
      <w:bookmarkStart w:id="775" w:name="_Toc35621400"/>
      <w:bookmarkStart w:id="776" w:name="_Toc35621401"/>
      <w:bookmarkStart w:id="777" w:name="_Toc35621402"/>
      <w:bookmarkStart w:id="778" w:name="_Toc35621403"/>
      <w:bookmarkStart w:id="779" w:name="_Toc66268474"/>
      <w:bookmarkEnd w:id="774"/>
      <w:bookmarkEnd w:id="775"/>
      <w:bookmarkEnd w:id="776"/>
      <w:bookmarkEnd w:id="777"/>
      <w:bookmarkEnd w:id="778"/>
      <w:r w:rsidRPr="009F6A21">
        <w:t>Climate Inputs</w:t>
      </w:r>
      <w:bookmarkEnd w:id="779"/>
    </w:p>
    <w:p w14:paraId="0FC74DCA" w14:textId="3FB4FF24" w:rsidR="00FE6343" w:rsidRPr="009F6A21" w:rsidRDefault="00FE6343" w:rsidP="00BD1061">
      <w:pPr>
        <w:spacing w:after="0"/>
        <w:rPr>
          <w:rFonts w:eastAsia="Times New Roman" w:cs="Times New Roman"/>
          <w:color w:val="000000" w:themeColor="text1"/>
        </w:rPr>
      </w:pPr>
      <w:r w:rsidRPr="009F6A21">
        <w:rPr>
          <w:rFonts w:eastAsia="Helvetica Neue" w:cs="Times New Roman"/>
          <w:color w:val="000000" w:themeColor="text1"/>
        </w:rPr>
        <w:t>The long</w:t>
      </w:r>
      <w:r w:rsidR="0002665A">
        <w:rPr>
          <w:rFonts w:eastAsia="Helvetica Neue" w:cs="Times New Roman"/>
          <w:color w:val="000000" w:themeColor="text1"/>
        </w:rPr>
        <w:t>-</w:t>
      </w:r>
      <w:r w:rsidRPr="009F6A21">
        <w:rPr>
          <w:rFonts w:eastAsia="Helvetica Neue" w:cs="Times New Roman"/>
          <w:color w:val="000000" w:themeColor="text1"/>
        </w:rPr>
        <w:t xml:space="preserve">term sequestration rate is the crucial climate input for the </w:t>
      </w:r>
      <w:r w:rsidR="00F62ABC">
        <w:rPr>
          <w:rFonts w:eastAsia="Helvetica Neue" w:cs="Times New Roman"/>
          <w:i/>
          <w:iCs/>
          <w:color w:val="000000" w:themeColor="text1"/>
        </w:rPr>
        <w:t>seaweed</w:t>
      </w:r>
      <w:r w:rsidRPr="009F6A21">
        <w:rPr>
          <w:rFonts w:eastAsia="Helvetica Neue" w:cs="Times New Roman"/>
          <w:i/>
          <w:iCs/>
          <w:color w:val="000000" w:themeColor="text1"/>
        </w:rPr>
        <w:t xml:space="preserve"> farming</w:t>
      </w:r>
      <w:r w:rsidRPr="009F6A21">
        <w:rPr>
          <w:rFonts w:eastAsia="Helvetica Neue" w:cs="Times New Roman"/>
          <w:color w:val="000000" w:themeColor="text1"/>
        </w:rPr>
        <w:t xml:space="preserve"> model. The next </w:t>
      </w:r>
      <w:r w:rsidR="00085D04" w:rsidRPr="009F6A21">
        <w:rPr>
          <w:rFonts w:eastAsia="Helvetica Neue" w:cs="Times New Roman"/>
          <w:color w:val="000000" w:themeColor="text1"/>
        </w:rPr>
        <w:t>sub</w:t>
      </w:r>
      <w:r w:rsidRPr="009F6A21">
        <w:rPr>
          <w:rFonts w:eastAsia="Helvetica Neue" w:cs="Times New Roman"/>
          <w:color w:val="000000" w:themeColor="text1"/>
        </w:rPr>
        <w:t>section details the metho</w:t>
      </w:r>
      <w:r w:rsidR="00DB6EB5" w:rsidRPr="009F6A21">
        <w:rPr>
          <w:rFonts w:eastAsia="Helvetica Neue" w:cs="Times New Roman"/>
          <w:color w:val="000000" w:themeColor="text1"/>
        </w:rPr>
        <w:t>d</w:t>
      </w:r>
      <w:r w:rsidRPr="009F6A21">
        <w:rPr>
          <w:rFonts w:eastAsia="Helvetica Neue" w:cs="Times New Roman"/>
          <w:color w:val="000000" w:themeColor="text1"/>
        </w:rPr>
        <w:t>o</w:t>
      </w:r>
      <w:r w:rsidR="00DB6EB5" w:rsidRPr="009F6A21">
        <w:rPr>
          <w:rFonts w:eastAsia="Helvetica Neue" w:cs="Times New Roman"/>
          <w:color w:val="000000" w:themeColor="text1"/>
        </w:rPr>
        <w:t>l</w:t>
      </w:r>
      <w:r w:rsidRPr="009F6A21">
        <w:rPr>
          <w:rFonts w:eastAsia="Helvetica Neue" w:cs="Times New Roman"/>
          <w:color w:val="000000" w:themeColor="text1"/>
        </w:rPr>
        <w:t>ogy used for its calculation</w:t>
      </w:r>
      <w:r w:rsidR="00836E39" w:rsidRPr="009F6A21">
        <w:rPr>
          <w:rFonts w:eastAsia="Helvetica Neue" w:cs="Times New Roman"/>
          <w:color w:val="000000" w:themeColor="text1"/>
        </w:rPr>
        <w:t>.</w:t>
      </w:r>
    </w:p>
    <w:p w14:paraId="581DC147" w14:textId="77777777" w:rsidR="00FE6343" w:rsidRPr="009F6A21" w:rsidRDefault="00FE6343" w:rsidP="00BD1061"/>
    <w:p w14:paraId="13FCE8EF" w14:textId="1DACDE06" w:rsidR="00A72762" w:rsidRPr="009F6A21" w:rsidRDefault="00A72762" w:rsidP="00BD1061">
      <w:pPr>
        <w:rPr>
          <w:u w:val="single"/>
        </w:rPr>
      </w:pPr>
      <w:r w:rsidRPr="009F6A21">
        <w:rPr>
          <w:u w:val="single"/>
        </w:rPr>
        <w:t xml:space="preserve">Calculating </w:t>
      </w:r>
      <w:r w:rsidR="0071020D" w:rsidRPr="009F6A21">
        <w:rPr>
          <w:u w:val="single"/>
        </w:rPr>
        <w:t>long</w:t>
      </w:r>
      <w:r w:rsidR="0002665A">
        <w:rPr>
          <w:u w:val="single"/>
        </w:rPr>
        <w:t>-</w:t>
      </w:r>
      <w:r w:rsidR="0071020D" w:rsidRPr="009F6A21">
        <w:rPr>
          <w:u w:val="single"/>
        </w:rPr>
        <w:t xml:space="preserve">term </w:t>
      </w:r>
      <w:r w:rsidRPr="009F6A21">
        <w:rPr>
          <w:u w:val="single"/>
        </w:rPr>
        <w:t xml:space="preserve">carbon sequestration for </w:t>
      </w:r>
      <w:r w:rsidR="00F62ABC">
        <w:rPr>
          <w:u w:val="single"/>
        </w:rPr>
        <w:t>seaweed</w:t>
      </w:r>
      <w:r w:rsidRPr="009F6A21">
        <w:rPr>
          <w:u w:val="single"/>
        </w:rPr>
        <w:t xml:space="preserve"> farming</w:t>
      </w:r>
    </w:p>
    <w:p w14:paraId="6ABBDA2E" w14:textId="4B928D5D" w:rsidR="0071020D" w:rsidRPr="009F6A21" w:rsidRDefault="0071020D" w:rsidP="00BD1061">
      <w:pPr>
        <w:rPr>
          <w:iCs/>
        </w:rPr>
      </w:pPr>
      <w:r w:rsidRPr="009F6A21">
        <w:rPr>
          <w:iCs/>
        </w:rPr>
        <w:t>The role of macroalgae in long</w:t>
      </w:r>
      <w:r w:rsidR="0002665A">
        <w:rPr>
          <w:iCs/>
        </w:rPr>
        <w:t>-</w:t>
      </w:r>
      <w:r w:rsidRPr="009F6A21">
        <w:rPr>
          <w:iCs/>
        </w:rPr>
        <w:t>term sequestration is contested with some authors claiming it cannot be accounted as long</w:t>
      </w:r>
      <w:r w:rsidR="0002665A">
        <w:rPr>
          <w:iCs/>
        </w:rPr>
        <w:t>-</w:t>
      </w:r>
      <w:r w:rsidRPr="009F6A21">
        <w:rPr>
          <w:iCs/>
        </w:rPr>
        <w:t xml:space="preserve">term carbon sinks (Howard et al., 2017). On the other hand, </w:t>
      </w:r>
      <w:r w:rsidR="002E53F8" w:rsidRPr="009F6A21">
        <w:rPr>
          <w:iCs/>
        </w:rPr>
        <w:t>most of</w:t>
      </w:r>
      <w:r w:rsidR="00A47517" w:rsidRPr="009F6A21">
        <w:rPr>
          <w:iCs/>
        </w:rPr>
        <w:t xml:space="preserve"> the literature review</w:t>
      </w:r>
      <w:r w:rsidR="002E53F8">
        <w:rPr>
          <w:iCs/>
        </w:rPr>
        <w:t>ed</w:t>
      </w:r>
      <w:r w:rsidR="00A47517" w:rsidRPr="009F6A21">
        <w:rPr>
          <w:iCs/>
        </w:rPr>
        <w:t xml:space="preserve"> argues otherwise with some experts</w:t>
      </w:r>
      <w:r w:rsidR="00DD0040" w:rsidRPr="009F6A21">
        <w:rPr>
          <w:iCs/>
        </w:rPr>
        <w:t xml:space="preserve">’ </w:t>
      </w:r>
      <w:r w:rsidR="00A47517" w:rsidRPr="009F6A21">
        <w:rPr>
          <w:iCs/>
        </w:rPr>
        <w:t xml:space="preserve">estimates – albeit for wild macroalgae- exceeding the carbon sequestered in angiosperm-based </w:t>
      </w:r>
      <w:r w:rsidR="00DD0040" w:rsidRPr="009F6A21">
        <w:rPr>
          <w:iCs/>
        </w:rPr>
        <w:t xml:space="preserve">habitats </w:t>
      </w:r>
      <w:r w:rsidR="00A47517" w:rsidRPr="009F6A21">
        <w:rPr>
          <w:iCs/>
        </w:rPr>
        <w:t>(mangroves, saltmarshes and seagrasses)</w:t>
      </w:r>
      <w:r w:rsidR="00DD0040" w:rsidRPr="009F6A21">
        <w:rPr>
          <w:iCs/>
        </w:rPr>
        <w:t xml:space="preserve"> </w:t>
      </w:r>
      <w:r w:rsidR="00A47517" w:rsidRPr="009F6A21">
        <w:rPr>
          <w:iCs/>
        </w:rPr>
        <w:t>(Krause</w:t>
      </w:r>
      <w:r w:rsidR="0002665A">
        <w:rPr>
          <w:iCs/>
        </w:rPr>
        <w:t>-</w:t>
      </w:r>
      <w:r w:rsidR="00A47517" w:rsidRPr="009F6A21">
        <w:rPr>
          <w:iCs/>
        </w:rPr>
        <w:t>Jensen and Duarte, 2016).</w:t>
      </w:r>
    </w:p>
    <w:p w14:paraId="6D0D14D3" w14:textId="5046186D" w:rsidR="00A47517" w:rsidRPr="009F6A21" w:rsidRDefault="00A47517" w:rsidP="00BD1061">
      <w:pPr>
        <w:rPr>
          <w:iCs/>
        </w:rPr>
      </w:pPr>
      <w:r w:rsidRPr="009F6A21">
        <w:rPr>
          <w:iCs/>
        </w:rPr>
        <w:lastRenderedPageBreak/>
        <w:t>The seminal work by Krause</w:t>
      </w:r>
      <w:r w:rsidR="0002665A">
        <w:rPr>
          <w:iCs/>
        </w:rPr>
        <w:t>-</w:t>
      </w:r>
      <w:r w:rsidRPr="009F6A21">
        <w:rPr>
          <w:iCs/>
        </w:rPr>
        <w:t>Jensen and Duarte (2016) synthesized the role of wild macroalgae in marine carbon sequestration as follows:</w:t>
      </w:r>
    </w:p>
    <w:p w14:paraId="0796C2CA" w14:textId="270D986F" w:rsidR="00A47517" w:rsidRPr="009F6A21" w:rsidRDefault="00A47517" w:rsidP="00A47517">
      <w:pPr>
        <w:jc w:val="center"/>
        <w:rPr>
          <w:iCs/>
        </w:rPr>
      </w:pPr>
      <w:r w:rsidRPr="009F6A21">
        <w:rPr>
          <w:iCs/>
          <w:noProof/>
        </w:rPr>
        <w:drawing>
          <wp:inline distT="0" distB="0" distL="0" distR="0" wp14:anchorId="36293C7B" wp14:editId="2F982CF5">
            <wp:extent cx="3876887" cy="37086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8532" cy="3729365"/>
                    </a:xfrm>
                    <a:prstGeom prst="rect">
                      <a:avLst/>
                    </a:prstGeom>
                    <a:noFill/>
                    <a:ln>
                      <a:noFill/>
                    </a:ln>
                  </pic:spPr>
                </pic:pic>
              </a:graphicData>
            </a:graphic>
          </wp:inline>
        </w:drawing>
      </w:r>
    </w:p>
    <w:p w14:paraId="730D7E38" w14:textId="40B1F9B0" w:rsidR="00082EB1" w:rsidRDefault="00082EB1" w:rsidP="00082EB1">
      <w:pPr>
        <w:pStyle w:val="Caption"/>
        <w:spacing w:after="0"/>
        <w:jc w:val="center"/>
      </w:pPr>
      <w:bookmarkStart w:id="780" w:name="_Toc66269867"/>
      <w:r>
        <w:t xml:space="preserve">Figure </w:t>
      </w:r>
      <w:r>
        <w:fldChar w:fldCharType="begin"/>
      </w:r>
      <w:r>
        <w:instrText>STYLEREF 1 \s</w:instrText>
      </w:r>
      <w:r>
        <w:fldChar w:fldCharType="separate"/>
      </w:r>
      <w:r w:rsidR="00D957F1">
        <w:rPr>
          <w:noProof/>
        </w:rPr>
        <w:t>2</w:t>
      </w:r>
      <w:r>
        <w:fldChar w:fldCharType="end"/>
      </w:r>
      <w:r w:rsidR="00486ABB">
        <w:noBreakHyphen/>
      </w:r>
      <w:r>
        <w:fldChar w:fldCharType="begin"/>
      </w:r>
      <w:r>
        <w:instrText>SEQ Figure \* ARABIC \s 1</w:instrText>
      </w:r>
      <w:r>
        <w:fldChar w:fldCharType="separate"/>
      </w:r>
      <w:r w:rsidR="00D957F1">
        <w:rPr>
          <w:noProof/>
        </w:rPr>
        <w:t>1</w:t>
      </w:r>
      <w:r>
        <w:fldChar w:fldCharType="end"/>
      </w:r>
      <w:r w:rsidRPr="00AF68EF">
        <w:t>“Pathways for the sequestration of macroalgal carbon in the ocean” [TgC/ yr]</w:t>
      </w:r>
      <w:bookmarkEnd w:id="780"/>
    </w:p>
    <w:p w14:paraId="6430DE08" w14:textId="2C24002A" w:rsidR="00A47517" w:rsidRPr="009F6A21" w:rsidRDefault="00A47517" w:rsidP="00082EB1">
      <w:pPr>
        <w:spacing w:after="0"/>
        <w:jc w:val="center"/>
        <w:rPr>
          <w:i/>
          <w:iCs/>
          <w:sz w:val="16"/>
          <w:szCs w:val="16"/>
          <w:lang w:val="en-GB"/>
        </w:rPr>
      </w:pPr>
      <w:r w:rsidRPr="00B55CE3">
        <w:rPr>
          <w:i/>
          <w:iCs/>
          <w:sz w:val="16"/>
          <w:szCs w:val="16"/>
          <w:lang w:val="en-GB"/>
        </w:rPr>
        <w:t>Source: Krause</w:t>
      </w:r>
      <w:r w:rsidR="0002665A">
        <w:rPr>
          <w:i/>
          <w:iCs/>
          <w:sz w:val="16"/>
          <w:szCs w:val="16"/>
          <w:lang w:val="en-GB"/>
        </w:rPr>
        <w:t>-</w:t>
      </w:r>
      <w:r w:rsidRPr="00B55CE3">
        <w:rPr>
          <w:i/>
          <w:iCs/>
          <w:sz w:val="16"/>
          <w:szCs w:val="16"/>
          <w:lang w:val="en-GB"/>
        </w:rPr>
        <w:t>Jensen and Duarte (201</w:t>
      </w:r>
      <w:r w:rsidRPr="009F6A21">
        <w:rPr>
          <w:i/>
          <w:iCs/>
          <w:sz w:val="16"/>
          <w:szCs w:val="16"/>
          <w:lang w:val="en-GB"/>
        </w:rPr>
        <w:t>6)</w:t>
      </w:r>
    </w:p>
    <w:p w14:paraId="19323ABF" w14:textId="77777777" w:rsidR="00BD1061" w:rsidRDefault="00BD1061" w:rsidP="00B55CE3">
      <w:pPr>
        <w:rPr>
          <w:iCs/>
          <w:lang w:val="en-GB"/>
        </w:rPr>
      </w:pPr>
    </w:p>
    <w:p w14:paraId="4F9D9032" w14:textId="033773BC" w:rsidR="00A47517" w:rsidRPr="009F6A21" w:rsidRDefault="00A47517" w:rsidP="00B55CE3">
      <w:pPr>
        <w:rPr>
          <w:iCs/>
          <w:lang w:val="en-GB"/>
        </w:rPr>
      </w:pPr>
      <w:r w:rsidRPr="009F6A21">
        <w:rPr>
          <w:iCs/>
          <w:lang w:val="en-GB"/>
        </w:rPr>
        <w:t>Using the net primary production (NPP) from wild macroalgae, the figure above identifies four pathways of long</w:t>
      </w:r>
      <w:r w:rsidR="0002665A">
        <w:rPr>
          <w:iCs/>
          <w:lang w:val="en-GB"/>
        </w:rPr>
        <w:t>-</w:t>
      </w:r>
      <w:r w:rsidRPr="009F6A21">
        <w:rPr>
          <w:iCs/>
          <w:lang w:val="en-GB"/>
        </w:rPr>
        <w:t xml:space="preserve">term carbon sequestration: </w:t>
      </w:r>
      <w:r w:rsidR="00836E39" w:rsidRPr="009F6A21">
        <w:rPr>
          <w:iCs/>
          <w:lang w:val="en-GB"/>
        </w:rPr>
        <w:t xml:space="preserve">macroalgae </w:t>
      </w:r>
      <w:r w:rsidRPr="009F6A21">
        <w:rPr>
          <w:iCs/>
          <w:lang w:val="en-GB"/>
        </w:rPr>
        <w:t>buried in the algal bed, dissolved organic carbon (DOC) exported below the mixed layer, particulate organic carbon (POC) buried in the shelves and exported to the deep sea. The combined total long</w:t>
      </w:r>
      <w:r w:rsidR="0002665A">
        <w:rPr>
          <w:iCs/>
          <w:lang w:val="en-GB"/>
        </w:rPr>
        <w:t>-</w:t>
      </w:r>
      <w:r w:rsidRPr="009F6A21">
        <w:rPr>
          <w:iCs/>
          <w:lang w:val="en-GB"/>
        </w:rPr>
        <w:t>term carbon sequestration estimate is 173 TgC/ yr, 11% of NPP.</w:t>
      </w:r>
    </w:p>
    <w:p w14:paraId="14900936" w14:textId="18C837B5" w:rsidR="00A47517" w:rsidRPr="009F6A21" w:rsidRDefault="00D43B8C" w:rsidP="00DD0040">
      <w:pPr>
        <w:rPr>
          <w:iCs/>
          <w:lang w:val="en-GB"/>
        </w:rPr>
      </w:pPr>
      <w:r w:rsidRPr="009F6A21">
        <w:rPr>
          <w:iCs/>
          <w:lang w:val="en-GB"/>
        </w:rPr>
        <w:t>Duarte et al. (2017) and Froehlich et al. (2019) estimate</w:t>
      </w:r>
      <w:r w:rsidR="00836E39" w:rsidRPr="009F6A21">
        <w:rPr>
          <w:iCs/>
          <w:lang w:val="en-GB"/>
        </w:rPr>
        <w:t>d</w:t>
      </w:r>
      <w:r w:rsidRPr="009F6A21">
        <w:rPr>
          <w:iCs/>
          <w:lang w:val="en-GB"/>
        </w:rPr>
        <w:t xml:space="preserve"> a potential </w:t>
      </w:r>
      <w:r w:rsidR="00384800" w:rsidRPr="009F6A21">
        <w:t>CO</w:t>
      </w:r>
      <w:r w:rsidR="00384800" w:rsidRPr="00B17451">
        <w:rPr>
          <w:vertAlign w:val="subscript"/>
        </w:rPr>
        <w:t>2</w:t>
      </w:r>
      <w:r w:rsidRPr="009F6A21">
        <w:rPr>
          <w:iCs/>
          <w:lang w:val="en-GB"/>
        </w:rPr>
        <w:t xml:space="preserve"> sequestration from macroalgae farming of </w:t>
      </w:r>
      <w:r w:rsidR="00836E39" w:rsidRPr="009F6A21">
        <w:rPr>
          <w:iCs/>
          <w:lang w:val="en-GB"/>
        </w:rPr>
        <w:t>1,500- and 1,110-tons</w:t>
      </w:r>
      <w:r w:rsidRPr="009F6A21">
        <w:rPr>
          <w:iCs/>
          <w:lang w:val="en-GB"/>
        </w:rPr>
        <w:t xml:space="preserve"> </w:t>
      </w:r>
      <w:r w:rsidR="00384800" w:rsidRPr="009F6A21">
        <w:t>CO</w:t>
      </w:r>
      <w:r w:rsidR="00384800" w:rsidRPr="00B17451">
        <w:rPr>
          <w:vertAlign w:val="subscript"/>
        </w:rPr>
        <w:t>2</w:t>
      </w:r>
      <w:r w:rsidRPr="009F6A21">
        <w:rPr>
          <w:iCs/>
          <w:lang w:val="en-GB"/>
        </w:rPr>
        <w:t xml:space="preserve">/ km2/ year respectively (4.2 and 3 tC/ ha/ year). However, these </w:t>
      </w:r>
      <w:r w:rsidR="00836E39" w:rsidRPr="009F6A21">
        <w:rPr>
          <w:iCs/>
          <w:lang w:val="en-GB"/>
        </w:rPr>
        <w:t xml:space="preserve">also </w:t>
      </w:r>
      <w:r w:rsidRPr="009F6A21">
        <w:rPr>
          <w:iCs/>
          <w:lang w:val="en-GB"/>
        </w:rPr>
        <w:t>include the carbon in the harvested macroalgae which some authors denote “removable carbon” (Zhang et al., 2017). Given that the long</w:t>
      </w:r>
      <w:r w:rsidR="0002665A">
        <w:rPr>
          <w:iCs/>
          <w:lang w:val="en-GB"/>
        </w:rPr>
        <w:t>-</w:t>
      </w:r>
      <w:r w:rsidRPr="009F6A21">
        <w:rPr>
          <w:iCs/>
          <w:lang w:val="en-GB"/>
        </w:rPr>
        <w:t xml:space="preserve">term sequestration potential of the harvested macroalgae depends on its final use and that -unlike wild macroalgae- macroalgae farms are not attached to the seabed, our analysis only includes </w:t>
      </w:r>
      <w:r w:rsidR="00E14F54" w:rsidRPr="009F6A21">
        <w:rPr>
          <w:iCs/>
          <w:lang w:val="en-GB"/>
        </w:rPr>
        <w:t>D</w:t>
      </w:r>
      <w:r w:rsidRPr="009F6A21">
        <w:rPr>
          <w:iCs/>
          <w:lang w:val="en-GB"/>
        </w:rPr>
        <w:t xml:space="preserve">OC </w:t>
      </w:r>
      <w:r w:rsidR="00E14F54" w:rsidRPr="009F6A21">
        <w:rPr>
          <w:iCs/>
          <w:lang w:val="en-GB"/>
        </w:rPr>
        <w:t xml:space="preserve">exported below the mixed layer </w:t>
      </w:r>
      <w:r w:rsidRPr="009F6A21">
        <w:rPr>
          <w:iCs/>
          <w:lang w:val="en-GB"/>
        </w:rPr>
        <w:t xml:space="preserve">and </w:t>
      </w:r>
      <w:r w:rsidR="00E14F54" w:rsidRPr="009F6A21">
        <w:rPr>
          <w:iCs/>
          <w:lang w:val="en-GB"/>
        </w:rPr>
        <w:t>P</w:t>
      </w:r>
      <w:r w:rsidRPr="009F6A21">
        <w:rPr>
          <w:iCs/>
          <w:lang w:val="en-GB"/>
        </w:rPr>
        <w:t xml:space="preserve">OC exported </w:t>
      </w:r>
      <w:r w:rsidR="00E14F54" w:rsidRPr="009F6A21">
        <w:rPr>
          <w:iCs/>
          <w:lang w:val="en-GB"/>
        </w:rPr>
        <w:t>either buried in the shelves or exported to the deep sea.</w:t>
      </w:r>
    </w:p>
    <w:p w14:paraId="5B88DD53" w14:textId="648AAAF8" w:rsidR="00D43B8C" w:rsidRPr="009F6A21" w:rsidRDefault="00D43B8C" w:rsidP="00DD0040">
      <w:pPr>
        <w:rPr>
          <w:iCs/>
          <w:lang w:val="en-GB"/>
        </w:rPr>
      </w:pPr>
      <w:r w:rsidRPr="009F6A21">
        <w:rPr>
          <w:iCs/>
          <w:lang w:val="en-GB"/>
        </w:rPr>
        <w:lastRenderedPageBreak/>
        <w:t xml:space="preserve">In order to estimate </w:t>
      </w:r>
      <w:bookmarkStart w:id="781" w:name="_Hlk67930248"/>
      <w:r w:rsidRPr="009F6A21">
        <w:rPr>
          <w:iCs/>
          <w:lang w:val="en-GB"/>
        </w:rPr>
        <w:t>the long</w:t>
      </w:r>
      <w:r w:rsidR="0002665A">
        <w:rPr>
          <w:iCs/>
          <w:lang w:val="en-GB"/>
        </w:rPr>
        <w:t>-</w:t>
      </w:r>
      <w:r w:rsidRPr="009F6A21">
        <w:rPr>
          <w:iCs/>
          <w:lang w:val="en-GB"/>
        </w:rPr>
        <w:t>term sequestration</w:t>
      </w:r>
      <w:ins w:id="782" w:author="Emilia Jankowska" w:date="2021-03-29T16:52:00Z">
        <w:r w:rsidR="00D06445">
          <w:rPr>
            <w:iCs/>
            <w:lang w:val="en-GB"/>
          </w:rPr>
          <w:t xml:space="preserve"> from exported carbon in farms</w:t>
        </w:r>
      </w:ins>
      <w:ins w:id="783" w:author="Emilia Jankowska" w:date="2021-03-29T17:09:00Z">
        <w:r w:rsidR="007E212E">
          <w:rPr>
            <w:iCs/>
            <w:lang w:val="en-GB"/>
          </w:rPr>
          <w:t xml:space="preserve"> </w:t>
        </w:r>
        <w:bookmarkEnd w:id="781"/>
        <w:r w:rsidR="007E212E">
          <w:rPr>
            <w:iCs/>
            <w:lang w:val="en-GB"/>
          </w:rPr>
          <w:t>(</w:t>
        </w:r>
      </w:ins>
      <w:ins w:id="784" w:author="Emilia Jankowska" w:date="2021-03-29T17:11:00Z">
        <w:r w:rsidR="00D47527" w:rsidRPr="009F6A21">
          <w:rPr>
            <w:iCs/>
            <w:lang w:val="en-GB"/>
          </w:rPr>
          <w:t>DOC exported below the mixed layer and POC exported either buried in the shelves or exported to the deep sea</w:t>
        </w:r>
      </w:ins>
      <w:ins w:id="785" w:author="Emilia Jankowska" w:date="2021-03-29T17:09:00Z">
        <w:r w:rsidR="007E212E">
          <w:rPr>
            <w:iCs/>
            <w:lang w:val="en-GB"/>
          </w:rPr>
          <w:t>)</w:t>
        </w:r>
      </w:ins>
      <w:r w:rsidR="00E14F54" w:rsidRPr="009F6A21">
        <w:rPr>
          <w:iCs/>
          <w:lang w:val="en-GB"/>
        </w:rPr>
        <w:t>, the following equation is used:</w:t>
      </w:r>
    </w:p>
    <w:p w14:paraId="2B1A434F" w14:textId="77777777" w:rsidR="00E16B06" w:rsidRDefault="00E16B06" w:rsidP="29185782">
      <w:pPr>
        <w:rPr>
          <w:lang w:val="en-GB"/>
        </w:rPr>
      </w:pPr>
    </w:p>
    <w:p w14:paraId="2491BEF0" w14:textId="0C147C9B" w:rsidR="00FA5C88" w:rsidRPr="00FA5C88" w:rsidRDefault="00FA5C88" w:rsidP="29185782">
      <w:pPr>
        <w:rPr>
          <w:lang w:val="en-GB"/>
        </w:rPr>
      </w:pPr>
      <m:oMathPara>
        <m:oMathParaPr>
          <m:jc m:val="left"/>
        </m:oMathParaPr>
        <m:oMath>
          <m:r>
            <w:rPr>
              <w:rFonts w:ascii="Cambria Math" w:hAnsi="Cambria Math"/>
              <w:lang w:val="en-GB"/>
            </w:rPr>
            <m:t xml:space="preserve">Seguestration rate= </m:t>
          </m:r>
          <m:f>
            <m:fPr>
              <m:ctrlPr>
                <w:rPr>
                  <w:rFonts w:ascii="Cambria Math" w:hAnsi="Cambria Math"/>
                  <w:i/>
                  <w:lang w:val="en-GB"/>
                </w:rPr>
              </m:ctrlPr>
            </m:fPr>
            <m:num>
              <m:r>
                <w:rPr>
                  <w:rFonts w:ascii="Cambria Math" w:hAnsi="Cambria Math"/>
                  <w:lang w:val="en-GB"/>
                </w:rPr>
                <m:t>yield</m:t>
              </m:r>
            </m:num>
            <m:den>
              <m:d>
                <m:dPr>
                  <m:ctrlPr>
                    <w:rPr>
                      <w:rFonts w:ascii="Cambria Math" w:hAnsi="Cambria Math"/>
                      <w:i/>
                      <w:lang w:val="en-GB"/>
                    </w:rPr>
                  </m:ctrlPr>
                </m:dPr>
                <m:e>
                  <m:r>
                    <w:rPr>
                      <w:rFonts w:ascii="Cambria Math" w:hAnsi="Cambria Math"/>
                      <w:lang w:val="en-GB"/>
                    </w:rPr>
                    <m:t>1-%farm biomass export</m:t>
                  </m:r>
                </m:e>
              </m:d>
            </m:den>
          </m:f>
          <m:r>
            <w:rPr>
              <w:rFonts w:ascii="Cambria Math" w:hAnsi="Cambria Math"/>
              <w:lang w:val="en-GB"/>
            </w:rPr>
            <m:t>×farm biomass export ×carbon content of algae biomass ×% long-term sequestration from exported carbon in farms</m:t>
          </m:r>
        </m:oMath>
      </m:oMathPara>
    </w:p>
    <w:p w14:paraId="4CCA3BA8" w14:textId="4370F490" w:rsidR="00E14F54" w:rsidRPr="009F6A21" w:rsidRDefault="00E14F54" w:rsidP="29185782">
      <w:pPr>
        <w:rPr>
          <w:lang w:val="en-GB"/>
        </w:rPr>
      </w:pPr>
    </w:p>
    <w:tbl>
      <w:tblPr>
        <w:tblStyle w:val="TableGrid"/>
        <w:tblW w:w="9350" w:type="dxa"/>
        <w:tblLook w:val="04A0" w:firstRow="1" w:lastRow="0" w:firstColumn="1" w:lastColumn="0" w:noHBand="0" w:noVBand="1"/>
      </w:tblPr>
      <w:tblGrid>
        <w:gridCol w:w="2076"/>
        <w:gridCol w:w="1427"/>
        <w:gridCol w:w="1486"/>
        <w:gridCol w:w="1467"/>
        <w:gridCol w:w="1366"/>
        <w:gridCol w:w="1528"/>
      </w:tblGrid>
      <w:tr w:rsidR="00085D04" w:rsidRPr="00FB3AB3" w14:paraId="447BD365" w14:textId="77777777" w:rsidTr="00CC6735">
        <w:trPr>
          <w:cantSplit/>
          <w:trHeight w:val="393"/>
          <w:tblHeader/>
        </w:trPr>
        <w:tc>
          <w:tcPr>
            <w:tcW w:w="2076" w:type="dxa"/>
            <w:shd w:val="clear" w:color="auto" w:fill="4F81BD" w:themeFill="accent1"/>
            <w:vAlign w:val="center"/>
          </w:tcPr>
          <w:p w14:paraId="3E4FB156" w14:textId="77777777" w:rsidR="00085D04" w:rsidRPr="00FB649C" w:rsidRDefault="00085D04" w:rsidP="00CC6735">
            <w:pPr>
              <w:spacing w:after="180" w:line="240" w:lineRule="auto"/>
              <w:jc w:val="left"/>
              <w:rPr>
                <w:rFonts w:eastAsia="Helvetica,Times New Roman" w:cstheme="minorHAnsi"/>
                <w:b/>
                <w:color w:val="FFFFFF" w:themeColor="background1"/>
                <w:sz w:val="20"/>
                <w:szCs w:val="20"/>
              </w:rPr>
            </w:pPr>
          </w:p>
        </w:tc>
        <w:tc>
          <w:tcPr>
            <w:tcW w:w="1427" w:type="dxa"/>
            <w:shd w:val="clear" w:color="auto" w:fill="4F81BD" w:themeFill="accent1"/>
            <w:vAlign w:val="center"/>
          </w:tcPr>
          <w:p w14:paraId="12530E21" w14:textId="77777777" w:rsidR="00085D04" w:rsidRDefault="00085D04" w:rsidP="00CC6735">
            <w:pPr>
              <w:spacing w:after="180" w:line="240" w:lineRule="auto"/>
              <w:jc w:val="left"/>
              <w:rPr>
                <w:b/>
                <w:bCs/>
                <w:color w:val="FFFFFF" w:themeColor="background1"/>
                <w:sz w:val="20"/>
                <w:szCs w:val="20"/>
              </w:rPr>
            </w:pPr>
            <w:r>
              <w:rPr>
                <w:b/>
                <w:bCs/>
                <w:color w:val="FFFFFF" w:themeColor="background1"/>
                <w:sz w:val="20"/>
                <w:szCs w:val="20"/>
              </w:rPr>
              <w:t>Units</w:t>
            </w:r>
          </w:p>
        </w:tc>
        <w:tc>
          <w:tcPr>
            <w:tcW w:w="1486" w:type="dxa"/>
            <w:shd w:val="clear" w:color="auto" w:fill="4F81BD" w:themeFill="accent1"/>
            <w:vAlign w:val="center"/>
          </w:tcPr>
          <w:p w14:paraId="1751D252" w14:textId="77777777" w:rsidR="00085D04" w:rsidRPr="00FB649C" w:rsidRDefault="00085D04" w:rsidP="00CC6735">
            <w:pPr>
              <w:spacing w:after="180" w:line="240" w:lineRule="auto"/>
              <w:jc w:val="left"/>
              <w:rPr>
                <w:b/>
                <w:bCs/>
                <w:color w:val="FFFFFF" w:themeColor="background1"/>
                <w:sz w:val="20"/>
                <w:szCs w:val="20"/>
              </w:rPr>
            </w:pPr>
            <w:r>
              <w:rPr>
                <w:b/>
                <w:bCs/>
                <w:color w:val="FFFFFF" w:themeColor="background1"/>
                <w:sz w:val="20"/>
                <w:szCs w:val="20"/>
              </w:rPr>
              <w:t>Project Drawdown Data Set Range</w:t>
            </w:r>
          </w:p>
        </w:tc>
        <w:tc>
          <w:tcPr>
            <w:tcW w:w="1467" w:type="dxa"/>
            <w:shd w:val="clear" w:color="auto" w:fill="4F81BD" w:themeFill="accent1"/>
            <w:vAlign w:val="center"/>
          </w:tcPr>
          <w:p w14:paraId="38FE4E75" w14:textId="77777777" w:rsidR="00085D04" w:rsidRPr="00FB649C" w:rsidRDefault="00085D04" w:rsidP="00CC6735">
            <w:pPr>
              <w:spacing w:after="180" w:line="240" w:lineRule="auto"/>
              <w:jc w:val="left"/>
              <w:rPr>
                <w:b/>
                <w:bCs/>
                <w:color w:val="FFFFFF" w:themeColor="background1"/>
                <w:sz w:val="20"/>
                <w:szCs w:val="20"/>
              </w:rPr>
            </w:pPr>
            <w:r w:rsidRPr="00FB649C">
              <w:rPr>
                <w:b/>
                <w:bCs/>
                <w:color w:val="FFFFFF" w:themeColor="background1"/>
                <w:sz w:val="20"/>
                <w:szCs w:val="20"/>
              </w:rPr>
              <w:t>Model Input</w:t>
            </w:r>
          </w:p>
        </w:tc>
        <w:tc>
          <w:tcPr>
            <w:tcW w:w="1366" w:type="dxa"/>
            <w:shd w:val="clear" w:color="auto" w:fill="4F81BD" w:themeFill="accent1"/>
            <w:vAlign w:val="center"/>
          </w:tcPr>
          <w:p w14:paraId="0F14C0F7" w14:textId="77777777" w:rsidR="00085D04" w:rsidRPr="00FB649C" w:rsidRDefault="00085D04" w:rsidP="00CC6735">
            <w:pPr>
              <w:spacing w:after="180" w:line="240" w:lineRule="auto"/>
              <w:jc w:val="left"/>
              <w:rPr>
                <w:b/>
                <w:bCs/>
                <w:color w:val="FFFFFF" w:themeColor="background1"/>
                <w:sz w:val="20"/>
                <w:szCs w:val="20"/>
              </w:rPr>
            </w:pPr>
            <w:r w:rsidRPr="00FB649C">
              <w:rPr>
                <w:b/>
                <w:bCs/>
                <w:color w:val="FFFFFF" w:themeColor="background1"/>
                <w:sz w:val="20"/>
                <w:szCs w:val="20"/>
              </w:rPr>
              <w:t>Data Points</w:t>
            </w:r>
            <w:r>
              <w:rPr>
                <w:b/>
                <w:bCs/>
                <w:color w:val="FFFFFF" w:themeColor="background1"/>
                <w:sz w:val="20"/>
                <w:szCs w:val="20"/>
              </w:rPr>
              <w:t xml:space="preserve"> (#)</w:t>
            </w:r>
          </w:p>
        </w:tc>
        <w:tc>
          <w:tcPr>
            <w:tcW w:w="1528" w:type="dxa"/>
            <w:shd w:val="clear" w:color="auto" w:fill="4F81BD" w:themeFill="accent1"/>
            <w:vAlign w:val="center"/>
          </w:tcPr>
          <w:p w14:paraId="2A3B6AC5" w14:textId="77777777" w:rsidR="00085D04" w:rsidRPr="00FB649C" w:rsidRDefault="00085D04" w:rsidP="00CC6735">
            <w:pPr>
              <w:spacing w:after="180" w:line="240" w:lineRule="auto"/>
              <w:jc w:val="left"/>
              <w:rPr>
                <w:b/>
                <w:bCs/>
                <w:color w:val="FFFFFF" w:themeColor="background1"/>
                <w:sz w:val="20"/>
                <w:szCs w:val="20"/>
              </w:rPr>
            </w:pPr>
            <w:r w:rsidRPr="00FB649C">
              <w:rPr>
                <w:b/>
                <w:bCs/>
                <w:color w:val="FFFFFF" w:themeColor="background1"/>
                <w:sz w:val="20"/>
                <w:szCs w:val="20"/>
              </w:rPr>
              <w:t>Sources</w:t>
            </w:r>
            <w:r>
              <w:rPr>
                <w:b/>
                <w:bCs/>
                <w:color w:val="FFFFFF" w:themeColor="background1"/>
                <w:sz w:val="20"/>
                <w:szCs w:val="20"/>
              </w:rPr>
              <w:t xml:space="preserve"> (#)</w:t>
            </w:r>
          </w:p>
        </w:tc>
      </w:tr>
      <w:tr w:rsidR="00085D04" w:rsidRPr="00FA5114" w14:paraId="3A357278" w14:textId="77777777" w:rsidTr="00CC6735">
        <w:trPr>
          <w:trHeight w:val="508"/>
        </w:trPr>
        <w:tc>
          <w:tcPr>
            <w:tcW w:w="2076" w:type="dxa"/>
            <w:vAlign w:val="center"/>
          </w:tcPr>
          <w:p w14:paraId="5D699CA3" w14:textId="77777777" w:rsidR="00085D04" w:rsidRPr="00FA5114" w:rsidRDefault="00085D04" w:rsidP="00CC6735">
            <w:pPr>
              <w:spacing w:after="180" w:line="240" w:lineRule="auto"/>
              <w:jc w:val="left"/>
              <w:rPr>
                <w:rFonts w:eastAsia="Helvetica,Times New Roman" w:cstheme="minorHAnsi"/>
                <w:color w:val="000000" w:themeColor="text1"/>
                <w:sz w:val="20"/>
                <w:szCs w:val="20"/>
              </w:rPr>
            </w:pPr>
            <w:r>
              <w:t>Sequestration rate</w:t>
            </w:r>
          </w:p>
        </w:tc>
        <w:tc>
          <w:tcPr>
            <w:tcW w:w="1427" w:type="dxa"/>
            <w:shd w:val="clear" w:color="auto" w:fill="auto"/>
            <w:vAlign w:val="center"/>
          </w:tcPr>
          <w:p w14:paraId="37AAF5FA" w14:textId="77777777" w:rsidR="00085D04" w:rsidRPr="00B21E3A" w:rsidRDefault="00085D04" w:rsidP="00CC6735">
            <w:pPr>
              <w:spacing w:after="180" w:line="240" w:lineRule="auto"/>
              <w:jc w:val="left"/>
              <w:rPr>
                <w:rFonts w:eastAsia="Helvetica,Times New Roman" w:cstheme="minorHAnsi"/>
                <w:iCs/>
                <w:sz w:val="20"/>
                <w:szCs w:val="20"/>
              </w:rPr>
            </w:pPr>
            <w:r>
              <w:rPr>
                <w:rFonts w:eastAsia="Helvetica,Times New Roman" w:cstheme="minorHAnsi"/>
                <w:iCs/>
                <w:sz w:val="20"/>
                <w:szCs w:val="20"/>
              </w:rPr>
              <w:t>tC/ ha/ yr</w:t>
            </w:r>
          </w:p>
        </w:tc>
        <w:tc>
          <w:tcPr>
            <w:tcW w:w="1486" w:type="dxa"/>
            <w:vAlign w:val="center"/>
          </w:tcPr>
          <w:p w14:paraId="34AB4CB7" w14:textId="586FD5A5" w:rsidR="00085D04" w:rsidRPr="00FA5114" w:rsidRDefault="00085D04"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 xml:space="preserve"> </w:t>
            </w:r>
            <w:r w:rsidR="00E86594">
              <w:rPr>
                <w:rFonts w:eastAsia="Helvetica,Times New Roman" w:cstheme="minorHAnsi"/>
                <w:color w:val="000000" w:themeColor="text1"/>
                <w:sz w:val="20"/>
                <w:szCs w:val="20"/>
              </w:rPr>
              <w:t>1.12</w:t>
            </w:r>
            <w:r w:rsidR="00136EF2">
              <w:rPr>
                <w:rFonts w:eastAsia="Helvetica,Times New Roman" w:cstheme="minorHAnsi"/>
                <w:color w:val="000000" w:themeColor="text1"/>
                <w:sz w:val="20"/>
                <w:szCs w:val="20"/>
              </w:rPr>
              <w:t xml:space="preserve">- </w:t>
            </w:r>
            <w:r w:rsidR="00E86594">
              <w:rPr>
                <w:rFonts w:eastAsia="Helvetica,Times New Roman" w:cstheme="minorHAnsi"/>
                <w:color w:val="000000" w:themeColor="text1"/>
                <w:sz w:val="20"/>
                <w:szCs w:val="20"/>
              </w:rPr>
              <w:t>5.31</w:t>
            </w:r>
          </w:p>
        </w:tc>
        <w:tc>
          <w:tcPr>
            <w:tcW w:w="1467" w:type="dxa"/>
            <w:vAlign w:val="center"/>
          </w:tcPr>
          <w:p w14:paraId="2AAADA9A" w14:textId="5B9AE630" w:rsidR="00085D04" w:rsidRPr="00FA5114" w:rsidRDefault="00136EF2"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3.</w:t>
            </w:r>
            <w:r w:rsidR="00E86594">
              <w:rPr>
                <w:rFonts w:eastAsia="Helvetica,Times New Roman" w:cstheme="minorHAnsi"/>
                <w:color w:val="000000" w:themeColor="text1"/>
                <w:sz w:val="20"/>
                <w:szCs w:val="20"/>
              </w:rPr>
              <w:t>21</w:t>
            </w:r>
          </w:p>
        </w:tc>
        <w:tc>
          <w:tcPr>
            <w:tcW w:w="1366" w:type="dxa"/>
            <w:vAlign w:val="center"/>
          </w:tcPr>
          <w:p w14:paraId="779122C7" w14:textId="76ABDDA2" w:rsidR="00085D04" w:rsidRPr="00FA5114" w:rsidRDefault="00C16C77"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44</w:t>
            </w:r>
          </w:p>
        </w:tc>
        <w:tc>
          <w:tcPr>
            <w:tcW w:w="1528" w:type="dxa"/>
            <w:vAlign w:val="center"/>
          </w:tcPr>
          <w:p w14:paraId="15F02E85" w14:textId="74DA0E60" w:rsidR="00085D04" w:rsidRPr="00FB649C" w:rsidRDefault="00136EF2"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C16C77">
              <w:rPr>
                <w:rFonts w:eastAsia="Helvetica,Times New Roman" w:cstheme="minorHAnsi"/>
                <w:color w:val="000000" w:themeColor="text1"/>
                <w:sz w:val="20"/>
                <w:szCs w:val="20"/>
              </w:rPr>
              <w:t>6</w:t>
            </w:r>
          </w:p>
        </w:tc>
      </w:tr>
      <w:tr w:rsidR="00085D04" w:rsidRPr="00FA5114" w14:paraId="1E1AA861" w14:textId="77777777" w:rsidTr="00CC6735">
        <w:trPr>
          <w:trHeight w:val="508"/>
        </w:trPr>
        <w:tc>
          <w:tcPr>
            <w:tcW w:w="2076" w:type="dxa"/>
            <w:vAlign w:val="center"/>
          </w:tcPr>
          <w:p w14:paraId="04874762" w14:textId="159B60EC" w:rsidR="00085D04" w:rsidRDefault="00085D04" w:rsidP="00CC6735">
            <w:pPr>
              <w:spacing w:after="180" w:line="240" w:lineRule="auto"/>
              <w:jc w:val="left"/>
            </w:pPr>
            <w:r>
              <w:t>Yield</w:t>
            </w:r>
          </w:p>
        </w:tc>
        <w:tc>
          <w:tcPr>
            <w:tcW w:w="1427" w:type="dxa"/>
            <w:shd w:val="clear" w:color="auto" w:fill="auto"/>
            <w:vAlign w:val="center"/>
          </w:tcPr>
          <w:p w14:paraId="54CA1AF8" w14:textId="4D38AF86" w:rsidR="00085D04" w:rsidRDefault="00085D04" w:rsidP="00CC6735">
            <w:pPr>
              <w:spacing w:after="180" w:line="240" w:lineRule="auto"/>
              <w:jc w:val="left"/>
              <w:rPr>
                <w:rFonts w:eastAsia="Helvetica,Times New Roman" w:cstheme="minorHAnsi"/>
                <w:iCs/>
                <w:sz w:val="20"/>
                <w:szCs w:val="20"/>
              </w:rPr>
            </w:pPr>
            <w:r>
              <w:rPr>
                <w:rFonts w:eastAsia="Helvetica,Times New Roman" w:cstheme="minorHAnsi"/>
                <w:iCs/>
                <w:sz w:val="20"/>
                <w:szCs w:val="20"/>
              </w:rPr>
              <w:t>tn dry weight/ ha/ yr</w:t>
            </w:r>
          </w:p>
        </w:tc>
        <w:tc>
          <w:tcPr>
            <w:tcW w:w="1486" w:type="dxa"/>
            <w:vAlign w:val="center"/>
          </w:tcPr>
          <w:p w14:paraId="687987EA" w14:textId="578B0BC4" w:rsidR="00085D04" w:rsidRDefault="00C16C77"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8.6 –</w:t>
            </w:r>
            <w:r w:rsidR="00136EF2">
              <w:rPr>
                <w:rFonts w:eastAsia="Helvetica,Times New Roman" w:cstheme="minorHAnsi"/>
                <w:color w:val="000000" w:themeColor="text1"/>
                <w:sz w:val="20"/>
                <w:szCs w:val="20"/>
              </w:rPr>
              <w:t xml:space="preserve"> </w:t>
            </w:r>
            <w:r w:rsidR="007E7BBF">
              <w:rPr>
                <w:rFonts w:eastAsia="Helvetica,Times New Roman" w:cstheme="minorHAnsi"/>
                <w:color w:val="000000" w:themeColor="text1"/>
                <w:sz w:val="20"/>
                <w:szCs w:val="20"/>
              </w:rPr>
              <w:t>4</w:t>
            </w:r>
            <w:r>
              <w:rPr>
                <w:rFonts w:eastAsia="Helvetica,Times New Roman" w:cstheme="minorHAnsi"/>
                <w:color w:val="000000" w:themeColor="text1"/>
                <w:sz w:val="20"/>
                <w:szCs w:val="20"/>
              </w:rPr>
              <w:t>1.0</w:t>
            </w:r>
          </w:p>
        </w:tc>
        <w:tc>
          <w:tcPr>
            <w:tcW w:w="1467" w:type="dxa"/>
            <w:vAlign w:val="center"/>
          </w:tcPr>
          <w:p w14:paraId="19600476" w14:textId="73C198DF" w:rsidR="00085D04" w:rsidRDefault="00136EF2"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w:t>
            </w:r>
            <w:r w:rsidR="00C16C77">
              <w:rPr>
                <w:rFonts w:eastAsia="Helvetica,Times New Roman" w:cstheme="minorHAnsi"/>
                <w:color w:val="000000" w:themeColor="text1"/>
                <w:sz w:val="20"/>
                <w:szCs w:val="20"/>
              </w:rPr>
              <w:t>4.8</w:t>
            </w:r>
          </w:p>
        </w:tc>
        <w:tc>
          <w:tcPr>
            <w:tcW w:w="1366" w:type="dxa"/>
            <w:vAlign w:val="center"/>
          </w:tcPr>
          <w:p w14:paraId="1397DE4A" w14:textId="4D04ADAC" w:rsidR="00085D04" w:rsidRDefault="00C16C77"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44</w:t>
            </w:r>
          </w:p>
        </w:tc>
        <w:tc>
          <w:tcPr>
            <w:tcW w:w="1528" w:type="dxa"/>
            <w:vAlign w:val="center"/>
          </w:tcPr>
          <w:p w14:paraId="443771EF" w14:textId="1717C636" w:rsidR="00085D04" w:rsidRDefault="00136EF2"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C16C77">
              <w:rPr>
                <w:rFonts w:eastAsia="Helvetica,Times New Roman" w:cstheme="minorHAnsi"/>
                <w:color w:val="000000" w:themeColor="text1"/>
                <w:sz w:val="20"/>
                <w:szCs w:val="20"/>
              </w:rPr>
              <w:t>6</w:t>
            </w:r>
          </w:p>
        </w:tc>
      </w:tr>
      <w:tr w:rsidR="00085D04" w:rsidRPr="00FA5114" w14:paraId="09A722D2" w14:textId="77777777" w:rsidTr="00CC6735">
        <w:trPr>
          <w:trHeight w:val="508"/>
        </w:trPr>
        <w:tc>
          <w:tcPr>
            <w:tcW w:w="2076" w:type="dxa"/>
            <w:vAlign w:val="center"/>
          </w:tcPr>
          <w:p w14:paraId="7E73764C" w14:textId="703648C6" w:rsidR="00085D04" w:rsidRDefault="00085D04" w:rsidP="00CC6735">
            <w:pPr>
              <w:spacing w:after="180" w:line="240" w:lineRule="auto"/>
              <w:jc w:val="left"/>
            </w:pPr>
            <w:r>
              <w:t>Farm biomass export</w:t>
            </w:r>
          </w:p>
        </w:tc>
        <w:tc>
          <w:tcPr>
            <w:tcW w:w="1427" w:type="dxa"/>
            <w:shd w:val="clear" w:color="auto" w:fill="auto"/>
            <w:vAlign w:val="center"/>
          </w:tcPr>
          <w:p w14:paraId="2E8E3719" w14:textId="1715F7AB" w:rsidR="00085D04" w:rsidRDefault="00085D04" w:rsidP="00CC6735">
            <w:pPr>
              <w:spacing w:after="180" w:line="240" w:lineRule="auto"/>
              <w:jc w:val="left"/>
              <w:rPr>
                <w:rFonts w:eastAsia="Helvetica,Times New Roman" w:cstheme="minorHAnsi"/>
                <w:iCs/>
                <w:sz w:val="20"/>
                <w:szCs w:val="20"/>
              </w:rPr>
            </w:pPr>
            <w:r>
              <w:rPr>
                <w:rFonts w:eastAsia="Helvetica,Times New Roman" w:cstheme="minorHAnsi"/>
                <w:iCs/>
                <w:sz w:val="20"/>
                <w:szCs w:val="20"/>
              </w:rPr>
              <w:t>%</w:t>
            </w:r>
          </w:p>
        </w:tc>
        <w:tc>
          <w:tcPr>
            <w:tcW w:w="1486" w:type="dxa"/>
            <w:vAlign w:val="center"/>
          </w:tcPr>
          <w:p w14:paraId="20E48CBB" w14:textId="55C7F98C" w:rsidR="00085D04" w:rsidRDefault="00085D04" w:rsidP="00CC6735">
            <w:pPr>
              <w:spacing w:after="180" w:line="240" w:lineRule="auto"/>
              <w:jc w:val="left"/>
              <w:rPr>
                <w:rFonts w:eastAsia="Helvetica,Times New Roman" w:cstheme="minorHAnsi"/>
                <w:color w:val="000000" w:themeColor="text1"/>
                <w:sz w:val="20"/>
                <w:szCs w:val="20"/>
              </w:rPr>
            </w:pPr>
            <w:del w:id="786" w:author="Emilia Jankowska" w:date="2021-03-29T16:50:00Z">
              <w:r w:rsidDel="00D06445">
                <w:rPr>
                  <w:rFonts w:eastAsia="Helvetica,Times New Roman" w:cstheme="minorHAnsi"/>
                  <w:color w:val="000000" w:themeColor="text1"/>
                  <w:sz w:val="20"/>
                  <w:szCs w:val="20"/>
                </w:rPr>
                <w:delText>0.</w:delText>
              </w:r>
            </w:del>
            <w:r w:rsidR="0000294F">
              <w:rPr>
                <w:rFonts w:eastAsia="Helvetica,Times New Roman" w:cstheme="minorHAnsi"/>
                <w:color w:val="000000" w:themeColor="text1"/>
                <w:sz w:val="20"/>
                <w:szCs w:val="20"/>
              </w:rPr>
              <w:t>48</w:t>
            </w:r>
            <w:r>
              <w:rPr>
                <w:rFonts w:eastAsia="Helvetica,Times New Roman" w:cstheme="minorHAnsi"/>
                <w:color w:val="000000" w:themeColor="text1"/>
                <w:sz w:val="20"/>
                <w:szCs w:val="20"/>
              </w:rPr>
              <w:t xml:space="preserve">- </w:t>
            </w:r>
            <w:del w:id="787" w:author="Emilia Jankowska" w:date="2021-03-29T16:50:00Z">
              <w:r w:rsidDel="00D06445">
                <w:rPr>
                  <w:rFonts w:eastAsia="Helvetica,Times New Roman" w:cstheme="minorHAnsi"/>
                  <w:color w:val="000000" w:themeColor="text1"/>
                  <w:sz w:val="20"/>
                  <w:szCs w:val="20"/>
                </w:rPr>
                <w:delText>0.</w:delText>
              </w:r>
            </w:del>
            <w:r w:rsidR="0000294F">
              <w:rPr>
                <w:rFonts w:eastAsia="Helvetica,Times New Roman" w:cstheme="minorHAnsi"/>
                <w:color w:val="000000" w:themeColor="text1"/>
                <w:sz w:val="20"/>
                <w:szCs w:val="20"/>
              </w:rPr>
              <w:t>62</w:t>
            </w:r>
          </w:p>
        </w:tc>
        <w:tc>
          <w:tcPr>
            <w:tcW w:w="1467" w:type="dxa"/>
            <w:vAlign w:val="center"/>
          </w:tcPr>
          <w:p w14:paraId="7AF7A2D1" w14:textId="6B5AB518" w:rsidR="00085D04" w:rsidRDefault="00085D04" w:rsidP="00CC6735">
            <w:pPr>
              <w:spacing w:after="180" w:line="240" w:lineRule="auto"/>
              <w:jc w:val="left"/>
              <w:rPr>
                <w:rFonts w:eastAsia="Helvetica,Times New Roman" w:cstheme="minorHAnsi"/>
                <w:color w:val="000000" w:themeColor="text1"/>
                <w:sz w:val="20"/>
                <w:szCs w:val="20"/>
              </w:rPr>
            </w:pPr>
            <w:del w:id="788" w:author="Emilia Jankowska" w:date="2021-03-29T16:50:00Z">
              <w:r w:rsidDel="00D06445">
                <w:rPr>
                  <w:rFonts w:eastAsia="Helvetica,Times New Roman" w:cstheme="minorHAnsi"/>
                  <w:color w:val="000000" w:themeColor="text1"/>
                  <w:sz w:val="20"/>
                  <w:szCs w:val="20"/>
                </w:rPr>
                <w:delText>0.</w:delText>
              </w:r>
            </w:del>
            <w:r>
              <w:rPr>
                <w:rFonts w:eastAsia="Helvetica,Times New Roman" w:cstheme="minorHAnsi"/>
                <w:color w:val="000000" w:themeColor="text1"/>
                <w:sz w:val="20"/>
                <w:szCs w:val="20"/>
              </w:rPr>
              <w:t>55</w:t>
            </w:r>
          </w:p>
        </w:tc>
        <w:tc>
          <w:tcPr>
            <w:tcW w:w="1366" w:type="dxa"/>
            <w:vAlign w:val="center"/>
          </w:tcPr>
          <w:p w14:paraId="092E37AC" w14:textId="25F0B229" w:rsidR="00085D04" w:rsidRDefault="00085D04"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c>
          <w:tcPr>
            <w:tcW w:w="1528" w:type="dxa"/>
            <w:vAlign w:val="center"/>
          </w:tcPr>
          <w:p w14:paraId="4D1A6BD2" w14:textId="176BF76B" w:rsidR="00085D04" w:rsidRDefault="00085D04"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r w:rsidR="00085D04" w:rsidRPr="00FA5114" w14:paraId="4DCC1960" w14:textId="77777777" w:rsidTr="00CC6735">
        <w:trPr>
          <w:trHeight w:val="508"/>
        </w:trPr>
        <w:tc>
          <w:tcPr>
            <w:tcW w:w="2076" w:type="dxa"/>
            <w:vAlign w:val="center"/>
          </w:tcPr>
          <w:p w14:paraId="77E0C379" w14:textId="71526F30" w:rsidR="00085D04" w:rsidRDefault="00085D04" w:rsidP="00CC6735">
            <w:pPr>
              <w:spacing w:after="180" w:line="240" w:lineRule="auto"/>
              <w:jc w:val="left"/>
            </w:pPr>
            <w:r>
              <w:t>Carbon content of algae biomass</w:t>
            </w:r>
          </w:p>
        </w:tc>
        <w:tc>
          <w:tcPr>
            <w:tcW w:w="1427" w:type="dxa"/>
            <w:shd w:val="clear" w:color="auto" w:fill="auto"/>
            <w:vAlign w:val="center"/>
          </w:tcPr>
          <w:p w14:paraId="04B7F2B8" w14:textId="1F535D55" w:rsidR="00085D04" w:rsidRDefault="00085D04" w:rsidP="00CC6735">
            <w:pPr>
              <w:spacing w:after="180" w:line="240" w:lineRule="auto"/>
              <w:jc w:val="left"/>
              <w:rPr>
                <w:rFonts w:eastAsia="Helvetica,Times New Roman" w:cstheme="minorHAnsi"/>
                <w:iCs/>
                <w:sz w:val="20"/>
                <w:szCs w:val="20"/>
              </w:rPr>
            </w:pPr>
            <w:r>
              <w:rPr>
                <w:rFonts w:eastAsia="Helvetica,Times New Roman" w:cstheme="minorHAnsi"/>
                <w:iCs/>
                <w:sz w:val="20"/>
                <w:szCs w:val="20"/>
              </w:rPr>
              <w:t>%</w:t>
            </w:r>
          </w:p>
        </w:tc>
        <w:tc>
          <w:tcPr>
            <w:tcW w:w="1486" w:type="dxa"/>
            <w:vAlign w:val="center"/>
          </w:tcPr>
          <w:p w14:paraId="1FE736C4" w14:textId="2EFAFC0E" w:rsidR="00085D04" w:rsidRDefault="00136EF2" w:rsidP="00CC6735">
            <w:pPr>
              <w:spacing w:after="180" w:line="240" w:lineRule="auto"/>
              <w:jc w:val="left"/>
              <w:rPr>
                <w:rFonts w:eastAsia="Helvetica,Times New Roman" w:cstheme="minorHAnsi"/>
                <w:color w:val="000000" w:themeColor="text1"/>
                <w:sz w:val="20"/>
                <w:szCs w:val="20"/>
              </w:rPr>
            </w:pPr>
            <w:del w:id="789" w:author="Emilia Jankowska" w:date="2021-03-29T16:51:00Z">
              <w:r w:rsidDel="00D06445">
                <w:rPr>
                  <w:rFonts w:eastAsia="Helvetica,Times New Roman" w:cstheme="minorHAnsi"/>
                  <w:color w:val="000000" w:themeColor="text1"/>
                  <w:sz w:val="20"/>
                  <w:szCs w:val="20"/>
                </w:rPr>
                <w:delText>0.</w:delText>
              </w:r>
            </w:del>
            <w:r>
              <w:rPr>
                <w:rFonts w:eastAsia="Helvetica,Times New Roman" w:cstheme="minorHAnsi"/>
                <w:color w:val="000000" w:themeColor="text1"/>
                <w:sz w:val="20"/>
                <w:szCs w:val="20"/>
              </w:rPr>
              <w:t xml:space="preserve">24- </w:t>
            </w:r>
            <w:del w:id="790" w:author="Emilia Jankowska" w:date="2021-03-29T16:51:00Z">
              <w:r w:rsidDel="00D06445">
                <w:rPr>
                  <w:rFonts w:eastAsia="Helvetica,Times New Roman" w:cstheme="minorHAnsi"/>
                  <w:color w:val="000000" w:themeColor="text1"/>
                  <w:sz w:val="20"/>
                  <w:szCs w:val="20"/>
                </w:rPr>
                <w:delText>0.</w:delText>
              </w:r>
            </w:del>
            <w:r>
              <w:rPr>
                <w:rFonts w:eastAsia="Helvetica,Times New Roman" w:cstheme="minorHAnsi"/>
                <w:color w:val="000000" w:themeColor="text1"/>
                <w:sz w:val="20"/>
                <w:szCs w:val="20"/>
              </w:rPr>
              <w:t>33</w:t>
            </w:r>
          </w:p>
        </w:tc>
        <w:tc>
          <w:tcPr>
            <w:tcW w:w="1467" w:type="dxa"/>
            <w:vAlign w:val="center"/>
          </w:tcPr>
          <w:p w14:paraId="042CC058" w14:textId="22AAC0F1" w:rsidR="00085D04" w:rsidRDefault="00085D04" w:rsidP="00CC6735">
            <w:pPr>
              <w:spacing w:after="180" w:line="240" w:lineRule="auto"/>
              <w:jc w:val="left"/>
              <w:rPr>
                <w:rFonts w:eastAsia="Helvetica,Times New Roman" w:cstheme="minorHAnsi"/>
                <w:color w:val="000000" w:themeColor="text1"/>
                <w:sz w:val="20"/>
                <w:szCs w:val="20"/>
              </w:rPr>
            </w:pPr>
            <w:del w:id="791" w:author="Emilia Jankowska" w:date="2021-03-29T16:50:00Z">
              <w:r w:rsidDel="00D06445">
                <w:rPr>
                  <w:rFonts w:eastAsia="Helvetica,Times New Roman" w:cstheme="minorHAnsi"/>
                  <w:color w:val="000000" w:themeColor="text1"/>
                  <w:sz w:val="20"/>
                  <w:szCs w:val="20"/>
                </w:rPr>
                <w:delText>0.</w:delText>
              </w:r>
            </w:del>
            <w:r>
              <w:rPr>
                <w:rFonts w:eastAsia="Helvetica,Times New Roman" w:cstheme="minorHAnsi"/>
                <w:color w:val="000000" w:themeColor="text1"/>
                <w:sz w:val="20"/>
                <w:szCs w:val="20"/>
              </w:rPr>
              <w:t>28</w:t>
            </w:r>
          </w:p>
        </w:tc>
        <w:tc>
          <w:tcPr>
            <w:tcW w:w="1366" w:type="dxa"/>
            <w:vAlign w:val="center"/>
          </w:tcPr>
          <w:p w14:paraId="43DB99DB" w14:textId="059CA552" w:rsidR="00085D04" w:rsidRDefault="00085D04"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30</w:t>
            </w:r>
          </w:p>
        </w:tc>
        <w:tc>
          <w:tcPr>
            <w:tcW w:w="1528" w:type="dxa"/>
            <w:vAlign w:val="center"/>
          </w:tcPr>
          <w:p w14:paraId="5AAA2EA3" w14:textId="4098340C" w:rsidR="00085D04" w:rsidRDefault="0000294F"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16</w:t>
            </w:r>
          </w:p>
        </w:tc>
      </w:tr>
      <w:tr w:rsidR="00085D04" w:rsidRPr="00FA5114" w14:paraId="3EF881AE" w14:textId="77777777" w:rsidTr="00CC6735">
        <w:trPr>
          <w:trHeight w:val="508"/>
        </w:trPr>
        <w:tc>
          <w:tcPr>
            <w:tcW w:w="2076" w:type="dxa"/>
            <w:vAlign w:val="center"/>
          </w:tcPr>
          <w:p w14:paraId="51321643" w14:textId="33F7B937" w:rsidR="00085D04" w:rsidRDefault="00085D04" w:rsidP="00CC6735">
            <w:pPr>
              <w:spacing w:after="180" w:line="240" w:lineRule="auto"/>
              <w:jc w:val="left"/>
            </w:pPr>
            <w:r>
              <w:t>% long</w:t>
            </w:r>
            <w:r w:rsidR="0002665A">
              <w:t>-</w:t>
            </w:r>
            <w:r>
              <w:t xml:space="preserve">term carbon sequestration from exported carbon in farms </w:t>
            </w:r>
          </w:p>
        </w:tc>
        <w:tc>
          <w:tcPr>
            <w:tcW w:w="1427" w:type="dxa"/>
            <w:shd w:val="clear" w:color="auto" w:fill="auto"/>
            <w:vAlign w:val="center"/>
          </w:tcPr>
          <w:p w14:paraId="098CDFB6" w14:textId="3057924C" w:rsidR="00085D04" w:rsidRDefault="00085D04" w:rsidP="00CC6735">
            <w:pPr>
              <w:spacing w:after="180" w:line="240" w:lineRule="auto"/>
              <w:jc w:val="left"/>
              <w:rPr>
                <w:rFonts w:eastAsia="Helvetica,Times New Roman" w:cstheme="minorHAnsi"/>
                <w:iCs/>
                <w:sz w:val="20"/>
                <w:szCs w:val="20"/>
              </w:rPr>
            </w:pPr>
            <w:r>
              <w:rPr>
                <w:rFonts w:eastAsia="Helvetica,Times New Roman" w:cstheme="minorHAnsi"/>
                <w:iCs/>
                <w:sz w:val="20"/>
                <w:szCs w:val="20"/>
              </w:rPr>
              <w:t>%</w:t>
            </w:r>
          </w:p>
        </w:tc>
        <w:tc>
          <w:tcPr>
            <w:tcW w:w="1486" w:type="dxa"/>
            <w:vAlign w:val="center"/>
          </w:tcPr>
          <w:p w14:paraId="7C6EF4A6" w14:textId="73FDE234" w:rsidR="00085D04" w:rsidRDefault="00136EF2" w:rsidP="00CC6735">
            <w:pPr>
              <w:spacing w:after="180" w:line="240" w:lineRule="auto"/>
              <w:jc w:val="left"/>
              <w:rPr>
                <w:rFonts w:eastAsia="Helvetica,Times New Roman" w:cstheme="minorHAnsi"/>
                <w:color w:val="000000" w:themeColor="text1"/>
                <w:sz w:val="20"/>
                <w:szCs w:val="20"/>
              </w:rPr>
            </w:pPr>
            <w:del w:id="792" w:author="Emilia Jankowska" w:date="2021-03-29T16:51:00Z">
              <w:r w:rsidDel="00D06445">
                <w:rPr>
                  <w:rFonts w:eastAsia="Helvetica,Times New Roman" w:cstheme="minorHAnsi"/>
                  <w:color w:val="000000" w:themeColor="text1"/>
                  <w:sz w:val="20"/>
                  <w:szCs w:val="20"/>
                </w:rPr>
                <w:delText>0.</w:delText>
              </w:r>
            </w:del>
            <w:r>
              <w:rPr>
                <w:rFonts w:eastAsia="Helvetica,Times New Roman" w:cstheme="minorHAnsi"/>
                <w:color w:val="000000" w:themeColor="text1"/>
                <w:sz w:val="20"/>
                <w:szCs w:val="20"/>
              </w:rPr>
              <w:t xml:space="preserve">2- </w:t>
            </w:r>
            <w:del w:id="793" w:author="Emilia Jankowska" w:date="2021-03-29T16:51:00Z">
              <w:r w:rsidDel="00D06445">
                <w:rPr>
                  <w:rFonts w:eastAsia="Helvetica,Times New Roman" w:cstheme="minorHAnsi"/>
                  <w:color w:val="000000" w:themeColor="text1"/>
                  <w:sz w:val="20"/>
                  <w:szCs w:val="20"/>
                </w:rPr>
                <w:delText>0.</w:delText>
              </w:r>
            </w:del>
            <w:r>
              <w:rPr>
                <w:rFonts w:eastAsia="Helvetica,Times New Roman" w:cstheme="minorHAnsi"/>
                <w:color w:val="000000" w:themeColor="text1"/>
                <w:sz w:val="20"/>
                <w:szCs w:val="20"/>
              </w:rPr>
              <w:t>55</w:t>
            </w:r>
          </w:p>
        </w:tc>
        <w:tc>
          <w:tcPr>
            <w:tcW w:w="1467" w:type="dxa"/>
            <w:vAlign w:val="center"/>
          </w:tcPr>
          <w:p w14:paraId="47AC7299" w14:textId="53FB8154" w:rsidR="00085D04" w:rsidRDefault="00085D04" w:rsidP="00CC6735">
            <w:pPr>
              <w:spacing w:after="180" w:line="240" w:lineRule="auto"/>
              <w:jc w:val="left"/>
              <w:rPr>
                <w:rFonts w:eastAsia="Helvetica,Times New Roman" w:cstheme="minorHAnsi"/>
                <w:color w:val="000000" w:themeColor="text1"/>
                <w:sz w:val="20"/>
                <w:szCs w:val="20"/>
              </w:rPr>
            </w:pPr>
            <w:del w:id="794" w:author="Emilia Jankowska" w:date="2021-03-29T16:51:00Z">
              <w:r w:rsidDel="00D06445">
                <w:rPr>
                  <w:rFonts w:eastAsia="Helvetica,Times New Roman" w:cstheme="minorHAnsi"/>
                  <w:color w:val="000000" w:themeColor="text1"/>
                  <w:sz w:val="20"/>
                  <w:szCs w:val="20"/>
                </w:rPr>
                <w:delText>0.</w:delText>
              </w:r>
            </w:del>
            <w:r>
              <w:rPr>
                <w:rFonts w:eastAsia="Helvetica,Times New Roman" w:cstheme="minorHAnsi"/>
                <w:color w:val="000000" w:themeColor="text1"/>
                <w:sz w:val="20"/>
                <w:szCs w:val="20"/>
              </w:rPr>
              <w:t>37</w:t>
            </w:r>
          </w:p>
        </w:tc>
        <w:tc>
          <w:tcPr>
            <w:tcW w:w="1366" w:type="dxa"/>
            <w:vAlign w:val="center"/>
          </w:tcPr>
          <w:p w14:paraId="3DB53FCF" w14:textId="72EC610D" w:rsidR="00085D04" w:rsidRDefault="00085D04"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c>
          <w:tcPr>
            <w:tcW w:w="1528" w:type="dxa"/>
            <w:vAlign w:val="center"/>
          </w:tcPr>
          <w:p w14:paraId="6D5DB513" w14:textId="1A890FDA" w:rsidR="00085D04" w:rsidRDefault="00085D04" w:rsidP="00CC6735">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bl>
    <w:p w14:paraId="033FAC5A" w14:textId="460D43DC" w:rsidR="007F3CEB" w:rsidRPr="00FA5114" w:rsidRDefault="007F3CEB" w:rsidP="007F3CEB">
      <w:pPr>
        <w:pStyle w:val="Caption"/>
        <w:jc w:val="center"/>
        <w:rPr>
          <w:b/>
          <w:bCs/>
          <w:color w:val="000000" w:themeColor="text1"/>
          <w:sz w:val="20"/>
          <w:szCs w:val="20"/>
          <w:lang w:eastAsia="zh-CN"/>
        </w:rPr>
      </w:pPr>
      <w:bookmarkStart w:id="795" w:name="_Toc66269902"/>
      <w:r w:rsidRPr="009F6A21">
        <w:t xml:space="preserve">Table </w:t>
      </w:r>
      <w:r>
        <w:fldChar w:fldCharType="begin"/>
      </w:r>
      <w:r>
        <w:instrText>STYLEREF 1 \s</w:instrText>
      </w:r>
      <w:r>
        <w:fldChar w:fldCharType="separate"/>
      </w:r>
      <w:r w:rsidRPr="009F6A21">
        <w:rPr>
          <w:noProof/>
        </w:rPr>
        <w:t>2</w:t>
      </w:r>
      <w:r>
        <w:fldChar w:fldCharType="end"/>
      </w:r>
      <w:r w:rsidRPr="009F6A21">
        <w:t>.</w:t>
      </w:r>
      <w:r>
        <w:fldChar w:fldCharType="begin"/>
      </w:r>
      <w:r>
        <w:instrText>SEQ Table \* ARABIC \s 1</w:instrText>
      </w:r>
      <w:r>
        <w:fldChar w:fldCharType="separate"/>
      </w:r>
      <w:r w:rsidRPr="009F6A21">
        <w:rPr>
          <w:noProof/>
        </w:rPr>
        <w:t>1</w:t>
      </w:r>
      <w:r>
        <w:fldChar w:fldCharType="end"/>
      </w:r>
      <w:r w:rsidRPr="009F6A21">
        <w:t xml:space="preserve"> Climate Inputs</w:t>
      </w:r>
      <w:bookmarkEnd w:id="795"/>
    </w:p>
    <w:p w14:paraId="10CF45D7" w14:textId="77777777" w:rsidR="007F3CEB" w:rsidRDefault="007F3CEB" w:rsidP="007F3CEB">
      <w:pPr>
        <w:jc w:val="left"/>
      </w:pPr>
      <w:r w:rsidRPr="00DF0D64">
        <w:t>Note: Project Drawdown data set range is defined by the low and high boundaries which are respectively 1 standard deviation below and above the mean of the collected data points</w:t>
      </w:r>
      <w:r w:rsidRPr="002A3B2C">
        <w:rPr>
          <w:rStyle w:val="FootnoteReference"/>
        </w:rPr>
        <w:footnoteReference w:id="2"/>
      </w:r>
      <w:r w:rsidRPr="00DF0D64">
        <w:t>.</w:t>
      </w:r>
    </w:p>
    <w:p w14:paraId="17AD1FF3" w14:textId="4C24CD68" w:rsidR="009A0B2F" w:rsidRPr="00B144E5" w:rsidRDefault="009A0B2F" w:rsidP="009A0B2F">
      <w:pPr>
        <w:spacing w:after="0"/>
        <w:rPr>
          <w:bCs/>
        </w:rPr>
      </w:pPr>
      <w:r>
        <w:rPr>
          <w:bCs/>
        </w:rPr>
        <w:t>An input that is significant for climate impact calculations is yield. Yield data shows high variability and depends on farmed species, type of farm and location. Based on our metanalysis the average yield is 24.8 (</w:t>
      </w:r>
      <w:r>
        <w:rPr>
          <w:rFonts w:cs="Times New Roman"/>
          <w:bCs/>
        </w:rPr>
        <w:t>±</w:t>
      </w:r>
      <w:r>
        <w:rPr>
          <w:bCs/>
        </w:rPr>
        <w:t xml:space="preserve"> 8.6 – 41.0) t dry weight/ha/yr. The majority of data point currently available in published sources are coming from Asia where currently majority of the seaweed production occurs (FAO, 2018). The seaweed </w:t>
      </w:r>
      <w:r>
        <w:rPr>
          <w:bCs/>
        </w:rPr>
        <w:lastRenderedPageBreak/>
        <w:t>farming industry is growing and expanding to global north countries such as those located in north America or Europe. Based on personal communications, the farms in north America also experience high variability in yield but usually has lower yield than the ones reported in Asia (personal communication, GreenWave 2021). Current model would benefit if more data points coming from outside of Asia are publicly available. However, the average yield value calculated is in line with global seaweed production figures, with around 3.7 million tone of dry weight produced in 2015 in area of 0.18 Mha – by dividing production by area, we get global average yield of 20.1 t dry weight/ha/yr which is reasonable close to average estimated in our model.</w:t>
      </w:r>
    </w:p>
    <w:p w14:paraId="24C491B8" w14:textId="6DA28E43" w:rsidR="00F52595" w:rsidRDefault="00686965" w:rsidP="002A757A">
      <w:pPr>
        <w:pStyle w:val="Heading3"/>
        <w:jc w:val="left"/>
      </w:pPr>
      <w:bookmarkStart w:id="796" w:name="_Toc66268475"/>
      <w:r>
        <w:t>Financial Inputs</w:t>
      </w:r>
      <w:bookmarkEnd w:id="796"/>
    </w:p>
    <w:p w14:paraId="78D51944" w14:textId="74578552" w:rsidR="004B2165" w:rsidRPr="004B2165" w:rsidRDefault="00270ECD" w:rsidP="00270ECD">
      <w:pPr>
        <w:spacing w:after="0"/>
        <w:rPr>
          <w:rFonts w:eastAsia="Helvetica Neue" w:cs="Times New Roman"/>
          <w:color w:val="000000" w:themeColor="text1"/>
        </w:rPr>
      </w:pPr>
      <w:r w:rsidRPr="001D6C44">
        <w:rPr>
          <w:rFonts w:eastAsia="Helvetica Neue" w:cs="Times New Roman"/>
          <w:color w:val="000000" w:themeColor="text1"/>
          <w:highlight w:val="white"/>
        </w:rPr>
        <w:t>It is assumed that any costs for </w:t>
      </w:r>
      <w:r w:rsidR="00F62ABC">
        <w:rPr>
          <w:rFonts w:eastAsia="Helvetica Neue" w:cs="Times New Roman"/>
          <w:i/>
          <w:color w:val="000000" w:themeColor="text1"/>
          <w:highlight w:val="white"/>
        </w:rPr>
        <w:t>seaweed</w:t>
      </w:r>
      <w:r>
        <w:rPr>
          <w:rFonts w:eastAsia="Helvetica Neue" w:cs="Times New Roman"/>
          <w:i/>
          <w:color w:val="000000" w:themeColor="text1"/>
          <w:highlight w:val="white"/>
        </w:rPr>
        <w:t xml:space="preserve"> farming</w:t>
      </w:r>
      <w:r w:rsidRPr="001D6C44">
        <w:rPr>
          <w:rFonts w:eastAsia="Helvetica Neue" w:cs="Times New Roman"/>
          <w:color w:val="000000" w:themeColor="text1"/>
          <w:highlight w:val="white"/>
        </w:rPr>
        <w:t xml:space="preserve"> are borne at the landowner or manager level.</w:t>
      </w:r>
      <w:r w:rsidR="004B2165">
        <w:rPr>
          <w:rFonts w:eastAsia="Helvetica Neue" w:cs="Times New Roman"/>
          <w:color w:val="000000" w:themeColor="text1"/>
        </w:rPr>
        <w:t xml:space="preserve"> The financial inputs are only for macroalgae farming -the solution- given that one of the assumptions in developing this solution is that it is deployed in ocean areas which are not allocated for other purposes (see section 2.6).</w:t>
      </w:r>
      <w:r w:rsidR="000C3C6F">
        <w:rPr>
          <w:rFonts w:eastAsia="Helvetica Neue" w:cs="Times New Roman"/>
          <w:color w:val="000000" w:themeColor="text1"/>
        </w:rPr>
        <w:t xml:space="preserve"> </w:t>
      </w:r>
      <w:r w:rsidR="00E16B06">
        <w:rPr>
          <w:rFonts w:eastAsia="Helvetica Neue" w:cs="Times New Roman"/>
          <w:color w:val="000000" w:themeColor="text1"/>
        </w:rPr>
        <w:t>Up to four</w:t>
      </w:r>
      <w:r w:rsidR="00E86594">
        <w:rPr>
          <w:rFonts w:eastAsia="Helvetica Neue" w:cs="Times New Roman"/>
          <w:color w:val="000000" w:themeColor="text1"/>
        </w:rPr>
        <w:t xml:space="preserve"> sources are used for financial inputs which shows the data scarcity in this field. One of the source is a review of financials in 8 farms from 6 countries (Valderrama et al. 2015). The main conclusion of the review is that depending on the scale of farm (family size vs industrial) and country there is a high variability in costs. </w:t>
      </w:r>
    </w:p>
    <w:p w14:paraId="0962EC30" w14:textId="77777777" w:rsidR="0032353F" w:rsidRPr="00F52595" w:rsidRDefault="0032353F" w:rsidP="002A757A">
      <w:pPr>
        <w:pStyle w:val="ListParagraph"/>
        <w:jc w:val="left"/>
      </w:pPr>
    </w:p>
    <w:tbl>
      <w:tblPr>
        <w:tblStyle w:val="TableGrid"/>
        <w:tblW w:w="5062" w:type="pct"/>
        <w:jc w:val="center"/>
        <w:tblLook w:val="04A0" w:firstRow="1" w:lastRow="0" w:firstColumn="1" w:lastColumn="0" w:noHBand="0" w:noVBand="1"/>
      </w:tblPr>
      <w:tblGrid>
        <w:gridCol w:w="2310"/>
        <w:gridCol w:w="1632"/>
        <w:gridCol w:w="1865"/>
        <w:gridCol w:w="1397"/>
        <w:gridCol w:w="1168"/>
        <w:gridCol w:w="1094"/>
      </w:tblGrid>
      <w:tr w:rsidR="00910DE0" w:rsidRPr="00057050" w14:paraId="7E18B658" w14:textId="77777777" w:rsidTr="00DA57F1">
        <w:trPr>
          <w:cantSplit/>
          <w:trHeight w:val="1163"/>
          <w:tblHeader/>
          <w:jc w:val="center"/>
        </w:trPr>
        <w:tc>
          <w:tcPr>
            <w:tcW w:w="1220" w:type="pct"/>
            <w:shd w:val="clear" w:color="auto" w:fill="4F81BD" w:themeFill="accent1"/>
            <w:vAlign w:val="center"/>
          </w:tcPr>
          <w:p w14:paraId="26137DA0" w14:textId="77777777" w:rsidR="00910DE0" w:rsidRPr="00057050" w:rsidRDefault="00910DE0" w:rsidP="002A757A">
            <w:pPr>
              <w:spacing w:after="180" w:line="240" w:lineRule="auto"/>
              <w:jc w:val="left"/>
              <w:rPr>
                <w:rFonts w:eastAsia="Helvetica,Times New Roman" w:cstheme="minorHAnsi"/>
                <w:b/>
                <w:color w:val="000000" w:themeColor="text1"/>
                <w:sz w:val="20"/>
                <w:szCs w:val="20"/>
              </w:rPr>
            </w:pPr>
          </w:p>
        </w:tc>
        <w:tc>
          <w:tcPr>
            <w:tcW w:w="862" w:type="pct"/>
            <w:shd w:val="clear" w:color="auto" w:fill="4F81BD" w:themeFill="accent1"/>
            <w:vAlign w:val="center"/>
          </w:tcPr>
          <w:p w14:paraId="2DBDF8CC" w14:textId="268B6116" w:rsidR="00910DE0" w:rsidRPr="00D25FC7" w:rsidRDefault="00910DE0" w:rsidP="002A757A">
            <w:pPr>
              <w:spacing w:after="180" w:line="240" w:lineRule="auto"/>
              <w:jc w:val="left"/>
              <w:rPr>
                <w:b/>
                <w:bCs/>
                <w:sz w:val="20"/>
                <w:szCs w:val="20"/>
              </w:rPr>
            </w:pPr>
            <w:r w:rsidRPr="00910DE0">
              <w:rPr>
                <w:b/>
                <w:bCs/>
                <w:color w:val="FFFFFF" w:themeColor="background1"/>
                <w:sz w:val="20"/>
                <w:szCs w:val="20"/>
              </w:rPr>
              <w:t>Units</w:t>
            </w:r>
          </w:p>
        </w:tc>
        <w:tc>
          <w:tcPr>
            <w:tcW w:w="985" w:type="pct"/>
            <w:shd w:val="clear" w:color="auto" w:fill="4F81BD" w:themeFill="accent1"/>
            <w:vAlign w:val="center"/>
          </w:tcPr>
          <w:p w14:paraId="75A978E1" w14:textId="1BF0E92A" w:rsidR="00910DE0" w:rsidRPr="005C6EC2" w:rsidRDefault="00910DE0" w:rsidP="002A757A">
            <w:pPr>
              <w:spacing w:after="180" w:line="240" w:lineRule="auto"/>
              <w:jc w:val="left"/>
              <w:rPr>
                <w:b/>
                <w:bCs/>
                <w:color w:val="FFFFFF" w:themeColor="background1"/>
                <w:sz w:val="20"/>
                <w:szCs w:val="20"/>
              </w:rPr>
            </w:pPr>
            <w:r>
              <w:rPr>
                <w:b/>
                <w:bCs/>
                <w:color w:val="FFFFFF" w:themeColor="background1"/>
                <w:sz w:val="20"/>
                <w:szCs w:val="20"/>
              </w:rPr>
              <w:t>Project Drawdown Data Set Range</w:t>
            </w:r>
          </w:p>
        </w:tc>
        <w:tc>
          <w:tcPr>
            <w:tcW w:w="738" w:type="pct"/>
            <w:shd w:val="clear" w:color="auto" w:fill="4F81BD" w:themeFill="accent1"/>
            <w:vAlign w:val="center"/>
          </w:tcPr>
          <w:p w14:paraId="018F52B8" w14:textId="1833173C" w:rsidR="00910DE0" w:rsidRPr="005C6EC2" w:rsidRDefault="00910DE0" w:rsidP="002A757A">
            <w:pPr>
              <w:spacing w:after="180" w:line="240" w:lineRule="auto"/>
              <w:jc w:val="left"/>
              <w:rPr>
                <w:b/>
                <w:bCs/>
                <w:color w:val="FFFFFF" w:themeColor="background1"/>
                <w:sz w:val="20"/>
                <w:szCs w:val="20"/>
              </w:rPr>
            </w:pPr>
            <w:r w:rsidRPr="005C6EC2">
              <w:rPr>
                <w:b/>
                <w:bCs/>
                <w:color w:val="FFFFFF" w:themeColor="background1"/>
                <w:sz w:val="20"/>
                <w:szCs w:val="20"/>
              </w:rPr>
              <w:t>Model Input</w:t>
            </w:r>
          </w:p>
        </w:tc>
        <w:tc>
          <w:tcPr>
            <w:tcW w:w="617" w:type="pct"/>
            <w:shd w:val="clear" w:color="auto" w:fill="4F81BD" w:themeFill="accent1"/>
            <w:vAlign w:val="center"/>
          </w:tcPr>
          <w:p w14:paraId="7264FD6F" w14:textId="3A2AE4FA" w:rsidR="00910DE0" w:rsidRPr="005C6EC2" w:rsidRDefault="00910DE0" w:rsidP="002A757A">
            <w:pPr>
              <w:spacing w:after="180" w:line="240" w:lineRule="auto"/>
              <w:jc w:val="left"/>
              <w:rPr>
                <w:b/>
                <w:bCs/>
                <w:color w:val="FFFFFF" w:themeColor="background1"/>
                <w:sz w:val="20"/>
                <w:szCs w:val="20"/>
              </w:rPr>
            </w:pPr>
            <w:r w:rsidRPr="005C6EC2">
              <w:rPr>
                <w:b/>
                <w:bCs/>
                <w:color w:val="FFFFFF" w:themeColor="background1"/>
                <w:sz w:val="20"/>
                <w:szCs w:val="20"/>
              </w:rPr>
              <w:t>Data Points</w:t>
            </w:r>
            <w:r>
              <w:rPr>
                <w:b/>
                <w:bCs/>
                <w:color w:val="FFFFFF" w:themeColor="background1"/>
                <w:sz w:val="20"/>
                <w:szCs w:val="20"/>
              </w:rPr>
              <w:t xml:space="preserve"> (#)</w:t>
            </w:r>
          </w:p>
        </w:tc>
        <w:tc>
          <w:tcPr>
            <w:tcW w:w="578" w:type="pct"/>
            <w:shd w:val="clear" w:color="auto" w:fill="4F81BD" w:themeFill="accent1"/>
            <w:vAlign w:val="center"/>
          </w:tcPr>
          <w:p w14:paraId="275B8C0E" w14:textId="1A9F0AE3" w:rsidR="00910DE0" w:rsidRPr="005C6EC2" w:rsidRDefault="00910DE0" w:rsidP="002A757A">
            <w:pPr>
              <w:spacing w:after="180" w:line="240" w:lineRule="auto"/>
              <w:jc w:val="left"/>
              <w:rPr>
                <w:b/>
                <w:bCs/>
                <w:color w:val="FFFFFF" w:themeColor="background1"/>
                <w:sz w:val="20"/>
                <w:szCs w:val="20"/>
              </w:rPr>
            </w:pPr>
            <w:r w:rsidRPr="005C6EC2">
              <w:rPr>
                <w:b/>
                <w:bCs/>
                <w:color w:val="FFFFFF" w:themeColor="background1"/>
                <w:sz w:val="20"/>
                <w:szCs w:val="20"/>
              </w:rPr>
              <w:t>Sources</w:t>
            </w:r>
            <w:r>
              <w:rPr>
                <w:b/>
                <w:bCs/>
                <w:color w:val="FFFFFF" w:themeColor="background1"/>
                <w:sz w:val="20"/>
                <w:szCs w:val="20"/>
              </w:rPr>
              <w:t xml:space="preserve"> (#)</w:t>
            </w:r>
          </w:p>
        </w:tc>
      </w:tr>
      <w:tr w:rsidR="00910DE0" w:rsidRPr="00057050" w14:paraId="2A056D67" w14:textId="77777777" w:rsidTr="005C77F5">
        <w:trPr>
          <w:trHeight w:val="392"/>
          <w:jc w:val="center"/>
        </w:trPr>
        <w:tc>
          <w:tcPr>
            <w:tcW w:w="1220" w:type="pct"/>
            <w:vAlign w:val="center"/>
          </w:tcPr>
          <w:p w14:paraId="48F73B69" w14:textId="14C101B3" w:rsidR="00910DE0" w:rsidRPr="00057050" w:rsidRDefault="00910DE0" w:rsidP="002A757A">
            <w:pPr>
              <w:spacing w:after="180" w:line="240" w:lineRule="auto"/>
              <w:jc w:val="left"/>
              <w:rPr>
                <w:color w:val="000000" w:themeColor="text1"/>
                <w:sz w:val="20"/>
                <w:szCs w:val="20"/>
              </w:rPr>
            </w:pPr>
            <w:r w:rsidRPr="00057050">
              <w:rPr>
                <w:color w:val="000000" w:themeColor="text1"/>
                <w:sz w:val="20"/>
                <w:szCs w:val="20"/>
              </w:rPr>
              <w:t>First cost</w:t>
            </w:r>
          </w:p>
        </w:tc>
        <w:tc>
          <w:tcPr>
            <w:tcW w:w="862" w:type="pct"/>
            <w:vAlign w:val="center"/>
          </w:tcPr>
          <w:p w14:paraId="39F98CF2" w14:textId="5EE2FAD1" w:rsidR="00910DE0" w:rsidRPr="00D25FC7" w:rsidRDefault="002D6F1F" w:rsidP="002A757A">
            <w:pPr>
              <w:spacing w:after="180" w:line="240" w:lineRule="auto"/>
              <w:jc w:val="left"/>
              <w:rPr>
                <w:rFonts w:eastAsia="Helvetica,Times New Roman" w:cstheme="minorHAnsi"/>
                <w:sz w:val="20"/>
                <w:szCs w:val="20"/>
              </w:rPr>
            </w:pPr>
            <w:r>
              <w:rPr>
                <w:bCs/>
                <w:i/>
                <w:sz w:val="20"/>
                <w:szCs w:val="20"/>
              </w:rPr>
              <w:t>US$2014/ ha/yr</w:t>
            </w:r>
          </w:p>
        </w:tc>
        <w:tc>
          <w:tcPr>
            <w:tcW w:w="985" w:type="pct"/>
            <w:vAlign w:val="center"/>
          </w:tcPr>
          <w:p w14:paraId="0AA3AF19" w14:textId="4630C10D" w:rsidR="00910DE0" w:rsidRPr="00057050" w:rsidRDefault="00E16B06" w:rsidP="002A757A">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3,387</w:t>
            </w:r>
            <w:r w:rsidR="002D6F1F">
              <w:rPr>
                <w:rFonts w:eastAsia="Helvetica,Times New Roman" w:cstheme="minorHAnsi"/>
                <w:color w:val="000000" w:themeColor="text1"/>
                <w:sz w:val="20"/>
                <w:szCs w:val="20"/>
              </w:rPr>
              <w:t xml:space="preserve">- </w:t>
            </w:r>
            <w:r w:rsidR="00136EF2">
              <w:rPr>
                <w:rFonts w:eastAsia="Helvetica,Times New Roman" w:cstheme="minorHAnsi"/>
                <w:color w:val="000000" w:themeColor="text1"/>
                <w:sz w:val="20"/>
                <w:szCs w:val="20"/>
              </w:rPr>
              <w:t>2</w:t>
            </w:r>
            <w:r>
              <w:rPr>
                <w:rFonts w:eastAsia="Helvetica,Times New Roman" w:cstheme="minorHAnsi"/>
                <w:color w:val="000000" w:themeColor="text1"/>
                <w:sz w:val="20"/>
                <w:szCs w:val="20"/>
              </w:rPr>
              <w:t>2,798</w:t>
            </w:r>
          </w:p>
        </w:tc>
        <w:tc>
          <w:tcPr>
            <w:tcW w:w="738" w:type="pct"/>
            <w:vAlign w:val="center"/>
          </w:tcPr>
          <w:p w14:paraId="448110A6" w14:textId="33D3DD0E" w:rsidR="00910DE0" w:rsidRPr="00057050" w:rsidRDefault="00E16B06" w:rsidP="002A757A">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9,705</w:t>
            </w:r>
          </w:p>
        </w:tc>
        <w:tc>
          <w:tcPr>
            <w:tcW w:w="617" w:type="pct"/>
            <w:vAlign w:val="center"/>
          </w:tcPr>
          <w:p w14:paraId="26687D7C" w14:textId="1FB8AAB3" w:rsidR="00910DE0" w:rsidRPr="00057050" w:rsidRDefault="00E16B06" w:rsidP="002A757A">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13</w:t>
            </w:r>
          </w:p>
        </w:tc>
        <w:tc>
          <w:tcPr>
            <w:tcW w:w="578" w:type="pct"/>
            <w:vAlign w:val="center"/>
          </w:tcPr>
          <w:p w14:paraId="11A2B4F9" w14:textId="26B51A45" w:rsidR="00910DE0" w:rsidRPr="00057050" w:rsidRDefault="00E16B06" w:rsidP="002A757A">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3</w:t>
            </w:r>
          </w:p>
        </w:tc>
      </w:tr>
      <w:tr w:rsidR="0069014F" w:rsidRPr="00057050" w14:paraId="7FBD7FC3" w14:textId="77777777" w:rsidTr="005C77F5">
        <w:trPr>
          <w:trHeight w:val="906"/>
          <w:jc w:val="center"/>
        </w:trPr>
        <w:tc>
          <w:tcPr>
            <w:tcW w:w="1220" w:type="pct"/>
            <w:vAlign w:val="center"/>
          </w:tcPr>
          <w:p w14:paraId="58BCEFDE" w14:textId="0174CC78" w:rsidR="0069014F" w:rsidRPr="00057050" w:rsidRDefault="002D6F1F" w:rsidP="002A757A">
            <w:pPr>
              <w:spacing w:after="180" w:line="240" w:lineRule="auto"/>
              <w:jc w:val="left"/>
              <w:rPr>
                <w:color w:val="000000" w:themeColor="text1"/>
                <w:sz w:val="20"/>
                <w:szCs w:val="20"/>
              </w:rPr>
            </w:pPr>
            <w:r>
              <w:rPr>
                <w:color w:val="000000" w:themeColor="text1"/>
                <w:sz w:val="20"/>
                <w:szCs w:val="20"/>
              </w:rPr>
              <w:t>Operating cost</w:t>
            </w:r>
          </w:p>
        </w:tc>
        <w:tc>
          <w:tcPr>
            <w:tcW w:w="862" w:type="pct"/>
            <w:vAlign w:val="center"/>
          </w:tcPr>
          <w:p w14:paraId="794FCD2A" w14:textId="17B2D561" w:rsidR="0069014F" w:rsidRPr="00D25FC7" w:rsidRDefault="002D6F1F" w:rsidP="002A757A">
            <w:pPr>
              <w:spacing w:after="180" w:line="240" w:lineRule="auto"/>
              <w:jc w:val="left"/>
              <w:rPr>
                <w:rFonts w:eastAsia="Helvetica,Times New Roman" w:cstheme="minorHAnsi"/>
                <w:sz w:val="20"/>
                <w:szCs w:val="20"/>
              </w:rPr>
            </w:pPr>
            <w:r>
              <w:rPr>
                <w:bCs/>
                <w:i/>
                <w:sz w:val="20"/>
                <w:szCs w:val="20"/>
              </w:rPr>
              <w:t>US$2014/ ha/yr</w:t>
            </w:r>
          </w:p>
        </w:tc>
        <w:tc>
          <w:tcPr>
            <w:tcW w:w="985" w:type="pct"/>
            <w:vAlign w:val="center"/>
          </w:tcPr>
          <w:p w14:paraId="4F470140" w14:textId="35A62795" w:rsidR="0069014F" w:rsidRPr="00057050" w:rsidRDefault="00136EF2" w:rsidP="002A757A">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E16B06">
              <w:rPr>
                <w:rFonts w:eastAsia="Helvetica,Times New Roman" w:cstheme="minorHAnsi"/>
                <w:color w:val="000000" w:themeColor="text1"/>
                <w:sz w:val="20"/>
                <w:szCs w:val="20"/>
              </w:rPr>
              <w:t>,847</w:t>
            </w:r>
            <w:r w:rsidR="002D6F1F">
              <w:rPr>
                <w:rFonts w:eastAsia="Helvetica,Times New Roman" w:cstheme="minorHAnsi"/>
                <w:color w:val="000000" w:themeColor="text1"/>
                <w:sz w:val="20"/>
                <w:szCs w:val="20"/>
              </w:rPr>
              <w:t xml:space="preserve">- </w:t>
            </w:r>
            <w:r>
              <w:rPr>
                <w:rFonts w:eastAsia="Helvetica,Times New Roman" w:cstheme="minorHAnsi"/>
                <w:color w:val="000000" w:themeColor="text1"/>
                <w:sz w:val="20"/>
                <w:szCs w:val="20"/>
              </w:rPr>
              <w:t>2</w:t>
            </w:r>
            <w:r w:rsidR="00E16B06">
              <w:rPr>
                <w:rFonts w:eastAsia="Helvetica,Times New Roman" w:cstheme="minorHAnsi"/>
                <w:color w:val="000000" w:themeColor="text1"/>
                <w:sz w:val="20"/>
                <w:szCs w:val="20"/>
              </w:rPr>
              <w:t>5,019</w:t>
            </w:r>
          </w:p>
        </w:tc>
        <w:tc>
          <w:tcPr>
            <w:tcW w:w="738" w:type="pct"/>
            <w:vAlign w:val="center"/>
          </w:tcPr>
          <w:p w14:paraId="7207DC06" w14:textId="0CF527FC" w:rsidR="0069014F" w:rsidRPr="00057050" w:rsidRDefault="002D6F1F" w:rsidP="002A757A">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E16B06">
              <w:rPr>
                <w:rFonts w:eastAsia="Helvetica,Times New Roman" w:cstheme="minorHAnsi"/>
                <w:color w:val="000000" w:themeColor="text1"/>
                <w:sz w:val="20"/>
                <w:szCs w:val="20"/>
              </w:rPr>
              <w:t>1,585</w:t>
            </w:r>
          </w:p>
        </w:tc>
        <w:tc>
          <w:tcPr>
            <w:tcW w:w="617" w:type="pct"/>
            <w:vAlign w:val="center"/>
          </w:tcPr>
          <w:p w14:paraId="3290C1F9" w14:textId="3AA075B8" w:rsidR="0069014F" w:rsidRPr="00057050" w:rsidRDefault="002D6F1F" w:rsidP="002A757A">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w:t>
            </w:r>
            <w:r w:rsidR="00E16B06">
              <w:rPr>
                <w:rFonts w:eastAsia="Helvetica,Times New Roman" w:cstheme="minorHAnsi"/>
                <w:color w:val="000000" w:themeColor="text1"/>
                <w:sz w:val="20"/>
                <w:szCs w:val="20"/>
              </w:rPr>
              <w:t>4</w:t>
            </w:r>
          </w:p>
        </w:tc>
        <w:tc>
          <w:tcPr>
            <w:tcW w:w="578" w:type="pct"/>
            <w:vAlign w:val="center"/>
          </w:tcPr>
          <w:p w14:paraId="766E4798" w14:textId="5FB56BC2" w:rsidR="0069014F" w:rsidRPr="00057050" w:rsidRDefault="00E16B06" w:rsidP="002A757A">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4</w:t>
            </w:r>
          </w:p>
        </w:tc>
      </w:tr>
      <w:tr w:rsidR="0069014F" w:rsidRPr="00057050" w14:paraId="56960ECE" w14:textId="77777777" w:rsidTr="0069014F">
        <w:trPr>
          <w:trHeight w:val="634"/>
          <w:jc w:val="center"/>
        </w:trPr>
        <w:tc>
          <w:tcPr>
            <w:tcW w:w="1220" w:type="pct"/>
            <w:vAlign w:val="center"/>
          </w:tcPr>
          <w:p w14:paraId="7C1C0BA0" w14:textId="0B74549B" w:rsidR="0069014F" w:rsidRPr="00910DE0" w:rsidRDefault="002D6F1F" w:rsidP="002A757A">
            <w:pPr>
              <w:spacing w:after="180" w:line="240" w:lineRule="auto"/>
              <w:jc w:val="left"/>
              <w:rPr>
                <w:color w:val="000000" w:themeColor="text1"/>
                <w:sz w:val="20"/>
                <w:szCs w:val="20"/>
              </w:rPr>
            </w:pPr>
            <w:r>
              <w:rPr>
                <w:color w:val="000000" w:themeColor="text1"/>
                <w:sz w:val="20"/>
                <w:szCs w:val="20"/>
              </w:rPr>
              <w:t>Net profit margin</w:t>
            </w:r>
          </w:p>
        </w:tc>
        <w:tc>
          <w:tcPr>
            <w:tcW w:w="862" w:type="pct"/>
            <w:vAlign w:val="center"/>
          </w:tcPr>
          <w:p w14:paraId="18D7B6C5" w14:textId="08DE77EF" w:rsidR="0069014F" w:rsidRPr="00910DE0" w:rsidRDefault="002D6F1F" w:rsidP="002A757A">
            <w:pPr>
              <w:spacing w:after="180" w:line="240" w:lineRule="auto"/>
              <w:jc w:val="left"/>
              <w:rPr>
                <w:rStyle w:val="CommentReference"/>
                <w:sz w:val="20"/>
                <w:szCs w:val="20"/>
              </w:rPr>
            </w:pPr>
            <w:r>
              <w:rPr>
                <w:bCs/>
                <w:i/>
                <w:sz w:val="20"/>
                <w:szCs w:val="20"/>
              </w:rPr>
              <w:t>US$2014/ ha/yr</w:t>
            </w:r>
          </w:p>
        </w:tc>
        <w:tc>
          <w:tcPr>
            <w:tcW w:w="985" w:type="pct"/>
            <w:shd w:val="clear" w:color="auto" w:fill="auto"/>
            <w:vAlign w:val="center"/>
          </w:tcPr>
          <w:p w14:paraId="503DB7E2" w14:textId="6468C906" w:rsidR="0069014F" w:rsidRPr="00910DE0" w:rsidRDefault="00E16B06" w:rsidP="002A757A">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145</w:t>
            </w:r>
            <w:r w:rsidR="002D6F1F">
              <w:rPr>
                <w:rFonts w:eastAsia="Helvetica,Times New Roman" w:cstheme="minorHAnsi"/>
                <w:color w:val="000000" w:themeColor="text1"/>
                <w:sz w:val="20"/>
                <w:szCs w:val="20"/>
              </w:rPr>
              <w:t xml:space="preserve">- </w:t>
            </w:r>
            <w:r>
              <w:rPr>
                <w:rFonts w:eastAsia="Helvetica,Times New Roman" w:cstheme="minorHAnsi"/>
                <w:color w:val="000000" w:themeColor="text1"/>
                <w:sz w:val="20"/>
                <w:szCs w:val="20"/>
              </w:rPr>
              <w:t>25</w:t>
            </w:r>
            <w:r w:rsidR="00136EF2">
              <w:rPr>
                <w:rFonts w:eastAsia="Helvetica,Times New Roman" w:cstheme="minorHAnsi"/>
                <w:color w:val="000000" w:themeColor="text1"/>
                <w:sz w:val="20"/>
                <w:szCs w:val="20"/>
              </w:rPr>
              <w:t>,</w:t>
            </w:r>
            <w:r>
              <w:rPr>
                <w:rFonts w:eastAsia="Helvetica,Times New Roman" w:cstheme="minorHAnsi"/>
                <w:color w:val="000000" w:themeColor="text1"/>
                <w:sz w:val="20"/>
                <w:szCs w:val="20"/>
              </w:rPr>
              <w:t>640</w:t>
            </w:r>
          </w:p>
        </w:tc>
        <w:tc>
          <w:tcPr>
            <w:tcW w:w="738" w:type="pct"/>
            <w:shd w:val="clear" w:color="auto" w:fill="auto"/>
            <w:vAlign w:val="center"/>
          </w:tcPr>
          <w:p w14:paraId="6AC44958" w14:textId="1B220CA6" w:rsidR="0069014F" w:rsidRPr="00910DE0" w:rsidRDefault="002D6F1F" w:rsidP="002A757A">
            <w:pPr>
              <w:spacing w:line="240" w:lineRule="auto"/>
              <w:jc w:val="left"/>
              <w:rPr>
                <w:bCs/>
                <w:sz w:val="20"/>
                <w:szCs w:val="20"/>
              </w:rPr>
            </w:pPr>
            <w:r>
              <w:rPr>
                <w:bCs/>
                <w:sz w:val="20"/>
                <w:szCs w:val="20"/>
              </w:rPr>
              <w:t>1</w:t>
            </w:r>
            <w:r w:rsidR="00E16B06">
              <w:rPr>
                <w:bCs/>
                <w:sz w:val="20"/>
                <w:szCs w:val="20"/>
              </w:rPr>
              <w:t>2</w:t>
            </w:r>
            <w:r>
              <w:rPr>
                <w:bCs/>
                <w:sz w:val="20"/>
                <w:szCs w:val="20"/>
              </w:rPr>
              <w:t>,89</w:t>
            </w:r>
            <w:r w:rsidR="00E16B06">
              <w:rPr>
                <w:bCs/>
                <w:sz w:val="20"/>
                <w:szCs w:val="20"/>
              </w:rPr>
              <w:t>2</w:t>
            </w:r>
          </w:p>
        </w:tc>
        <w:tc>
          <w:tcPr>
            <w:tcW w:w="617" w:type="pct"/>
            <w:vAlign w:val="center"/>
          </w:tcPr>
          <w:p w14:paraId="073E928F" w14:textId="3C9C171A" w:rsidR="0069014F" w:rsidRPr="00057050" w:rsidRDefault="00E16B06" w:rsidP="002A757A">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12</w:t>
            </w:r>
          </w:p>
        </w:tc>
        <w:tc>
          <w:tcPr>
            <w:tcW w:w="578" w:type="pct"/>
            <w:vAlign w:val="center"/>
          </w:tcPr>
          <w:p w14:paraId="0689267C" w14:textId="63BC640E" w:rsidR="0069014F" w:rsidRPr="00057050" w:rsidRDefault="00E16B06" w:rsidP="002A757A">
            <w:pPr>
              <w:spacing w:after="180" w:line="240" w:lineRule="auto"/>
              <w:jc w:val="left"/>
              <w:rPr>
                <w:rFonts w:eastAsia="Helvetica,Times New Roman" w:cstheme="minorHAnsi"/>
                <w:color w:val="000000" w:themeColor="text1"/>
                <w:sz w:val="20"/>
                <w:szCs w:val="20"/>
              </w:rPr>
            </w:pPr>
            <w:r>
              <w:rPr>
                <w:rFonts w:eastAsia="Helvetica,Times New Roman" w:cstheme="minorHAnsi"/>
                <w:color w:val="000000" w:themeColor="text1"/>
                <w:sz w:val="20"/>
                <w:szCs w:val="20"/>
              </w:rPr>
              <w:t>2</w:t>
            </w:r>
          </w:p>
        </w:tc>
      </w:tr>
    </w:tbl>
    <w:p w14:paraId="523C4D28" w14:textId="77777777" w:rsidR="004B2165" w:rsidRPr="0021082B" w:rsidRDefault="004B2165" w:rsidP="004B2165">
      <w:pPr>
        <w:pStyle w:val="Caption"/>
        <w:jc w:val="center"/>
        <w:rPr>
          <w:rFonts w:asciiTheme="majorHAnsi" w:eastAsiaTheme="majorEastAsia" w:hAnsiTheme="majorHAnsi" w:cstheme="majorBidi"/>
          <w:b/>
          <w:bCs/>
          <w:color w:val="000000" w:themeColor="text1"/>
          <w:sz w:val="23"/>
          <w:szCs w:val="23"/>
          <w:lang w:eastAsia="zh-CN"/>
        </w:rPr>
      </w:pPr>
      <w:bookmarkStart w:id="797" w:name="_Toc66269903"/>
      <w:r>
        <w:t xml:space="preserve">Table </w:t>
      </w:r>
      <w:r>
        <w:fldChar w:fldCharType="begin"/>
      </w:r>
      <w:r>
        <w:instrText>STYLEREF 1 \s</w:instrText>
      </w:r>
      <w:r>
        <w:fldChar w:fldCharType="separate"/>
      </w:r>
      <w:r>
        <w:rPr>
          <w:noProof/>
        </w:rPr>
        <w:t>2</w:t>
      </w:r>
      <w:r>
        <w:fldChar w:fldCharType="end"/>
      </w:r>
      <w:r>
        <w:t>.</w:t>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t xml:space="preserve"> Financial Inputs for Solution</w:t>
      </w:r>
      <w:bookmarkEnd w:id="797"/>
    </w:p>
    <w:p w14:paraId="56260956" w14:textId="54FF1D91" w:rsidR="001D17E8" w:rsidRDefault="001D17E8" w:rsidP="002A757A">
      <w:pPr>
        <w:jc w:val="left"/>
      </w:pPr>
    </w:p>
    <w:p w14:paraId="56F5BC32" w14:textId="27C26C7F" w:rsidR="001D17E8" w:rsidRDefault="00444E55" w:rsidP="002A757A">
      <w:pPr>
        <w:pStyle w:val="Heading3"/>
        <w:jc w:val="left"/>
      </w:pPr>
      <w:bookmarkStart w:id="798" w:name="_Toc66268476"/>
      <w:r>
        <w:lastRenderedPageBreak/>
        <w:t>Other</w:t>
      </w:r>
      <w:r w:rsidR="00686965">
        <w:t xml:space="preserve"> Inputs</w:t>
      </w:r>
      <w:bookmarkEnd w:id="798"/>
    </w:p>
    <w:p w14:paraId="4E32D218" w14:textId="12B11079" w:rsidR="00B144E5" w:rsidRDefault="00686965" w:rsidP="002A757A">
      <w:pPr>
        <w:pStyle w:val="Heading2"/>
        <w:numPr>
          <w:ilvl w:val="1"/>
          <w:numId w:val="26"/>
        </w:numPr>
        <w:jc w:val="left"/>
      </w:pPr>
      <w:bookmarkStart w:id="799" w:name="_Toc66268477"/>
      <w:r>
        <w:t>Assumptions</w:t>
      </w:r>
      <w:bookmarkEnd w:id="799"/>
    </w:p>
    <w:p w14:paraId="04916BC6" w14:textId="00E239D4" w:rsidR="00444E55" w:rsidRDefault="00E33621" w:rsidP="00720EEE">
      <w:pPr>
        <w:spacing w:after="240"/>
      </w:pPr>
      <w:r w:rsidRPr="00D8238F">
        <w:t>Six overarching assumptions have been made for Project Drawdown models</w:t>
      </w:r>
      <w:r>
        <w:t xml:space="preserve"> to enable the development and integration of individual model solutions. These are that </w:t>
      </w:r>
      <w:r w:rsidR="008E727F">
        <w:t xml:space="preserve">the </w:t>
      </w:r>
      <w:r>
        <w:t xml:space="preserve">infrastructure required for </w:t>
      </w:r>
      <w:r w:rsidR="00720EEE">
        <w:t xml:space="preserve">the </w:t>
      </w:r>
      <w:r>
        <w:t xml:space="preserve">solution is available and in-place, policies required are already in-place, no carbon price is modeled, all costs accrue at the level of agency </w:t>
      </w:r>
      <w:r w:rsidRPr="005C77F5">
        <w:t xml:space="preserve">modeled, improvements in technology are not modeled, and that first costs may change according to learning. Full details of core assumptions and methodology will be available at </w:t>
      </w:r>
      <w:hyperlink r:id="rId19" w:history="1">
        <w:r w:rsidRPr="005C77F5">
          <w:rPr>
            <w:rStyle w:val="Hyperlink"/>
          </w:rPr>
          <w:t>www.drawdown.org</w:t>
        </w:r>
      </w:hyperlink>
      <w:r w:rsidRPr="005C77F5">
        <w:t>.</w:t>
      </w:r>
    </w:p>
    <w:p w14:paraId="1C71D5EB" w14:textId="01430E8A" w:rsidR="00E33621" w:rsidRPr="00D8238F" w:rsidRDefault="00E33621" w:rsidP="00720EEE">
      <w:pPr>
        <w:spacing w:after="240"/>
      </w:pPr>
      <w:r w:rsidRPr="005C77F5">
        <w:t>Beyond these core assumptions, there are other important assumptions made for the modeling of this specific solution. These are detailed below.</w:t>
      </w:r>
    </w:p>
    <w:p w14:paraId="0E51B896" w14:textId="2FC3AA5A" w:rsidR="0032353F" w:rsidRPr="00F403D3" w:rsidRDefault="00F403D3" w:rsidP="00720EEE">
      <w:pPr>
        <w:pStyle w:val="ListParagraph"/>
        <w:numPr>
          <w:ilvl w:val="0"/>
          <w:numId w:val="10"/>
        </w:numPr>
        <w:ind w:left="426" w:hanging="426"/>
      </w:pPr>
      <w:r>
        <w:t>The scope of the solution is the farming of macroalgae excluding</w:t>
      </w:r>
      <w:r w:rsidR="00EE6E45">
        <w:t xml:space="preserve"> the harvest of</w:t>
      </w:r>
      <w:r>
        <w:t xml:space="preserve"> wild macroalgae.</w:t>
      </w:r>
    </w:p>
    <w:p w14:paraId="7022FC4D" w14:textId="3A14E728" w:rsidR="0032353F" w:rsidRPr="00F403D3" w:rsidRDefault="00EE6E45" w:rsidP="00720EEE">
      <w:pPr>
        <w:pStyle w:val="ListParagraph"/>
        <w:numPr>
          <w:ilvl w:val="0"/>
          <w:numId w:val="10"/>
        </w:numPr>
        <w:ind w:left="426" w:hanging="426"/>
      </w:pPr>
      <w:r>
        <w:t xml:space="preserve">The TOA was estimated as </w:t>
      </w:r>
      <w:r w:rsidR="001B15CA" w:rsidRPr="00F403D3">
        <w:t xml:space="preserve">10% </w:t>
      </w:r>
      <w:r>
        <w:t xml:space="preserve">of the macroalgae farming suitable area </w:t>
      </w:r>
      <w:r w:rsidR="001B15CA" w:rsidRPr="00F403D3">
        <w:t>from Froehlich</w:t>
      </w:r>
      <w:r>
        <w:t xml:space="preserve"> et al.</w:t>
      </w:r>
      <w:r w:rsidR="001B15CA" w:rsidRPr="00F403D3">
        <w:t xml:space="preserve"> </w:t>
      </w:r>
      <w:r>
        <w:t>(2019)</w:t>
      </w:r>
      <w:r w:rsidR="006B2831">
        <w:t xml:space="preserve"> (4,800 Mha). The research on scaling up macroalgae farming is rather incipient which is why a conservative approach was chosen.</w:t>
      </w:r>
    </w:p>
    <w:p w14:paraId="0935FD74" w14:textId="3418670F" w:rsidR="0032353F" w:rsidRPr="00F403D3" w:rsidRDefault="00F403D3" w:rsidP="00720EEE">
      <w:pPr>
        <w:pStyle w:val="ListParagraph"/>
        <w:numPr>
          <w:ilvl w:val="0"/>
          <w:numId w:val="10"/>
        </w:numPr>
        <w:ind w:left="426" w:hanging="426"/>
      </w:pPr>
      <w:r>
        <w:t>It is assumed that the adoption area used for macroalgae fa</w:t>
      </w:r>
      <w:r w:rsidR="00DE288D">
        <w:t>r</w:t>
      </w:r>
      <w:r>
        <w:t>ming had no previous use. Hence there are no climate or financial benefits and/ or costs perceived from a conventional use of that ocean area.</w:t>
      </w:r>
    </w:p>
    <w:p w14:paraId="7748F8C5" w14:textId="7DB1B20B" w:rsidR="0032353F" w:rsidRPr="00F403D3" w:rsidRDefault="00F403D3" w:rsidP="00720EEE">
      <w:pPr>
        <w:pStyle w:val="ListParagraph"/>
        <w:numPr>
          <w:ilvl w:val="0"/>
          <w:numId w:val="10"/>
        </w:numPr>
        <w:ind w:left="426" w:hanging="426"/>
      </w:pPr>
      <w:r>
        <w:t>The solution assumes that the delay in obtaining permits for macroalgae harvesting</w:t>
      </w:r>
      <w:r w:rsidR="006B2831">
        <w:t xml:space="preserve"> would be less than a year</w:t>
      </w:r>
      <w:r>
        <w:t>.</w:t>
      </w:r>
    </w:p>
    <w:p w14:paraId="30A1D7BA" w14:textId="7D8D5030" w:rsidR="001B15CA" w:rsidRDefault="00F403D3" w:rsidP="00720EEE">
      <w:pPr>
        <w:pStyle w:val="ListParagraph"/>
        <w:numPr>
          <w:ilvl w:val="0"/>
          <w:numId w:val="10"/>
        </w:numPr>
        <w:ind w:left="426" w:hanging="426"/>
      </w:pPr>
      <w:r>
        <w:t>The solution’s expected lifetime -the years the implementation unit will last before replacement is required- is set at 30 years.</w:t>
      </w:r>
    </w:p>
    <w:p w14:paraId="0C49BFAD" w14:textId="35F1927D" w:rsidR="00F403D3" w:rsidRPr="00F403D3" w:rsidRDefault="00F403D3" w:rsidP="00720EEE">
      <w:pPr>
        <w:pStyle w:val="ListParagraph"/>
        <w:numPr>
          <w:ilvl w:val="0"/>
          <w:numId w:val="10"/>
        </w:numPr>
        <w:ind w:left="426" w:hanging="426"/>
      </w:pPr>
      <w:r>
        <w:t>The carbon mitigation potential of the solution only includes the exported DOC/ POC that goes into the deep sea and/ or sediments. This carbon mitigation potential could be an underestimate if the harvested macroalgae were used as biofuel given the avoided fossil fuel emissions</w:t>
      </w:r>
      <w:r w:rsidR="004822F3">
        <w:t>, feed for livestock and bioplastics</w:t>
      </w:r>
      <w:r>
        <w:t>.</w:t>
      </w:r>
      <w:r w:rsidR="004822F3">
        <w:t xml:space="preserve"> The effect of produced macroalgae biomass allocations on climate impact will be calculated further by other Drawdown sectors.</w:t>
      </w:r>
    </w:p>
    <w:p w14:paraId="04FBF2E3" w14:textId="6267BB18" w:rsidR="009D118F" w:rsidRDefault="00686965" w:rsidP="002A757A">
      <w:pPr>
        <w:pStyle w:val="Heading2"/>
        <w:numPr>
          <w:ilvl w:val="1"/>
          <w:numId w:val="26"/>
        </w:numPr>
        <w:jc w:val="left"/>
      </w:pPr>
      <w:bookmarkStart w:id="800" w:name="_Toc66268478"/>
      <w:r>
        <w:t>Integration</w:t>
      </w:r>
      <w:bookmarkEnd w:id="800"/>
    </w:p>
    <w:p w14:paraId="4F1C20E8" w14:textId="77777777" w:rsidR="0032353F" w:rsidRPr="00DC3559" w:rsidRDefault="0032353F" w:rsidP="00720EEE">
      <w:r w:rsidRPr="00DC3559">
        <w:t xml:space="preserve">The </w:t>
      </w:r>
      <w:r>
        <w:t xml:space="preserve">complete Project Drawdown integration documentation (will be available at </w:t>
      </w:r>
      <w:hyperlink r:id="rId20" w:history="1">
        <w:r w:rsidRPr="00835538">
          <w:rPr>
            <w:rStyle w:val="Hyperlink"/>
          </w:rPr>
          <w:t>www.drawdown.org</w:t>
        </w:r>
      </w:hyperlink>
      <w:r>
        <w:t xml:space="preserve">) details how all solution models in each sector are integrated, and how sectors are integrated to form a </w:t>
      </w:r>
      <w:r>
        <w:lastRenderedPageBreak/>
        <w:t xml:space="preserve">complete system. Those general notes are excluded from this document but should be referenced for a complete understanding of the integration process. </w:t>
      </w:r>
      <w:bookmarkStart w:id="801" w:name="_Hlk63330098"/>
      <w:r>
        <w:t>Only key elements of the integration process that are needed to understand how this solution fits into the entire system are described here.</w:t>
      </w:r>
    </w:p>
    <w:p w14:paraId="052752A8" w14:textId="580F66C9" w:rsidR="0032353F" w:rsidRDefault="00F62ABC" w:rsidP="00720EEE">
      <w:r>
        <w:rPr>
          <w:i/>
          <w:iCs/>
        </w:rPr>
        <w:t>Seaweed</w:t>
      </w:r>
      <w:r w:rsidR="00F403D3">
        <w:rPr>
          <w:i/>
          <w:iCs/>
        </w:rPr>
        <w:t xml:space="preserve"> farming</w:t>
      </w:r>
      <w:r w:rsidR="00F403D3">
        <w:t xml:space="preserve"> is part of Drawdown’s new Ocean sector.</w:t>
      </w:r>
      <w:r w:rsidR="00B61639">
        <w:t xml:space="preserve"> Integration of this sector with the other Drawdown sector</w:t>
      </w:r>
      <w:r w:rsidR="00AF220C">
        <w:t>s</w:t>
      </w:r>
      <w:r w:rsidR="00B61639">
        <w:t xml:space="preserve"> will be developed after all the Ocean solutions are complete.</w:t>
      </w:r>
    </w:p>
    <w:p w14:paraId="3337743B" w14:textId="1B9003FB" w:rsidR="00F5068C" w:rsidRDefault="00F5068C" w:rsidP="008A6237">
      <w:pPr>
        <w:pStyle w:val="Heading3"/>
        <w:rPr>
          <w:lang w:eastAsia="zh-CN"/>
        </w:rPr>
      </w:pPr>
      <w:bookmarkStart w:id="802" w:name="_Toc66268479"/>
      <w:r w:rsidRPr="00053181">
        <w:rPr>
          <w:lang w:eastAsia="zh-CN"/>
        </w:rPr>
        <w:t xml:space="preserve">The </w:t>
      </w:r>
      <w:r w:rsidR="00053181" w:rsidRPr="00053181">
        <w:rPr>
          <w:lang w:eastAsia="zh-CN"/>
        </w:rPr>
        <w:t>Ocean model</w:t>
      </w:r>
      <w:bookmarkEnd w:id="802"/>
    </w:p>
    <w:p w14:paraId="08054584" w14:textId="5711A363" w:rsidR="00053181" w:rsidRDefault="00053181" w:rsidP="00F5068C">
      <w:pPr>
        <w:shd w:val="clear" w:color="auto" w:fill="FFFFFF"/>
        <w:spacing w:after="135"/>
        <w:rPr>
          <w:rFonts w:eastAsia="Times New Roman" w:cstheme="minorHAnsi"/>
          <w:bCs/>
          <w:iCs/>
          <w:color w:val="000000" w:themeColor="text1"/>
          <w:lang w:eastAsia="zh-CN"/>
        </w:rPr>
      </w:pPr>
      <w:r>
        <w:rPr>
          <w:rFonts w:eastAsia="Times New Roman" w:cstheme="minorHAnsi"/>
          <w:bCs/>
          <w:iCs/>
          <w:color w:val="000000" w:themeColor="text1"/>
          <w:lang w:eastAsia="zh-CN"/>
        </w:rPr>
        <w:t>The Drawdown Ocean model classifies the ocean into 42 possible ocean zones using three dimensions:</w:t>
      </w:r>
    </w:p>
    <w:p w14:paraId="1EAA0008" w14:textId="41893A2A" w:rsidR="00E24561" w:rsidRPr="00E24561" w:rsidRDefault="00053181" w:rsidP="00E24561">
      <w:pPr>
        <w:pStyle w:val="ListParagraph"/>
        <w:numPr>
          <w:ilvl w:val="3"/>
          <w:numId w:val="10"/>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“Cover and climate” dimension</w:t>
      </w:r>
      <w:r w:rsidRPr="00E24561">
        <w:rPr>
          <w:rFonts w:eastAsia="Times New Roman" w:cstheme="minorHAnsi"/>
          <w:bCs/>
          <w:iCs/>
          <w:color w:val="000000" w:themeColor="text1"/>
          <w:lang w:eastAsia="zh-CN"/>
        </w:rPr>
        <w:t xml:space="preserve">: a </w:t>
      </w:r>
      <w:r>
        <w:t>primarily physical climate- and bathymetry- and cover</w:t>
      </w:r>
      <w:r w:rsidR="0002665A">
        <w:t>-</w:t>
      </w:r>
      <w:r>
        <w:t>based classification of the ocean into the following regions, 4 zones for the deep ocean</w:t>
      </w:r>
      <w:r w:rsidR="00E24561">
        <w:t xml:space="preserve"> (biological desserts, equatorial waters, bloom waters and transition waters)</w:t>
      </w:r>
      <w:r>
        <w:t>, 2 zones for shallow and slope waters</w:t>
      </w:r>
      <w:r w:rsidR="00E24561">
        <w:t xml:space="preserve"> (shallow waters and slope waters)</w:t>
      </w:r>
      <w:r>
        <w:t>, and 1 ice-covered zone</w:t>
      </w:r>
      <w:r w:rsidR="00E24561">
        <w:t xml:space="preserve"> (sea ice covered waters).</w:t>
      </w:r>
    </w:p>
    <w:p w14:paraId="4FA1779D" w14:textId="39DE8BDD" w:rsidR="00E24561" w:rsidRDefault="00053181" w:rsidP="00E24561">
      <w:pPr>
        <w:pStyle w:val="ListParagraph"/>
        <w:numPr>
          <w:ilvl w:val="3"/>
          <w:numId w:val="10"/>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“Access” dimension</w:t>
      </w:r>
      <w:r w:rsidRPr="00E24561">
        <w:rPr>
          <w:rFonts w:eastAsia="Times New Roman" w:cstheme="minorHAnsi"/>
          <w:bCs/>
          <w:iCs/>
          <w:color w:val="000000" w:themeColor="text1"/>
          <w:lang w:eastAsia="zh-CN"/>
        </w:rPr>
        <w:t>:</w:t>
      </w:r>
      <w:r w:rsidR="00E24561">
        <w:rPr>
          <w:rFonts w:eastAsia="Times New Roman" w:cstheme="minorHAnsi"/>
          <w:bCs/>
          <w:iCs/>
          <w:color w:val="000000" w:themeColor="text1"/>
          <w:lang w:eastAsia="zh-CN"/>
        </w:rPr>
        <w:t xml:space="preserve"> </w:t>
      </w:r>
      <w:r w:rsidR="00E24561">
        <w:t>there are political instruments in place that can limit how large parts of the ocean are used, the most common are Exclusive Economic Zones (EEZ) and Marine Protected Areas (MPA).  EEZs are broadly defined by a 200 nautical mile offset from the seacoast of a country and as such collectively represent a significant fraction of the total ocean area. EEZs also coincide with the most accessible waters because of their definition; EEZ waters are closest to shore. And while EEZs tend to be shallow waters, they are not always shallow and can cross slope waters and extend into the deep ocean.</w:t>
      </w:r>
      <w:r w:rsidRPr="00E24561">
        <w:rPr>
          <w:rFonts w:eastAsia="Times New Roman" w:cstheme="minorHAnsi"/>
          <w:bCs/>
          <w:iCs/>
          <w:color w:val="000000" w:themeColor="text1"/>
          <w:lang w:eastAsia="zh-CN"/>
        </w:rPr>
        <w:t xml:space="preserve"> </w:t>
      </w:r>
      <w:r w:rsidR="00E24561">
        <w:rPr>
          <w:rFonts w:eastAsia="Times New Roman" w:cstheme="minorHAnsi"/>
          <w:bCs/>
          <w:iCs/>
          <w:color w:val="000000" w:themeColor="text1"/>
          <w:lang w:eastAsia="zh-CN"/>
        </w:rPr>
        <w:t xml:space="preserve">The access dimension classifies whether </w:t>
      </w:r>
      <w:r w:rsidR="00E24561">
        <w:t>waters are in or out of a national jurisdiction as defined by an EEZ.</w:t>
      </w:r>
    </w:p>
    <w:p w14:paraId="12510C90" w14:textId="51D44F77" w:rsidR="00053181" w:rsidRPr="00A161C0" w:rsidRDefault="00053181" w:rsidP="00E24561">
      <w:pPr>
        <w:pStyle w:val="ListParagraph"/>
        <w:numPr>
          <w:ilvl w:val="3"/>
          <w:numId w:val="10"/>
        </w:numPr>
        <w:shd w:val="clear" w:color="auto" w:fill="FFFFFF"/>
        <w:spacing w:after="135"/>
        <w:ind w:left="284" w:hanging="284"/>
        <w:rPr>
          <w:rFonts w:eastAsia="Times New Roman" w:cstheme="minorHAnsi"/>
          <w:bCs/>
          <w:iCs/>
          <w:color w:val="000000" w:themeColor="text1"/>
          <w:lang w:eastAsia="zh-CN"/>
        </w:rPr>
      </w:pPr>
      <w:r w:rsidRPr="00E24561">
        <w:rPr>
          <w:rFonts w:eastAsia="Times New Roman" w:cstheme="minorHAnsi"/>
          <w:bCs/>
          <w:iCs/>
          <w:color w:val="000000" w:themeColor="text1"/>
          <w:u w:val="single"/>
          <w:lang w:eastAsia="zh-CN"/>
        </w:rPr>
        <w:t>“Depth” dimension</w:t>
      </w:r>
      <w:r w:rsidRPr="00E24561">
        <w:rPr>
          <w:rFonts w:eastAsia="Times New Roman" w:cstheme="minorHAnsi"/>
          <w:bCs/>
          <w:iCs/>
          <w:color w:val="000000" w:themeColor="text1"/>
          <w:lang w:eastAsia="zh-CN"/>
        </w:rPr>
        <w:t>:</w:t>
      </w:r>
      <w:r w:rsidR="00E24561">
        <w:rPr>
          <w:rFonts w:eastAsia="Times New Roman" w:cstheme="minorHAnsi"/>
          <w:bCs/>
          <w:iCs/>
          <w:color w:val="000000" w:themeColor="text1"/>
          <w:lang w:eastAsia="zh-CN"/>
        </w:rPr>
        <w:t xml:space="preserve"> </w:t>
      </w:r>
      <w:r w:rsidR="00A161C0">
        <w:t>the open ocean can be broadly subdivided into three layers, the epipelagic (0 to 200 m), the mesopelagic (200 to 1000 m), and bathypelagic (1000 m to bottom). Since the bottom of the epipelagic zone corresponds to the maximum depth of the coastal or shallow waters, these two ocean zones are by definition excluded from the mesopelagic and bathypegic layers.</w:t>
      </w:r>
    </w:p>
    <w:p w14:paraId="25E5EAB4" w14:textId="0C2637C5" w:rsidR="00A161C0" w:rsidRDefault="00A161C0" w:rsidP="00A161C0">
      <w:pPr>
        <w:shd w:val="clear" w:color="auto" w:fill="FFFFFF"/>
        <w:spacing w:after="135"/>
        <w:rPr>
          <w:rFonts w:eastAsia="Times New Roman" w:cstheme="minorHAnsi"/>
          <w:bCs/>
          <w:iCs/>
          <w:color w:val="000000" w:themeColor="text1"/>
          <w:lang w:eastAsia="zh-CN"/>
        </w:rPr>
      </w:pPr>
      <w:r w:rsidRPr="00A161C0">
        <w:rPr>
          <w:noProof/>
        </w:rPr>
        <w:lastRenderedPageBreak/>
        <w:drawing>
          <wp:inline distT="0" distB="0" distL="0" distR="0" wp14:anchorId="343D318A" wp14:editId="4FCAB3B7">
            <wp:extent cx="5943600" cy="3743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235EBBAD" w14:textId="0B36BFCF" w:rsidR="007148E6" w:rsidRDefault="00AF08D3" w:rsidP="00486ABB">
      <w:pPr>
        <w:pStyle w:val="Caption"/>
        <w:jc w:val="center"/>
      </w:pPr>
      <w:r>
        <w:t>Table</w:t>
      </w:r>
      <w:r w:rsidR="00486ABB">
        <w:t xml:space="preserve"> </w:t>
      </w:r>
      <w:r w:rsidR="00486ABB">
        <w:fldChar w:fldCharType="begin"/>
      </w:r>
      <w:r w:rsidR="00486ABB">
        <w:instrText>STYLEREF 1 \s</w:instrText>
      </w:r>
      <w:r w:rsidR="00486ABB">
        <w:fldChar w:fldCharType="separate"/>
      </w:r>
      <w:r w:rsidR="00486ABB">
        <w:rPr>
          <w:noProof/>
        </w:rPr>
        <w:t>2</w:t>
      </w:r>
      <w:r w:rsidR="00486ABB">
        <w:fldChar w:fldCharType="end"/>
      </w:r>
      <w:r w:rsidR="00486ABB">
        <w:noBreakHyphen/>
      </w:r>
      <w:r>
        <w:t>4</w:t>
      </w:r>
      <w:r w:rsidR="00486ABB">
        <w:t xml:space="preserve"> Project Drawdown Ocean model zones</w:t>
      </w:r>
    </w:p>
    <w:bookmarkEnd w:id="801"/>
    <w:p w14:paraId="6E5134D2" w14:textId="77777777" w:rsidR="007148E6" w:rsidRDefault="007148E6" w:rsidP="00A161C0">
      <w:pPr>
        <w:shd w:val="clear" w:color="auto" w:fill="FFFFFF"/>
        <w:spacing w:after="135"/>
        <w:rPr>
          <w:rFonts w:eastAsia="Times New Roman" w:cstheme="minorHAnsi"/>
          <w:bCs/>
          <w:iCs/>
          <w:color w:val="000000" w:themeColor="text1"/>
          <w:lang w:eastAsia="zh-CN"/>
        </w:rPr>
      </w:pPr>
    </w:p>
    <w:p w14:paraId="3E6825B5" w14:textId="4E6DA6AB" w:rsidR="00A161C0" w:rsidRDefault="00A161C0" w:rsidP="00A161C0">
      <w:pPr>
        <w:shd w:val="clear" w:color="auto" w:fill="FFFFFF"/>
        <w:spacing w:after="135"/>
        <w:rPr>
          <w:rFonts w:eastAsia="Times New Roman" w:cstheme="minorHAnsi"/>
          <w:bCs/>
          <w:iCs/>
          <w:color w:val="000000" w:themeColor="text1"/>
          <w:lang w:eastAsia="zh-CN"/>
        </w:rPr>
      </w:pPr>
      <w:r w:rsidRPr="00A161C0">
        <w:rPr>
          <w:rFonts w:eastAsia="Times New Roman" w:cstheme="minorHAnsi"/>
          <w:bCs/>
          <w:iCs/>
          <w:color w:val="000000" w:themeColor="text1"/>
          <w:lang w:eastAsia="zh-CN"/>
        </w:rPr>
        <w:t>This ocean classification has about one third the number of zones in the Drawdown Land Model in large part because the large-scale cover and climate of the oceans are not independent while cover and climate are independent on land.</w:t>
      </w:r>
    </w:p>
    <w:p w14:paraId="21210C07" w14:textId="1CDBE438" w:rsidR="000F5E8E" w:rsidRDefault="004079A4" w:rsidP="008A6237">
      <w:pPr>
        <w:pStyle w:val="Heading3"/>
      </w:pPr>
      <w:bookmarkStart w:id="803" w:name="_Toc63328273"/>
      <w:bookmarkStart w:id="804" w:name="_Toc66268480"/>
      <w:r>
        <w:t xml:space="preserve">The Ocean </w:t>
      </w:r>
      <w:r w:rsidR="000F5E8E">
        <w:t>Sector</w:t>
      </w:r>
      <w:r>
        <w:t xml:space="preserve"> and </w:t>
      </w:r>
      <w:r w:rsidR="000F5E8E">
        <w:t>ocean-based solutions</w:t>
      </w:r>
      <w:bookmarkEnd w:id="803"/>
      <w:bookmarkEnd w:id="804"/>
    </w:p>
    <w:p w14:paraId="0BD71DAC" w14:textId="0881E0C5" w:rsidR="000F5E8E" w:rsidRDefault="000F5E8E" w:rsidP="000F5E8E">
      <w:r w:rsidRPr="00D467BA">
        <w:t xml:space="preserve">Project Drawdown has investigated </w:t>
      </w:r>
      <w:r>
        <w:t xml:space="preserve">eight ocean-based solutions and their potential to avoid </w:t>
      </w:r>
      <w:r w:rsidR="008A6237">
        <w:t xml:space="preserve">greenhouse gas </w:t>
      </w:r>
      <w:r>
        <w:t xml:space="preserve">emissions or sequester carbon. The ocean-based solutions form two main groups: a group of protection and restoration solutions and a group of approaches to improving fisheries and aquaculture operation. </w:t>
      </w:r>
    </w:p>
    <w:p w14:paraId="5699FAA4" w14:textId="7C13890E" w:rsidR="000F5E8E" w:rsidRDefault="000F5E8E" w:rsidP="000F5E8E">
      <w:r>
        <w:t>The protection and restoration solutions focus on blue carbon sinks, and their potential to sequester carbon. They include protection and restoration of coastal wetlands and macroalgae ecosystems, as well as seafloor protection from bottom trawling activities (Fig. 2-</w:t>
      </w:r>
      <w:r w:rsidR="00AF08D3">
        <w:t>3</w:t>
      </w:r>
      <w:r>
        <w:t xml:space="preserve">). The adoption of protection solutions involves the expansion of marine protected areas and other conservation tools such as bottom trawling bans. The adoption of solutions focusing on restoration additionally requires active restoration programs. The climate impact of solutions from this sector, include avoiding carbon emissions or enhanced carbon sequestration and are designated for the government agency level. </w:t>
      </w:r>
    </w:p>
    <w:p w14:paraId="6C315764" w14:textId="58223FFC" w:rsidR="000F5E8E" w:rsidRDefault="000F5E8E" w:rsidP="000F5E8E">
      <w:r>
        <w:lastRenderedPageBreak/>
        <w:t>The second group of solutions explores the potential of improving fishery, improving aquacultures and seaweed farming. The fishery can be improved by reducing fishing effort and restoring large fish biomass. The climate impact, therefore, includes</w:t>
      </w:r>
      <w:r w:rsidRPr="00E54311">
        <w:t xml:space="preserve"> </w:t>
      </w:r>
      <w:r>
        <w:t xml:space="preserve">avoiding carbon emissions from fuel usage and enhanced carbon sequestration in sunken large fish biomass and the implementation of this solution involve governments. Improving aquacultures solution assumes shifting from fuel-based energy systems to hybrid systems partly based on renewables thus, include climate impact based on avoiding </w:t>
      </w:r>
      <w:r w:rsidR="008A6237">
        <w:t>greenhouse gas</w:t>
      </w:r>
      <w:r>
        <w:t xml:space="preserve"> emissions. The seaweed farming solution explores the potential of expanding seaweed production and its climate effect on the enhancement of carbon sequestration in the deep sea together with unharvested biomass (Fig. 2-</w:t>
      </w:r>
      <w:r w:rsidR="00AF08D3">
        <w:t>3</w:t>
      </w:r>
      <w:r>
        <w:t xml:space="preserve">). The agency-level for the two last solutions involve farmers. </w:t>
      </w:r>
    </w:p>
    <w:p w14:paraId="3BF29429" w14:textId="77777777" w:rsidR="000F5E8E" w:rsidRDefault="000F5E8E" w:rsidP="000F5E8E">
      <w:r>
        <w:rPr>
          <w:noProof/>
        </w:rPr>
        <w:drawing>
          <wp:inline distT="0" distB="0" distL="0" distR="0" wp14:anchorId="554A1151" wp14:editId="15872BEB">
            <wp:extent cx="5760720" cy="35325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32505"/>
                    </a:xfrm>
                    <a:prstGeom prst="rect">
                      <a:avLst/>
                    </a:prstGeom>
                  </pic:spPr>
                </pic:pic>
              </a:graphicData>
            </a:graphic>
          </wp:inline>
        </w:drawing>
      </w:r>
    </w:p>
    <w:p w14:paraId="015DED36" w14:textId="13936067" w:rsidR="00D957F1" w:rsidRPr="00D957F1" w:rsidRDefault="00D957F1" w:rsidP="00D957F1">
      <w:pPr>
        <w:pStyle w:val="Caption"/>
        <w:jc w:val="center"/>
      </w:pPr>
      <w:bookmarkStart w:id="805" w:name="_Toc66269868"/>
      <w:bookmarkStart w:id="806" w:name="_Hlk63328855"/>
      <w:r>
        <w:t>Figure 2.2 Schematic of all Drawdown ocean-based solutions.</w:t>
      </w:r>
      <w:bookmarkEnd w:id="805"/>
    </w:p>
    <w:p w14:paraId="0ED84BEA" w14:textId="15E92746" w:rsidR="009D118F" w:rsidRDefault="00686965" w:rsidP="002A757A">
      <w:pPr>
        <w:pStyle w:val="Heading2"/>
        <w:numPr>
          <w:ilvl w:val="1"/>
          <w:numId w:val="26"/>
        </w:numPr>
        <w:jc w:val="left"/>
      </w:pPr>
      <w:bookmarkStart w:id="807" w:name="_Toc66268481"/>
      <w:bookmarkEnd w:id="806"/>
      <w:r>
        <w:t>Limitations/Further Development</w:t>
      </w:r>
      <w:bookmarkEnd w:id="807"/>
    </w:p>
    <w:p w14:paraId="2C9453E4" w14:textId="1C67F3D3" w:rsidR="008C0CAD" w:rsidRDefault="005C543F" w:rsidP="008C0CAD">
      <w:r>
        <w:t>Although</w:t>
      </w:r>
      <w:r w:rsidR="29185782">
        <w:t xml:space="preserve"> the harvesting of macroalgae has been developed in Asian countries for decades, scaling up this solution with carbon mitigation benefits at heart is a new area of research. As such, the long</w:t>
      </w:r>
      <w:r w:rsidR="0002665A">
        <w:t>-</w:t>
      </w:r>
      <w:r w:rsidR="29185782">
        <w:t xml:space="preserve">term carbon sequestration potential from macroalgae farming is rather incipient. The </w:t>
      </w:r>
      <w:r w:rsidR="00F62ABC">
        <w:rPr>
          <w:i/>
          <w:iCs/>
        </w:rPr>
        <w:t>s</w:t>
      </w:r>
      <w:r w:rsidR="004822F3" w:rsidRPr="004822F3">
        <w:rPr>
          <w:i/>
          <w:iCs/>
        </w:rPr>
        <w:t>eaweed</w:t>
      </w:r>
      <w:r w:rsidR="29185782" w:rsidRPr="004822F3">
        <w:rPr>
          <w:i/>
          <w:iCs/>
        </w:rPr>
        <w:t xml:space="preserve"> </w:t>
      </w:r>
      <w:r w:rsidR="29185782" w:rsidRPr="29185782">
        <w:rPr>
          <w:i/>
          <w:iCs/>
        </w:rPr>
        <w:t>farming</w:t>
      </w:r>
      <w:r w:rsidR="29185782">
        <w:t xml:space="preserve"> model includes only two estimates for carbon exported as </w:t>
      </w:r>
      <w:r w:rsidR="008A6237">
        <w:t>particulate organic carbon</w:t>
      </w:r>
      <w:r w:rsidR="29185782">
        <w:t xml:space="preserve">/ </w:t>
      </w:r>
      <w:r w:rsidR="008A6237">
        <w:t>dissolved organic carbon</w:t>
      </w:r>
      <w:r w:rsidR="29185782">
        <w:t xml:space="preserve"> and two for how much of that exported carbon can be classified as long</w:t>
      </w:r>
      <w:r w:rsidR="0002665A">
        <w:t>-</w:t>
      </w:r>
      <w:r w:rsidR="29185782">
        <w:t xml:space="preserve">term carbon sequestration. Both variables </w:t>
      </w:r>
      <w:r w:rsidR="29185782">
        <w:lastRenderedPageBreak/>
        <w:t>include one data point for macroalgae farming and another for wild macroalgae given the constraint of data availability. Once research further progresses on this front, the model can be refined.</w:t>
      </w:r>
    </w:p>
    <w:p w14:paraId="5813616F" w14:textId="586E4223" w:rsidR="00935059" w:rsidRDefault="00935059" w:rsidP="008C0CAD">
      <w:r>
        <w:t xml:space="preserve">In addition, a potential increase in </w:t>
      </w:r>
      <w:r w:rsidR="008A6237">
        <w:t>carbon dioxide</w:t>
      </w:r>
      <w:r>
        <w:t xml:space="preserve"> concentration could result in a higher capacity of macroalgae to photosynthesize and grow in some cases which would result in higher harvesting yields.</w:t>
      </w:r>
    </w:p>
    <w:p w14:paraId="60D4BBBA" w14:textId="77777777" w:rsidR="008C0CAD" w:rsidRPr="00C17D15" w:rsidRDefault="008C0CAD" w:rsidP="00DA594D"/>
    <w:p w14:paraId="7CAFC693" w14:textId="4A2F7BD1" w:rsidR="007C645A" w:rsidRPr="005C77F5" w:rsidRDefault="551A77D0" w:rsidP="00EC38FC">
      <w:pPr>
        <w:pStyle w:val="Heading1"/>
        <w:numPr>
          <w:ilvl w:val="0"/>
          <w:numId w:val="26"/>
        </w:numPr>
      </w:pPr>
      <w:bookmarkStart w:id="808" w:name="_Toc66268482"/>
      <w:r>
        <w:t>Results</w:t>
      </w:r>
      <w:bookmarkEnd w:id="808"/>
    </w:p>
    <w:p w14:paraId="7E39F2AB" w14:textId="79101C06" w:rsidR="00B261E0" w:rsidRDefault="007C645A" w:rsidP="00665F59">
      <w:pPr>
        <w:pStyle w:val="Heading2"/>
        <w:numPr>
          <w:ilvl w:val="1"/>
          <w:numId w:val="55"/>
        </w:numPr>
        <w:jc w:val="left"/>
      </w:pPr>
      <w:bookmarkStart w:id="809" w:name="_Toc66268483"/>
      <w:r>
        <w:t>Adoption</w:t>
      </w:r>
      <w:bookmarkEnd w:id="809"/>
    </w:p>
    <w:p w14:paraId="10EC0E5D" w14:textId="525C4D52" w:rsidR="0032353F" w:rsidRPr="0032353F" w:rsidRDefault="0032353F" w:rsidP="002A757A">
      <w:pPr>
        <w:jc w:val="left"/>
        <w:rPr>
          <w:sz w:val="20"/>
          <w:lang w:eastAsia="zh-CN"/>
        </w:rPr>
      </w:pPr>
      <w:r w:rsidRPr="00DC3559">
        <w:rPr>
          <w:lang w:eastAsia="zh-CN"/>
        </w:rPr>
        <w:t xml:space="preserve">Below are shown the </w:t>
      </w:r>
      <w:r>
        <w:rPr>
          <w:lang w:eastAsia="zh-CN"/>
        </w:rPr>
        <w:t xml:space="preserve">world </w:t>
      </w:r>
      <w:r w:rsidRPr="00DC3559">
        <w:rPr>
          <w:lang w:eastAsia="zh-CN"/>
        </w:rPr>
        <w:t>adoptions of the solution in some key years of analysis in functional units and percent</w:t>
      </w:r>
      <w:r>
        <w:rPr>
          <w:lang w:eastAsia="zh-CN"/>
        </w:rPr>
        <w:t xml:space="preserve"> for the three Project Drawdown scenarios</w:t>
      </w:r>
      <w:r w:rsidRPr="00DC3559">
        <w:rPr>
          <w:lang w:eastAsia="zh-CN"/>
        </w:rPr>
        <w:t xml:space="preserve">. </w:t>
      </w:r>
    </w:p>
    <w:p w14:paraId="26FF3126" w14:textId="2C5A2A4C" w:rsidR="00665F59" w:rsidRPr="00776CC0" w:rsidRDefault="00665F59" w:rsidP="00665F59">
      <w:pPr>
        <w:shd w:val="clear" w:color="auto" w:fill="FFFFFF"/>
        <w:spacing w:after="180"/>
        <w:rPr>
          <w:rFonts w:eastAsia="Helvetica Neue" w:cstheme="minorHAnsi"/>
          <w:color w:val="000000"/>
        </w:rPr>
      </w:pPr>
      <w:r w:rsidRPr="00776CC0">
        <w:rPr>
          <w:rFonts w:eastAsia="Helvetica Neue" w:cstheme="minorHAnsi"/>
          <w:color w:val="000000"/>
        </w:rPr>
        <w:t>Total adoption in the </w:t>
      </w:r>
      <w:r w:rsidRPr="00776CC0">
        <w:rPr>
          <w:rFonts w:eastAsia="Helvetica Neue" w:cstheme="minorHAnsi"/>
          <w:i/>
          <w:color w:val="000000"/>
        </w:rPr>
        <w:t>Plausible</w:t>
      </w:r>
      <w:r w:rsidRPr="00776CC0">
        <w:rPr>
          <w:rFonts w:eastAsia="Helvetica Neue" w:cstheme="minorHAnsi"/>
          <w:color w:val="000000"/>
        </w:rPr>
        <w:t xml:space="preserve"> Scenario is </w:t>
      </w:r>
      <w:r w:rsidR="00AF08D3">
        <w:rPr>
          <w:rFonts w:eastAsia="Helvetica Neue" w:cstheme="minorHAnsi"/>
          <w:color w:val="000000"/>
        </w:rPr>
        <w:t>13.39</w:t>
      </w:r>
      <w:r>
        <w:rPr>
          <w:rFonts w:eastAsia="Helvetica Neue" w:cstheme="minorHAnsi"/>
          <w:color w:val="000000"/>
        </w:rPr>
        <w:t xml:space="preserve"> </w:t>
      </w:r>
      <w:r w:rsidRPr="00776CC0">
        <w:rPr>
          <w:rFonts w:eastAsia="Helvetica Neue" w:cstheme="minorHAnsi"/>
          <w:color w:val="000000"/>
        </w:rPr>
        <w:t xml:space="preserve">million hectares in 2050, representing </w:t>
      </w:r>
      <w:r w:rsidR="00AF08D3">
        <w:rPr>
          <w:rFonts w:eastAsia="Helvetica Neue" w:cstheme="minorHAnsi"/>
          <w:color w:val="000000"/>
        </w:rPr>
        <w:t>5.6</w:t>
      </w:r>
      <w:r w:rsidRPr="00776CC0">
        <w:rPr>
          <w:rFonts w:eastAsia="Helvetica Neue" w:cstheme="minorHAnsi"/>
          <w:color w:val="000000"/>
        </w:rPr>
        <w:t xml:space="preserve"> percent of the total suitable </w:t>
      </w:r>
      <w:r w:rsidR="00AF08D3">
        <w:rPr>
          <w:rFonts w:eastAsia="Helvetica Neue" w:cstheme="minorHAnsi"/>
          <w:color w:val="000000"/>
        </w:rPr>
        <w:t>ocean area</w:t>
      </w:r>
      <w:r w:rsidRPr="00776CC0">
        <w:rPr>
          <w:rFonts w:eastAsia="Helvetica Neue" w:cstheme="minorHAnsi"/>
          <w:color w:val="000000"/>
        </w:rPr>
        <w:t xml:space="preserve">. Of this, </w:t>
      </w:r>
      <w:r w:rsidR="00AA5569">
        <w:rPr>
          <w:rFonts w:eastAsia="Helvetica Neue" w:cstheme="minorHAnsi"/>
        </w:rPr>
        <w:t>13.20</w:t>
      </w:r>
      <w:r w:rsidRPr="00776CC0">
        <w:rPr>
          <w:rFonts w:eastAsia="Helvetica Neue" w:cstheme="minorHAnsi"/>
        </w:rPr>
        <w:t xml:space="preserve"> </w:t>
      </w:r>
      <w:r w:rsidRPr="00776CC0">
        <w:rPr>
          <w:rFonts w:eastAsia="Helvetica Neue" w:cstheme="minorHAnsi"/>
          <w:color w:val="000000"/>
        </w:rPr>
        <w:t xml:space="preserve">million hectares are adopted from 2020-2050. </w:t>
      </w:r>
    </w:p>
    <w:p w14:paraId="270D41DE" w14:textId="6E935A08" w:rsidR="00665F59" w:rsidRPr="00892724" w:rsidRDefault="00665F59" w:rsidP="00665F59">
      <w:pPr>
        <w:shd w:val="clear" w:color="auto" w:fill="FFFFFF"/>
        <w:spacing w:after="180"/>
        <w:rPr>
          <w:rFonts w:eastAsia="Helvetica Neue" w:cstheme="minorHAnsi"/>
          <w:color w:val="000000"/>
        </w:rPr>
      </w:pPr>
      <w:r w:rsidRPr="00892724">
        <w:rPr>
          <w:rFonts w:eastAsia="Helvetica Neue" w:cstheme="minorHAnsi"/>
          <w:color w:val="000000"/>
        </w:rPr>
        <w:t>Total adoption in the </w:t>
      </w:r>
      <w:r w:rsidR="0070096A">
        <w:rPr>
          <w:rFonts w:eastAsia="Helvetica Neue" w:cstheme="minorHAnsi"/>
          <w:i/>
          <w:color w:val="000000"/>
        </w:rPr>
        <w:t>Ambitious</w:t>
      </w:r>
      <w:r w:rsidRPr="00892724">
        <w:rPr>
          <w:rFonts w:eastAsia="Helvetica Neue" w:cstheme="minorHAnsi"/>
          <w:color w:val="000000"/>
        </w:rPr>
        <w:t xml:space="preserve"> Scenario is </w:t>
      </w:r>
      <w:r w:rsidR="00AA5569">
        <w:rPr>
          <w:rFonts w:eastAsia="Helvetica Neue" w:cstheme="minorHAnsi"/>
          <w:color w:val="000000"/>
        </w:rPr>
        <w:t>25.14</w:t>
      </w:r>
      <w:r w:rsidRPr="00892724">
        <w:rPr>
          <w:rFonts w:eastAsia="Helvetica Neue" w:cstheme="minorHAnsi"/>
          <w:color w:val="000000"/>
        </w:rPr>
        <w:t xml:space="preserve"> million hectares in 2050, representing </w:t>
      </w:r>
      <w:r w:rsidR="00AA5569">
        <w:rPr>
          <w:rFonts w:eastAsia="Helvetica Neue" w:cstheme="minorHAnsi"/>
          <w:color w:val="000000"/>
        </w:rPr>
        <w:t>10.1</w:t>
      </w:r>
      <w:r w:rsidRPr="00892724">
        <w:rPr>
          <w:rFonts w:eastAsia="Helvetica Neue" w:cstheme="minorHAnsi"/>
          <w:color w:val="000000"/>
        </w:rPr>
        <w:t xml:space="preserve"> percent of the total suitable land. Of this, </w:t>
      </w:r>
      <w:r w:rsidR="00AA5569">
        <w:rPr>
          <w:rFonts w:eastAsia="Helvetica Neue" w:cstheme="minorHAnsi"/>
          <w:color w:val="000000"/>
        </w:rPr>
        <w:t>24.96</w:t>
      </w:r>
      <w:r w:rsidRPr="00892724">
        <w:rPr>
          <w:rFonts w:eastAsia="Helvetica Neue" w:cstheme="minorHAnsi"/>
          <w:color w:val="000000"/>
        </w:rPr>
        <w:t xml:space="preserve"> million hectares are adopted from 2020-2050. </w:t>
      </w:r>
    </w:p>
    <w:p w14:paraId="42A4AAEE" w14:textId="19668EA6" w:rsidR="00665F59" w:rsidRPr="00C66A24" w:rsidRDefault="00665F59" w:rsidP="00665F59">
      <w:pPr>
        <w:shd w:val="clear" w:color="auto" w:fill="FFFFFF"/>
        <w:spacing w:after="180"/>
        <w:rPr>
          <w:rFonts w:eastAsia="Helvetica Neue" w:cstheme="minorHAnsi"/>
          <w:color w:val="000000"/>
        </w:rPr>
      </w:pPr>
      <w:r w:rsidRPr="00F85FF7">
        <w:rPr>
          <w:rFonts w:eastAsia="Helvetica Neue" w:cstheme="minorHAnsi"/>
          <w:color w:val="000000"/>
        </w:rPr>
        <w:t>Total adoption in the </w:t>
      </w:r>
      <w:r w:rsidR="0070096A">
        <w:rPr>
          <w:rFonts w:eastAsia="Helvetica Neue" w:cstheme="minorHAnsi"/>
          <w:i/>
          <w:color w:val="000000"/>
        </w:rPr>
        <w:t>Maximum</w:t>
      </w:r>
      <w:r w:rsidRPr="00F85FF7">
        <w:rPr>
          <w:rFonts w:eastAsia="Helvetica Neue" w:cstheme="minorHAnsi"/>
          <w:color w:val="000000"/>
        </w:rPr>
        <w:t xml:space="preserve"> Scenario is </w:t>
      </w:r>
      <w:r w:rsidR="00AA5569">
        <w:rPr>
          <w:rFonts w:eastAsia="Helvetica Neue" w:cstheme="minorHAnsi"/>
          <w:color w:val="000000"/>
        </w:rPr>
        <w:t>33.60</w:t>
      </w:r>
      <w:r>
        <w:rPr>
          <w:rFonts w:eastAsia="Helvetica Neue" w:cstheme="minorHAnsi"/>
          <w:color w:val="000000"/>
        </w:rPr>
        <w:t xml:space="preserve"> </w:t>
      </w:r>
      <w:r w:rsidRPr="00F85FF7">
        <w:rPr>
          <w:rFonts w:eastAsia="Helvetica Neue" w:cstheme="minorHAnsi"/>
          <w:color w:val="000000"/>
        </w:rPr>
        <w:t xml:space="preserve">million hectares in 2050, representing </w:t>
      </w:r>
      <w:r>
        <w:rPr>
          <w:rFonts w:eastAsia="Helvetica Neue" w:cstheme="minorHAnsi"/>
          <w:color w:val="000000"/>
        </w:rPr>
        <w:t>14</w:t>
      </w:r>
      <w:r w:rsidRPr="00F85FF7">
        <w:rPr>
          <w:rFonts w:eastAsia="Helvetica Neue" w:cstheme="minorHAnsi"/>
          <w:color w:val="000000"/>
        </w:rPr>
        <w:t xml:space="preserve"> percent of the total suitable land. Of this, </w:t>
      </w:r>
      <w:r w:rsidR="00AA5569">
        <w:rPr>
          <w:rFonts w:eastAsia="Helvetica Neue" w:cstheme="minorHAnsi"/>
          <w:color w:val="000000"/>
        </w:rPr>
        <w:t>33.41</w:t>
      </w:r>
      <w:r w:rsidRPr="00F85FF7">
        <w:rPr>
          <w:rFonts w:eastAsia="Helvetica Neue" w:cstheme="minorHAnsi"/>
          <w:color w:val="000000"/>
        </w:rPr>
        <w:t xml:space="preserve"> million hectares are adopted from 2020-2050. </w:t>
      </w:r>
    </w:p>
    <w:p w14:paraId="21183A78" w14:textId="733617CA" w:rsidR="008D1491" w:rsidRDefault="008D1491" w:rsidP="002A757A">
      <w:pPr>
        <w:pStyle w:val="Caption"/>
        <w:jc w:val="left"/>
      </w:pPr>
    </w:p>
    <w:tbl>
      <w:tblPr>
        <w:tblStyle w:val="TableGrid"/>
        <w:tblW w:w="9217" w:type="dxa"/>
        <w:tblLook w:val="04A0" w:firstRow="1" w:lastRow="0" w:firstColumn="1" w:lastColumn="0" w:noHBand="0" w:noVBand="1"/>
      </w:tblPr>
      <w:tblGrid>
        <w:gridCol w:w="1951"/>
        <w:gridCol w:w="1730"/>
        <w:gridCol w:w="1276"/>
        <w:gridCol w:w="1417"/>
        <w:gridCol w:w="1559"/>
        <w:gridCol w:w="1284"/>
      </w:tblGrid>
      <w:tr w:rsidR="0032353F" w:rsidRPr="008D1491" w14:paraId="3FFD2090" w14:textId="77777777" w:rsidTr="00DA57F1">
        <w:trPr>
          <w:cantSplit/>
          <w:trHeight w:val="48"/>
          <w:tblHeader/>
        </w:trPr>
        <w:tc>
          <w:tcPr>
            <w:tcW w:w="1951" w:type="dxa"/>
            <w:vMerge w:val="restart"/>
            <w:shd w:val="clear" w:color="auto" w:fill="4F81BD" w:themeFill="accent1"/>
            <w:vAlign w:val="center"/>
          </w:tcPr>
          <w:p w14:paraId="71879AD5" w14:textId="3CA30AF5" w:rsidR="0032353F" w:rsidRPr="005C77F5" w:rsidRDefault="0032353F" w:rsidP="002A757A">
            <w:pPr>
              <w:spacing w:line="240" w:lineRule="auto"/>
              <w:jc w:val="left"/>
              <w:rPr>
                <w:rFonts w:cstheme="minorHAnsi"/>
                <w:b/>
                <w:bCs/>
                <w:color w:val="FFFFFF" w:themeColor="background1"/>
                <w:sz w:val="20"/>
                <w:szCs w:val="20"/>
              </w:rPr>
            </w:pPr>
            <w:r w:rsidRPr="005C77F5">
              <w:rPr>
                <w:rFonts w:cstheme="minorHAnsi"/>
                <w:b/>
                <w:bCs/>
                <w:color w:val="FFFFFF" w:themeColor="background1"/>
                <w:sz w:val="20"/>
                <w:szCs w:val="20"/>
              </w:rPr>
              <w:t>Solution</w:t>
            </w:r>
          </w:p>
        </w:tc>
        <w:tc>
          <w:tcPr>
            <w:tcW w:w="1730" w:type="dxa"/>
            <w:vMerge w:val="restart"/>
            <w:shd w:val="clear" w:color="auto" w:fill="4F81BD" w:themeFill="accent1"/>
            <w:vAlign w:val="center"/>
          </w:tcPr>
          <w:p w14:paraId="736EA4CB" w14:textId="55E81B77" w:rsidR="0032353F" w:rsidRPr="005C77F5" w:rsidRDefault="0032353F" w:rsidP="002A757A">
            <w:pPr>
              <w:spacing w:line="240" w:lineRule="auto"/>
              <w:jc w:val="left"/>
              <w:rPr>
                <w:b/>
                <w:bCs/>
                <w:iCs/>
                <w:color w:val="FFFFFF" w:themeColor="background1"/>
                <w:sz w:val="20"/>
                <w:szCs w:val="20"/>
              </w:rPr>
            </w:pPr>
            <w:r>
              <w:rPr>
                <w:b/>
                <w:bCs/>
                <w:iCs/>
                <w:color w:val="FFFFFF" w:themeColor="background1"/>
                <w:sz w:val="20"/>
                <w:szCs w:val="20"/>
              </w:rPr>
              <w:t>Units</w:t>
            </w:r>
          </w:p>
        </w:tc>
        <w:tc>
          <w:tcPr>
            <w:tcW w:w="1276" w:type="dxa"/>
            <w:vMerge w:val="restart"/>
            <w:shd w:val="clear" w:color="auto" w:fill="4F81BD" w:themeFill="accent1"/>
            <w:vAlign w:val="center"/>
          </w:tcPr>
          <w:p w14:paraId="7A4BC7EC" w14:textId="43976A5B" w:rsidR="0032353F" w:rsidRPr="005C77F5" w:rsidRDefault="0032353F" w:rsidP="002A757A">
            <w:pPr>
              <w:spacing w:line="240" w:lineRule="auto"/>
              <w:jc w:val="left"/>
              <w:rPr>
                <w:b/>
                <w:bCs/>
                <w:color w:val="FFFFFF" w:themeColor="background1"/>
                <w:sz w:val="20"/>
                <w:szCs w:val="20"/>
              </w:rPr>
            </w:pPr>
            <w:r w:rsidRPr="005C77F5">
              <w:rPr>
                <w:b/>
                <w:bCs/>
                <w:iCs/>
                <w:color w:val="FFFFFF" w:themeColor="background1"/>
                <w:sz w:val="20"/>
                <w:szCs w:val="20"/>
              </w:rPr>
              <w:t xml:space="preserve">Base Year </w:t>
            </w:r>
            <w:r w:rsidRPr="005C77F5">
              <w:rPr>
                <w:b/>
                <w:bCs/>
                <w:color w:val="FFFFFF" w:themeColor="background1"/>
                <w:sz w:val="20"/>
                <w:szCs w:val="20"/>
              </w:rPr>
              <w:t xml:space="preserve"> (201</w:t>
            </w:r>
            <w:r w:rsidR="00510528">
              <w:rPr>
                <w:b/>
                <w:bCs/>
                <w:color w:val="FFFFFF" w:themeColor="background1"/>
                <w:sz w:val="20"/>
                <w:szCs w:val="20"/>
              </w:rPr>
              <w:t>8</w:t>
            </w:r>
            <w:r w:rsidRPr="005C77F5">
              <w:rPr>
                <w:b/>
                <w:bCs/>
                <w:color w:val="FFFFFF" w:themeColor="background1"/>
                <w:sz w:val="20"/>
                <w:szCs w:val="20"/>
              </w:rPr>
              <w:t>)</w:t>
            </w:r>
          </w:p>
        </w:tc>
        <w:tc>
          <w:tcPr>
            <w:tcW w:w="4260" w:type="dxa"/>
            <w:gridSpan w:val="3"/>
            <w:shd w:val="clear" w:color="auto" w:fill="4F81BD" w:themeFill="accent1"/>
            <w:vAlign w:val="center"/>
          </w:tcPr>
          <w:p w14:paraId="1BAFBD47" w14:textId="1AD40332" w:rsidR="0032353F" w:rsidRPr="005C77F5" w:rsidRDefault="0032353F" w:rsidP="002A757A">
            <w:pPr>
              <w:spacing w:line="240" w:lineRule="auto"/>
              <w:jc w:val="left"/>
              <w:rPr>
                <w:b/>
                <w:bCs/>
                <w:iCs/>
                <w:color w:val="FFFFFF" w:themeColor="background1"/>
                <w:sz w:val="20"/>
                <w:szCs w:val="20"/>
              </w:rPr>
            </w:pPr>
            <w:r>
              <w:rPr>
                <w:b/>
                <w:bCs/>
                <w:iCs/>
                <w:color w:val="FFFFFF" w:themeColor="background1"/>
                <w:sz w:val="20"/>
                <w:szCs w:val="20"/>
              </w:rPr>
              <w:t xml:space="preserve">World </w:t>
            </w:r>
            <w:r w:rsidRPr="005C77F5">
              <w:rPr>
                <w:b/>
                <w:bCs/>
                <w:iCs/>
                <w:color w:val="FFFFFF" w:themeColor="background1"/>
                <w:sz w:val="20"/>
                <w:szCs w:val="20"/>
              </w:rPr>
              <w:t>Adoption by 2050</w:t>
            </w:r>
          </w:p>
        </w:tc>
      </w:tr>
      <w:tr w:rsidR="0032353F" w:rsidRPr="008D1491" w14:paraId="4801E75B" w14:textId="77777777" w:rsidTr="00DA57F1">
        <w:trPr>
          <w:cantSplit/>
          <w:trHeight w:val="184"/>
          <w:tblHeader/>
        </w:trPr>
        <w:tc>
          <w:tcPr>
            <w:tcW w:w="1951" w:type="dxa"/>
            <w:vMerge/>
            <w:shd w:val="clear" w:color="auto" w:fill="4F81BD" w:themeFill="accent1"/>
            <w:vAlign w:val="center"/>
          </w:tcPr>
          <w:p w14:paraId="6CD710FF" w14:textId="77777777" w:rsidR="0032353F" w:rsidRPr="00FB649C" w:rsidRDefault="0032353F" w:rsidP="002A757A">
            <w:pPr>
              <w:spacing w:line="240" w:lineRule="auto"/>
              <w:jc w:val="left"/>
              <w:rPr>
                <w:rFonts w:cstheme="minorHAnsi"/>
                <w:b/>
                <w:bCs/>
                <w:i/>
                <w:color w:val="FFFFFF" w:themeColor="background1"/>
                <w:sz w:val="20"/>
                <w:szCs w:val="20"/>
              </w:rPr>
            </w:pPr>
          </w:p>
        </w:tc>
        <w:tc>
          <w:tcPr>
            <w:tcW w:w="1730" w:type="dxa"/>
            <w:vMerge/>
            <w:shd w:val="clear" w:color="auto" w:fill="4F81BD" w:themeFill="accent1"/>
            <w:vAlign w:val="center"/>
          </w:tcPr>
          <w:p w14:paraId="173F30E0" w14:textId="77777777" w:rsidR="0032353F" w:rsidRPr="00FB649C" w:rsidRDefault="0032353F" w:rsidP="002A757A">
            <w:pPr>
              <w:spacing w:line="240" w:lineRule="auto"/>
              <w:jc w:val="left"/>
              <w:rPr>
                <w:bCs/>
                <w:i/>
                <w:color w:val="FFFFFF" w:themeColor="background1"/>
                <w:sz w:val="20"/>
                <w:szCs w:val="20"/>
              </w:rPr>
            </w:pPr>
          </w:p>
        </w:tc>
        <w:tc>
          <w:tcPr>
            <w:tcW w:w="1276" w:type="dxa"/>
            <w:vMerge/>
            <w:shd w:val="clear" w:color="auto" w:fill="4F81BD" w:themeFill="accent1"/>
            <w:vAlign w:val="center"/>
          </w:tcPr>
          <w:p w14:paraId="74E7E210" w14:textId="29C848AE" w:rsidR="0032353F" w:rsidRPr="00FB649C" w:rsidRDefault="0032353F" w:rsidP="002A757A">
            <w:pPr>
              <w:spacing w:line="240" w:lineRule="auto"/>
              <w:jc w:val="left"/>
              <w:rPr>
                <w:bCs/>
                <w:i/>
                <w:color w:val="FFFFFF" w:themeColor="background1"/>
                <w:sz w:val="20"/>
                <w:szCs w:val="20"/>
              </w:rPr>
            </w:pPr>
          </w:p>
        </w:tc>
        <w:tc>
          <w:tcPr>
            <w:tcW w:w="1417" w:type="dxa"/>
            <w:shd w:val="clear" w:color="auto" w:fill="4F81BD" w:themeFill="accent1"/>
            <w:vAlign w:val="center"/>
          </w:tcPr>
          <w:p w14:paraId="3BAD7FDF" w14:textId="77777777" w:rsidR="0032353F" w:rsidRPr="005C77F5" w:rsidRDefault="0032353F" w:rsidP="002A757A">
            <w:pPr>
              <w:spacing w:line="240" w:lineRule="auto"/>
              <w:jc w:val="left"/>
              <w:rPr>
                <w:b/>
                <w:bCs/>
                <w:iCs/>
                <w:color w:val="FFFFFF" w:themeColor="background1"/>
                <w:sz w:val="20"/>
                <w:szCs w:val="20"/>
              </w:rPr>
            </w:pPr>
            <w:r w:rsidRPr="005C77F5">
              <w:rPr>
                <w:b/>
                <w:bCs/>
                <w:iCs/>
                <w:color w:val="FFFFFF" w:themeColor="background1"/>
                <w:sz w:val="20"/>
                <w:szCs w:val="20"/>
              </w:rPr>
              <w:t>Plausible</w:t>
            </w:r>
          </w:p>
        </w:tc>
        <w:tc>
          <w:tcPr>
            <w:tcW w:w="1559" w:type="dxa"/>
            <w:shd w:val="clear" w:color="auto" w:fill="4F81BD" w:themeFill="accent1"/>
            <w:vAlign w:val="center"/>
          </w:tcPr>
          <w:p w14:paraId="0A0F5473" w14:textId="4ACA021C" w:rsidR="0032353F" w:rsidRPr="005C77F5" w:rsidRDefault="0070096A" w:rsidP="002A757A">
            <w:pPr>
              <w:spacing w:line="240" w:lineRule="auto"/>
              <w:jc w:val="left"/>
              <w:rPr>
                <w:b/>
                <w:bCs/>
                <w:iCs/>
                <w:color w:val="FFFFFF" w:themeColor="background1"/>
                <w:sz w:val="20"/>
                <w:szCs w:val="20"/>
              </w:rPr>
            </w:pPr>
            <w:r>
              <w:rPr>
                <w:b/>
                <w:bCs/>
                <w:iCs/>
                <w:color w:val="FFFFFF" w:themeColor="background1"/>
                <w:sz w:val="20"/>
                <w:szCs w:val="20"/>
              </w:rPr>
              <w:t>Ambitious</w:t>
            </w:r>
          </w:p>
        </w:tc>
        <w:tc>
          <w:tcPr>
            <w:tcW w:w="1284" w:type="dxa"/>
            <w:shd w:val="clear" w:color="auto" w:fill="4F81BD" w:themeFill="accent1"/>
            <w:vAlign w:val="center"/>
          </w:tcPr>
          <w:p w14:paraId="0927695E" w14:textId="284BF4D1" w:rsidR="0032353F" w:rsidRPr="005C77F5" w:rsidRDefault="0070096A" w:rsidP="002A757A">
            <w:pPr>
              <w:spacing w:line="240" w:lineRule="auto"/>
              <w:jc w:val="left"/>
              <w:rPr>
                <w:b/>
                <w:bCs/>
                <w:iCs/>
                <w:color w:val="FFFFFF" w:themeColor="background1"/>
                <w:sz w:val="20"/>
                <w:szCs w:val="20"/>
              </w:rPr>
            </w:pPr>
            <w:r>
              <w:rPr>
                <w:b/>
                <w:bCs/>
                <w:iCs/>
                <w:color w:val="FFFFFF" w:themeColor="background1"/>
                <w:sz w:val="20"/>
                <w:szCs w:val="20"/>
              </w:rPr>
              <w:t>Maximum</w:t>
            </w:r>
          </w:p>
        </w:tc>
      </w:tr>
      <w:tr w:rsidR="005C77F5" w:rsidRPr="008D1491" w14:paraId="305C72A7" w14:textId="77777777" w:rsidTr="0032353F">
        <w:trPr>
          <w:trHeight w:val="840"/>
        </w:trPr>
        <w:tc>
          <w:tcPr>
            <w:tcW w:w="1951" w:type="dxa"/>
            <w:vMerge w:val="restart"/>
            <w:vAlign w:val="center"/>
          </w:tcPr>
          <w:p w14:paraId="2B8FFE1B" w14:textId="68B7BE1D" w:rsidR="005C77F5" w:rsidRPr="008D1491" w:rsidRDefault="004822F3" w:rsidP="002A757A">
            <w:pPr>
              <w:spacing w:line="240" w:lineRule="auto"/>
              <w:jc w:val="left"/>
              <w:rPr>
                <w:sz w:val="20"/>
                <w:szCs w:val="20"/>
              </w:rPr>
            </w:pPr>
            <w:r>
              <w:rPr>
                <w:sz w:val="20"/>
                <w:szCs w:val="20"/>
              </w:rPr>
              <w:t>Seaweed</w:t>
            </w:r>
            <w:r w:rsidR="00665F59">
              <w:rPr>
                <w:sz w:val="20"/>
                <w:szCs w:val="20"/>
              </w:rPr>
              <w:t xml:space="preserve"> </w:t>
            </w:r>
            <w:r>
              <w:rPr>
                <w:sz w:val="20"/>
                <w:szCs w:val="20"/>
              </w:rPr>
              <w:t>F</w:t>
            </w:r>
            <w:r w:rsidR="00665F59">
              <w:rPr>
                <w:sz w:val="20"/>
                <w:szCs w:val="20"/>
              </w:rPr>
              <w:t>arming</w:t>
            </w:r>
          </w:p>
        </w:tc>
        <w:tc>
          <w:tcPr>
            <w:tcW w:w="1730" w:type="dxa"/>
            <w:vAlign w:val="center"/>
          </w:tcPr>
          <w:p w14:paraId="5BDA7373" w14:textId="6CFF25C4" w:rsidR="005C77F5" w:rsidRPr="005C77F5" w:rsidRDefault="00665F59" w:rsidP="002A757A">
            <w:pPr>
              <w:spacing w:line="240" w:lineRule="auto"/>
              <w:jc w:val="left"/>
              <w:rPr>
                <w:rFonts w:cstheme="minorHAnsi"/>
                <w:bCs/>
                <w:color w:val="000000" w:themeColor="text1"/>
                <w:sz w:val="20"/>
                <w:szCs w:val="20"/>
              </w:rPr>
            </w:pPr>
            <w:r>
              <w:rPr>
                <w:bCs/>
                <w:i/>
                <w:color w:val="000000" w:themeColor="text1"/>
                <w:sz w:val="20"/>
                <w:szCs w:val="20"/>
              </w:rPr>
              <w:t>Adoption (Mha)</w:t>
            </w:r>
          </w:p>
        </w:tc>
        <w:tc>
          <w:tcPr>
            <w:tcW w:w="1276" w:type="dxa"/>
            <w:vAlign w:val="center"/>
          </w:tcPr>
          <w:p w14:paraId="72C0B03E" w14:textId="5366EC50" w:rsidR="005C77F5" w:rsidRPr="008006D0" w:rsidRDefault="00665F59" w:rsidP="002A757A">
            <w:pPr>
              <w:spacing w:line="240" w:lineRule="auto"/>
              <w:jc w:val="left"/>
              <w:rPr>
                <w:rFonts w:cstheme="minorHAnsi"/>
                <w:bCs/>
                <w:sz w:val="20"/>
                <w:szCs w:val="20"/>
              </w:rPr>
            </w:pPr>
            <w:r>
              <w:rPr>
                <w:rFonts w:cstheme="minorHAnsi"/>
                <w:bCs/>
                <w:sz w:val="20"/>
                <w:szCs w:val="20"/>
              </w:rPr>
              <w:t>0.19</w:t>
            </w:r>
          </w:p>
        </w:tc>
        <w:tc>
          <w:tcPr>
            <w:tcW w:w="1417" w:type="dxa"/>
            <w:vAlign w:val="center"/>
          </w:tcPr>
          <w:p w14:paraId="2A8FE7A2" w14:textId="7B44677E" w:rsidR="005C77F5" w:rsidRPr="008006D0" w:rsidRDefault="00AF08D3" w:rsidP="002A757A">
            <w:pPr>
              <w:spacing w:line="240" w:lineRule="auto"/>
              <w:jc w:val="left"/>
              <w:rPr>
                <w:rFonts w:cstheme="minorHAnsi"/>
                <w:bCs/>
                <w:sz w:val="20"/>
                <w:szCs w:val="20"/>
              </w:rPr>
            </w:pPr>
            <w:r>
              <w:rPr>
                <w:rFonts w:cstheme="minorHAnsi"/>
                <w:bCs/>
                <w:sz w:val="20"/>
                <w:szCs w:val="20"/>
              </w:rPr>
              <w:t>13.39</w:t>
            </w:r>
          </w:p>
        </w:tc>
        <w:tc>
          <w:tcPr>
            <w:tcW w:w="1559" w:type="dxa"/>
            <w:vAlign w:val="center"/>
          </w:tcPr>
          <w:p w14:paraId="79EE8DDC" w14:textId="523620BC" w:rsidR="005C77F5" w:rsidRPr="008006D0" w:rsidRDefault="00AA5569" w:rsidP="002A757A">
            <w:pPr>
              <w:spacing w:line="240" w:lineRule="auto"/>
              <w:jc w:val="left"/>
              <w:rPr>
                <w:rFonts w:cstheme="minorHAnsi"/>
                <w:bCs/>
                <w:sz w:val="20"/>
                <w:szCs w:val="20"/>
              </w:rPr>
            </w:pPr>
            <w:r>
              <w:rPr>
                <w:rFonts w:cstheme="minorHAnsi"/>
                <w:bCs/>
                <w:sz w:val="20"/>
                <w:szCs w:val="20"/>
              </w:rPr>
              <w:t>25.14</w:t>
            </w:r>
          </w:p>
        </w:tc>
        <w:tc>
          <w:tcPr>
            <w:tcW w:w="1284" w:type="dxa"/>
            <w:vAlign w:val="center"/>
          </w:tcPr>
          <w:p w14:paraId="5B002A1D" w14:textId="6F16396E" w:rsidR="005C77F5" w:rsidRPr="008006D0" w:rsidRDefault="00AA5569" w:rsidP="002A757A">
            <w:pPr>
              <w:spacing w:line="240" w:lineRule="auto"/>
              <w:jc w:val="left"/>
              <w:rPr>
                <w:rFonts w:cstheme="minorHAnsi"/>
                <w:bCs/>
                <w:sz w:val="20"/>
                <w:szCs w:val="20"/>
              </w:rPr>
            </w:pPr>
            <w:r>
              <w:rPr>
                <w:rFonts w:cstheme="minorHAnsi"/>
                <w:bCs/>
                <w:sz w:val="20"/>
                <w:szCs w:val="20"/>
              </w:rPr>
              <w:t>33.60</w:t>
            </w:r>
          </w:p>
        </w:tc>
      </w:tr>
      <w:tr w:rsidR="005C77F5" w:rsidRPr="008D1491" w14:paraId="59E1863D" w14:textId="77777777" w:rsidTr="0032353F">
        <w:trPr>
          <w:trHeight w:val="32"/>
        </w:trPr>
        <w:tc>
          <w:tcPr>
            <w:tcW w:w="1951" w:type="dxa"/>
            <w:vMerge/>
            <w:vAlign w:val="center"/>
          </w:tcPr>
          <w:p w14:paraId="518ED63B" w14:textId="77777777" w:rsidR="005C77F5" w:rsidRDefault="005C77F5" w:rsidP="002A757A">
            <w:pPr>
              <w:spacing w:line="240" w:lineRule="auto"/>
              <w:jc w:val="left"/>
              <w:rPr>
                <w:sz w:val="20"/>
                <w:szCs w:val="20"/>
              </w:rPr>
            </w:pPr>
          </w:p>
        </w:tc>
        <w:tc>
          <w:tcPr>
            <w:tcW w:w="1730" w:type="dxa"/>
            <w:vAlign w:val="center"/>
          </w:tcPr>
          <w:p w14:paraId="2352B4C1" w14:textId="045B1397" w:rsidR="005C77F5" w:rsidRPr="005C77F5" w:rsidRDefault="00665F59" w:rsidP="002A757A">
            <w:pPr>
              <w:spacing w:line="240" w:lineRule="auto"/>
              <w:jc w:val="left"/>
              <w:rPr>
                <w:rFonts w:cstheme="minorHAnsi"/>
                <w:bCs/>
                <w:color w:val="000000" w:themeColor="text1"/>
                <w:sz w:val="20"/>
                <w:szCs w:val="20"/>
              </w:rPr>
            </w:pPr>
            <w:r>
              <w:rPr>
                <w:rFonts w:cstheme="minorHAnsi"/>
                <w:bCs/>
                <w:color w:val="000000" w:themeColor="text1"/>
                <w:sz w:val="20"/>
                <w:szCs w:val="20"/>
              </w:rPr>
              <w:t>% Total Ocean Area available</w:t>
            </w:r>
            <w:r w:rsidR="00AF08D3">
              <w:rPr>
                <w:rFonts w:cstheme="minorHAnsi"/>
                <w:bCs/>
                <w:color w:val="000000" w:themeColor="text1"/>
                <w:sz w:val="20"/>
                <w:szCs w:val="20"/>
              </w:rPr>
              <w:t xml:space="preserve"> for this solution</w:t>
            </w:r>
          </w:p>
        </w:tc>
        <w:tc>
          <w:tcPr>
            <w:tcW w:w="1276" w:type="dxa"/>
            <w:vAlign w:val="center"/>
          </w:tcPr>
          <w:p w14:paraId="4FD03435" w14:textId="7A8386A9" w:rsidR="005C77F5" w:rsidRPr="008006D0" w:rsidRDefault="00510528" w:rsidP="002A757A">
            <w:pPr>
              <w:spacing w:line="240" w:lineRule="auto"/>
              <w:jc w:val="left"/>
              <w:rPr>
                <w:rFonts w:cstheme="minorHAnsi"/>
                <w:bCs/>
                <w:sz w:val="20"/>
                <w:szCs w:val="20"/>
              </w:rPr>
            </w:pPr>
            <w:r>
              <w:rPr>
                <w:rFonts w:cstheme="minorHAnsi"/>
                <w:bCs/>
                <w:sz w:val="20"/>
                <w:szCs w:val="20"/>
              </w:rPr>
              <w:t>0.0</w:t>
            </w:r>
            <w:r w:rsidR="00AF08D3">
              <w:rPr>
                <w:rFonts w:cstheme="minorHAnsi"/>
                <w:bCs/>
                <w:sz w:val="20"/>
                <w:szCs w:val="20"/>
              </w:rPr>
              <w:t>8</w:t>
            </w:r>
          </w:p>
        </w:tc>
        <w:tc>
          <w:tcPr>
            <w:tcW w:w="1417" w:type="dxa"/>
            <w:vAlign w:val="center"/>
          </w:tcPr>
          <w:p w14:paraId="34CAFB53" w14:textId="78C5967E" w:rsidR="005C77F5" w:rsidRDefault="00AF08D3" w:rsidP="002A757A">
            <w:pPr>
              <w:spacing w:line="240" w:lineRule="auto"/>
              <w:jc w:val="left"/>
              <w:rPr>
                <w:rFonts w:cstheme="minorHAnsi"/>
                <w:bCs/>
                <w:sz w:val="20"/>
                <w:szCs w:val="20"/>
              </w:rPr>
            </w:pPr>
            <w:r>
              <w:rPr>
                <w:rFonts w:cstheme="minorHAnsi"/>
                <w:bCs/>
                <w:sz w:val="20"/>
                <w:szCs w:val="20"/>
              </w:rPr>
              <w:t>5.6</w:t>
            </w:r>
          </w:p>
        </w:tc>
        <w:tc>
          <w:tcPr>
            <w:tcW w:w="1559" w:type="dxa"/>
            <w:vAlign w:val="center"/>
          </w:tcPr>
          <w:p w14:paraId="43B375D1" w14:textId="5E9E3EBC" w:rsidR="005C77F5" w:rsidRDefault="00AA5569" w:rsidP="002A757A">
            <w:pPr>
              <w:spacing w:line="240" w:lineRule="auto"/>
              <w:jc w:val="left"/>
              <w:rPr>
                <w:rFonts w:cstheme="minorHAnsi"/>
                <w:bCs/>
                <w:sz w:val="20"/>
                <w:szCs w:val="20"/>
              </w:rPr>
            </w:pPr>
            <w:r>
              <w:rPr>
                <w:rFonts w:cstheme="minorHAnsi"/>
                <w:bCs/>
                <w:sz w:val="20"/>
                <w:szCs w:val="20"/>
              </w:rPr>
              <w:t>10.1</w:t>
            </w:r>
          </w:p>
        </w:tc>
        <w:tc>
          <w:tcPr>
            <w:tcW w:w="1284" w:type="dxa"/>
            <w:vAlign w:val="center"/>
          </w:tcPr>
          <w:p w14:paraId="7641EB01" w14:textId="49906883" w:rsidR="005C77F5" w:rsidRDefault="00510528" w:rsidP="002A757A">
            <w:pPr>
              <w:spacing w:line="240" w:lineRule="auto"/>
              <w:jc w:val="left"/>
              <w:rPr>
                <w:rFonts w:cstheme="minorHAnsi"/>
                <w:bCs/>
                <w:sz w:val="20"/>
                <w:szCs w:val="20"/>
              </w:rPr>
            </w:pPr>
            <w:r>
              <w:rPr>
                <w:rFonts w:cstheme="minorHAnsi"/>
                <w:bCs/>
                <w:sz w:val="20"/>
                <w:szCs w:val="20"/>
              </w:rPr>
              <w:t>14</w:t>
            </w:r>
          </w:p>
        </w:tc>
      </w:tr>
    </w:tbl>
    <w:p w14:paraId="2AB38D2C" w14:textId="77777777" w:rsidR="00762877" w:rsidRDefault="00762877" w:rsidP="002A757A">
      <w:pPr>
        <w:spacing w:after="0"/>
        <w:jc w:val="left"/>
        <w:rPr>
          <w:rFonts w:cstheme="minorHAnsi"/>
          <w:b/>
          <w:bCs/>
          <w:i/>
        </w:rPr>
      </w:pPr>
    </w:p>
    <w:p w14:paraId="0D817E1E" w14:textId="1D1C787C" w:rsidR="0032353F" w:rsidRDefault="00444E55" w:rsidP="00444E55">
      <w:pPr>
        <w:pStyle w:val="Caption"/>
        <w:jc w:val="center"/>
      </w:pPr>
      <w:bookmarkStart w:id="810" w:name="_Toc66269904"/>
      <w:r>
        <w:t xml:space="preserve">Table </w:t>
      </w:r>
      <w:r>
        <w:fldChar w:fldCharType="begin"/>
      </w:r>
      <w:r>
        <w:instrText>STYLEREF 1 \s</w:instrText>
      </w:r>
      <w:r>
        <w:fldChar w:fldCharType="separate"/>
      </w:r>
      <w:r>
        <w:rPr>
          <w:noProof/>
        </w:rPr>
        <w:t>3</w:t>
      </w:r>
      <w:r>
        <w:fldChar w:fldCharType="end"/>
      </w:r>
      <w:r>
        <w:t>.</w:t>
      </w:r>
      <w:r>
        <w:fldChar w:fldCharType="begin"/>
      </w:r>
      <w:r>
        <w:instrText>SEQ Table \* ARABIC \s 1</w:instrText>
      </w:r>
      <w:r>
        <w:fldChar w:fldCharType="separate"/>
      </w:r>
      <w:r>
        <w:rPr>
          <w:noProof/>
        </w:rPr>
        <w:t>1</w:t>
      </w:r>
      <w:r>
        <w:fldChar w:fldCharType="end"/>
      </w:r>
      <w:r>
        <w:t xml:space="preserve"> World Adoption of the Solution</w:t>
      </w:r>
      <w:bookmarkEnd w:id="810"/>
    </w:p>
    <w:p w14:paraId="6846E22B" w14:textId="77777777" w:rsidR="00444E55" w:rsidRPr="00444E55" w:rsidRDefault="00444E55" w:rsidP="00444E55"/>
    <w:p w14:paraId="7A2926D4" w14:textId="5BB213E3" w:rsidR="003A7929" w:rsidRPr="0032353F" w:rsidRDefault="0070096A" w:rsidP="00AA5569">
      <w:pPr>
        <w:pStyle w:val="Caption"/>
        <w:jc w:val="center"/>
      </w:pPr>
      <w:r>
        <w:rPr>
          <w:noProof/>
        </w:rPr>
        <w:lastRenderedPageBreak/>
        <w:drawing>
          <wp:inline distT="0" distB="0" distL="0" distR="0" wp14:anchorId="59B1C12E" wp14:editId="0069A901">
            <wp:extent cx="4627975" cy="4214144"/>
            <wp:effectExtent l="0" t="0" r="1270" b="15240"/>
            <wp:docPr id="1" name="Chart 1">
              <a:extLst xmlns:a="http://schemas.openxmlformats.org/drawingml/2006/main">
                <a:ext uri="{FF2B5EF4-FFF2-40B4-BE49-F238E27FC236}">
                  <a16:creationId xmlns:a16="http://schemas.microsoft.com/office/drawing/2014/main" id="{00000000-0008-0000-2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67E303A" w14:textId="7BBC8B4F" w:rsidR="00762877" w:rsidRPr="005C77F5" w:rsidRDefault="00977F6D" w:rsidP="00510528">
      <w:pPr>
        <w:pStyle w:val="Caption"/>
        <w:jc w:val="center"/>
        <w:rPr>
          <w:b/>
          <w:bCs/>
          <w:i w:val="0"/>
          <w:iCs w:val="0"/>
        </w:rPr>
      </w:pPr>
      <w:bookmarkStart w:id="811" w:name="_Toc66269869"/>
      <w:r w:rsidRPr="0032353F">
        <w:t xml:space="preserve">Figure </w:t>
      </w:r>
      <w:r>
        <w:fldChar w:fldCharType="begin"/>
      </w:r>
      <w:r>
        <w:instrText>STYLEREF 1 \s</w:instrText>
      </w:r>
      <w:r>
        <w:fldChar w:fldCharType="separate"/>
      </w:r>
      <w:r w:rsidR="00D957F1">
        <w:rPr>
          <w:noProof/>
        </w:rPr>
        <w:t>3</w:t>
      </w:r>
      <w:r>
        <w:fldChar w:fldCharType="end"/>
      </w:r>
      <w:r w:rsidR="00486ABB">
        <w:noBreakHyphen/>
      </w:r>
      <w:r>
        <w:fldChar w:fldCharType="begin"/>
      </w:r>
      <w:r>
        <w:instrText>SEQ Figure \* ARABIC \s 1</w:instrText>
      </w:r>
      <w:r>
        <w:fldChar w:fldCharType="separate"/>
      </w:r>
      <w:r w:rsidR="00D957F1">
        <w:rPr>
          <w:noProof/>
        </w:rPr>
        <w:t>1</w:t>
      </w:r>
      <w:r>
        <w:fldChar w:fldCharType="end"/>
      </w:r>
      <w:r w:rsidRPr="0032353F">
        <w:t xml:space="preserve"> </w:t>
      </w:r>
      <w:r w:rsidR="00807D37" w:rsidRPr="0032353F">
        <w:t xml:space="preserve">World Annual </w:t>
      </w:r>
      <w:r w:rsidRPr="0032353F">
        <w:t>Adoption 2020-2050</w:t>
      </w:r>
      <w:bookmarkEnd w:id="811"/>
    </w:p>
    <w:p w14:paraId="6B6F22E7" w14:textId="19002B27" w:rsidR="003A7929" w:rsidRDefault="551A77D0" w:rsidP="002A757A">
      <w:pPr>
        <w:pStyle w:val="Heading2"/>
        <w:numPr>
          <w:ilvl w:val="1"/>
          <w:numId w:val="26"/>
        </w:numPr>
        <w:jc w:val="left"/>
      </w:pPr>
      <w:bookmarkStart w:id="812" w:name="_Toc66268484"/>
      <w:r w:rsidRPr="551A77D0">
        <w:t>Climate Impacts</w:t>
      </w:r>
      <w:bookmarkEnd w:id="812"/>
    </w:p>
    <w:p w14:paraId="61041E32" w14:textId="77777777" w:rsidR="0032353F" w:rsidRPr="00B9196D" w:rsidRDefault="0032353F" w:rsidP="00BD1061">
      <w:r w:rsidRPr="00B9196D">
        <w:t>Below are the emissions results of the analysis for each scenario which include total emissions reduction, atmospheric concentration changes, and sequestration where relevant. For a detailed explanation of each result, please see the glossary (Section 6).</w:t>
      </w:r>
    </w:p>
    <w:p w14:paraId="703FC64E" w14:textId="4B2D8613" w:rsidR="004150EC" w:rsidRPr="00C66A24" w:rsidRDefault="004150EC" w:rsidP="00BD1061">
      <w:pPr>
        <w:shd w:val="clear" w:color="auto" w:fill="FFFFFF"/>
        <w:spacing w:after="180"/>
        <w:rPr>
          <w:rFonts w:eastAsia="Helvetica Neue" w:cstheme="minorHAnsi"/>
          <w:color w:val="000000"/>
        </w:rPr>
      </w:pPr>
      <w:r w:rsidRPr="007A6794">
        <w:rPr>
          <w:rFonts w:eastAsia="Helvetica Neue" w:cstheme="minorHAnsi"/>
          <w:color w:val="000000"/>
        </w:rPr>
        <w:t xml:space="preserve">Climate impact is </w:t>
      </w:r>
      <w:r w:rsidR="00196B23">
        <w:rPr>
          <w:rFonts w:eastAsia="Helvetica Neue" w:cstheme="minorHAnsi"/>
          <w:color w:val="000000"/>
        </w:rPr>
        <w:t>2.50</w:t>
      </w:r>
      <w:r w:rsidRPr="007A6794">
        <w:rPr>
          <w:rFonts w:eastAsia="Helvetica Neue" w:cstheme="minorHAnsi"/>
          <w:color w:val="000000"/>
        </w:rPr>
        <w:t xml:space="preserve">, </w:t>
      </w:r>
      <w:r w:rsidR="00196B23">
        <w:rPr>
          <w:rFonts w:eastAsia="Helvetica Neue" w:cstheme="minorHAnsi"/>
          <w:color w:val="000000"/>
        </w:rPr>
        <w:t>4.72</w:t>
      </w:r>
      <w:r w:rsidRPr="007A6794">
        <w:rPr>
          <w:rFonts w:eastAsia="Helvetica Neue" w:cstheme="minorHAnsi"/>
          <w:color w:val="000000"/>
        </w:rPr>
        <w:t xml:space="preserve">, and </w:t>
      </w:r>
      <w:r w:rsidR="00196B23">
        <w:rPr>
          <w:rFonts w:eastAsia="Helvetica Neue" w:cstheme="minorHAnsi"/>
          <w:color w:val="000000"/>
        </w:rPr>
        <w:t>6.32</w:t>
      </w:r>
      <w:r w:rsidRPr="007A6794">
        <w:rPr>
          <w:rFonts w:eastAsia="Helvetica Neue" w:cstheme="minorHAnsi"/>
          <w:color w:val="000000"/>
        </w:rPr>
        <w:t xml:space="preserve"> gigatons of carbon-dioxide equivalent in the </w:t>
      </w:r>
      <w:r w:rsidRPr="007A6794">
        <w:rPr>
          <w:rFonts w:eastAsia="Helvetica Neue" w:cstheme="minorHAnsi"/>
          <w:i/>
          <w:color w:val="000000"/>
        </w:rPr>
        <w:t xml:space="preserve">Plausible, </w:t>
      </w:r>
      <w:r w:rsidR="0070096A">
        <w:rPr>
          <w:rFonts w:eastAsia="Helvetica Neue" w:cstheme="minorHAnsi"/>
          <w:i/>
          <w:color w:val="000000"/>
        </w:rPr>
        <w:t>Ambitious</w:t>
      </w:r>
      <w:r w:rsidRPr="007A6794">
        <w:rPr>
          <w:rFonts w:eastAsia="Helvetica Neue" w:cstheme="minorHAnsi"/>
          <w:i/>
          <w:color w:val="000000"/>
        </w:rPr>
        <w:t xml:space="preserve">, </w:t>
      </w:r>
      <w:r w:rsidRPr="007A6794">
        <w:rPr>
          <w:rFonts w:eastAsia="Helvetica Neue" w:cstheme="minorHAnsi"/>
          <w:color w:val="000000"/>
        </w:rPr>
        <w:t xml:space="preserve">and </w:t>
      </w:r>
      <w:r w:rsidR="0070096A">
        <w:rPr>
          <w:rFonts w:eastAsia="Helvetica Neue" w:cstheme="minorHAnsi"/>
          <w:i/>
          <w:color w:val="000000"/>
        </w:rPr>
        <w:t>Maximum</w:t>
      </w:r>
      <w:r w:rsidRPr="007A6794">
        <w:rPr>
          <w:rFonts w:eastAsia="Helvetica Neue" w:cstheme="minorHAnsi"/>
          <w:color w:val="000000"/>
        </w:rPr>
        <w:t xml:space="preserve"> Scenarios respectively.</w:t>
      </w:r>
    </w:p>
    <w:p w14:paraId="52E48BE0" w14:textId="77777777" w:rsidR="00B261E0" w:rsidRDefault="00B261E0" w:rsidP="002A757A">
      <w:pPr>
        <w:spacing w:after="0"/>
        <w:jc w:val="left"/>
        <w:rPr>
          <w:rFonts w:cstheme="minorHAnsi"/>
          <w:b/>
          <w:bCs/>
          <w:i/>
        </w:rPr>
      </w:pPr>
    </w:p>
    <w:tbl>
      <w:tblPr>
        <w:tblW w:w="9629" w:type="dxa"/>
        <w:jc w:val="center"/>
        <w:tblLayout w:type="fixed"/>
        <w:tblCellMar>
          <w:top w:w="15" w:type="dxa"/>
          <w:left w:w="15" w:type="dxa"/>
          <w:bottom w:w="15" w:type="dxa"/>
          <w:right w:w="15" w:type="dxa"/>
        </w:tblCellMar>
        <w:tblLook w:val="04A0" w:firstRow="1" w:lastRow="0" w:firstColumn="1" w:lastColumn="0" w:noHBand="0" w:noVBand="1"/>
      </w:tblPr>
      <w:tblGrid>
        <w:gridCol w:w="1124"/>
        <w:gridCol w:w="1101"/>
        <w:gridCol w:w="1209"/>
        <w:gridCol w:w="1210"/>
        <w:gridCol w:w="1210"/>
        <w:gridCol w:w="1210"/>
        <w:gridCol w:w="1210"/>
        <w:gridCol w:w="1355"/>
      </w:tblGrid>
      <w:tr w:rsidR="006B675D" w:rsidRPr="006B675D" w14:paraId="0150056F" w14:textId="1D8EC1D7" w:rsidTr="00A40FA5">
        <w:trPr>
          <w:cantSplit/>
          <w:trHeight w:val="124"/>
          <w:tblHeader/>
          <w:jc w:val="center"/>
        </w:trPr>
        <w:tc>
          <w:tcPr>
            <w:tcW w:w="1124"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03E3878" w14:textId="77777777" w:rsidR="006B675D" w:rsidRPr="00F26176" w:rsidRDefault="006B675D" w:rsidP="002A757A">
            <w:pPr>
              <w:spacing w:line="240" w:lineRule="auto"/>
              <w:jc w:val="left"/>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lastRenderedPageBreak/>
              <w:t>Scenario</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E0923C5" w14:textId="77777777" w:rsidR="006B675D" w:rsidRPr="00F26176" w:rsidRDefault="006B675D" w:rsidP="002A757A">
            <w:pPr>
              <w:spacing w:line="240" w:lineRule="auto"/>
              <w:jc w:val="left"/>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Maximum Annual Emissions Reduction</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FADFDAF" w14:textId="77777777" w:rsidR="006B675D" w:rsidRPr="00F26176" w:rsidRDefault="006B675D" w:rsidP="002A757A">
            <w:pPr>
              <w:spacing w:line="240" w:lineRule="auto"/>
              <w:jc w:val="left"/>
              <w:rPr>
                <w:rFonts w:cstheme="minorHAnsi"/>
                <w:b/>
                <w:bCs/>
                <w:color w:val="FFFFFF" w:themeColor="background1"/>
                <w:sz w:val="20"/>
                <w:szCs w:val="20"/>
                <w:lang w:eastAsia="zh-CN"/>
              </w:rPr>
            </w:pPr>
            <w:r w:rsidRPr="00F26176">
              <w:rPr>
                <w:rFonts w:cstheme="minorHAnsi"/>
                <w:b/>
                <w:bCs/>
                <w:color w:val="FFFFFF" w:themeColor="background1"/>
                <w:sz w:val="20"/>
                <w:szCs w:val="20"/>
                <w:lang w:eastAsia="zh-CN"/>
              </w:rPr>
              <w:t>Total Emissions Reduction</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6501D91A" w14:textId="20D1C3FB" w:rsidR="006B675D" w:rsidRPr="00F26176" w:rsidRDefault="006B675D" w:rsidP="002A757A">
            <w:pPr>
              <w:spacing w:line="240" w:lineRule="auto"/>
              <w:jc w:val="left"/>
              <w:rPr>
                <w:rFonts w:cstheme="minorHAnsi"/>
                <w:b/>
                <w:bCs/>
                <w:color w:val="FFFFFF" w:themeColor="background1"/>
                <w:sz w:val="20"/>
                <w:szCs w:val="20"/>
                <w:lang w:eastAsia="zh-CN"/>
              </w:rPr>
            </w:pPr>
            <w:r w:rsidRPr="00F26176">
              <w:rPr>
                <w:b/>
                <w:color w:val="FFFFFF" w:themeColor="background1"/>
                <w:sz w:val="20"/>
                <w:szCs w:val="20"/>
                <w:lang w:eastAsia="zh-CN"/>
              </w:rPr>
              <w:t>[</w:t>
            </w:r>
            <w:r w:rsidR="00376E2C">
              <w:rPr>
                <w:b/>
                <w:color w:val="FFFFFF" w:themeColor="background1"/>
                <w:sz w:val="20"/>
                <w:szCs w:val="20"/>
                <w:lang w:eastAsia="zh-CN"/>
              </w:rPr>
              <w:t>Ocean</w:t>
            </w:r>
            <w:r w:rsidRPr="00F26176">
              <w:rPr>
                <w:b/>
                <w:color w:val="FFFFFF" w:themeColor="background1"/>
                <w:sz w:val="20"/>
                <w:szCs w:val="20"/>
                <w:lang w:eastAsia="zh-CN"/>
              </w:rPr>
              <w:t>] Max Annual CO</w:t>
            </w:r>
            <w:r w:rsidRPr="00F26176">
              <w:rPr>
                <w:b/>
                <w:color w:val="FFFFFF" w:themeColor="background1"/>
                <w:sz w:val="20"/>
                <w:szCs w:val="20"/>
                <w:vertAlign w:val="subscript"/>
                <w:lang w:eastAsia="zh-CN"/>
              </w:rPr>
              <w:t xml:space="preserve">2 </w:t>
            </w:r>
            <w:r w:rsidRPr="00F26176">
              <w:rPr>
                <w:b/>
                <w:color w:val="FFFFFF" w:themeColor="background1"/>
                <w:sz w:val="20"/>
                <w:szCs w:val="20"/>
                <w:lang w:eastAsia="zh-CN"/>
              </w:rPr>
              <w:t>Sequestered</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40977793" w14:textId="0BD58203" w:rsidR="006B675D" w:rsidRPr="00F26176" w:rsidRDefault="006B675D" w:rsidP="002A757A">
            <w:pPr>
              <w:spacing w:line="240" w:lineRule="auto"/>
              <w:jc w:val="left"/>
              <w:rPr>
                <w:rFonts w:cstheme="minorHAnsi"/>
                <w:b/>
                <w:bCs/>
                <w:color w:val="FFFFFF" w:themeColor="background1"/>
                <w:sz w:val="20"/>
                <w:szCs w:val="20"/>
                <w:lang w:eastAsia="zh-CN"/>
              </w:rPr>
            </w:pPr>
            <w:r w:rsidRPr="00F26176">
              <w:rPr>
                <w:b/>
                <w:color w:val="FFFFFF" w:themeColor="background1"/>
                <w:sz w:val="20"/>
                <w:szCs w:val="20"/>
                <w:lang w:eastAsia="zh-CN"/>
              </w:rPr>
              <w:t>[</w:t>
            </w:r>
            <w:r w:rsidR="00376E2C">
              <w:rPr>
                <w:b/>
                <w:color w:val="FFFFFF" w:themeColor="background1"/>
                <w:sz w:val="20"/>
                <w:szCs w:val="20"/>
                <w:lang w:eastAsia="zh-CN"/>
              </w:rPr>
              <w:t>Ocean</w:t>
            </w:r>
            <w:r w:rsidRPr="00F26176">
              <w:rPr>
                <w:b/>
                <w:color w:val="FFFFFF" w:themeColor="background1"/>
                <w:sz w:val="20"/>
                <w:szCs w:val="20"/>
                <w:lang w:eastAsia="zh-CN"/>
              </w:rPr>
              <w:t>] Total Additional CO</w:t>
            </w:r>
            <w:r w:rsidRPr="00F26176">
              <w:rPr>
                <w:b/>
                <w:color w:val="FFFFFF" w:themeColor="background1"/>
                <w:sz w:val="20"/>
                <w:szCs w:val="20"/>
                <w:vertAlign w:val="subscript"/>
                <w:lang w:eastAsia="zh-CN"/>
              </w:rPr>
              <w:t>2</w:t>
            </w:r>
            <w:r w:rsidRPr="00F26176">
              <w:rPr>
                <w:b/>
                <w:color w:val="FFFFFF" w:themeColor="background1"/>
                <w:sz w:val="20"/>
                <w:szCs w:val="20"/>
                <w:lang w:eastAsia="zh-CN"/>
              </w:rPr>
              <w:t xml:space="preserve"> Sequestered</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2798DD0" w14:textId="5CEC6034" w:rsidR="006B675D" w:rsidRPr="00F26176" w:rsidRDefault="006B675D" w:rsidP="002A757A">
            <w:pPr>
              <w:spacing w:line="240" w:lineRule="auto"/>
              <w:jc w:val="left"/>
              <w:rPr>
                <w:rFonts w:cstheme="minorHAnsi"/>
                <w:b/>
                <w:bCs/>
                <w:color w:val="FFFFFF" w:themeColor="background1"/>
                <w:sz w:val="20"/>
                <w:szCs w:val="20"/>
                <w:lang w:eastAsia="zh-CN"/>
              </w:rPr>
            </w:pPr>
            <w:r w:rsidRPr="00F26176">
              <w:rPr>
                <w:b/>
                <w:color w:val="FFFFFF" w:themeColor="background1"/>
                <w:sz w:val="20"/>
                <w:szCs w:val="20"/>
                <w:lang w:eastAsia="zh-CN"/>
              </w:rPr>
              <w:t>Total Atmospheric CO</w:t>
            </w:r>
            <w:r w:rsidRPr="00F26176">
              <w:rPr>
                <w:b/>
                <w:color w:val="FFFFFF" w:themeColor="background1"/>
                <w:sz w:val="20"/>
                <w:szCs w:val="20"/>
                <w:vertAlign w:val="subscript"/>
                <w:lang w:eastAsia="zh-CN"/>
              </w:rPr>
              <w:t>2</w:t>
            </w:r>
            <w:r w:rsidRPr="00F26176">
              <w:rPr>
                <w:b/>
                <w:color w:val="FFFFFF" w:themeColor="background1"/>
                <w:sz w:val="20"/>
                <w:szCs w:val="20"/>
                <w:lang w:eastAsia="zh-CN"/>
              </w:rPr>
              <w:t>-eq Reduction</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73E09D72" w14:textId="130800BD" w:rsidR="006B675D" w:rsidRPr="00F26176" w:rsidRDefault="00A40FA5" w:rsidP="002A757A">
            <w:pPr>
              <w:spacing w:line="240" w:lineRule="auto"/>
              <w:jc w:val="left"/>
              <w:rPr>
                <w:rFonts w:cstheme="minorHAnsi"/>
                <w:b/>
                <w:bCs/>
                <w:color w:val="FFFFFF" w:themeColor="background1"/>
                <w:sz w:val="20"/>
                <w:szCs w:val="20"/>
                <w:lang w:eastAsia="zh-CN"/>
              </w:rPr>
            </w:pPr>
            <w:r>
              <w:rPr>
                <w:b/>
                <w:color w:val="FFFFFF" w:themeColor="background1"/>
                <w:sz w:val="20"/>
                <w:szCs w:val="20"/>
                <w:lang w:eastAsia="zh-CN"/>
              </w:rPr>
              <w:t>CO2 sequestration</w:t>
            </w:r>
            <w:r w:rsidR="006B675D" w:rsidRPr="00F26176">
              <w:rPr>
                <w:b/>
                <w:color w:val="FFFFFF" w:themeColor="background1"/>
                <w:sz w:val="20"/>
                <w:szCs w:val="20"/>
                <w:lang w:eastAsia="zh-CN"/>
              </w:rPr>
              <w:t xml:space="preserve"> in 2030</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08D8D42A" w14:textId="045AD159" w:rsidR="006B675D" w:rsidRPr="00F26176" w:rsidRDefault="00A40FA5" w:rsidP="002A757A">
            <w:pPr>
              <w:spacing w:line="240" w:lineRule="auto"/>
              <w:jc w:val="left"/>
              <w:rPr>
                <w:rFonts w:cstheme="minorHAnsi"/>
                <w:b/>
                <w:bCs/>
                <w:color w:val="FFFFFF" w:themeColor="background1"/>
                <w:sz w:val="20"/>
                <w:szCs w:val="20"/>
                <w:lang w:eastAsia="zh-CN"/>
              </w:rPr>
            </w:pPr>
            <w:r>
              <w:rPr>
                <w:b/>
                <w:color w:val="FFFFFF" w:themeColor="background1"/>
                <w:sz w:val="20"/>
                <w:szCs w:val="20"/>
                <w:lang w:eastAsia="zh-CN"/>
              </w:rPr>
              <w:t>CO2 sequestration</w:t>
            </w:r>
            <w:r w:rsidR="006B675D" w:rsidRPr="00F26176">
              <w:rPr>
                <w:rFonts w:cstheme="minorHAnsi"/>
                <w:b/>
                <w:bCs/>
                <w:color w:val="FFFFFF" w:themeColor="background1"/>
                <w:sz w:val="20"/>
                <w:szCs w:val="20"/>
                <w:lang w:eastAsia="zh-CN"/>
              </w:rPr>
              <w:t xml:space="preserve"> in 2050</w:t>
            </w:r>
          </w:p>
        </w:tc>
      </w:tr>
      <w:tr w:rsidR="006B675D" w:rsidRPr="006B675D" w14:paraId="6B5C6387" w14:textId="411C48F1" w:rsidTr="00A40FA5">
        <w:trPr>
          <w:cantSplit/>
          <w:trHeight w:val="97"/>
          <w:tblHeader/>
          <w:jc w:val="center"/>
        </w:trPr>
        <w:tc>
          <w:tcPr>
            <w:tcW w:w="1124" w:type="dxa"/>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5ED334F" w14:textId="77777777" w:rsidR="006B675D" w:rsidRPr="006B675D" w:rsidRDefault="006B675D" w:rsidP="002A757A">
            <w:pPr>
              <w:spacing w:line="240" w:lineRule="auto"/>
              <w:jc w:val="left"/>
              <w:rPr>
                <w:rFonts w:cstheme="minorHAnsi"/>
                <w:b/>
                <w:bCs/>
                <w:i/>
                <w:color w:val="FFFFFF" w:themeColor="background1"/>
                <w:sz w:val="20"/>
                <w:szCs w:val="20"/>
                <w:lang w:eastAsia="zh-C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27D6628D" w14:textId="77777777" w:rsidR="006B675D" w:rsidRPr="006B675D" w:rsidRDefault="006B675D" w:rsidP="002A757A">
            <w:pPr>
              <w:spacing w:line="240" w:lineRule="auto"/>
              <w:jc w:val="left"/>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668F7C2F" w14:textId="77777777" w:rsidR="006B675D" w:rsidRPr="006B675D" w:rsidRDefault="006B675D" w:rsidP="002A757A">
            <w:pPr>
              <w:spacing w:line="240" w:lineRule="auto"/>
              <w:jc w:val="left"/>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 (2020-2050)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03C1718F" w14:textId="460EC113" w:rsidR="006B675D" w:rsidRPr="006B675D" w:rsidRDefault="006B675D" w:rsidP="002A757A">
            <w:pPr>
              <w:spacing w:line="240" w:lineRule="auto"/>
              <w:jc w:val="left"/>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7440471A" w14:textId="7A09EFFF" w:rsidR="006B675D" w:rsidRPr="006B675D" w:rsidRDefault="006B675D" w:rsidP="002A757A">
            <w:pPr>
              <w:spacing w:line="240" w:lineRule="auto"/>
              <w:jc w:val="left"/>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-eq/yr. (2020-2050)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5D4AF8B2" w14:textId="1AF2BF4D" w:rsidR="006B675D" w:rsidRPr="006B675D" w:rsidRDefault="006B675D" w:rsidP="002A757A">
            <w:pPr>
              <w:spacing w:line="240" w:lineRule="auto"/>
              <w:jc w:val="left"/>
              <w:rPr>
                <w:rFonts w:cstheme="minorHAnsi"/>
                <w:bCs/>
                <w:i/>
                <w:color w:val="FFFFFF" w:themeColor="background1"/>
                <w:sz w:val="20"/>
                <w:szCs w:val="20"/>
                <w:lang w:eastAsia="zh-CN"/>
              </w:rPr>
            </w:pPr>
            <w:r w:rsidRPr="006B675D">
              <w:rPr>
                <w:color w:val="FFFFFF" w:themeColor="background1"/>
                <w:sz w:val="20"/>
                <w:szCs w:val="20"/>
                <w:lang w:eastAsia="zh-CN"/>
              </w:rPr>
              <w:t>Gt CO</w:t>
            </w:r>
            <w:r w:rsidRPr="006B675D">
              <w:rPr>
                <w:color w:val="FFFFFF" w:themeColor="background1"/>
                <w:sz w:val="20"/>
                <w:szCs w:val="20"/>
                <w:vertAlign w:val="subscript"/>
                <w:lang w:eastAsia="zh-CN"/>
              </w:rPr>
              <w:t>2</w:t>
            </w:r>
            <w:r w:rsidRPr="006B675D">
              <w:rPr>
                <w:color w:val="FFFFFF" w:themeColor="background1"/>
                <w:sz w:val="20"/>
                <w:szCs w:val="20"/>
                <w:lang w:eastAsia="zh-CN"/>
              </w:rPr>
              <w:t>-eq (2020-2050)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vAlign w:val="center"/>
          </w:tcPr>
          <w:p w14:paraId="5B58290B" w14:textId="6DA1BD85" w:rsidR="006B675D" w:rsidRPr="006B675D" w:rsidRDefault="006B675D" w:rsidP="002A757A">
            <w:pPr>
              <w:spacing w:line="240" w:lineRule="auto"/>
              <w:jc w:val="left"/>
              <w:rPr>
                <w:rFonts w:cstheme="minorHAnsi"/>
                <w:bCs/>
                <w:i/>
                <w:color w:val="FFFFFF" w:themeColor="background1"/>
                <w:sz w:val="20"/>
                <w:szCs w:val="20"/>
                <w:lang w:eastAsia="zh-CN"/>
              </w:rPr>
            </w:pPr>
            <w:r w:rsidRPr="006B675D">
              <w:rPr>
                <w:color w:val="FFFFFF" w:themeColor="background1"/>
                <w:sz w:val="20"/>
                <w:szCs w:val="20"/>
                <w:lang w:eastAsia="zh-CN"/>
              </w:rPr>
              <w:t>(Gt CO</w:t>
            </w:r>
            <w:r w:rsidRPr="006B675D">
              <w:rPr>
                <w:color w:val="FFFFFF" w:themeColor="background1"/>
                <w:sz w:val="20"/>
                <w:szCs w:val="20"/>
                <w:vertAlign w:val="subscript"/>
                <w:lang w:eastAsia="zh-CN"/>
              </w:rPr>
              <w:t>2</w:t>
            </w:r>
            <w:r w:rsidRPr="006B675D">
              <w:rPr>
                <w:color w:val="FFFFFF" w:themeColor="background1"/>
                <w:sz w:val="20"/>
                <w:szCs w:val="20"/>
                <w:lang w:eastAsia="zh-CN"/>
              </w:rPr>
              <w:t>-eq/year)</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vAlign w:val="center"/>
            <w:hideMark/>
          </w:tcPr>
          <w:p w14:paraId="3E01EFE1" w14:textId="0B0509DD" w:rsidR="006B675D" w:rsidRPr="006B675D" w:rsidRDefault="006B675D" w:rsidP="002A757A">
            <w:pPr>
              <w:spacing w:line="240" w:lineRule="auto"/>
              <w:jc w:val="left"/>
              <w:rPr>
                <w:rFonts w:cstheme="minorHAnsi"/>
                <w:bCs/>
                <w:i/>
                <w:color w:val="FFFFFF" w:themeColor="background1"/>
                <w:sz w:val="20"/>
                <w:szCs w:val="20"/>
                <w:lang w:eastAsia="zh-CN"/>
              </w:rPr>
            </w:pPr>
            <w:r w:rsidRPr="006B675D">
              <w:rPr>
                <w:rFonts w:cstheme="minorHAnsi"/>
                <w:bCs/>
                <w:i/>
                <w:color w:val="FFFFFF" w:themeColor="background1"/>
                <w:sz w:val="20"/>
                <w:szCs w:val="20"/>
                <w:lang w:eastAsia="zh-CN"/>
              </w:rPr>
              <w:t>(Gt CO</w:t>
            </w:r>
            <w:r w:rsidRPr="006B675D">
              <w:rPr>
                <w:rFonts w:cstheme="minorHAnsi"/>
                <w:bCs/>
                <w:i/>
                <w:color w:val="FFFFFF" w:themeColor="background1"/>
                <w:sz w:val="20"/>
                <w:szCs w:val="20"/>
                <w:vertAlign w:val="subscript"/>
                <w:lang w:eastAsia="zh-CN"/>
              </w:rPr>
              <w:t>2</w:t>
            </w:r>
            <w:r w:rsidRPr="006B675D">
              <w:rPr>
                <w:rFonts w:cstheme="minorHAnsi"/>
                <w:bCs/>
                <w:i/>
                <w:color w:val="FFFFFF" w:themeColor="background1"/>
                <w:sz w:val="20"/>
                <w:szCs w:val="20"/>
                <w:lang w:eastAsia="zh-CN"/>
              </w:rPr>
              <w:t>-eq/year)</w:t>
            </w:r>
          </w:p>
        </w:tc>
      </w:tr>
      <w:tr w:rsidR="006B675D" w:rsidRPr="006B675D" w14:paraId="354A2249" w14:textId="7B11184C" w:rsidTr="00A40FA5">
        <w:trPr>
          <w:trHeight w:val="52"/>
          <w:jc w:val="center"/>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263153F" w14:textId="77777777" w:rsidR="006B675D" w:rsidRPr="006B675D" w:rsidRDefault="006B675D" w:rsidP="002A757A">
            <w:pPr>
              <w:shd w:val="clear" w:color="auto" w:fill="FFFFFF" w:themeFill="background1"/>
              <w:spacing w:after="0" w:line="240" w:lineRule="auto"/>
              <w:jc w:val="left"/>
              <w:rPr>
                <w:i/>
                <w:iCs/>
                <w:color w:val="000000" w:themeColor="text1"/>
                <w:sz w:val="20"/>
                <w:szCs w:val="20"/>
                <w:lang w:eastAsia="zh-CN"/>
              </w:rPr>
            </w:pPr>
            <w:r w:rsidRPr="006B675D">
              <w:rPr>
                <w:b/>
                <w:bCs/>
                <w:i/>
                <w:iCs/>
                <w:color w:val="000000" w:themeColor="text1"/>
                <w:sz w:val="20"/>
                <w:szCs w:val="20"/>
                <w:lang w:eastAsia="zh-CN"/>
              </w:rPr>
              <w:t>Plausible</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E32FE9C" w14:textId="35D14D06" w:rsidR="006B675D" w:rsidRPr="006B675D" w:rsidRDefault="00376E2C"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455E6FA7" w14:textId="3984B041" w:rsidR="006B675D" w:rsidRPr="006B675D" w:rsidRDefault="00376E2C"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B41AB8E" w14:textId="6EE3E7E5" w:rsidR="006B675D" w:rsidRPr="006B675D" w:rsidRDefault="00843AC4"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AA5569">
              <w:rPr>
                <w:rFonts w:eastAsia="Times New Roman" w:cstheme="minorHAnsi"/>
                <w:color w:val="000000" w:themeColor="text1"/>
                <w:sz w:val="20"/>
                <w:szCs w:val="20"/>
                <w:lang w:eastAsia="zh-CN"/>
              </w:rPr>
              <w:t>15</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385880" w14:textId="096285EB" w:rsidR="006B675D" w:rsidRPr="006B675D" w:rsidRDefault="00AA5569"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2.50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97657F3" w14:textId="0731C255" w:rsidR="006B675D" w:rsidRPr="006B675D" w:rsidRDefault="00AA5569"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2.50</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6504C" w14:textId="7E4DCBE0" w:rsidR="006B675D" w:rsidRPr="004B0655" w:rsidRDefault="004150EC" w:rsidP="002A757A">
            <w:pPr>
              <w:shd w:val="clear" w:color="auto" w:fill="FFFFFF"/>
              <w:spacing w:after="0" w:line="240" w:lineRule="auto"/>
              <w:jc w:val="left"/>
              <w:rPr>
                <w:rFonts w:eastAsia="Times New Roman" w:cstheme="minorHAnsi"/>
                <w:color w:val="000000" w:themeColor="text1"/>
                <w:sz w:val="20"/>
                <w:szCs w:val="20"/>
                <w:lang w:eastAsia="zh-CN"/>
              </w:rPr>
            </w:pPr>
            <w:r w:rsidRPr="004B0655">
              <w:rPr>
                <w:rFonts w:eastAsia="Times New Roman" w:cstheme="minorHAnsi"/>
                <w:color w:val="000000" w:themeColor="text1"/>
                <w:sz w:val="20"/>
                <w:szCs w:val="20"/>
                <w:lang w:eastAsia="zh-CN"/>
              </w:rPr>
              <w:t>0</w:t>
            </w:r>
            <w:r w:rsidR="00196B23" w:rsidRPr="004B0655">
              <w:rPr>
                <w:rFonts w:eastAsia="Times New Roman" w:cstheme="minorHAnsi"/>
                <w:color w:val="000000" w:themeColor="text1"/>
                <w:sz w:val="20"/>
                <w:szCs w:val="20"/>
                <w:lang w:eastAsia="zh-CN"/>
              </w:rPr>
              <w:t>.</w:t>
            </w:r>
            <w:r w:rsidR="004B0655" w:rsidRPr="004B0655">
              <w:rPr>
                <w:rFonts w:eastAsia="Times New Roman" w:cstheme="minorHAnsi"/>
                <w:color w:val="000000" w:themeColor="text1"/>
                <w:sz w:val="20"/>
                <w:szCs w:val="20"/>
                <w:lang w:eastAsia="zh-CN"/>
              </w:rPr>
              <w:t>06</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76625454" w14:textId="0DEFE150" w:rsidR="006B675D" w:rsidRPr="006B675D" w:rsidRDefault="00843AC4"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AA5569">
              <w:rPr>
                <w:rFonts w:eastAsia="Times New Roman" w:cstheme="minorHAnsi"/>
                <w:color w:val="000000" w:themeColor="text1"/>
                <w:sz w:val="20"/>
                <w:szCs w:val="20"/>
                <w:lang w:eastAsia="zh-CN"/>
              </w:rPr>
              <w:t>15</w:t>
            </w:r>
          </w:p>
        </w:tc>
      </w:tr>
      <w:tr w:rsidR="006B675D" w:rsidRPr="006B675D" w14:paraId="7DCB0C2E" w14:textId="35D5AF3A" w:rsidTr="00A40FA5">
        <w:trPr>
          <w:trHeight w:val="52"/>
          <w:jc w:val="center"/>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8122973" w14:textId="2577CED7" w:rsidR="006B675D" w:rsidRPr="006B675D" w:rsidRDefault="0070096A" w:rsidP="002A757A">
            <w:pPr>
              <w:shd w:val="clear" w:color="auto" w:fill="FFFFFF" w:themeFill="background1"/>
              <w:spacing w:after="0" w:line="240" w:lineRule="auto"/>
              <w:jc w:val="left"/>
              <w:rPr>
                <w:i/>
                <w:iCs/>
                <w:color w:val="000000" w:themeColor="text1"/>
                <w:sz w:val="20"/>
                <w:szCs w:val="20"/>
                <w:lang w:eastAsia="zh-CN"/>
              </w:rPr>
            </w:pPr>
            <w:r>
              <w:rPr>
                <w:b/>
                <w:bCs/>
                <w:i/>
                <w:iCs/>
                <w:color w:val="000000" w:themeColor="text1"/>
                <w:sz w:val="20"/>
                <w:szCs w:val="20"/>
                <w:lang w:eastAsia="zh-CN"/>
              </w:rPr>
              <w:t>Ambitious</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6BCD264C" w14:textId="420F70B8" w:rsidR="006B675D" w:rsidRPr="006B675D" w:rsidRDefault="00376E2C"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384325D3" w14:textId="4CAD373F" w:rsidR="006B675D" w:rsidRPr="006B675D" w:rsidRDefault="00376E2C"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073781" w14:textId="158FBF86" w:rsidR="006B675D" w:rsidRPr="006B675D" w:rsidRDefault="00843AC4"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196B23">
              <w:rPr>
                <w:rFonts w:eastAsia="Times New Roman" w:cstheme="minorHAnsi"/>
                <w:color w:val="000000" w:themeColor="text1"/>
                <w:sz w:val="20"/>
                <w:szCs w:val="20"/>
                <w:lang w:eastAsia="zh-CN"/>
              </w:rPr>
              <w:t>29</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7C2FF8B" w14:textId="69D9B49B" w:rsidR="006B675D" w:rsidRPr="006B675D" w:rsidRDefault="00196B23"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4.72</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36B0FC" w14:textId="6483CDBD" w:rsidR="006B675D" w:rsidRPr="006B675D" w:rsidRDefault="00196B23"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4.27</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7949EEE" w14:textId="6BB97B85" w:rsidR="006B675D" w:rsidRPr="004B0655" w:rsidRDefault="00843AC4" w:rsidP="002A757A">
            <w:pPr>
              <w:shd w:val="clear" w:color="auto" w:fill="FFFFFF"/>
              <w:spacing w:after="0" w:line="240" w:lineRule="auto"/>
              <w:jc w:val="left"/>
              <w:rPr>
                <w:rFonts w:eastAsia="Times New Roman" w:cstheme="minorHAnsi"/>
                <w:color w:val="000000" w:themeColor="text1"/>
                <w:sz w:val="20"/>
                <w:szCs w:val="20"/>
                <w:lang w:eastAsia="zh-CN"/>
              </w:rPr>
            </w:pPr>
            <w:r w:rsidRPr="004B0655">
              <w:rPr>
                <w:rFonts w:eastAsia="Times New Roman" w:cstheme="minorHAnsi"/>
                <w:color w:val="000000" w:themeColor="text1"/>
                <w:sz w:val="20"/>
                <w:szCs w:val="20"/>
                <w:lang w:eastAsia="zh-CN"/>
              </w:rPr>
              <w:t>0.</w:t>
            </w:r>
            <w:r w:rsidR="004B0655">
              <w:rPr>
                <w:rFonts w:eastAsia="Times New Roman" w:cstheme="minorHAnsi"/>
                <w:color w:val="000000" w:themeColor="text1"/>
                <w:sz w:val="20"/>
                <w:szCs w:val="20"/>
                <w:lang w:eastAsia="zh-CN"/>
              </w:rPr>
              <w:t>11</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41AF5134" w14:textId="486487BF" w:rsidR="006B675D" w:rsidRPr="006B675D" w:rsidRDefault="00843AC4"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196B23">
              <w:rPr>
                <w:rFonts w:eastAsia="Times New Roman" w:cstheme="minorHAnsi"/>
                <w:color w:val="000000" w:themeColor="text1"/>
                <w:sz w:val="20"/>
                <w:szCs w:val="20"/>
                <w:lang w:eastAsia="zh-CN"/>
              </w:rPr>
              <w:t>29</w:t>
            </w:r>
          </w:p>
        </w:tc>
      </w:tr>
      <w:tr w:rsidR="006B675D" w:rsidRPr="006B675D" w14:paraId="7CA1AA1B" w14:textId="3D7819CF" w:rsidTr="00A40FA5">
        <w:trPr>
          <w:trHeight w:val="52"/>
          <w:jc w:val="center"/>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719F4E2C" w14:textId="5FE416FB" w:rsidR="006B675D" w:rsidRPr="006B675D" w:rsidRDefault="0070096A" w:rsidP="002A757A">
            <w:pPr>
              <w:shd w:val="clear" w:color="auto" w:fill="FFFFFF" w:themeFill="background1"/>
              <w:spacing w:after="0" w:line="240" w:lineRule="auto"/>
              <w:jc w:val="left"/>
              <w:rPr>
                <w:i/>
                <w:iCs/>
                <w:color w:val="000000" w:themeColor="text1"/>
                <w:sz w:val="20"/>
                <w:szCs w:val="20"/>
                <w:lang w:eastAsia="zh-CN"/>
              </w:rPr>
            </w:pPr>
            <w:r>
              <w:rPr>
                <w:b/>
                <w:bCs/>
                <w:i/>
                <w:iCs/>
                <w:color w:val="000000" w:themeColor="text1"/>
                <w:sz w:val="20"/>
                <w:szCs w:val="20"/>
                <w:lang w:eastAsia="zh-CN"/>
              </w:rPr>
              <w:t>Maximum</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0786EBCB" w14:textId="5A9A84B3" w:rsidR="006B675D" w:rsidRPr="006B675D" w:rsidRDefault="00376E2C"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w:t>
            </w:r>
          </w:p>
        </w:tc>
        <w:tc>
          <w:tcPr>
            <w:tcW w:w="1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hideMark/>
          </w:tcPr>
          <w:p w14:paraId="5E107D52" w14:textId="0E63DC25" w:rsidR="006B675D" w:rsidRPr="006B675D" w:rsidRDefault="00376E2C"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04CA18" w14:textId="70758EA3" w:rsidR="006B675D" w:rsidRPr="006B675D" w:rsidRDefault="00376E2C"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196B23">
              <w:rPr>
                <w:rFonts w:eastAsia="Times New Roman" w:cstheme="minorHAnsi"/>
                <w:color w:val="000000" w:themeColor="text1"/>
                <w:sz w:val="20"/>
                <w:szCs w:val="20"/>
                <w:lang w:eastAsia="zh-CN"/>
              </w:rPr>
              <w:t>39</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897DE9C" w14:textId="70389242" w:rsidR="006B675D" w:rsidRPr="006B675D" w:rsidRDefault="00196B23"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6.32</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0DD6791" w14:textId="1F1CC57F" w:rsidR="006B675D" w:rsidRPr="006B675D" w:rsidRDefault="00196B23"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6.32</w:t>
            </w:r>
          </w:p>
        </w:tc>
        <w:tc>
          <w:tcPr>
            <w:tcW w:w="12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04B6EC" w14:textId="0D23B1BF" w:rsidR="006B675D" w:rsidRPr="004B0655" w:rsidRDefault="004150EC" w:rsidP="002A757A">
            <w:pPr>
              <w:shd w:val="clear" w:color="auto" w:fill="FFFFFF"/>
              <w:spacing w:after="0" w:line="240" w:lineRule="auto"/>
              <w:jc w:val="left"/>
              <w:rPr>
                <w:rFonts w:eastAsia="Times New Roman" w:cstheme="minorHAnsi"/>
                <w:color w:val="000000" w:themeColor="text1"/>
                <w:sz w:val="20"/>
                <w:szCs w:val="20"/>
                <w:lang w:eastAsia="zh-CN"/>
              </w:rPr>
            </w:pPr>
            <w:r w:rsidRPr="004B0655">
              <w:rPr>
                <w:rFonts w:eastAsia="Times New Roman" w:cstheme="minorHAnsi"/>
                <w:color w:val="000000" w:themeColor="text1"/>
                <w:sz w:val="20"/>
                <w:szCs w:val="20"/>
                <w:lang w:eastAsia="zh-CN"/>
              </w:rPr>
              <w:t>0.</w:t>
            </w:r>
            <w:r w:rsidR="004B0655" w:rsidRPr="004B0655">
              <w:rPr>
                <w:rFonts w:eastAsia="Times New Roman" w:cstheme="minorHAnsi"/>
                <w:color w:val="000000" w:themeColor="text1"/>
                <w:sz w:val="20"/>
                <w:szCs w:val="20"/>
                <w:lang w:eastAsia="zh-CN"/>
              </w:rPr>
              <w:t>14</w:t>
            </w:r>
          </w:p>
        </w:tc>
        <w:tc>
          <w:tcPr>
            <w:tcW w:w="1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vAlign w:val="center"/>
            <w:hideMark/>
          </w:tcPr>
          <w:p w14:paraId="6E4588E5" w14:textId="16049D74" w:rsidR="006B675D" w:rsidRPr="006B675D" w:rsidRDefault="004150EC" w:rsidP="002A757A">
            <w:pPr>
              <w:shd w:val="clear" w:color="auto" w:fill="FFFFFF"/>
              <w:spacing w:after="0" w:line="240" w:lineRule="auto"/>
              <w:jc w:val="left"/>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196B23">
              <w:rPr>
                <w:rFonts w:eastAsia="Times New Roman" w:cstheme="minorHAnsi"/>
                <w:color w:val="000000" w:themeColor="text1"/>
                <w:sz w:val="20"/>
                <w:szCs w:val="20"/>
                <w:lang w:eastAsia="zh-CN"/>
              </w:rPr>
              <w:t>39</w:t>
            </w:r>
          </w:p>
        </w:tc>
      </w:tr>
    </w:tbl>
    <w:p w14:paraId="5200117F" w14:textId="77777777" w:rsidR="00444E55" w:rsidRDefault="00444E55" w:rsidP="00444E55">
      <w:pPr>
        <w:pStyle w:val="Caption"/>
        <w:jc w:val="center"/>
      </w:pPr>
      <w:bookmarkStart w:id="813" w:name="_Toc524993443"/>
    </w:p>
    <w:p w14:paraId="43965544" w14:textId="33FED361" w:rsidR="00BB79D6" w:rsidRDefault="00444E55" w:rsidP="00444E55">
      <w:pPr>
        <w:pStyle w:val="Caption"/>
        <w:jc w:val="center"/>
      </w:pPr>
      <w:bookmarkStart w:id="814" w:name="_Toc66269905"/>
      <w:r>
        <w:t xml:space="preserve">Table </w:t>
      </w:r>
      <w:r>
        <w:fldChar w:fldCharType="begin"/>
      </w:r>
      <w:r>
        <w:instrText>STYLEREF 1 \s</w:instrText>
      </w:r>
      <w:r>
        <w:fldChar w:fldCharType="separate"/>
      </w:r>
      <w:r>
        <w:rPr>
          <w:noProof/>
        </w:rPr>
        <w:t>3</w:t>
      </w:r>
      <w:r>
        <w:fldChar w:fldCharType="end"/>
      </w:r>
      <w:r>
        <w:t>.</w:t>
      </w:r>
      <w:r>
        <w:fldChar w:fldCharType="begin"/>
      </w:r>
      <w:r>
        <w:instrText>SEQ Table \* ARABIC \s 1</w:instrText>
      </w:r>
      <w:r>
        <w:fldChar w:fldCharType="separate"/>
      </w:r>
      <w:r>
        <w:rPr>
          <w:noProof/>
        </w:rPr>
        <w:t>2</w:t>
      </w:r>
      <w:r>
        <w:fldChar w:fldCharType="end"/>
      </w:r>
      <w:r>
        <w:t xml:space="preserve"> Climate Impacts</w:t>
      </w:r>
      <w:bookmarkEnd w:id="814"/>
    </w:p>
    <w:p w14:paraId="30AFEE0B" w14:textId="0C124FF2" w:rsidR="005C77F5" w:rsidRDefault="00087D3B" w:rsidP="00E212BC">
      <w:r>
        <w:t>T</w:t>
      </w:r>
      <w:r w:rsidR="0032353F">
        <w:t xml:space="preserve">he solution </w:t>
      </w:r>
      <w:r w:rsidR="00DE1945">
        <w:t>has not been</w:t>
      </w:r>
      <w:r w:rsidR="005C77F5">
        <w:t xml:space="preserve"> </w:t>
      </w:r>
      <w:r w:rsidR="0032353F">
        <w:t xml:space="preserve">integrated with all other </w:t>
      </w:r>
      <w:r w:rsidR="00B251A2">
        <w:t xml:space="preserve">Project Drawdown </w:t>
      </w:r>
      <w:r w:rsidR="0032353F">
        <w:t xml:space="preserve">solutions </w:t>
      </w:r>
      <w:r w:rsidR="00DE1945">
        <w:t>which</w:t>
      </w:r>
      <w:r w:rsidR="0069014F">
        <w:t xml:space="preserve"> may have different emissions results</w:t>
      </w:r>
      <w:r w:rsidR="00B251A2">
        <w:t xml:space="preserve"> </w:t>
      </w:r>
      <w:r w:rsidR="00926C81">
        <w:t>from the models</w:t>
      </w:r>
      <w:r w:rsidR="0069014F">
        <w:t xml:space="preserve">. This </w:t>
      </w:r>
      <w:r w:rsidR="00DE1945">
        <w:t>could be</w:t>
      </w:r>
      <w:r w:rsidR="0069014F">
        <w:t xml:space="preserve"> due to adjustments caused by interactions among solutions that limit full adoption (such as by feedstock or demand limits) or </w:t>
      </w:r>
      <w:r w:rsidR="00B251A2">
        <w:t xml:space="preserve">that </w:t>
      </w:r>
      <w:r w:rsidR="0069014F">
        <w:t>limit</w:t>
      </w:r>
      <w:r w:rsidR="00B251A2">
        <w:t xml:space="preserve"> </w:t>
      </w:r>
      <w:r w:rsidR="0069014F">
        <w:t>the full benefit of some solutions</w:t>
      </w:r>
      <w:r w:rsidR="00B251A2">
        <w:t xml:space="preserve"> (such as reduced individual </w:t>
      </w:r>
      <w:r>
        <w:t xml:space="preserve">solution </w:t>
      </w:r>
      <w:r w:rsidR="00B251A2">
        <w:t xml:space="preserve">impact </w:t>
      </w:r>
      <w:r>
        <w:t>when technologies are</w:t>
      </w:r>
      <w:r w:rsidR="00B251A2">
        <w:t xml:space="preserve"> combined)</w:t>
      </w:r>
      <w:r w:rsidR="0032353F">
        <w:t>.</w:t>
      </w:r>
    </w:p>
    <w:p w14:paraId="454E9E7B" w14:textId="77777777" w:rsidR="006F77F0" w:rsidRDefault="006F77F0" w:rsidP="002A757A">
      <w:pPr>
        <w:jc w:val="left"/>
      </w:pPr>
    </w:p>
    <w:p w14:paraId="4BE1220F" w14:textId="798AD1B8" w:rsidR="004150EC" w:rsidRDefault="0070096A" w:rsidP="00F8251D">
      <w:pPr>
        <w:jc w:val="center"/>
      </w:pPr>
      <w:r>
        <w:rPr>
          <w:noProof/>
        </w:rPr>
        <w:lastRenderedPageBreak/>
        <w:drawing>
          <wp:inline distT="0" distB="0" distL="0" distR="0" wp14:anchorId="5D9C837E" wp14:editId="44F7CD9E">
            <wp:extent cx="4636562" cy="3886248"/>
            <wp:effectExtent l="0" t="0" r="12065" b="0"/>
            <wp:docPr id="3" name="Chart 3">
              <a:extLst xmlns:a="http://schemas.openxmlformats.org/drawingml/2006/main">
                <a:ext uri="{FF2B5EF4-FFF2-40B4-BE49-F238E27FC236}">
                  <a16:creationId xmlns:a16="http://schemas.microsoft.com/office/drawing/2014/main" id="{3EF04E93-4A66-473B-A187-144D1398AA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DEB796D" w14:textId="7E21DAFA" w:rsidR="004150EC" w:rsidRDefault="004150EC" w:rsidP="00295B82">
      <w:pPr>
        <w:pStyle w:val="Caption"/>
        <w:jc w:val="center"/>
      </w:pPr>
      <w:bookmarkStart w:id="815" w:name="_Toc524993433"/>
      <w:bookmarkStart w:id="816" w:name="_Toc66269870"/>
      <w:r w:rsidRPr="006B675D">
        <w:t xml:space="preserve">Figure </w:t>
      </w:r>
      <w:r>
        <w:fldChar w:fldCharType="begin"/>
      </w:r>
      <w:r>
        <w:instrText>STYLEREF 1 \s</w:instrText>
      </w:r>
      <w:r>
        <w:fldChar w:fldCharType="separate"/>
      </w:r>
      <w:r w:rsidR="00D957F1">
        <w:rPr>
          <w:noProof/>
        </w:rPr>
        <w:t>3</w:t>
      </w:r>
      <w:r>
        <w:fldChar w:fldCharType="end"/>
      </w:r>
      <w:r w:rsidR="00486ABB">
        <w:noBreakHyphen/>
      </w:r>
      <w:r>
        <w:fldChar w:fldCharType="begin"/>
      </w:r>
      <w:r>
        <w:instrText>SEQ Figure \* ARABIC \s 1</w:instrText>
      </w:r>
      <w:r>
        <w:fldChar w:fldCharType="separate"/>
      </w:r>
      <w:r w:rsidR="00D957F1">
        <w:rPr>
          <w:noProof/>
        </w:rPr>
        <w:t>2</w:t>
      </w:r>
      <w:r>
        <w:fldChar w:fldCharType="end"/>
      </w:r>
      <w:r w:rsidRPr="006B675D">
        <w:t xml:space="preserve"> World Annual</w:t>
      </w:r>
      <w:r w:rsidRPr="006B675D">
        <w:rPr>
          <w:vertAlign w:val="subscript"/>
        </w:rPr>
        <w:t xml:space="preserve"> </w:t>
      </w:r>
      <w:r w:rsidRPr="006B675D">
        <w:t>Greenhouse Gas Emissions Reduction</w:t>
      </w:r>
      <w:bookmarkEnd w:id="815"/>
      <w:bookmarkEnd w:id="816"/>
    </w:p>
    <w:p w14:paraId="155A6DCB" w14:textId="77777777" w:rsidR="00444E55" w:rsidRPr="00444E55" w:rsidRDefault="00444E55" w:rsidP="00444E55"/>
    <w:tbl>
      <w:tblPr>
        <w:tblW w:w="9281" w:type="dxa"/>
        <w:jc w:val="center"/>
        <w:tblCellMar>
          <w:top w:w="15" w:type="dxa"/>
          <w:left w:w="15" w:type="dxa"/>
          <w:bottom w:w="15" w:type="dxa"/>
          <w:right w:w="15" w:type="dxa"/>
        </w:tblCellMar>
        <w:tblLook w:val="04A0" w:firstRow="1" w:lastRow="0" w:firstColumn="1" w:lastColumn="0" w:noHBand="0" w:noVBand="1"/>
      </w:tblPr>
      <w:tblGrid>
        <w:gridCol w:w="1204"/>
        <w:gridCol w:w="3671"/>
        <w:gridCol w:w="4406"/>
      </w:tblGrid>
      <w:tr w:rsidR="003A7929" w:rsidRPr="0066753A" w14:paraId="6867F03C" w14:textId="77777777" w:rsidTr="00D35237">
        <w:trPr>
          <w:cantSplit/>
          <w:trHeight w:val="46"/>
          <w:tblHeader/>
          <w:jc w:val="center"/>
        </w:trPr>
        <w:tc>
          <w:tcPr>
            <w:tcW w:w="0" w:type="auto"/>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bookmarkEnd w:id="813"/>
          <w:p w14:paraId="0451DCA8" w14:textId="77777777" w:rsidR="003A7929" w:rsidRPr="005C77F5" w:rsidRDefault="003A7929" w:rsidP="002A757A">
            <w:pPr>
              <w:spacing w:line="240" w:lineRule="auto"/>
              <w:jc w:val="left"/>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Scenario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538AC623" w14:textId="77777777" w:rsidR="003A7929" w:rsidRPr="005C77F5" w:rsidRDefault="003A7929" w:rsidP="002A757A">
            <w:pPr>
              <w:spacing w:line="240" w:lineRule="auto"/>
              <w:jc w:val="left"/>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Change in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0DE013E5" w14:textId="77777777" w:rsidR="003A7929" w:rsidRPr="005C77F5" w:rsidRDefault="003A7929" w:rsidP="002A757A">
            <w:pPr>
              <w:spacing w:line="240" w:lineRule="auto"/>
              <w:jc w:val="left"/>
              <w:rPr>
                <w:rFonts w:cstheme="minorHAnsi"/>
                <w:b/>
                <w:bCs/>
                <w:color w:val="FFFFFF" w:themeColor="background1"/>
                <w:sz w:val="20"/>
                <w:szCs w:val="20"/>
                <w:lang w:eastAsia="zh-CN"/>
              </w:rPr>
            </w:pPr>
            <w:r w:rsidRPr="005C77F5">
              <w:rPr>
                <w:rFonts w:cstheme="minorHAnsi"/>
                <w:b/>
                <w:bCs/>
                <w:color w:val="FFFFFF" w:themeColor="background1"/>
                <w:sz w:val="20"/>
                <w:szCs w:val="20"/>
                <w:lang w:eastAsia="zh-CN"/>
              </w:rPr>
              <w:t>GHG Concentration Rate of Change in 2050</w:t>
            </w:r>
          </w:p>
        </w:tc>
      </w:tr>
      <w:tr w:rsidR="003A7929" w:rsidRPr="0066753A" w14:paraId="143693A2" w14:textId="77777777" w:rsidTr="00D35237">
        <w:trPr>
          <w:cantSplit/>
          <w:trHeight w:val="26"/>
          <w:tblHeader/>
          <w:jc w:val="center"/>
        </w:trPr>
        <w:tc>
          <w:tcPr>
            <w:tcW w:w="0" w:type="auto"/>
            <w:vMerge/>
            <w:tcBorders>
              <w:top w:val="single" w:sz="8" w:space="0" w:color="000000"/>
              <w:left w:val="single" w:sz="8" w:space="0" w:color="000000"/>
              <w:bottom w:val="single" w:sz="8" w:space="0" w:color="000000"/>
              <w:right w:val="single" w:sz="8" w:space="0" w:color="000000"/>
            </w:tcBorders>
            <w:shd w:val="clear" w:color="auto" w:fill="4F81BD" w:themeFill="accent1"/>
            <w:vAlign w:val="center"/>
            <w:hideMark/>
          </w:tcPr>
          <w:p w14:paraId="767828E7" w14:textId="77777777" w:rsidR="003A7929" w:rsidRPr="00FB649C" w:rsidRDefault="003A7929" w:rsidP="002A757A">
            <w:pPr>
              <w:spacing w:line="240" w:lineRule="auto"/>
              <w:jc w:val="left"/>
              <w:rPr>
                <w:rFonts w:cstheme="minorHAnsi"/>
                <w:bCs/>
                <w:i/>
                <w:color w:val="FFFFFF" w:themeColor="background1"/>
                <w:sz w:val="20"/>
                <w:szCs w:val="20"/>
                <w:lang w:eastAsia="zh-C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7AC61076" w14:textId="77777777" w:rsidR="003A7929" w:rsidRPr="00FB649C" w:rsidRDefault="003A7929" w:rsidP="00DE1945">
            <w:pPr>
              <w:spacing w:line="240" w:lineRule="auto"/>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(2050)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D" w:themeFill="accent1"/>
            <w:tcMar>
              <w:top w:w="100" w:type="dxa"/>
              <w:left w:w="100" w:type="dxa"/>
              <w:bottom w:w="100" w:type="dxa"/>
              <w:right w:w="100" w:type="dxa"/>
            </w:tcMar>
            <w:hideMark/>
          </w:tcPr>
          <w:p w14:paraId="1B728A76" w14:textId="77777777" w:rsidR="003A7929" w:rsidRPr="00FB649C" w:rsidRDefault="003A7929" w:rsidP="00DE1945">
            <w:pPr>
              <w:spacing w:line="240" w:lineRule="auto"/>
              <w:jc w:val="center"/>
              <w:rPr>
                <w:rFonts w:cstheme="minorHAnsi"/>
                <w:bCs/>
                <w:i/>
                <w:color w:val="FFFFFF" w:themeColor="background1"/>
                <w:sz w:val="20"/>
                <w:szCs w:val="20"/>
                <w:lang w:eastAsia="zh-CN"/>
              </w:rPr>
            </w:pPr>
            <w:r w:rsidRPr="00FB649C">
              <w:rPr>
                <w:rFonts w:cstheme="minorHAnsi"/>
                <w:bCs/>
                <w:i/>
                <w:color w:val="FFFFFF" w:themeColor="background1"/>
                <w:sz w:val="20"/>
                <w:szCs w:val="20"/>
                <w:lang w:eastAsia="zh-CN"/>
              </w:rPr>
              <w:t>PPM CO</w:t>
            </w:r>
            <w:r w:rsidRPr="00FB649C">
              <w:rPr>
                <w:rFonts w:cstheme="minorHAnsi"/>
                <w:bCs/>
                <w:i/>
                <w:color w:val="FFFFFF" w:themeColor="background1"/>
                <w:sz w:val="20"/>
                <w:szCs w:val="20"/>
                <w:vertAlign w:val="subscript"/>
                <w:lang w:eastAsia="zh-CN"/>
              </w:rPr>
              <w:t>2</w:t>
            </w:r>
            <w:r w:rsidRPr="00FB649C">
              <w:rPr>
                <w:rFonts w:cstheme="minorHAnsi"/>
                <w:bCs/>
                <w:i/>
                <w:color w:val="FFFFFF" w:themeColor="background1"/>
                <w:sz w:val="20"/>
                <w:szCs w:val="20"/>
                <w:lang w:eastAsia="zh-CN"/>
              </w:rPr>
              <w:t>-eq change from 2049-2050</w:t>
            </w:r>
          </w:p>
        </w:tc>
      </w:tr>
      <w:tr w:rsidR="003A7929" w:rsidRPr="0066753A" w14:paraId="4F4161D1"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CA5B43" w14:textId="77777777" w:rsidR="003A7929" w:rsidRPr="0066753A" w:rsidRDefault="003A7929" w:rsidP="002A757A">
            <w:pPr>
              <w:shd w:val="clear" w:color="auto" w:fill="FFFFFF" w:themeFill="background1"/>
              <w:spacing w:after="0" w:line="240" w:lineRule="auto"/>
              <w:jc w:val="left"/>
              <w:rPr>
                <w:color w:val="000000" w:themeColor="text1"/>
                <w:sz w:val="20"/>
                <w:szCs w:val="20"/>
                <w:lang w:eastAsia="zh-CN"/>
              </w:rPr>
            </w:pPr>
            <w:r w:rsidRPr="551A77D0">
              <w:rPr>
                <w:b/>
                <w:bCs/>
                <w:color w:val="000000" w:themeColor="text1"/>
                <w:sz w:val="20"/>
                <w:szCs w:val="20"/>
                <w:lang w:eastAsia="zh-CN"/>
              </w:rPr>
              <w:t>Plausible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1BCFAA" w14:textId="46FEE6BE" w:rsidR="003A7929" w:rsidRPr="0066753A" w:rsidRDefault="00B3056D" w:rsidP="00DE1945">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196B23">
              <w:rPr>
                <w:rFonts w:eastAsia="Times New Roman" w:cstheme="minorHAnsi"/>
                <w:color w:val="000000" w:themeColor="text1"/>
                <w:sz w:val="20"/>
                <w:szCs w:val="20"/>
                <w:lang w:eastAsia="zh-CN"/>
              </w:rPr>
              <w:t>20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FA7AAF" w14:textId="22CBF5C7" w:rsidR="003A7929" w:rsidRPr="0066753A" w:rsidRDefault="00B3056D" w:rsidP="00DE1945">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w:t>
            </w:r>
            <w:r w:rsidR="00196B23">
              <w:rPr>
                <w:rFonts w:eastAsia="Times New Roman" w:cstheme="minorHAnsi"/>
                <w:color w:val="000000" w:themeColor="text1"/>
                <w:sz w:val="20"/>
                <w:szCs w:val="20"/>
                <w:lang w:eastAsia="zh-CN"/>
              </w:rPr>
              <w:t>1</w:t>
            </w:r>
          </w:p>
        </w:tc>
      </w:tr>
      <w:tr w:rsidR="0030099E" w:rsidRPr="0066753A" w14:paraId="389D5E87"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526B64" w14:textId="395176B4" w:rsidR="0030099E" w:rsidRPr="0066753A" w:rsidRDefault="0070096A" w:rsidP="002A757A">
            <w:pPr>
              <w:shd w:val="clear" w:color="auto" w:fill="FFFFFF" w:themeFill="background1"/>
              <w:spacing w:after="0" w:line="240" w:lineRule="auto"/>
              <w:jc w:val="left"/>
              <w:rPr>
                <w:color w:val="000000" w:themeColor="text1"/>
                <w:sz w:val="20"/>
                <w:szCs w:val="20"/>
                <w:lang w:eastAsia="zh-CN"/>
              </w:rPr>
            </w:pPr>
            <w:r>
              <w:rPr>
                <w:b/>
                <w:bCs/>
                <w:color w:val="000000" w:themeColor="text1"/>
                <w:sz w:val="20"/>
                <w:szCs w:val="20"/>
                <w:lang w:eastAsia="zh-CN"/>
              </w:rPr>
              <w:t>Ambitious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EE9459" w14:textId="473B15EE" w:rsidR="0030099E" w:rsidRPr="0066753A" w:rsidRDefault="00B3056D" w:rsidP="00DE1945">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w:t>
            </w:r>
            <w:r w:rsidR="00196B23">
              <w:rPr>
                <w:rFonts w:eastAsia="Times New Roman" w:cstheme="minorHAnsi"/>
                <w:color w:val="000000" w:themeColor="text1"/>
                <w:sz w:val="20"/>
                <w:szCs w:val="20"/>
                <w:lang w:eastAsia="zh-CN"/>
              </w:rPr>
              <w:t>38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BDFCEF" w14:textId="7F192ECA" w:rsidR="0030099E" w:rsidRPr="0066753A" w:rsidRDefault="00B3056D" w:rsidP="00DE1945">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w:t>
            </w:r>
            <w:r w:rsidR="00196B23">
              <w:rPr>
                <w:rFonts w:eastAsia="Times New Roman" w:cstheme="minorHAnsi"/>
                <w:color w:val="000000" w:themeColor="text1"/>
                <w:sz w:val="20"/>
                <w:szCs w:val="20"/>
                <w:lang w:eastAsia="zh-CN"/>
              </w:rPr>
              <w:t>2</w:t>
            </w:r>
          </w:p>
        </w:tc>
      </w:tr>
      <w:tr w:rsidR="0030099E" w:rsidRPr="0066753A" w14:paraId="7A2BE5CA" w14:textId="77777777" w:rsidTr="005C77F5">
        <w:trPr>
          <w:trHeight w:val="16"/>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4024A2" w14:textId="137CCC0D" w:rsidR="0030099E" w:rsidRPr="0066753A" w:rsidRDefault="0070096A" w:rsidP="002A757A">
            <w:pPr>
              <w:shd w:val="clear" w:color="auto" w:fill="FFFFFF" w:themeFill="background1"/>
              <w:spacing w:after="0" w:line="240" w:lineRule="auto"/>
              <w:jc w:val="left"/>
              <w:rPr>
                <w:color w:val="000000" w:themeColor="text1"/>
                <w:sz w:val="20"/>
                <w:szCs w:val="20"/>
                <w:lang w:eastAsia="zh-CN"/>
              </w:rPr>
            </w:pPr>
            <w:r>
              <w:rPr>
                <w:b/>
                <w:bCs/>
                <w:color w:val="000000" w:themeColor="text1"/>
                <w:sz w:val="20"/>
                <w:szCs w:val="20"/>
                <w:lang w:eastAsia="zh-CN"/>
              </w:rPr>
              <w:t>Maximum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CA082F" w14:textId="37223051" w:rsidR="0030099E" w:rsidRPr="0066753A" w:rsidRDefault="00196B23" w:rsidP="00DE1945">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0.50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A8C8CB" w14:textId="1878AAF7" w:rsidR="0030099E" w:rsidRPr="0066753A" w:rsidRDefault="00B3056D" w:rsidP="00DE1945">
            <w:pPr>
              <w:shd w:val="clear" w:color="auto" w:fill="FFFFFF"/>
              <w:spacing w:after="0" w:line="240" w:lineRule="auto"/>
              <w:jc w:val="center"/>
              <w:rPr>
                <w:rFonts w:eastAsia="Times New Roman" w:cstheme="minorHAnsi"/>
                <w:color w:val="000000" w:themeColor="text1"/>
                <w:sz w:val="20"/>
                <w:szCs w:val="20"/>
                <w:lang w:eastAsia="zh-CN"/>
              </w:rPr>
            </w:pPr>
            <w:r>
              <w:rPr>
                <w:rFonts w:eastAsia="Times New Roman" w:cstheme="minorHAnsi"/>
                <w:color w:val="000000" w:themeColor="text1"/>
                <w:sz w:val="20"/>
                <w:szCs w:val="20"/>
                <w:lang w:eastAsia="zh-CN"/>
              </w:rPr>
              <w:t>0.0</w:t>
            </w:r>
            <w:r w:rsidR="00196B23">
              <w:rPr>
                <w:rFonts w:eastAsia="Times New Roman" w:cstheme="minorHAnsi"/>
                <w:color w:val="000000" w:themeColor="text1"/>
                <w:sz w:val="20"/>
                <w:szCs w:val="20"/>
                <w:lang w:eastAsia="zh-CN"/>
              </w:rPr>
              <w:t>3</w:t>
            </w:r>
          </w:p>
        </w:tc>
      </w:tr>
    </w:tbl>
    <w:p w14:paraId="2B4BF78A" w14:textId="77777777" w:rsidR="00DE44F6" w:rsidRDefault="00DE44F6" w:rsidP="00DE44F6">
      <w:pPr>
        <w:pStyle w:val="Caption"/>
        <w:jc w:val="center"/>
      </w:pPr>
    </w:p>
    <w:p w14:paraId="52077D33" w14:textId="375CDB24" w:rsidR="003A7FE2" w:rsidRDefault="00DE44F6" w:rsidP="00DE44F6">
      <w:pPr>
        <w:pStyle w:val="Caption"/>
        <w:jc w:val="center"/>
      </w:pPr>
      <w:bookmarkStart w:id="817" w:name="_Toc66269906"/>
      <w:r>
        <w:t xml:space="preserve">Table </w:t>
      </w:r>
      <w:r>
        <w:fldChar w:fldCharType="begin"/>
      </w:r>
      <w:r>
        <w:instrText>STYLEREF 1 \s</w:instrText>
      </w:r>
      <w:r>
        <w:fldChar w:fldCharType="separate"/>
      </w:r>
      <w:r>
        <w:rPr>
          <w:noProof/>
        </w:rPr>
        <w:t>3</w:t>
      </w:r>
      <w:r>
        <w:fldChar w:fldCharType="end"/>
      </w:r>
      <w:r>
        <w:t>.</w:t>
      </w:r>
      <w:r>
        <w:fldChar w:fldCharType="begin"/>
      </w:r>
      <w:r>
        <w:instrText>SEQ Table \* ARABIC \s 1</w:instrText>
      </w:r>
      <w:r>
        <w:fldChar w:fldCharType="separate"/>
      </w:r>
      <w:r>
        <w:rPr>
          <w:noProof/>
        </w:rPr>
        <w:t>3</w:t>
      </w:r>
      <w:r>
        <w:fldChar w:fldCharType="end"/>
      </w:r>
      <w:r>
        <w:t xml:space="preserve"> Impacts on Atmospheric Concentrations of CO</w:t>
      </w:r>
      <w:r w:rsidRPr="00AF1BB4">
        <w:rPr>
          <w:vertAlign w:val="subscript"/>
        </w:rPr>
        <w:t>2</w:t>
      </w:r>
      <w:r>
        <w:t>-eq</w:t>
      </w:r>
      <w:bookmarkEnd w:id="817"/>
    </w:p>
    <w:p w14:paraId="489E2682" w14:textId="77777777" w:rsidR="00DE44F6" w:rsidRPr="00DE44F6" w:rsidRDefault="00DE44F6" w:rsidP="00DE44F6"/>
    <w:p w14:paraId="66EC2EBB" w14:textId="500D3397" w:rsidR="00B261E0" w:rsidRDefault="551A77D0" w:rsidP="002A757A">
      <w:pPr>
        <w:pStyle w:val="Heading2"/>
        <w:numPr>
          <w:ilvl w:val="1"/>
          <w:numId w:val="26"/>
        </w:numPr>
        <w:jc w:val="left"/>
      </w:pPr>
      <w:bookmarkStart w:id="818" w:name="_Toc66268485"/>
      <w:r w:rsidRPr="551A77D0">
        <w:t>Financial Impacts</w:t>
      </w:r>
      <w:bookmarkEnd w:id="818"/>
    </w:p>
    <w:p w14:paraId="306213A7" w14:textId="2E9D0B2B" w:rsidR="006B675D" w:rsidRDefault="006B675D" w:rsidP="00BD1061">
      <w:r w:rsidRPr="00EC12A1">
        <w:t>Below are the financial results of the analysis for each scenario. For a detailed explanation of each result, please see the glossary.</w:t>
      </w:r>
    </w:p>
    <w:p w14:paraId="720682B9" w14:textId="26A768DD" w:rsidR="00444E55" w:rsidRPr="0090736A" w:rsidRDefault="00444E55" w:rsidP="00444E55">
      <w:pPr>
        <w:shd w:val="clear" w:color="auto" w:fill="FFFFFF"/>
        <w:spacing w:after="180"/>
        <w:rPr>
          <w:rFonts w:eastAsia="Helvetica Neue" w:cstheme="minorHAnsi"/>
          <w:color w:val="000000" w:themeColor="text1"/>
        </w:rPr>
      </w:pPr>
      <w:r w:rsidRPr="0090736A">
        <w:rPr>
          <w:rFonts w:eastAsia="Helvetica Neue" w:cstheme="minorHAnsi"/>
          <w:color w:val="000000" w:themeColor="text1"/>
        </w:rPr>
        <w:lastRenderedPageBreak/>
        <w:t xml:space="preserve">For the </w:t>
      </w:r>
      <w:r w:rsidRPr="0090736A">
        <w:rPr>
          <w:rFonts w:eastAsia="Helvetica Neue" w:cstheme="minorHAnsi"/>
          <w:i/>
          <w:color w:val="000000" w:themeColor="text1"/>
        </w:rPr>
        <w:t xml:space="preserve">Plausible </w:t>
      </w:r>
      <w:r w:rsidRPr="0090736A">
        <w:rPr>
          <w:rFonts w:eastAsia="Helvetica Neue" w:cstheme="minorHAnsi"/>
          <w:color w:val="000000" w:themeColor="text1"/>
        </w:rPr>
        <w:t>Scenario, cumulative first cost is US$</w:t>
      </w:r>
      <w:r w:rsidR="00F8251D">
        <w:rPr>
          <w:rFonts w:eastAsia="Helvetica Neue" w:cstheme="minorHAnsi"/>
          <w:color w:val="000000" w:themeColor="text1"/>
        </w:rPr>
        <w:t>132.52</w:t>
      </w:r>
      <w:r w:rsidRPr="0090736A">
        <w:rPr>
          <w:rFonts w:eastAsia="Helvetica Neue" w:cstheme="minorHAnsi"/>
          <w:color w:val="000000" w:themeColor="text1"/>
        </w:rPr>
        <w:t xml:space="preserve"> billion. Marginal first cost</w:t>
      </w:r>
      <w:r w:rsidR="0090736A">
        <w:rPr>
          <w:rFonts w:eastAsia="Helvetica Neue" w:cstheme="minorHAnsi"/>
          <w:color w:val="000000" w:themeColor="text1"/>
        </w:rPr>
        <w:t xml:space="preserve"> is</w:t>
      </w:r>
      <w:r w:rsidRPr="0090736A">
        <w:rPr>
          <w:rFonts w:eastAsia="Helvetica Neue" w:cstheme="minorHAnsi"/>
          <w:color w:val="000000" w:themeColor="text1"/>
        </w:rPr>
        <w:t xml:space="preserve"> </w:t>
      </w:r>
      <w:r w:rsidR="0090736A">
        <w:rPr>
          <w:rFonts w:eastAsia="Helvetica Neue" w:cstheme="minorHAnsi"/>
          <w:color w:val="000000" w:themeColor="text1"/>
        </w:rPr>
        <w:t>almost</w:t>
      </w:r>
      <w:r w:rsidRPr="0090736A">
        <w:rPr>
          <w:rFonts w:eastAsia="Helvetica Neue" w:cstheme="minorHAnsi"/>
          <w:color w:val="000000" w:themeColor="text1"/>
        </w:rPr>
        <w:t xml:space="preserve"> the same as cumulative first cost. </w:t>
      </w:r>
      <w:r w:rsidRPr="000E6B82">
        <w:rPr>
          <w:rFonts w:eastAsia="Helvetica Neue" w:cstheme="minorHAnsi"/>
          <w:color w:val="000000" w:themeColor="text1"/>
        </w:rPr>
        <w:t>Net profit margin is US$</w:t>
      </w:r>
      <w:r w:rsidR="000E6B82" w:rsidRPr="000E6B82">
        <w:rPr>
          <w:rFonts w:eastAsia="Helvetica Neue" w:cstheme="minorHAnsi"/>
          <w:color w:val="000000" w:themeColor="text1"/>
        </w:rPr>
        <w:t>2,736.69</w:t>
      </w:r>
      <w:r w:rsidRPr="000E6B82">
        <w:rPr>
          <w:rFonts w:eastAsia="Helvetica Neue" w:cstheme="minorHAnsi"/>
          <w:color w:val="000000" w:themeColor="text1"/>
        </w:rPr>
        <w:t xml:space="preserve"> billion, and lifetime profit margin is US$</w:t>
      </w:r>
      <w:r w:rsidR="000E6B82" w:rsidRPr="000E6B82">
        <w:rPr>
          <w:rFonts w:eastAsia="Helvetica Neue" w:cstheme="minorHAnsi"/>
          <w:color w:val="000000" w:themeColor="text1"/>
        </w:rPr>
        <w:t>5,316.99</w:t>
      </w:r>
      <w:r w:rsidRPr="000E6B82">
        <w:rPr>
          <w:rFonts w:eastAsia="Helvetica Neue" w:cstheme="minorHAnsi"/>
          <w:color w:val="000000" w:themeColor="text1"/>
        </w:rPr>
        <w:t xml:space="preserve"> billion</w:t>
      </w:r>
      <w:r w:rsidRPr="0090736A">
        <w:rPr>
          <w:rFonts w:eastAsia="Helvetica Neue" w:cstheme="minorHAnsi"/>
          <w:color w:val="000000" w:themeColor="text1"/>
        </w:rPr>
        <w:t xml:space="preserve">. </w:t>
      </w:r>
    </w:p>
    <w:p w14:paraId="7ED1E40C" w14:textId="0D414F0B" w:rsidR="00444E55" w:rsidRPr="0090736A" w:rsidRDefault="00444E55" w:rsidP="00444E55">
      <w:pPr>
        <w:shd w:val="clear" w:color="auto" w:fill="FFFFFF"/>
        <w:spacing w:after="180"/>
        <w:rPr>
          <w:rFonts w:eastAsia="Helvetica Neue" w:cstheme="minorHAnsi"/>
          <w:color w:val="000000" w:themeColor="text1"/>
        </w:rPr>
      </w:pPr>
      <w:r w:rsidRPr="0090736A">
        <w:rPr>
          <w:rFonts w:eastAsia="Helvetica Neue" w:cstheme="minorHAnsi"/>
          <w:color w:val="000000" w:themeColor="text1"/>
        </w:rPr>
        <w:t xml:space="preserve">For the </w:t>
      </w:r>
      <w:r w:rsidR="0070096A">
        <w:rPr>
          <w:rFonts w:eastAsia="Helvetica Neue" w:cstheme="minorHAnsi"/>
          <w:i/>
          <w:color w:val="000000" w:themeColor="text1"/>
        </w:rPr>
        <w:t>Ambitious</w:t>
      </w:r>
      <w:r w:rsidRPr="0090736A">
        <w:rPr>
          <w:rFonts w:eastAsia="Helvetica Neue" w:cstheme="minorHAnsi"/>
          <w:i/>
          <w:color w:val="000000" w:themeColor="text1"/>
        </w:rPr>
        <w:t xml:space="preserve"> </w:t>
      </w:r>
      <w:r w:rsidRPr="0090736A">
        <w:rPr>
          <w:rFonts w:eastAsia="Helvetica Neue" w:cstheme="minorHAnsi"/>
          <w:color w:val="000000" w:themeColor="text1"/>
        </w:rPr>
        <w:t>Scenario, cumulative first cost is US$</w:t>
      </w:r>
      <w:r w:rsidR="00F8251D">
        <w:rPr>
          <w:rFonts w:eastAsia="Helvetica Neue" w:cstheme="minorHAnsi"/>
          <w:color w:val="000000" w:themeColor="text1"/>
        </w:rPr>
        <w:t>250.18</w:t>
      </w:r>
      <w:r w:rsidRPr="0090736A">
        <w:rPr>
          <w:rFonts w:eastAsia="Helvetica Neue" w:cstheme="minorHAnsi"/>
          <w:color w:val="000000" w:themeColor="text1"/>
        </w:rPr>
        <w:t xml:space="preserve"> billion. Marginal first cost </w:t>
      </w:r>
      <w:r w:rsidR="0090736A">
        <w:rPr>
          <w:rFonts w:eastAsia="Helvetica Neue" w:cstheme="minorHAnsi"/>
          <w:color w:val="000000" w:themeColor="text1"/>
        </w:rPr>
        <w:t>is almost</w:t>
      </w:r>
      <w:r w:rsidRPr="0090736A">
        <w:rPr>
          <w:rFonts w:eastAsia="Helvetica Neue" w:cstheme="minorHAnsi"/>
          <w:color w:val="000000" w:themeColor="text1"/>
        </w:rPr>
        <w:t xml:space="preserve"> the same as cumulative first cost. </w:t>
      </w:r>
      <w:r w:rsidRPr="000E6B82">
        <w:rPr>
          <w:rFonts w:eastAsia="Helvetica Neue" w:cstheme="minorHAnsi"/>
          <w:color w:val="000000" w:themeColor="text1"/>
        </w:rPr>
        <w:t>Net profit margin is US$</w:t>
      </w:r>
      <w:r w:rsidR="000E6B82" w:rsidRPr="000E6B82">
        <w:rPr>
          <w:rFonts w:eastAsia="Helvetica Neue" w:cstheme="minorHAnsi"/>
          <w:color w:val="000000" w:themeColor="text1"/>
        </w:rPr>
        <w:t>5,173.55</w:t>
      </w:r>
      <w:r w:rsidRPr="000E6B82">
        <w:rPr>
          <w:rFonts w:eastAsia="Helvetica Neue" w:cstheme="minorHAnsi"/>
          <w:color w:val="000000" w:themeColor="text1"/>
        </w:rPr>
        <w:t xml:space="preserve"> billion, and lifetime profit margin is US$</w:t>
      </w:r>
      <w:r w:rsidR="000E6B82" w:rsidRPr="000E6B82">
        <w:rPr>
          <w:rFonts w:eastAsia="Helvetica Neue" w:cstheme="minorHAnsi"/>
          <w:color w:val="000000" w:themeColor="text1"/>
        </w:rPr>
        <w:t>10,051.47</w:t>
      </w:r>
      <w:r w:rsidRPr="000E6B82">
        <w:rPr>
          <w:rFonts w:eastAsia="Helvetica Neue" w:cstheme="minorHAnsi"/>
          <w:color w:val="000000" w:themeColor="text1"/>
        </w:rPr>
        <w:t xml:space="preserve"> billion.</w:t>
      </w:r>
      <w:r w:rsidRPr="0090736A">
        <w:rPr>
          <w:rFonts w:eastAsia="Helvetica Neue" w:cstheme="minorHAnsi"/>
          <w:color w:val="000000" w:themeColor="text1"/>
        </w:rPr>
        <w:t xml:space="preserve"> </w:t>
      </w:r>
    </w:p>
    <w:p w14:paraId="1696479D" w14:textId="41AB38CB" w:rsidR="0090736A" w:rsidRDefault="00444E55" w:rsidP="0090736A">
      <w:pPr>
        <w:shd w:val="clear" w:color="auto" w:fill="FFFFFF"/>
        <w:spacing w:after="180"/>
        <w:rPr>
          <w:rFonts w:eastAsia="Helvetica Neue" w:cstheme="minorHAnsi"/>
          <w:color w:val="000000" w:themeColor="text1"/>
        </w:rPr>
      </w:pPr>
      <w:r w:rsidRPr="0090736A">
        <w:rPr>
          <w:rFonts w:eastAsia="Helvetica Neue" w:cstheme="minorHAnsi"/>
          <w:color w:val="000000" w:themeColor="text1"/>
        </w:rPr>
        <w:t xml:space="preserve">For the </w:t>
      </w:r>
      <w:r w:rsidR="0070096A">
        <w:rPr>
          <w:rFonts w:eastAsia="Helvetica Neue" w:cstheme="minorHAnsi"/>
          <w:i/>
          <w:color w:val="000000" w:themeColor="text1"/>
        </w:rPr>
        <w:t>Maximum</w:t>
      </w:r>
      <w:r w:rsidRPr="0090736A">
        <w:rPr>
          <w:rFonts w:eastAsia="Helvetica Neue" w:cstheme="minorHAnsi"/>
          <w:i/>
          <w:color w:val="000000" w:themeColor="text1"/>
        </w:rPr>
        <w:t xml:space="preserve"> </w:t>
      </w:r>
      <w:r w:rsidRPr="0090736A">
        <w:rPr>
          <w:rFonts w:eastAsia="Helvetica Neue" w:cstheme="minorHAnsi"/>
          <w:color w:val="000000" w:themeColor="text1"/>
        </w:rPr>
        <w:t>Scenario, cumulative first cost is US$</w:t>
      </w:r>
      <w:r w:rsidR="00F8251D">
        <w:rPr>
          <w:rFonts w:eastAsia="Helvetica Neue" w:cstheme="minorHAnsi"/>
          <w:color w:val="000000" w:themeColor="text1"/>
        </w:rPr>
        <w:t>334.81</w:t>
      </w:r>
      <w:r w:rsidRPr="0090736A">
        <w:rPr>
          <w:rFonts w:eastAsia="Helvetica Neue" w:cstheme="minorHAnsi"/>
          <w:color w:val="000000" w:themeColor="text1"/>
        </w:rPr>
        <w:t xml:space="preserve"> billion. Marginal first cost is </w:t>
      </w:r>
      <w:r w:rsidR="0090736A">
        <w:rPr>
          <w:rFonts w:eastAsia="Helvetica Neue" w:cstheme="minorHAnsi"/>
          <w:color w:val="000000" w:themeColor="text1"/>
        </w:rPr>
        <w:t xml:space="preserve">almost </w:t>
      </w:r>
      <w:r w:rsidRPr="0090736A">
        <w:rPr>
          <w:rFonts w:eastAsia="Helvetica Neue" w:cstheme="minorHAnsi"/>
          <w:color w:val="000000" w:themeColor="text1"/>
        </w:rPr>
        <w:t xml:space="preserve">the same as cumulative first cost. </w:t>
      </w:r>
      <w:r w:rsidRPr="000E6B82">
        <w:rPr>
          <w:rFonts w:eastAsia="Helvetica Neue" w:cstheme="minorHAnsi"/>
          <w:color w:val="000000" w:themeColor="text1"/>
        </w:rPr>
        <w:t>Net profit margin is US$</w:t>
      </w:r>
      <w:r w:rsidR="000E6B82" w:rsidRPr="000E6B82">
        <w:rPr>
          <w:rFonts w:eastAsia="Helvetica Neue" w:cstheme="minorHAnsi"/>
          <w:color w:val="000000" w:themeColor="text1"/>
        </w:rPr>
        <w:t xml:space="preserve">6,926.25 </w:t>
      </w:r>
      <w:r w:rsidRPr="000E6B82">
        <w:rPr>
          <w:rFonts w:eastAsia="Helvetica Neue" w:cstheme="minorHAnsi"/>
          <w:color w:val="000000" w:themeColor="text1"/>
        </w:rPr>
        <w:t>billion, and lifetime profit margin is US$</w:t>
      </w:r>
      <w:r w:rsidR="000E6B82" w:rsidRPr="000E6B82">
        <w:rPr>
          <w:rFonts w:eastAsia="Helvetica Neue" w:cstheme="minorHAnsi"/>
          <w:color w:val="000000" w:themeColor="text1"/>
        </w:rPr>
        <w:t>13,456.72</w:t>
      </w:r>
      <w:r w:rsidRPr="000E6B82">
        <w:rPr>
          <w:rFonts w:eastAsia="Helvetica Neue" w:cstheme="minorHAnsi"/>
          <w:color w:val="000000" w:themeColor="text1"/>
        </w:rPr>
        <w:t>.</w:t>
      </w:r>
      <w:r w:rsidRPr="0090736A">
        <w:rPr>
          <w:rFonts w:eastAsia="Helvetica Neue" w:cstheme="minorHAnsi"/>
          <w:color w:val="000000" w:themeColor="text1"/>
        </w:rPr>
        <w:t xml:space="preserve"> </w:t>
      </w:r>
    </w:p>
    <w:p w14:paraId="4F6C2C45" w14:textId="1349529A" w:rsidR="00E14F94" w:rsidRDefault="00E14F94" w:rsidP="0090736A">
      <w:pPr>
        <w:shd w:val="clear" w:color="auto" w:fill="FFFFFF"/>
        <w:spacing w:after="180"/>
        <w:rPr>
          <w:rFonts w:eastAsia="Helvetica Neue" w:cstheme="minorHAnsi"/>
          <w:color w:val="000000" w:themeColor="text1"/>
        </w:rPr>
      </w:pPr>
    </w:p>
    <w:p w14:paraId="7EF288A7" w14:textId="39715D0A" w:rsidR="00B42DF6" w:rsidRDefault="00B42DF6" w:rsidP="0090736A">
      <w:pPr>
        <w:shd w:val="clear" w:color="auto" w:fill="FFFFFF"/>
        <w:spacing w:after="180"/>
        <w:rPr>
          <w:rFonts w:eastAsia="Helvetica Neue" w:cstheme="minorHAnsi"/>
          <w:bCs/>
          <w:i/>
          <w:color w:val="000000" w:themeColor="text1"/>
        </w:rPr>
      </w:pPr>
    </w:p>
    <w:p w14:paraId="4D0B118A" w14:textId="77777777" w:rsidR="00B42DF6" w:rsidRDefault="00B42DF6" w:rsidP="0090736A">
      <w:pPr>
        <w:shd w:val="clear" w:color="auto" w:fill="FFFFFF"/>
        <w:spacing w:after="180"/>
        <w:rPr>
          <w:bCs/>
          <w:i/>
        </w:rPr>
      </w:pPr>
    </w:p>
    <w:tbl>
      <w:tblPr>
        <w:tblW w:w="7200" w:type="dxa"/>
        <w:jc w:val="center"/>
        <w:tblLook w:val="04A0" w:firstRow="1" w:lastRow="0" w:firstColumn="1" w:lastColumn="0" w:noHBand="0" w:noVBand="1"/>
      </w:tblPr>
      <w:tblGrid>
        <w:gridCol w:w="1440"/>
        <w:gridCol w:w="1440"/>
        <w:gridCol w:w="1440"/>
        <w:gridCol w:w="1440"/>
        <w:gridCol w:w="1440"/>
      </w:tblGrid>
      <w:tr w:rsidR="00B42DF6" w:rsidRPr="00196B23" w14:paraId="4CB22E25" w14:textId="77777777" w:rsidTr="00B42DF6">
        <w:trPr>
          <w:trHeight w:val="780"/>
          <w:jc w:val="center"/>
        </w:trPr>
        <w:tc>
          <w:tcPr>
            <w:tcW w:w="1440" w:type="dxa"/>
            <w:vMerge w:val="restart"/>
            <w:tcBorders>
              <w:top w:val="single" w:sz="4" w:space="0" w:color="auto"/>
              <w:left w:val="single" w:sz="4" w:space="0" w:color="auto"/>
              <w:bottom w:val="single" w:sz="4" w:space="0" w:color="auto"/>
              <w:right w:val="single" w:sz="4" w:space="0" w:color="auto"/>
            </w:tcBorders>
            <w:shd w:val="clear" w:color="000000" w:fill="4F81BD"/>
            <w:vAlign w:val="center"/>
            <w:hideMark/>
          </w:tcPr>
          <w:p w14:paraId="5EAB1C73" w14:textId="77777777" w:rsidR="00B42DF6" w:rsidRPr="00196B23" w:rsidRDefault="00B42DF6" w:rsidP="00196B23">
            <w:pPr>
              <w:spacing w:after="0" w:line="240" w:lineRule="auto"/>
              <w:jc w:val="center"/>
              <w:rPr>
                <w:rFonts w:eastAsia="Times New Roman" w:cs="Times New Roman"/>
                <w:b/>
                <w:bCs/>
                <w:color w:val="FFFFFF"/>
                <w:sz w:val="20"/>
                <w:szCs w:val="20"/>
                <w:lang w:eastAsia="en-US"/>
              </w:rPr>
            </w:pPr>
            <w:r w:rsidRPr="00196B23">
              <w:rPr>
                <w:rFonts w:eastAsia="Times New Roman" w:cs="Times New Roman"/>
                <w:b/>
                <w:bCs/>
                <w:color w:val="FFFFFF"/>
                <w:sz w:val="20"/>
                <w:szCs w:val="20"/>
                <w:lang w:eastAsia="en-US"/>
              </w:rPr>
              <w:t>Scenario</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656F5326" w14:textId="77777777" w:rsidR="00B42DF6" w:rsidRPr="00196B23" w:rsidRDefault="00B42DF6" w:rsidP="00196B23">
            <w:pPr>
              <w:spacing w:after="0" w:line="240" w:lineRule="auto"/>
              <w:jc w:val="center"/>
              <w:rPr>
                <w:rFonts w:eastAsia="Times New Roman" w:cs="Times New Roman"/>
                <w:b/>
                <w:bCs/>
                <w:color w:val="FFFFFF"/>
                <w:sz w:val="20"/>
                <w:szCs w:val="20"/>
                <w:lang w:eastAsia="en-US"/>
              </w:rPr>
            </w:pPr>
            <w:r w:rsidRPr="00196B23">
              <w:rPr>
                <w:rFonts w:eastAsia="Times New Roman" w:cs="Times New Roman"/>
                <w:b/>
                <w:bCs/>
                <w:color w:val="FFFFFF"/>
                <w:sz w:val="20"/>
                <w:szCs w:val="20"/>
                <w:lang w:eastAsia="en-US"/>
              </w:rPr>
              <w:t>Cumulative First Cost</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7AD5BDCE" w14:textId="77777777" w:rsidR="00B42DF6" w:rsidRPr="00196B23" w:rsidRDefault="00B42DF6" w:rsidP="00196B23">
            <w:pPr>
              <w:spacing w:after="0" w:line="240" w:lineRule="auto"/>
              <w:jc w:val="center"/>
              <w:rPr>
                <w:rFonts w:eastAsia="Times New Roman" w:cs="Times New Roman"/>
                <w:b/>
                <w:bCs/>
                <w:color w:val="FFFFFF"/>
                <w:sz w:val="20"/>
                <w:szCs w:val="20"/>
                <w:lang w:eastAsia="en-US"/>
              </w:rPr>
            </w:pPr>
            <w:r w:rsidRPr="00196B23">
              <w:rPr>
                <w:rFonts w:eastAsia="Times New Roman" w:cs="Times New Roman"/>
                <w:b/>
                <w:bCs/>
                <w:color w:val="FFFFFF"/>
                <w:sz w:val="20"/>
                <w:szCs w:val="20"/>
                <w:lang w:eastAsia="en-US"/>
              </w:rPr>
              <w:t>Marginal First Cost</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74DF8257" w14:textId="28777EBD" w:rsidR="00B42DF6" w:rsidRPr="00196B23" w:rsidRDefault="00B42DF6" w:rsidP="00196B23">
            <w:pPr>
              <w:spacing w:after="0" w:line="240" w:lineRule="auto"/>
              <w:jc w:val="center"/>
              <w:rPr>
                <w:rFonts w:eastAsia="Times New Roman" w:cs="Times New Roman"/>
                <w:b/>
                <w:bCs/>
                <w:color w:val="FFFFFF"/>
                <w:sz w:val="20"/>
                <w:szCs w:val="20"/>
                <w:lang w:eastAsia="en-US"/>
              </w:rPr>
            </w:pPr>
            <w:r w:rsidRPr="00196B23">
              <w:rPr>
                <w:rFonts w:eastAsia="Times New Roman" w:cs="Times New Roman"/>
                <w:b/>
                <w:bCs/>
                <w:color w:val="FFFFFF"/>
                <w:sz w:val="20"/>
                <w:szCs w:val="20"/>
                <w:lang w:eastAsia="en-US"/>
              </w:rPr>
              <w:t xml:space="preserve">Net </w:t>
            </w:r>
            <w:r>
              <w:rPr>
                <w:rFonts w:eastAsia="Times New Roman" w:cs="Times New Roman"/>
                <w:b/>
                <w:bCs/>
                <w:color w:val="FFFFFF"/>
                <w:sz w:val="20"/>
                <w:szCs w:val="20"/>
                <w:lang w:eastAsia="en-US"/>
              </w:rPr>
              <w:t>Profit Margine</w:t>
            </w:r>
          </w:p>
        </w:tc>
        <w:tc>
          <w:tcPr>
            <w:tcW w:w="1440" w:type="dxa"/>
            <w:tcBorders>
              <w:top w:val="single" w:sz="4" w:space="0" w:color="auto"/>
              <w:left w:val="nil"/>
              <w:bottom w:val="single" w:sz="4" w:space="0" w:color="auto"/>
              <w:right w:val="single" w:sz="4" w:space="0" w:color="auto"/>
            </w:tcBorders>
            <w:shd w:val="clear" w:color="000000" w:fill="4F81BD"/>
            <w:vAlign w:val="center"/>
            <w:hideMark/>
          </w:tcPr>
          <w:p w14:paraId="3D984335" w14:textId="60FF095F" w:rsidR="00B42DF6" w:rsidRPr="00196B23" w:rsidRDefault="00B42DF6" w:rsidP="00196B23">
            <w:pPr>
              <w:spacing w:after="0" w:line="240" w:lineRule="auto"/>
              <w:jc w:val="center"/>
              <w:rPr>
                <w:rFonts w:eastAsia="Times New Roman" w:cs="Times New Roman"/>
                <w:b/>
                <w:bCs/>
                <w:color w:val="FFFFFF"/>
                <w:sz w:val="20"/>
                <w:szCs w:val="20"/>
                <w:lang w:eastAsia="en-US"/>
              </w:rPr>
            </w:pPr>
            <w:r w:rsidRPr="00196B23">
              <w:rPr>
                <w:rFonts w:eastAsia="Times New Roman" w:cs="Times New Roman"/>
                <w:b/>
                <w:bCs/>
                <w:color w:val="FFFFFF"/>
                <w:sz w:val="20"/>
                <w:szCs w:val="20"/>
                <w:lang w:eastAsia="en-US"/>
              </w:rPr>
              <w:t xml:space="preserve">Lifetime </w:t>
            </w:r>
            <w:r>
              <w:rPr>
                <w:rFonts w:eastAsia="Times New Roman" w:cs="Times New Roman"/>
                <w:b/>
                <w:bCs/>
                <w:color w:val="FFFFFF"/>
                <w:sz w:val="20"/>
                <w:szCs w:val="20"/>
                <w:lang w:eastAsia="en-US"/>
              </w:rPr>
              <w:t>Profit Margine</w:t>
            </w:r>
          </w:p>
        </w:tc>
      </w:tr>
      <w:tr w:rsidR="00B42DF6" w:rsidRPr="00196B23" w14:paraId="7F5DDABE" w14:textId="77777777" w:rsidTr="00B42DF6">
        <w:trPr>
          <w:trHeight w:val="520"/>
          <w:jc w:val="center"/>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6AA12EE9" w14:textId="77777777" w:rsidR="00B42DF6" w:rsidRPr="00196B23" w:rsidRDefault="00B42DF6" w:rsidP="00196B23">
            <w:pPr>
              <w:spacing w:after="0" w:line="240" w:lineRule="auto"/>
              <w:jc w:val="left"/>
              <w:rPr>
                <w:rFonts w:eastAsia="Times New Roman" w:cs="Times New Roman"/>
                <w:b/>
                <w:bCs/>
                <w:color w:val="FFFFFF"/>
                <w:sz w:val="20"/>
                <w:szCs w:val="20"/>
                <w:lang w:eastAsia="en-US"/>
              </w:rPr>
            </w:pPr>
          </w:p>
        </w:tc>
        <w:tc>
          <w:tcPr>
            <w:tcW w:w="1440" w:type="dxa"/>
            <w:tcBorders>
              <w:top w:val="nil"/>
              <w:left w:val="nil"/>
              <w:bottom w:val="single" w:sz="4" w:space="0" w:color="auto"/>
              <w:right w:val="single" w:sz="4" w:space="0" w:color="auto"/>
            </w:tcBorders>
            <w:shd w:val="clear" w:color="000000" w:fill="4F81BD"/>
            <w:vAlign w:val="center"/>
            <w:hideMark/>
          </w:tcPr>
          <w:p w14:paraId="449188F2" w14:textId="3822BCFD" w:rsidR="00B42DF6" w:rsidRPr="00196B23" w:rsidRDefault="00B42DF6" w:rsidP="00196B23">
            <w:pPr>
              <w:spacing w:after="0" w:line="240" w:lineRule="auto"/>
              <w:jc w:val="center"/>
              <w:rPr>
                <w:rFonts w:eastAsia="Times New Roman" w:cs="Times New Roman"/>
                <w:i/>
                <w:iCs/>
                <w:color w:val="FFFFFF"/>
                <w:sz w:val="20"/>
                <w:szCs w:val="20"/>
                <w:lang w:eastAsia="en-US"/>
              </w:rPr>
            </w:pPr>
            <w:r w:rsidRPr="00196B23">
              <w:rPr>
                <w:rFonts w:eastAsia="Times New Roman" w:cs="Times New Roman"/>
                <w:i/>
                <w:iCs/>
                <w:color w:val="FFFFFF"/>
                <w:sz w:val="20"/>
                <w:szCs w:val="20"/>
                <w:lang w:eastAsia="en-US"/>
              </w:rPr>
              <w:t>20</w:t>
            </w:r>
            <w:r>
              <w:rPr>
                <w:rFonts w:eastAsia="Times New Roman" w:cs="Times New Roman"/>
                <w:i/>
                <w:iCs/>
                <w:color w:val="FFFFFF"/>
                <w:sz w:val="20"/>
                <w:szCs w:val="20"/>
                <w:lang w:eastAsia="en-US"/>
              </w:rPr>
              <w:t>20</w:t>
            </w:r>
            <w:r w:rsidRPr="00196B23">
              <w:rPr>
                <w:rFonts w:eastAsia="Times New Roman" w:cs="Times New Roman"/>
                <w:i/>
                <w:iCs/>
                <w:color w:val="FFFFFF"/>
                <w:sz w:val="20"/>
                <w:szCs w:val="20"/>
                <w:lang w:eastAsia="en-US"/>
              </w:rPr>
              <w:t>-2050 Billion USD</w:t>
            </w:r>
          </w:p>
        </w:tc>
        <w:tc>
          <w:tcPr>
            <w:tcW w:w="1440" w:type="dxa"/>
            <w:tcBorders>
              <w:top w:val="nil"/>
              <w:left w:val="nil"/>
              <w:bottom w:val="single" w:sz="4" w:space="0" w:color="auto"/>
              <w:right w:val="single" w:sz="4" w:space="0" w:color="auto"/>
            </w:tcBorders>
            <w:shd w:val="clear" w:color="000000" w:fill="4F81BD"/>
            <w:vAlign w:val="center"/>
            <w:hideMark/>
          </w:tcPr>
          <w:p w14:paraId="1E3F7FC3" w14:textId="15E290D8" w:rsidR="00B42DF6" w:rsidRPr="00196B23" w:rsidRDefault="00B42DF6" w:rsidP="00196B23">
            <w:pPr>
              <w:spacing w:after="0" w:line="240" w:lineRule="auto"/>
              <w:jc w:val="center"/>
              <w:rPr>
                <w:rFonts w:eastAsia="Times New Roman" w:cs="Times New Roman"/>
                <w:i/>
                <w:iCs/>
                <w:color w:val="FFFFFF"/>
                <w:sz w:val="20"/>
                <w:szCs w:val="20"/>
                <w:lang w:eastAsia="en-US"/>
              </w:rPr>
            </w:pPr>
            <w:r w:rsidRPr="00196B23">
              <w:rPr>
                <w:rFonts w:eastAsia="Times New Roman" w:cs="Times New Roman"/>
                <w:i/>
                <w:iCs/>
                <w:color w:val="FFFFFF"/>
                <w:sz w:val="20"/>
                <w:szCs w:val="20"/>
                <w:lang w:eastAsia="en-US"/>
              </w:rPr>
              <w:t>20</w:t>
            </w:r>
            <w:r>
              <w:rPr>
                <w:rFonts w:eastAsia="Times New Roman" w:cs="Times New Roman"/>
                <w:i/>
                <w:iCs/>
                <w:color w:val="FFFFFF"/>
                <w:sz w:val="20"/>
                <w:szCs w:val="20"/>
                <w:lang w:eastAsia="en-US"/>
              </w:rPr>
              <w:t>20</w:t>
            </w:r>
            <w:r w:rsidRPr="00196B23">
              <w:rPr>
                <w:rFonts w:eastAsia="Times New Roman" w:cs="Times New Roman"/>
                <w:i/>
                <w:iCs/>
                <w:color w:val="FFFFFF"/>
                <w:sz w:val="20"/>
                <w:szCs w:val="20"/>
                <w:lang w:eastAsia="en-US"/>
              </w:rPr>
              <w:t>-2050 Billion USD</w:t>
            </w:r>
          </w:p>
        </w:tc>
        <w:tc>
          <w:tcPr>
            <w:tcW w:w="1440" w:type="dxa"/>
            <w:tcBorders>
              <w:top w:val="nil"/>
              <w:left w:val="nil"/>
              <w:bottom w:val="single" w:sz="4" w:space="0" w:color="auto"/>
              <w:right w:val="single" w:sz="4" w:space="0" w:color="auto"/>
            </w:tcBorders>
            <w:shd w:val="clear" w:color="000000" w:fill="4F81BD"/>
            <w:vAlign w:val="center"/>
            <w:hideMark/>
          </w:tcPr>
          <w:p w14:paraId="05151923" w14:textId="77777777" w:rsidR="00B42DF6" w:rsidRPr="00196B23" w:rsidRDefault="00B42DF6" w:rsidP="00196B23">
            <w:pPr>
              <w:spacing w:after="0" w:line="240" w:lineRule="auto"/>
              <w:jc w:val="center"/>
              <w:rPr>
                <w:rFonts w:eastAsia="Times New Roman" w:cs="Times New Roman"/>
                <w:i/>
                <w:iCs/>
                <w:color w:val="FFFFFF"/>
                <w:sz w:val="20"/>
                <w:szCs w:val="20"/>
                <w:lang w:eastAsia="en-US"/>
              </w:rPr>
            </w:pPr>
            <w:r w:rsidRPr="00196B23">
              <w:rPr>
                <w:rFonts w:eastAsia="Times New Roman" w:cs="Times New Roman"/>
                <w:i/>
                <w:iCs/>
                <w:color w:val="FFFFFF"/>
                <w:sz w:val="20"/>
                <w:szCs w:val="20"/>
                <w:lang w:eastAsia="en-US"/>
              </w:rPr>
              <w:t>2020-2050 Billion USD</w:t>
            </w:r>
          </w:p>
        </w:tc>
        <w:tc>
          <w:tcPr>
            <w:tcW w:w="1440" w:type="dxa"/>
            <w:tcBorders>
              <w:top w:val="nil"/>
              <w:left w:val="nil"/>
              <w:bottom w:val="single" w:sz="4" w:space="0" w:color="auto"/>
              <w:right w:val="single" w:sz="4" w:space="0" w:color="auto"/>
            </w:tcBorders>
            <w:shd w:val="clear" w:color="000000" w:fill="4F81BD"/>
            <w:vAlign w:val="center"/>
            <w:hideMark/>
          </w:tcPr>
          <w:p w14:paraId="1571F729" w14:textId="77777777" w:rsidR="00B42DF6" w:rsidRPr="00196B23" w:rsidRDefault="00B42DF6" w:rsidP="00196B23">
            <w:pPr>
              <w:spacing w:after="0" w:line="240" w:lineRule="auto"/>
              <w:jc w:val="center"/>
              <w:rPr>
                <w:rFonts w:eastAsia="Times New Roman" w:cs="Times New Roman"/>
                <w:i/>
                <w:iCs/>
                <w:color w:val="FFFFFF"/>
                <w:sz w:val="20"/>
                <w:szCs w:val="20"/>
                <w:lang w:eastAsia="en-US"/>
              </w:rPr>
            </w:pPr>
            <w:r w:rsidRPr="00196B23">
              <w:rPr>
                <w:rFonts w:eastAsia="Times New Roman" w:cs="Times New Roman"/>
                <w:i/>
                <w:iCs/>
                <w:color w:val="FFFFFF"/>
                <w:sz w:val="20"/>
                <w:szCs w:val="20"/>
                <w:lang w:eastAsia="en-US"/>
              </w:rPr>
              <w:t>2020-2050 Billion USD</w:t>
            </w:r>
          </w:p>
        </w:tc>
      </w:tr>
      <w:tr w:rsidR="00B42DF6" w:rsidRPr="00196B23" w14:paraId="0EFB87AE" w14:textId="77777777" w:rsidTr="00B42DF6">
        <w:trPr>
          <w:trHeight w:val="27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4E9D9C2A" w14:textId="77777777" w:rsidR="00B42DF6" w:rsidRPr="00196B23" w:rsidRDefault="00B42DF6" w:rsidP="00196B23">
            <w:pPr>
              <w:spacing w:after="0" w:line="240" w:lineRule="auto"/>
              <w:jc w:val="center"/>
              <w:rPr>
                <w:rFonts w:eastAsia="Times New Roman" w:cs="Times New Roman"/>
                <w:b/>
                <w:bCs/>
                <w:i/>
                <w:iCs/>
                <w:color w:val="000000"/>
                <w:sz w:val="20"/>
                <w:szCs w:val="20"/>
                <w:lang w:eastAsia="en-US"/>
              </w:rPr>
            </w:pPr>
            <w:r w:rsidRPr="00196B23">
              <w:rPr>
                <w:rFonts w:eastAsia="Times New Roman" w:cs="Times New Roman"/>
                <w:b/>
                <w:bCs/>
                <w:i/>
                <w:iCs/>
                <w:color w:val="000000"/>
                <w:sz w:val="20"/>
                <w:szCs w:val="20"/>
                <w:lang w:eastAsia="en-US"/>
              </w:rPr>
              <w:t>Plausible</w:t>
            </w:r>
          </w:p>
        </w:tc>
        <w:tc>
          <w:tcPr>
            <w:tcW w:w="1440" w:type="dxa"/>
            <w:tcBorders>
              <w:top w:val="nil"/>
              <w:left w:val="nil"/>
              <w:bottom w:val="single" w:sz="4" w:space="0" w:color="auto"/>
              <w:right w:val="single" w:sz="4" w:space="0" w:color="auto"/>
            </w:tcBorders>
            <w:shd w:val="clear" w:color="auto" w:fill="auto"/>
            <w:vAlign w:val="center"/>
            <w:hideMark/>
          </w:tcPr>
          <w:p w14:paraId="0F7CDBE4" w14:textId="77777777" w:rsidR="00B42DF6" w:rsidRPr="00196B23" w:rsidRDefault="00B42DF6" w:rsidP="00196B23">
            <w:pPr>
              <w:spacing w:after="0" w:line="240" w:lineRule="auto"/>
              <w:jc w:val="center"/>
              <w:rPr>
                <w:rFonts w:eastAsia="Times New Roman" w:cs="Times New Roman"/>
                <w:color w:val="000000"/>
                <w:sz w:val="20"/>
                <w:szCs w:val="20"/>
                <w:lang w:eastAsia="en-US"/>
              </w:rPr>
            </w:pPr>
            <w:r w:rsidRPr="00196B23">
              <w:rPr>
                <w:rFonts w:eastAsia="Times New Roman" w:cs="Times New Roman"/>
                <w:color w:val="000000"/>
                <w:sz w:val="20"/>
                <w:szCs w:val="20"/>
                <w:lang w:eastAsia="en-US"/>
              </w:rPr>
              <w:t>132.52</w:t>
            </w:r>
          </w:p>
        </w:tc>
        <w:tc>
          <w:tcPr>
            <w:tcW w:w="1440" w:type="dxa"/>
            <w:tcBorders>
              <w:top w:val="nil"/>
              <w:left w:val="nil"/>
              <w:bottom w:val="single" w:sz="4" w:space="0" w:color="auto"/>
              <w:right w:val="single" w:sz="4" w:space="0" w:color="auto"/>
            </w:tcBorders>
            <w:shd w:val="clear" w:color="auto" w:fill="auto"/>
            <w:vAlign w:val="center"/>
            <w:hideMark/>
          </w:tcPr>
          <w:p w14:paraId="440C6B22" w14:textId="77777777" w:rsidR="00B42DF6" w:rsidRPr="00196B23" w:rsidRDefault="00B42DF6" w:rsidP="00196B23">
            <w:pPr>
              <w:spacing w:after="0" w:line="240" w:lineRule="auto"/>
              <w:jc w:val="center"/>
              <w:rPr>
                <w:rFonts w:eastAsia="Times New Roman" w:cs="Times New Roman"/>
                <w:color w:val="000000"/>
                <w:sz w:val="20"/>
                <w:szCs w:val="20"/>
                <w:lang w:eastAsia="en-US"/>
              </w:rPr>
            </w:pPr>
            <w:r w:rsidRPr="00196B23">
              <w:rPr>
                <w:rFonts w:eastAsia="Times New Roman" w:cs="Times New Roman"/>
                <w:color w:val="000000"/>
                <w:sz w:val="20"/>
                <w:szCs w:val="20"/>
                <w:lang w:eastAsia="en-US"/>
              </w:rPr>
              <w:t>132.14</w:t>
            </w:r>
          </w:p>
        </w:tc>
        <w:tc>
          <w:tcPr>
            <w:tcW w:w="1440" w:type="dxa"/>
            <w:tcBorders>
              <w:top w:val="nil"/>
              <w:left w:val="nil"/>
              <w:bottom w:val="single" w:sz="4" w:space="0" w:color="auto"/>
              <w:right w:val="single" w:sz="4" w:space="0" w:color="auto"/>
            </w:tcBorders>
            <w:shd w:val="clear" w:color="auto" w:fill="auto"/>
            <w:vAlign w:val="center"/>
            <w:hideMark/>
          </w:tcPr>
          <w:p w14:paraId="2B76BEC3" w14:textId="1A599753" w:rsidR="00B42DF6" w:rsidRPr="00196B23" w:rsidRDefault="00B42DF6" w:rsidP="00196B23">
            <w:pPr>
              <w:spacing w:after="0" w:line="240" w:lineRule="auto"/>
              <w:jc w:val="center"/>
              <w:rPr>
                <w:rFonts w:eastAsia="Times New Roman" w:cs="Times New Roman"/>
                <w:color w:val="000000"/>
                <w:sz w:val="20"/>
                <w:szCs w:val="20"/>
                <w:lang w:eastAsia="en-US"/>
              </w:rPr>
            </w:pPr>
            <w:r w:rsidRPr="00196B23">
              <w:rPr>
                <w:rFonts w:eastAsia="Times New Roman" w:cs="Times New Roman"/>
                <w:color w:val="000000"/>
                <w:sz w:val="20"/>
                <w:szCs w:val="20"/>
                <w:lang w:eastAsia="en-US"/>
              </w:rPr>
              <w:t xml:space="preserve">2 </w:t>
            </w:r>
            <w:r>
              <w:rPr>
                <w:rFonts w:eastAsia="Times New Roman" w:cs="Times New Roman"/>
                <w:color w:val="000000"/>
                <w:sz w:val="20"/>
                <w:szCs w:val="20"/>
                <w:lang w:eastAsia="en-US"/>
              </w:rPr>
              <w:t>736</w:t>
            </w:r>
            <w:r w:rsidRPr="00196B23">
              <w:rPr>
                <w:rFonts w:eastAsia="Times New Roman" w:cs="Times New Roman"/>
                <w:color w:val="000000"/>
                <w:sz w:val="20"/>
                <w:szCs w:val="20"/>
                <w:lang w:eastAsia="en-US"/>
              </w:rPr>
              <w:t>.6</w:t>
            </w:r>
            <w:r>
              <w:rPr>
                <w:rFonts w:eastAsia="Times New Roman" w:cs="Times New Roman"/>
                <w:color w:val="000000"/>
                <w:sz w:val="20"/>
                <w:szCs w:val="20"/>
                <w:lang w:eastAsia="en-US"/>
              </w:rPr>
              <w:t>9</w:t>
            </w:r>
          </w:p>
        </w:tc>
        <w:tc>
          <w:tcPr>
            <w:tcW w:w="1440" w:type="dxa"/>
            <w:tcBorders>
              <w:top w:val="nil"/>
              <w:left w:val="nil"/>
              <w:bottom w:val="single" w:sz="4" w:space="0" w:color="auto"/>
              <w:right w:val="single" w:sz="4" w:space="0" w:color="auto"/>
            </w:tcBorders>
            <w:shd w:val="clear" w:color="auto" w:fill="auto"/>
            <w:vAlign w:val="center"/>
            <w:hideMark/>
          </w:tcPr>
          <w:p w14:paraId="0580F64A" w14:textId="455BD730" w:rsidR="00B42DF6" w:rsidRPr="00196B23" w:rsidRDefault="00B42DF6" w:rsidP="00196B23">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w:t>
            </w:r>
            <w:r w:rsidRPr="00196B23">
              <w:rPr>
                <w:rFonts w:eastAsia="Times New Roman" w:cs="Times New Roman"/>
                <w:color w:val="000000"/>
                <w:sz w:val="20"/>
                <w:szCs w:val="20"/>
                <w:lang w:eastAsia="en-US"/>
              </w:rPr>
              <w:t xml:space="preserve"> </w:t>
            </w:r>
            <w:r>
              <w:rPr>
                <w:rFonts w:eastAsia="Times New Roman" w:cs="Times New Roman"/>
                <w:color w:val="000000"/>
                <w:sz w:val="20"/>
                <w:szCs w:val="20"/>
                <w:lang w:eastAsia="en-US"/>
              </w:rPr>
              <w:t>316</w:t>
            </w:r>
            <w:r w:rsidRPr="00196B23">
              <w:rPr>
                <w:rFonts w:eastAsia="Times New Roman" w:cs="Times New Roman"/>
                <w:color w:val="000000"/>
                <w:sz w:val="20"/>
                <w:szCs w:val="20"/>
                <w:lang w:eastAsia="en-US"/>
              </w:rPr>
              <w:t>.9</w:t>
            </w:r>
            <w:r>
              <w:rPr>
                <w:rFonts w:eastAsia="Times New Roman" w:cs="Times New Roman"/>
                <w:color w:val="000000"/>
                <w:sz w:val="20"/>
                <w:szCs w:val="20"/>
                <w:lang w:eastAsia="en-US"/>
              </w:rPr>
              <w:t>9</w:t>
            </w:r>
          </w:p>
        </w:tc>
      </w:tr>
      <w:tr w:rsidR="00B42DF6" w:rsidRPr="00196B23" w14:paraId="09B1136D" w14:textId="77777777" w:rsidTr="00B42DF6">
        <w:trPr>
          <w:trHeight w:val="27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6290D9ED" w14:textId="2253220D" w:rsidR="00B42DF6" w:rsidRPr="00196B23" w:rsidRDefault="0070096A" w:rsidP="00196B23">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Ambitious</w:t>
            </w:r>
          </w:p>
        </w:tc>
        <w:tc>
          <w:tcPr>
            <w:tcW w:w="1440" w:type="dxa"/>
            <w:tcBorders>
              <w:top w:val="nil"/>
              <w:left w:val="nil"/>
              <w:bottom w:val="single" w:sz="4" w:space="0" w:color="auto"/>
              <w:right w:val="single" w:sz="4" w:space="0" w:color="auto"/>
            </w:tcBorders>
            <w:shd w:val="clear" w:color="auto" w:fill="auto"/>
            <w:vAlign w:val="center"/>
            <w:hideMark/>
          </w:tcPr>
          <w:p w14:paraId="6A055062" w14:textId="77777777" w:rsidR="00B42DF6" w:rsidRPr="00196B23" w:rsidRDefault="00B42DF6" w:rsidP="00196B23">
            <w:pPr>
              <w:spacing w:after="0" w:line="240" w:lineRule="auto"/>
              <w:jc w:val="center"/>
              <w:rPr>
                <w:rFonts w:eastAsia="Times New Roman" w:cs="Times New Roman"/>
                <w:color w:val="000000"/>
                <w:sz w:val="20"/>
                <w:szCs w:val="20"/>
                <w:lang w:eastAsia="en-US"/>
              </w:rPr>
            </w:pPr>
            <w:r w:rsidRPr="00196B23">
              <w:rPr>
                <w:rFonts w:eastAsia="Times New Roman" w:cs="Times New Roman"/>
                <w:color w:val="000000"/>
                <w:sz w:val="20"/>
                <w:szCs w:val="20"/>
                <w:lang w:eastAsia="en-US"/>
              </w:rPr>
              <w:t>250.18</w:t>
            </w:r>
          </w:p>
        </w:tc>
        <w:tc>
          <w:tcPr>
            <w:tcW w:w="1440" w:type="dxa"/>
            <w:tcBorders>
              <w:top w:val="nil"/>
              <w:left w:val="nil"/>
              <w:bottom w:val="single" w:sz="4" w:space="0" w:color="auto"/>
              <w:right w:val="single" w:sz="4" w:space="0" w:color="auto"/>
            </w:tcBorders>
            <w:shd w:val="clear" w:color="auto" w:fill="auto"/>
            <w:vAlign w:val="center"/>
            <w:hideMark/>
          </w:tcPr>
          <w:p w14:paraId="68E9A008" w14:textId="77777777" w:rsidR="00B42DF6" w:rsidRPr="00196B23" w:rsidRDefault="00B42DF6" w:rsidP="00196B23">
            <w:pPr>
              <w:spacing w:after="0" w:line="240" w:lineRule="auto"/>
              <w:jc w:val="center"/>
              <w:rPr>
                <w:rFonts w:eastAsia="Times New Roman" w:cs="Times New Roman"/>
                <w:color w:val="000000"/>
                <w:sz w:val="20"/>
                <w:szCs w:val="20"/>
                <w:lang w:eastAsia="en-US"/>
              </w:rPr>
            </w:pPr>
            <w:r w:rsidRPr="00196B23">
              <w:rPr>
                <w:rFonts w:eastAsia="Times New Roman" w:cs="Times New Roman"/>
                <w:color w:val="000000"/>
                <w:sz w:val="20"/>
                <w:szCs w:val="20"/>
                <w:lang w:eastAsia="en-US"/>
              </w:rPr>
              <w:t>249.80</w:t>
            </w:r>
          </w:p>
        </w:tc>
        <w:tc>
          <w:tcPr>
            <w:tcW w:w="1440" w:type="dxa"/>
            <w:tcBorders>
              <w:top w:val="nil"/>
              <w:left w:val="nil"/>
              <w:bottom w:val="single" w:sz="4" w:space="0" w:color="auto"/>
              <w:right w:val="single" w:sz="4" w:space="0" w:color="auto"/>
            </w:tcBorders>
            <w:shd w:val="clear" w:color="auto" w:fill="auto"/>
            <w:vAlign w:val="center"/>
            <w:hideMark/>
          </w:tcPr>
          <w:p w14:paraId="65AD4A57" w14:textId="1ED007CD" w:rsidR="00B42DF6" w:rsidRPr="00196B23" w:rsidRDefault="00B42DF6" w:rsidP="00196B23">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5 173.55</w:t>
            </w:r>
          </w:p>
        </w:tc>
        <w:tc>
          <w:tcPr>
            <w:tcW w:w="1440" w:type="dxa"/>
            <w:tcBorders>
              <w:top w:val="nil"/>
              <w:left w:val="nil"/>
              <w:bottom w:val="single" w:sz="4" w:space="0" w:color="auto"/>
              <w:right w:val="single" w:sz="4" w:space="0" w:color="auto"/>
            </w:tcBorders>
            <w:shd w:val="clear" w:color="auto" w:fill="auto"/>
            <w:vAlign w:val="center"/>
            <w:hideMark/>
          </w:tcPr>
          <w:p w14:paraId="4409D9FA" w14:textId="631F96D6" w:rsidR="00B42DF6" w:rsidRPr="00196B23" w:rsidRDefault="00B42DF6" w:rsidP="00196B23">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10 051.47</w:t>
            </w:r>
          </w:p>
        </w:tc>
      </w:tr>
      <w:tr w:rsidR="00B42DF6" w:rsidRPr="00196B23" w14:paraId="08C6479B" w14:textId="77777777" w:rsidTr="00B42DF6">
        <w:trPr>
          <w:trHeight w:val="270"/>
          <w:jc w:val="center"/>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6942FE62" w14:textId="2342934D" w:rsidR="00B42DF6" w:rsidRPr="00196B23" w:rsidRDefault="0070096A" w:rsidP="00196B23">
            <w:pPr>
              <w:spacing w:after="0" w:line="240" w:lineRule="auto"/>
              <w:jc w:val="center"/>
              <w:rPr>
                <w:rFonts w:eastAsia="Times New Roman" w:cs="Times New Roman"/>
                <w:b/>
                <w:bCs/>
                <w:i/>
                <w:iCs/>
                <w:color w:val="000000"/>
                <w:sz w:val="20"/>
                <w:szCs w:val="20"/>
                <w:lang w:eastAsia="en-US"/>
              </w:rPr>
            </w:pPr>
            <w:r>
              <w:rPr>
                <w:rFonts w:eastAsia="Times New Roman" w:cs="Times New Roman"/>
                <w:b/>
                <w:bCs/>
                <w:i/>
                <w:iCs/>
                <w:color w:val="000000"/>
                <w:sz w:val="20"/>
                <w:szCs w:val="20"/>
                <w:lang w:eastAsia="en-US"/>
              </w:rPr>
              <w:t>Maximum</w:t>
            </w:r>
          </w:p>
        </w:tc>
        <w:tc>
          <w:tcPr>
            <w:tcW w:w="1440" w:type="dxa"/>
            <w:tcBorders>
              <w:top w:val="nil"/>
              <w:left w:val="nil"/>
              <w:bottom w:val="single" w:sz="4" w:space="0" w:color="auto"/>
              <w:right w:val="single" w:sz="4" w:space="0" w:color="auto"/>
            </w:tcBorders>
            <w:shd w:val="clear" w:color="auto" w:fill="auto"/>
            <w:vAlign w:val="center"/>
            <w:hideMark/>
          </w:tcPr>
          <w:p w14:paraId="4A25E1DF" w14:textId="77777777" w:rsidR="00B42DF6" w:rsidRPr="00196B23" w:rsidRDefault="00B42DF6" w:rsidP="00196B23">
            <w:pPr>
              <w:spacing w:after="0" w:line="240" w:lineRule="auto"/>
              <w:jc w:val="center"/>
              <w:rPr>
                <w:rFonts w:eastAsia="Times New Roman" w:cs="Times New Roman"/>
                <w:color w:val="000000"/>
                <w:sz w:val="20"/>
                <w:szCs w:val="20"/>
                <w:lang w:eastAsia="en-US"/>
              </w:rPr>
            </w:pPr>
            <w:r w:rsidRPr="00196B23">
              <w:rPr>
                <w:rFonts w:eastAsia="Times New Roman" w:cs="Times New Roman"/>
                <w:color w:val="000000"/>
                <w:sz w:val="20"/>
                <w:szCs w:val="20"/>
                <w:lang w:eastAsia="en-US"/>
              </w:rPr>
              <w:t>334.81</w:t>
            </w:r>
          </w:p>
        </w:tc>
        <w:tc>
          <w:tcPr>
            <w:tcW w:w="1440" w:type="dxa"/>
            <w:tcBorders>
              <w:top w:val="nil"/>
              <w:left w:val="nil"/>
              <w:bottom w:val="single" w:sz="4" w:space="0" w:color="auto"/>
              <w:right w:val="single" w:sz="4" w:space="0" w:color="auto"/>
            </w:tcBorders>
            <w:shd w:val="clear" w:color="auto" w:fill="auto"/>
            <w:vAlign w:val="center"/>
            <w:hideMark/>
          </w:tcPr>
          <w:p w14:paraId="2A5713E9" w14:textId="77777777" w:rsidR="00B42DF6" w:rsidRPr="00196B23" w:rsidRDefault="00B42DF6" w:rsidP="00196B23">
            <w:pPr>
              <w:spacing w:after="0" w:line="240" w:lineRule="auto"/>
              <w:jc w:val="center"/>
              <w:rPr>
                <w:rFonts w:eastAsia="Times New Roman" w:cs="Times New Roman"/>
                <w:color w:val="000000"/>
                <w:sz w:val="20"/>
                <w:szCs w:val="20"/>
                <w:lang w:eastAsia="en-US"/>
              </w:rPr>
            </w:pPr>
            <w:r w:rsidRPr="00196B23">
              <w:rPr>
                <w:rFonts w:eastAsia="Times New Roman" w:cs="Times New Roman"/>
                <w:color w:val="000000"/>
                <w:sz w:val="20"/>
                <w:szCs w:val="20"/>
                <w:lang w:eastAsia="en-US"/>
              </w:rPr>
              <w:t>334.42</w:t>
            </w:r>
          </w:p>
        </w:tc>
        <w:tc>
          <w:tcPr>
            <w:tcW w:w="1440" w:type="dxa"/>
            <w:tcBorders>
              <w:top w:val="nil"/>
              <w:left w:val="nil"/>
              <w:bottom w:val="single" w:sz="4" w:space="0" w:color="auto"/>
              <w:right w:val="single" w:sz="4" w:space="0" w:color="auto"/>
            </w:tcBorders>
            <w:shd w:val="clear" w:color="auto" w:fill="auto"/>
            <w:vAlign w:val="center"/>
            <w:hideMark/>
          </w:tcPr>
          <w:p w14:paraId="69A39AB3" w14:textId="07DD473C" w:rsidR="00B42DF6" w:rsidRPr="00196B23" w:rsidRDefault="00B42DF6" w:rsidP="00196B23">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6 926.25</w:t>
            </w:r>
          </w:p>
        </w:tc>
        <w:tc>
          <w:tcPr>
            <w:tcW w:w="1440" w:type="dxa"/>
            <w:tcBorders>
              <w:top w:val="nil"/>
              <w:left w:val="nil"/>
              <w:bottom w:val="single" w:sz="4" w:space="0" w:color="auto"/>
              <w:right w:val="single" w:sz="4" w:space="0" w:color="auto"/>
            </w:tcBorders>
            <w:shd w:val="clear" w:color="auto" w:fill="auto"/>
            <w:vAlign w:val="center"/>
            <w:hideMark/>
          </w:tcPr>
          <w:p w14:paraId="4472A2B0" w14:textId="6EB51E1F" w:rsidR="00B42DF6" w:rsidRPr="00196B23" w:rsidRDefault="00B42DF6" w:rsidP="00196B23">
            <w:pPr>
              <w:spacing w:after="0" w:line="240" w:lineRule="auto"/>
              <w:jc w:val="center"/>
              <w:rPr>
                <w:rFonts w:eastAsia="Times New Roman" w:cs="Times New Roman"/>
                <w:color w:val="000000"/>
                <w:sz w:val="20"/>
                <w:szCs w:val="20"/>
                <w:lang w:eastAsia="en-US"/>
              </w:rPr>
            </w:pPr>
            <w:r>
              <w:rPr>
                <w:rFonts w:eastAsia="Times New Roman" w:cs="Times New Roman"/>
                <w:color w:val="000000"/>
                <w:sz w:val="20"/>
                <w:szCs w:val="20"/>
                <w:lang w:eastAsia="en-US"/>
              </w:rPr>
              <w:t>13 456.72</w:t>
            </w:r>
          </w:p>
        </w:tc>
      </w:tr>
    </w:tbl>
    <w:p w14:paraId="38E3C6EF" w14:textId="77777777" w:rsidR="00513BFF" w:rsidRDefault="00513BFF" w:rsidP="00513BFF">
      <w:pPr>
        <w:pStyle w:val="Caption"/>
        <w:jc w:val="center"/>
      </w:pPr>
    </w:p>
    <w:p w14:paraId="65064E23" w14:textId="045E8367" w:rsidR="00E8320F" w:rsidRDefault="00513BFF" w:rsidP="00513BFF">
      <w:pPr>
        <w:pStyle w:val="Caption"/>
        <w:jc w:val="center"/>
      </w:pPr>
      <w:bookmarkStart w:id="819" w:name="_Toc66269907"/>
      <w:r>
        <w:t xml:space="preserve">Table </w:t>
      </w:r>
      <w:r>
        <w:fldChar w:fldCharType="begin"/>
      </w:r>
      <w:r>
        <w:instrText>STYLEREF 1 \s</w:instrText>
      </w:r>
      <w:r>
        <w:fldChar w:fldCharType="separate"/>
      </w:r>
      <w:r>
        <w:rPr>
          <w:noProof/>
        </w:rPr>
        <w:t>3</w:t>
      </w:r>
      <w:r>
        <w:fldChar w:fldCharType="end"/>
      </w:r>
      <w:r>
        <w:t>.</w:t>
      </w:r>
      <w:r>
        <w:fldChar w:fldCharType="begin"/>
      </w:r>
      <w:r>
        <w:instrText>SEQ Table \* ARABIC \s 1</w:instrText>
      </w:r>
      <w:r>
        <w:fldChar w:fldCharType="separate"/>
      </w:r>
      <w:r>
        <w:rPr>
          <w:noProof/>
        </w:rPr>
        <w:t>4</w:t>
      </w:r>
      <w:r>
        <w:fldChar w:fldCharType="end"/>
      </w:r>
      <w:r>
        <w:t xml:space="preserve"> Financial Impacts</w:t>
      </w:r>
      <w:bookmarkEnd w:id="819"/>
    </w:p>
    <w:p w14:paraId="2C06DB22" w14:textId="7A31340A" w:rsidR="006745FF" w:rsidRPr="00E9782A" w:rsidRDefault="006745FF" w:rsidP="002A757A">
      <w:pPr>
        <w:jc w:val="left"/>
      </w:pPr>
    </w:p>
    <w:p w14:paraId="6039AB12" w14:textId="7834DC30" w:rsidR="009E6074" w:rsidRPr="00996E91" w:rsidRDefault="008440E5" w:rsidP="008440E5">
      <w:pPr>
        <w:pStyle w:val="Caption"/>
        <w:jc w:val="center"/>
        <w:rPr>
          <w:highlight w:val="red"/>
        </w:rPr>
      </w:pPr>
      <w:bookmarkStart w:id="820" w:name="_Toc524993434"/>
      <w:r>
        <w:rPr>
          <w:noProof/>
        </w:rPr>
        <w:lastRenderedPageBreak/>
        <w:drawing>
          <wp:inline distT="0" distB="0" distL="0" distR="0" wp14:anchorId="1EF003DE" wp14:editId="78D11ACF">
            <wp:extent cx="4636562" cy="3886248"/>
            <wp:effectExtent l="0" t="0" r="12065" b="0"/>
            <wp:docPr id="10" name="Chart 10">
              <a:extLst xmlns:a="http://schemas.openxmlformats.org/drawingml/2006/main">
                <a:ext uri="{FF2B5EF4-FFF2-40B4-BE49-F238E27FC236}">
                  <a16:creationId xmlns:a16="http://schemas.microsoft.com/office/drawing/2014/main" id="{75ED0BC7-5079-4B10-BD4A-14A7AD22C3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A2D4F95" w14:textId="2DB03355" w:rsidR="006B675D" w:rsidRDefault="006B675D" w:rsidP="00513BFF">
      <w:pPr>
        <w:pStyle w:val="Caption"/>
        <w:jc w:val="center"/>
      </w:pPr>
      <w:bookmarkStart w:id="821" w:name="_Toc526978707"/>
      <w:bookmarkStart w:id="822" w:name="_Toc66269871"/>
      <w:bookmarkStart w:id="823" w:name="_Toc524993435"/>
      <w:bookmarkEnd w:id="820"/>
      <w:r w:rsidRPr="00513BFF">
        <w:t xml:space="preserve">Figure </w:t>
      </w:r>
      <w:r>
        <w:fldChar w:fldCharType="begin"/>
      </w:r>
      <w:r>
        <w:instrText>STYLEREF 1 \s</w:instrText>
      </w:r>
      <w:r>
        <w:fldChar w:fldCharType="separate"/>
      </w:r>
      <w:r w:rsidR="00D957F1">
        <w:rPr>
          <w:noProof/>
        </w:rPr>
        <w:t>3</w:t>
      </w:r>
      <w:r>
        <w:fldChar w:fldCharType="end"/>
      </w:r>
      <w:r w:rsidR="00486ABB">
        <w:noBreakHyphen/>
      </w:r>
      <w:r>
        <w:fldChar w:fldCharType="begin"/>
      </w:r>
      <w:r>
        <w:instrText>SEQ Figure \* ARABIC \s 1</w:instrText>
      </w:r>
      <w:r>
        <w:fldChar w:fldCharType="separate"/>
      </w:r>
      <w:r w:rsidR="00D957F1">
        <w:rPr>
          <w:noProof/>
        </w:rPr>
        <w:t>3</w:t>
      </w:r>
      <w:r>
        <w:fldChar w:fldCharType="end"/>
      </w:r>
      <w:r w:rsidRPr="00513BFF">
        <w:t xml:space="preserve"> Net Profit Margin /Operating Costs Over Time</w:t>
      </w:r>
      <w:bookmarkEnd w:id="821"/>
      <w:r w:rsidR="000E6B82">
        <w:t>.</w:t>
      </w:r>
      <w:bookmarkEnd w:id="822"/>
      <w:r w:rsidR="000E6B82">
        <w:t xml:space="preserve"> </w:t>
      </w:r>
    </w:p>
    <w:p w14:paraId="514F5C51" w14:textId="560D28B3" w:rsidR="000E6B82" w:rsidRPr="000E6B82" w:rsidRDefault="000E6B82" w:rsidP="000E6B82">
      <w:r>
        <w:t xml:space="preserve">There is no conventional cost for this solution as it is assumed that seaweed farming occur on ocean area that previously had no use. </w:t>
      </w:r>
    </w:p>
    <w:p w14:paraId="373BC169" w14:textId="77777777" w:rsidR="006B675D" w:rsidRPr="005F1E2F" w:rsidRDefault="006B675D" w:rsidP="002A757A">
      <w:pPr>
        <w:pStyle w:val="Heading2"/>
        <w:numPr>
          <w:ilvl w:val="1"/>
          <w:numId w:val="26"/>
        </w:numPr>
        <w:jc w:val="left"/>
      </w:pPr>
      <w:bookmarkStart w:id="824" w:name="_Toc66268486"/>
      <w:r w:rsidRPr="551A77D0">
        <w:t>Other Impacts</w:t>
      </w:r>
      <w:bookmarkEnd w:id="824"/>
    </w:p>
    <w:p w14:paraId="0A77976A" w14:textId="0EE0804A" w:rsidR="006B675D" w:rsidRDefault="000E6B82" w:rsidP="00B42DF6">
      <w:r>
        <w:t xml:space="preserve">Other important impact that results by applying </w:t>
      </w:r>
      <w:r w:rsidRPr="000E6B82">
        <w:rPr>
          <w:i/>
          <w:iCs/>
        </w:rPr>
        <w:t>seaweed farming</w:t>
      </w:r>
      <w:r>
        <w:t xml:space="preserve"> solution is global increase in </w:t>
      </w:r>
      <w:r w:rsidR="005D1665">
        <w:t xml:space="preserve">seaweed </w:t>
      </w:r>
      <w:r>
        <w:t>yield.</w:t>
      </w:r>
      <w:r w:rsidR="005D1665">
        <w:t xml:space="preserve"> By expanding the seaweeds farming the global production </w:t>
      </w:r>
      <w:r w:rsidR="002D6380">
        <w:t xml:space="preserve">in 2050 </w:t>
      </w:r>
      <w:r w:rsidR="005D1665">
        <w:t xml:space="preserve">will amount 327 MMt, 620 MMt, and 794 MMt of dry seaweed biomass in </w:t>
      </w:r>
      <w:r w:rsidR="005D1665" w:rsidRPr="005D1665">
        <w:rPr>
          <w:i/>
          <w:iCs/>
        </w:rPr>
        <w:t xml:space="preserve">Plausible, </w:t>
      </w:r>
      <w:r w:rsidR="0070096A">
        <w:rPr>
          <w:i/>
          <w:iCs/>
        </w:rPr>
        <w:t>Ambitious</w:t>
      </w:r>
      <w:r w:rsidR="005D1665" w:rsidRPr="005D1665">
        <w:rPr>
          <w:i/>
          <w:iCs/>
        </w:rPr>
        <w:t>,</w:t>
      </w:r>
      <w:r w:rsidR="005D1665">
        <w:t xml:space="preserve"> and </w:t>
      </w:r>
      <w:r w:rsidR="0070096A">
        <w:rPr>
          <w:i/>
          <w:iCs/>
        </w:rPr>
        <w:t>Maximum</w:t>
      </w:r>
      <w:r w:rsidR="005D1665">
        <w:t xml:space="preserve"> scenarios respectively. The significant growth in produced biomass will have implications for food production, and industrial use of seaweeds. </w:t>
      </w:r>
    </w:p>
    <w:p w14:paraId="1879C505" w14:textId="77777777" w:rsidR="005D1665" w:rsidRDefault="005D1665" w:rsidP="00B42DF6"/>
    <w:p w14:paraId="38F0134E" w14:textId="77777777" w:rsidR="000E6B82" w:rsidRPr="000E6B82" w:rsidRDefault="000E6B82" w:rsidP="00B42DF6">
      <w:pPr>
        <w:spacing w:after="0" w:line="240" w:lineRule="auto"/>
        <w:rPr>
          <w:rFonts w:eastAsia="Times New Roman" w:cs="Times New Roman"/>
          <w:sz w:val="24"/>
          <w:szCs w:val="24"/>
          <w:lang w:eastAsia="en-US"/>
        </w:rPr>
      </w:pPr>
    </w:p>
    <w:tbl>
      <w:tblPr>
        <w:tblW w:w="0" w:type="auto"/>
        <w:tblInd w:w="720" w:type="dxa"/>
        <w:shd w:val="clear" w:color="auto" w:fill="FFFFFF"/>
        <w:tblCellMar>
          <w:left w:w="0" w:type="dxa"/>
          <w:right w:w="0" w:type="dxa"/>
        </w:tblCellMar>
        <w:tblLook w:val="04A0" w:firstRow="1" w:lastRow="0" w:firstColumn="1" w:lastColumn="0" w:noHBand="0" w:noVBand="1"/>
      </w:tblPr>
      <w:tblGrid>
        <w:gridCol w:w="1766"/>
        <w:gridCol w:w="1686"/>
        <w:gridCol w:w="1771"/>
        <w:gridCol w:w="1713"/>
      </w:tblGrid>
      <w:tr w:rsidR="000E6B82" w:rsidRPr="000E6B82" w14:paraId="4511C9A1" w14:textId="77777777" w:rsidTr="000E6B82">
        <w:tc>
          <w:tcPr>
            <w:tcW w:w="176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D216DBA" w14:textId="77777777" w:rsidR="000E6B82" w:rsidRPr="000E6B82" w:rsidRDefault="000E6B82" w:rsidP="000E6B82">
            <w:pPr>
              <w:spacing w:after="0" w:line="240" w:lineRule="auto"/>
              <w:jc w:val="left"/>
              <w:rPr>
                <w:rFonts w:eastAsia="Times New Roman" w:cs="Times New Roman"/>
                <w:color w:val="222222"/>
                <w:lang w:eastAsia="en-US"/>
              </w:rPr>
            </w:pPr>
            <w:r w:rsidRPr="000E6B82">
              <w:rPr>
                <w:rFonts w:eastAsia="Times New Roman" w:cs="Times New Roman"/>
                <w:color w:val="222222"/>
                <w:lang w:eastAsia="en-US"/>
              </w:rPr>
              <w:t> </w:t>
            </w:r>
          </w:p>
        </w:tc>
        <w:tc>
          <w:tcPr>
            <w:tcW w:w="168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67B6E6F" w14:textId="77777777" w:rsidR="000E6B82" w:rsidRPr="000E6B82" w:rsidRDefault="000E6B82" w:rsidP="000E6B82">
            <w:pPr>
              <w:spacing w:after="0" w:line="240" w:lineRule="auto"/>
              <w:jc w:val="left"/>
              <w:rPr>
                <w:rFonts w:eastAsia="Times New Roman" w:cs="Times New Roman"/>
                <w:color w:val="222222"/>
                <w:lang w:eastAsia="en-US"/>
              </w:rPr>
            </w:pPr>
            <w:r w:rsidRPr="000E6B82">
              <w:rPr>
                <w:rFonts w:eastAsia="Times New Roman" w:cs="Times New Roman"/>
                <w:b/>
                <w:bCs/>
                <w:color w:val="222222"/>
                <w:lang w:eastAsia="en-US"/>
              </w:rPr>
              <w:t>Plausible</w:t>
            </w:r>
          </w:p>
        </w:tc>
        <w:tc>
          <w:tcPr>
            <w:tcW w:w="177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8486786" w14:textId="1519CE34" w:rsidR="000E6B82" w:rsidRPr="000E6B82" w:rsidRDefault="0070096A" w:rsidP="000E6B82">
            <w:pPr>
              <w:spacing w:after="0" w:line="240" w:lineRule="auto"/>
              <w:jc w:val="left"/>
              <w:rPr>
                <w:rFonts w:eastAsia="Times New Roman" w:cs="Times New Roman"/>
                <w:color w:val="222222"/>
                <w:lang w:eastAsia="en-US"/>
              </w:rPr>
            </w:pPr>
            <w:r>
              <w:rPr>
                <w:rFonts w:eastAsia="Times New Roman" w:cs="Times New Roman"/>
                <w:b/>
                <w:bCs/>
                <w:color w:val="222222"/>
                <w:lang w:eastAsia="en-US"/>
              </w:rPr>
              <w:t>Ambitious</w:t>
            </w:r>
          </w:p>
        </w:tc>
        <w:tc>
          <w:tcPr>
            <w:tcW w:w="1713"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4CB8594B" w14:textId="679F1BAB" w:rsidR="000E6B82" w:rsidRPr="000E6B82" w:rsidRDefault="0070096A" w:rsidP="000E6B82">
            <w:pPr>
              <w:spacing w:after="0" w:line="240" w:lineRule="auto"/>
              <w:jc w:val="left"/>
              <w:rPr>
                <w:rFonts w:eastAsia="Times New Roman" w:cs="Times New Roman"/>
                <w:color w:val="222222"/>
                <w:lang w:eastAsia="en-US"/>
              </w:rPr>
            </w:pPr>
            <w:r>
              <w:rPr>
                <w:rFonts w:eastAsia="Times New Roman" w:cs="Times New Roman"/>
                <w:b/>
                <w:bCs/>
                <w:color w:val="222222"/>
                <w:lang w:eastAsia="en-US"/>
              </w:rPr>
              <w:t>Maximum</w:t>
            </w:r>
          </w:p>
        </w:tc>
      </w:tr>
      <w:tr w:rsidR="000E6B82" w:rsidRPr="000E6B82" w14:paraId="0D32B946" w14:textId="77777777" w:rsidTr="002D6380">
        <w:tc>
          <w:tcPr>
            <w:tcW w:w="17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AC253DA" w14:textId="77AD6DA0" w:rsidR="000E6B82" w:rsidRPr="000E6B82" w:rsidRDefault="000E6B82" w:rsidP="000E6B82">
            <w:pPr>
              <w:spacing w:after="0" w:line="240" w:lineRule="auto"/>
              <w:jc w:val="left"/>
              <w:rPr>
                <w:rFonts w:eastAsia="Times New Roman" w:cs="Times New Roman"/>
                <w:color w:val="222222"/>
                <w:lang w:eastAsia="en-US"/>
              </w:rPr>
            </w:pPr>
            <w:r w:rsidRPr="000E6B82">
              <w:rPr>
                <w:rFonts w:eastAsia="Times New Roman" w:cs="Times New Roman"/>
                <w:i/>
                <w:iCs/>
                <w:color w:val="222222"/>
                <w:lang w:eastAsia="en-US"/>
              </w:rPr>
              <w:t>TOA adoption 2050 (Mha)</w:t>
            </w:r>
          </w:p>
        </w:tc>
        <w:tc>
          <w:tcPr>
            <w:tcW w:w="16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C17BF7B" w14:textId="77777777" w:rsidR="000E6B82" w:rsidRPr="000E6B82" w:rsidRDefault="000E6B82" w:rsidP="002D6380">
            <w:pPr>
              <w:spacing w:after="0" w:line="240" w:lineRule="auto"/>
              <w:jc w:val="center"/>
              <w:rPr>
                <w:rFonts w:eastAsia="Times New Roman" w:cs="Times New Roman"/>
                <w:color w:val="222222"/>
                <w:lang w:eastAsia="en-US"/>
              </w:rPr>
            </w:pPr>
            <w:r w:rsidRPr="000E6B82">
              <w:rPr>
                <w:rFonts w:eastAsia="Times New Roman" w:cs="Times New Roman"/>
                <w:color w:val="222222"/>
                <w:lang w:eastAsia="en-US"/>
              </w:rPr>
              <w:t>13</w:t>
            </w:r>
          </w:p>
        </w:tc>
        <w:tc>
          <w:tcPr>
            <w:tcW w:w="17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619956A" w14:textId="77777777" w:rsidR="000E6B82" w:rsidRPr="000E6B82" w:rsidRDefault="000E6B82" w:rsidP="002D6380">
            <w:pPr>
              <w:spacing w:after="0" w:line="240" w:lineRule="auto"/>
              <w:jc w:val="center"/>
              <w:rPr>
                <w:rFonts w:eastAsia="Times New Roman" w:cs="Times New Roman"/>
                <w:color w:val="222222"/>
                <w:lang w:eastAsia="en-US"/>
              </w:rPr>
            </w:pPr>
            <w:r w:rsidRPr="000E6B82">
              <w:rPr>
                <w:rFonts w:eastAsia="Times New Roman" w:cs="Times New Roman"/>
                <w:color w:val="222222"/>
                <w:lang w:eastAsia="en-US"/>
              </w:rPr>
              <w:t>25</w:t>
            </w:r>
          </w:p>
        </w:tc>
        <w:tc>
          <w:tcPr>
            <w:tcW w:w="171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860B81" w14:textId="77777777" w:rsidR="000E6B82" w:rsidRPr="000E6B82" w:rsidRDefault="000E6B82" w:rsidP="002D6380">
            <w:pPr>
              <w:spacing w:after="0" w:line="240" w:lineRule="auto"/>
              <w:jc w:val="center"/>
              <w:rPr>
                <w:rFonts w:eastAsia="Times New Roman" w:cs="Times New Roman"/>
                <w:color w:val="222222"/>
                <w:lang w:eastAsia="en-US"/>
              </w:rPr>
            </w:pPr>
            <w:r w:rsidRPr="000E6B82">
              <w:rPr>
                <w:rFonts w:eastAsia="Times New Roman" w:cs="Times New Roman"/>
                <w:color w:val="222222"/>
                <w:lang w:eastAsia="en-US"/>
              </w:rPr>
              <w:t>32</w:t>
            </w:r>
          </w:p>
        </w:tc>
      </w:tr>
      <w:tr w:rsidR="000E6B82" w:rsidRPr="000E6B82" w14:paraId="67F330DC" w14:textId="77777777" w:rsidTr="002D6380">
        <w:tc>
          <w:tcPr>
            <w:tcW w:w="176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84F97FC" w14:textId="77777777" w:rsidR="000E6B82" w:rsidRPr="000E6B82" w:rsidRDefault="000E6B82" w:rsidP="000E6B82">
            <w:pPr>
              <w:spacing w:after="0" w:line="240" w:lineRule="auto"/>
              <w:jc w:val="left"/>
              <w:rPr>
                <w:rFonts w:eastAsia="Times New Roman" w:cs="Times New Roman"/>
                <w:color w:val="222222"/>
                <w:lang w:eastAsia="en-US"/>
              </w:rPr>
            </w:pPr>
            <w:r w:rsidRPr="000E6B82">
              <w:rPr>
                <w:rFonts w:eastAsia="Times New Roman" w:cs="Times New Roman"/>
                <w:i/>
                <w:iCs/>
                <w:color w:val="222222"/>
                <w:lang w:eastAsia="en-US"/>
              </w:rPr>
              <w:t xml:space="preserve">Seaweed production </w:t>
            </w:r>
            <w:r w:rsidRPr="000E6B82">
              <w:rPr>
                <w:rFonts w:eastAsia="Times New Roman" w:cs="Times New Roman"/>
                <w:i/>
                <w:iCs/>
                <w:color w:val="222222"/>
                <w:lang w:eastAsia="en-US"/>
              </w:rPr>
              <w:lastRenderedPageBreak/>
              <w:t>biomass 2050 (MMt)</w:t>
            </w:r>
          </w:p>
        </w:tc>
        <w:tc>
          <w:tcPr>
            <w:tcW w:w="168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086A57F" w14:textId="77777777" w:rsidR="000E6B82" w:rsidRPr="000E6B82" w:rsidRDefault="000E6B82" w:rsidP="002D6380">
            <w:pPr>
              <w:spacing w:after="0" w:line="240" w:lineRule="auto"/>
              <w:jc w:val="center"/>
              <w:rPr>
                <w:rFonts w:eastAsia="Times New Roman" w:cs="Times New Roman"/>
                <w:color w:val="222222"/>
                <w:lang w:eastAsia="en-US"/>
              </w:rPr>
            </w:pPr>
            <w:r w:rsidRPr="000E6B82">
              <w:rPr>
                <w:rFonts w:eastAsia="Times New Roman" w:cs="Times New Roman"/>
                <w:color w:val="222222"/>
                <w:lang w:eastAsia="en-US"/>
              </w:rPr>
              <w:lastRenderedPageBreak/>
              <w:t>327</w:t>
            </w:r>
          </w:p>
        </w:tc>
        <w:tc>
          <w:tcPr>
            <w:tcW w:w="177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87B1DB" w14:textId="77777777" w:rsidR="000E6B82" w:rsidRPr="000E6B82" w:rsidRDefault="000E6B82" w:rsidP="002D6380">
            <w:pPr>
              <w:spacing w:after="0" w:line="240" w:lineRule="auto"/>
              <w:jc w:val="center"/>
              <w:rPr>
                <w:rFonts w:eastAsia="Times New Roman" w:cs="Times New Roman"/>
                <w:color w:val="222222"/>
                <w:lang w:eastAsia="en-US"/>
              </w:rPr>
            </w:pPr>
            <w:r w:rsidRPr="000E6B82">
              <w:rPr>
                <w:rFonts w:eastAsia="Times New Roman" w:cs="Times New Roman"/>
                <w:color w:val="222222"/>
                <w:lang w:eastAsia="en-US"/>
              </w:rPr>
              <w:t>620</w:t>
            </w:r>
          </w:p>
        </w:tc>
        <w:tc>
          <w:tcPr>
            <w:tcW w:w="171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8BF0BA8" w14:textId="77777777" w:rsidR="000E6B82" w:rsidRPr="000E6B82" w:rsidRDefault="000E6B82" w:rsidP="002D6380">
            <w:pPr>
              <w:spacing w:after="0" w:line="240" w:lineRule="auto"/>
              <w:jc w:val="center"/>
              <w:rPr>
                <w:rFonts w:eastAsia="Times New Roman" w:cs="Times New Roman"/>
                <w:color w:val="222222"/>
                <w:lang w:eastAsia="en-US"/>
              </w:rPr>
            </w:pPr>
            <w:r w:rsidRPr="000E6B82">
              <w:rPr>
                <w:rFonts w:eastAsia="Times New Roman" w:cs="Times New Roman"/>
                <w:color w:val="222222"/>
                <w:lang w:eastAsia="en-US"/>
              </w:rPr>
              <w:t>794</w:t>
            </w:r>
          </w:p>
        </w:tc>
      </w:tr>
    </w:tbl>
    <w:p w14:paraId="6AAED611" w14:textId="77777777" w:rsidR="002D6380" w:rsidRDefault="002D6380" w:rsidP="005D1665">
      <w:pPr>
        <w:pStyle w:val="Caption"/>
        <w:jc w:val="center"/>
      </w:pPr>
    </w:p>
    <w:p w14:paraId="0B52524C" w14:textId="174C719A" w:rsidR="005D1665" w:rsidRDefault="005D1665" w:rsidP="005D1665">
      <w:pPr>
        <w:pStyle w:val="Caption"/>
        <w:jc w:val="center"/>
      </w:pPr>
      <w:r>
        <w:t xml:space="preserve">Table </w:t>
      </w:r>
      <w:r>
        <w:fldChar w:fldCharType="begin"/>
      </w:r>
      <w:r>
        <w:instrText>STYLEREF 1 \s</w:instrText>
      </w:r>
      <w:r>
        <w:fldChar w:fldCharType="separate"/>
      </w:r>
      <w:r>
        <w:rPr>
          <w:noProof/>
        </w:rPr>
        <w:t>3</w:t>
      </w:r>
      <w:r>
        <w:fldChar w:fldCharType="end"/>
      </w:r>
      <w:r>
        <w:t>.5 Global seaweeds production figures under three scenarios.</w:t>
      </w:r>
    </w:p>
    <w:p w14:paraId="638C27B6" w14:textId="4E9C5F3D" w:rsidR="00F52595" w:rsidRDefault="551A77D0" w:rsidP="00EC38FC">
      <w:pPr>
        <w:pStyle w:val="Heading1"/>
        <w:numPr>
          <w:ilvl w:val="0"/>
          <w:numId w:val="26"/>
        </w:numPr>
      </w:pPr>
      <w:bookmarkStart w:id="825" w:name="_Toc66268487"/>
      <w:bookmarkEnd w:id="823"/>
      <w:r>
        <w:t>Discussion</w:t>
      </w:r>
      <w:bookmarkEnd w:id="825"/>
    </w:p>
    <w:p w14:paraId="2139E8E7" w14:textId="767A0E25" w:rsidR="006745FF" w:rsidRDefault="006745FF" w:rsidP="007148E6">
      <w:pPr>
        <w:pStyle w:val="Heading2"/>
        <w:numPr>
          <w:ilvl w:val="1"/>
          <w:numId w:val="57"/>
        </w:numPr>
        <w:jc w:val="left"/>
      </w:pPr>
      <w:bookmarkStart w:id="826" w:name="_Toc66268488"/>
      <w:r w:rsidRPr="551A77D0">
        <w:t>Benchmarks</w:t>
      </w:r>
      <w:bookmarkEnd w:id="826"/>
    </w:p>
    <w:p w14:paraId="61DDC67D" w14:textId="77777777" w:rsidR="003F01AD" w:rsidRDefault="003F01AD" w:rsidP="00055AF9">
      <w:bookmarkStart w:id="827" w:name="_Toc524993445"/>
    </w:p>
    <w:p w14:paraId="7637AF1E" w14:textId="6EDBC0D5" w:rsidR="00675D5C" w:rsidRDefault="003F01AD" w:rsidP="00055AF9">
      <w:r>
        <w:t xml:space="preserve">As mentioned in other sections of this report, research on the mitigation potential resulting from scaling up of </w:t>
      </w:r>
      <w:r w:rsidR="004822F3">
        <w:t>seaweed</w:t>
      </w:r>
      <w:r>
        <w:t xml:space="preserve"> farming is rather limited. </w:t>
      </w:r>
      <w:r w:rsidR="00675D5C">
        <w:t>Hoegh</w:t>
      </w:r>
      <w:r w:rsidR="0002665A">
        <w:t>-</w:t>
      </w:r>
      <w:r w:rsidR="00675D5C">
        <w:t xml:space="preserve">Guldberg et al. (2019) developed two scenarios to investigate the mitigation potential of </w:t>
      </w:r>
      <w:r w:rsidR="004822F3">
        <w:t>seaweed</w:t>
      </w:r>
      <w:r w:rsidR="00675D5C">
        <w:t xml:space="preserve"> farming by 2030 and 2050:</w:t>
      </w:r>
    </w:p>
    <w:p w14:paraId="327CE4DB" w14:textId="40457C08" w:rsidR="00675D5C" w:rsidRDefault="00675D5C" w:rsidP="00055AF9">
      <w:pPr>
        <w:pStyle w:val="ListParagraph"/>
        <w:numPr>
          <w:ilvl w:val="3"/>
          <w:numId w:val="10"/>
        </w:numPr>
        <w:ind w:left="567" w:hanging="567"/>
      </w:pPr>
      <w:r>
        <w:t xml:space="preserve">Scenario 1: </w:t>
      </w:r>
      <w:r w:rsidR="004822F3">
        <w:t>seaweed</w:t>
      </w:r>
      <w:r>
        <w:t xml:space="preserve"> farming increases at 8.3%/ yr (following the 2000- 2017 harvesting evolution by FAO)</w:t>
      </w:r>
    </w:p>
    <w:p w14:paraId="6F24BF0D" w14:textId="4C234930" w:rsidR="00675D5C" w:rsidRDefault="00675D5C" w:rsidP="00055AF9">
      <w:pPr>
        <w:pStyle w:val="ListParagraph"/>
        <w:numPr>
          <w:ilvl w:val="3"/>
          <w:numId w:val="10"/>
        </w:numPr>
        <w:ind w:left="567" w:hanging="567"/>
      </w:pPr>
      <w:r>
        <w:t>Scenario 2:</w:t>
      </w:r>
      <w:r w:rsidR="004340F9">
        <w:t xml:space="preserve"> </w:t>
      </w:r>
      <w:r w:rsidR="004822F3">
        <w:t>seaweed</w:t>
      </w:r>
      <w:r w:rsidR="004340F9">
        <w:t xml:space="preserve"> farming increases at 14%/ yr from 2013 onward</w:t>
      </w:r>
      <w:r w:rsidR="003F01AD">
        <w:t>s</w:t>
      </w:r>
    </w:p>
    <w:p w14:paraId="2B021E34" w14:textId="56BDEBA6" w:rsidR="003F01AD" w:rsidRDefault="00675D5C" w:rsidP="00055AF9">
      <w:pPr>
        <w:pStyle w:val="ListParagraph"/>
        <w:ind w:left="0"/>
      </w:pPr>
      <w:r>
        <w:t xml:space="preserve">In both scenarios, “100% production is assumed sequestered, and farming and processing are assumed </w:t>
      </w:r>
      <w:r w:rsidR="00384800" w:rsidRPr="009F6A21">
        <w:t>CO</w:t>
      </w:r>
      <w:r w:rsidR="00384800" w:rsidRPr="00B17451">
        <w:rPr>
          <w:vertAlign w:val="subscript"/>
        </w:rPr>
        <w:t>2</w:t>
      </w:r>
      <w:r>
        <w:t xml:space="preserve"> neutral”</w:t>
      </w:r>
      <w:r w:rsidR="004340F9">
        <w:t xml:space="preserve"> and the average yield is set at 1,000 tonnes dry weight/ km</w:t>
      </w:r>
      <w:r w:rsidR="004340F9" w:rsidRPr="00C930FF">
        <w:rPr>
          <w:vertAlign w:val="superscript"/>
        </w:rPr>
        <w:t>2</w:t>
      </w:r>
      <w:r w:rsidR="004340F9">
        <w:t xml:space="preserve"> based on Duarte et al. (2017)</w:t>
      </w:r>
      <w:r w:rsidR="003F01AD">
        <w:t>.</w:t>
      </w:r>
      <w:r w:rsidR="00C078C1">
        <w:t xml:space="preserve"> </w:t>
      </w:r>
      <w:r w:rsidR="004340F9">
        <w:t xml:space="preserve">The resulting mitigation potential </w:t>
      </w:r>
      <w:r w:rsidR="003F01AD">
        <w:t xml:space="preserve">projected an “associated sequestration of nonseen production” of 0.0013 to 0.0027 Gt </w:t>
      </w:r>
      <w:r w:rsidR="00384800" w:rsidRPr="009F6A21">
        <w:t>CO</w:t>
      </w:r>
      <w:r w:rsidR="00384800" w:rsidRPr="00B17451">
        <w:rPr>
          <w:vertAlign w:val="subscript"/>
        </w:rPr>
        <w:t>2</w:t>
      </w:r>
      <w:r w:rsidR="003F01AD">
        <w:t xml:space="preserve"> equiv./ year by 2030 and 0.0067 to 0.044 Gt </w:t>
      </w:r>
      <w:r w:rsidR="00384800" w:rsidRPr="009F6A21">
        <w:t>CO</w:t>
      </w:r>
      <w:r w:rsidR="00384800" w:rsidRPr="00B17451">
        <w:rPr>
          <w:vertAlign w:val="subscript"/>
        </w:rPr>
        <w:t>2</w:t>
      </w:r>
      <w:r w:rsidR="003F01AD">
        <w:t xml:space="preserve"> equiv./ year by 2050.</w:t>
      </w:r>
    </w:p>
    <w:p w14:paraId="004DFD47" w14:textId="6D6048B0" w:rsidR="004340F9" w:rsidRDefault="003F01AD" w:rsidP="00055AF9">
      <w:pPr>
        <w:pStyle w:val="ListParagraph"/>
        <w:ind w:left="0"/>
      </w:pPr>
      <w:r>
        <w:t>These values are considerably lower than those resulting from Project Drawdown’s model. A thorough analysis was conducted to understand this difference.</w:t>
      </w:r>
    </w:p>
    <w:tbl>
      <w:tblPr>
        <w:tblStyle w:val="TableGrid"/>
        <w:tblW w:w="3029" w:type="pct"/>
        <w:jc w:val="center"/>
        <w:tblLook w:val="04A0" w:firstRow="1" w:lastRow="0" w:firstColumn="1" w:lastColumn="0" w:noHBand="0" w:noVBand="1"/>
      </w:tblPr>
      <w:tblGrid>
        <w:gridCol w:w="2341"/>
        <w:gridCol w:w="1764"/>
        <w:gridCol w:w="1559"/>
      </w:tblGrid>
      <w:tr w:rsidR="00444E55" w:rsidRPr="006B675D" w14:paraId="70C8E283" w14:textId="01BC42F6" w:rsidTr="00055AF9">
        <w:trPr>
          <w:cantSplit/>
          <w:trHeight w:val="329"/>
          <w:tblHeader/>
          <w:jc w:val="center"/>
        </w:trPr>
        <w:tc>
          <w:tcPr>
            <w:tcW w:w="2067" w:type="pct"/>
            <w:shd w:val="clear" w:color="auto" w:fill="4F81BD" w:themeFill="accent1"/>
            <w:vAlign w:val="center"/>
          </w:tcPr>
          <w:bookmarkEnd w:id="827"/>
          <w:p w14:paraId="721CED95" w14:textId="594D904F" w:rsidR="00444E55" w:rsidRPr="006B675D" w:rsidRDefault="00444E55" w:rsidP="002A757A">
            <w:pPr>
              <w:spacing w:line="240" w:lineRule="auto"/>
              <w:jc w:val="left"/>
              <w:rPr>
                <w:b/>
                <w:bCs/>
                <w:color w:val="FFFFFF" w:themeColor="background1"/>
                <w:sz w:val="20"/>
                <w:szCs w:val="20"/>
              </w:rPr>
            </w:pPr>
            <w:r w:rsidRPr="006B675D">
              <w:rPr>
                <w:b/>
                <w:bCs/>
                <w:color w:val="FFFFFF" w:themeColor="background1"/>
                <w:sz w:val="20"/>
                <w:szCs w:val="20"/>
              </w:rPr>
              <w:t>Source and Scenario</w:t>
            </w:r>
          </w:p>
        </w:tc>
        <w:tc>
          <w:tcPr>
            <w:tcW w:w="1557" w:type="pct"/>
            <w:shd w:val="clear" w:color="auto" w:fill="4F81BD" w:themeFill="accent1"/>
            <w:vAlign w:val="center"/>
          </w:tcPr>
          <w:p w14:paraId="697CCD7A" w14:textId="5E594BA9" w:rsidR="00444E55" w:rsidRPr="006B675D" w:rsidRDefault="00444E55" w:rsidP="002A757A">
            <w:pPr>
              <w:spacing w:line="240" w:lineRule="auto"/>
              <w:jc w:val="left"/>
              <w:rPr>
                <w:b/>
                <w:color w:val="FFFFFF" w:themeColor="background1"/>
                <w:sz w:val="20"/>
                <w:szCs w:val="20"/>
              </w:rPr>
            </w:pPr>
            <w:r>
              <w:rPr>
                <w:b/>
                <w:color w:val="FFFFFF" w:themeColor="background1"/>
                <w:sz w:val="20"/>
                <w:szCs w:val="20"/>
              </w:rPr>
              <w:t xml:space="preserve">(Ocean) </w:t>
            </w:r>
            <w:r w:rsidRPr="006B675D">
              <w:rPr>
                <w:b/>
                <w:color w:val="FFFFFF" w:themeColor="background1"/>
                <w:sz w:val="20"/>
                <w:szCs w:val="20"/>
              </w:rPr>
              <w:t>Mitigation Impact (i.e. Gt CO</w:t>
            </w:r>
            <w:r w:rsidRPr="006B675D">
              <w:rPr>
                <w:b/>
                <w:color w:val="FFFFFF" w:themeColor="background1"/>
                <w:sz w:val="20"/>
                <w:szCs w:val="20"/>
                <w:vertAlign w:val="subscript"/>
              </w:rPr>
              <w:t>2-eq</w:t>
            </w:r>
            <w:r w:rsidRPr="006B675D">
              <w:rPr>
                <w:b/>
                <w:color w:val="FFFFFF" w:themeColor="background1"/>
                <w:sz w:val="20"/>
                <w:szCs w:val="20"/>
              </w:rPr>
              <w:t xml:space="preserve"> in 2030)</w:t>
            </w:r>
          </w:p>
        </w:tc>
        <w:tc>
          <w:tcPr>
            <w:tcW w:w="1376" w:type="pct"/>
            <w:shd w:val="clear" w:color="auto" w:fill="4F81BD" w:themeFill="accent1"/>
            <w:vAlign w:val="center"/>
          </w:tcPr>
          <w:p w14:paraId="2E6196C2" w14:textId="48AA4B68" w:rsidR="00444E55" w:rsidRPr="006B675D" w:rsidRDefault="00444E55" w:rsidP="002A757A">
            <w:pPr>
              <w:spacing w:line="240" w:lineRule="auto"/>
              <w:jc w:val="left"/>
              <w:rPr>
                <w:b/>
                <w:color w:val="FFFFFF" w:themeColor="background1"/>
                <w:sz w:val="20"/>
                <w:szCs w:val="20"/>
              </w:rPr>
            </w:pPr>
            <w:r>
              <w:rPr>
                <w:b/>
                <w:color w:val="FFFFFF" w:themeColor="background1"/>
                <w:sz w:val="20"/>
                <w:szCs w:val="20"/>
              </w:rPr>
              <w:t xml:space="preserve">(Ocean) </w:t>
            </w:r>
            <w:r w:rsidRPr="006B675D">
              <w:rPr>
                <w:b/>
                <w:color w:val="FFFFFF" w:themeColor="background1"/>
                <w:sz w:val="20"/>
                <w:szCs w:val="20"/>
              </w:rPr>
              <w:t>Mitigation Impact (i.e. Gt CO</w:t>
            </w:r>
            <w:r w:rsidRPr="006B675D">
              <w:rPr>
                <w:b/>
                <w:color w:val="FFFFFF" w:themeColor="background1"/>
                <w:sz w:val="20"/>
                <w:szCs w:val="20"/>
                <w:vertAlign w:val="subscript"/>
              </w:rPr>
              <w:t>2-eq</w:t>
            </w:r>
            <w:r w:rsidRPr="006B675D">
              <w:rPr>
                <w:b/>
                <w:color w:val="FFFFFF" w:themeColor="background1"/>
                <w:sz w:val="20"/>
                <w:szCs w:val="20"/>
              </w:rPr>
              <w:t xml:space="preserve"> in 20</w:t>
            </w:r>
            <w:r>
              <w:rPr>
                <w:b/>
                <w:color w:val="FFFFFF" w:themeColor="background1"/>
                <w:sz w:val="20"/>
                <w:szCs w:val="20"/>
              </w:rPr>
              <w:t>50</w:t>
            </w:r>
            <w:r w:rsidRPr="006B675D">
              <w:rPr>
                <w:b/>
                <w:color w:val="FFFFFF" w:themeColor="background1"/>
                <w:sz w:val="20"/>
                <w:szCs w:val="20"/>
              </w:rPr>
              <w:t>)</w:t>
            </w:r>
          </w:p>
        </w:tc>
      </w:tr>
      <w:tr w:rsidR="00444E55" w:rsidRPr="006B675D" w14:paraId="289707D9" w14:textId="70E15D94" w:rsidTr="00055AF9">
        <w:trPr>
          <w:trHeight w:val="432"/>
          <w:jc w:val="center"/>
        </w:trPr>
        <w:tc>
          <w:tcPr>
            <w:tcW w:w="2067" w:type="pct"/>
            <w:vAlign w:val="center"/>
          </w:tcPr>
          <w:p w14:paraId="65A69EF1" w14:textId="4F061506" w:rsidR="00444E55" w:rsidRPr="009127F9" w:rsidRDefault="009127F9" w:rsidP="002A757A">
            <w:pPr>
              <w:spacing w:line="240" w:lineRule="auto"/>
              <w:jc w:val="left"/>
              <w:rPr>
                <w:bCs/>
                <w:sz w:val="20"/>
                <w:szCs w:val="20"/>
              </w:rPr>
            </w:pPr>
            <w:r w:rsidRPr="009127F9">
              <w:rPr>
                <w:sz w:val="20"/>
                <w:szCs w:val="20"/>
              </w:rPr>
              <w:t>Hoegh</w:t>
            </w:r>
            <w:r w:rsidR="0002665A">
              <w:rPr>
                <w:sz w:val="20"/>
                <w:szCs w:val="20"/>
              </w:rPr>
              <w:t>-</w:t>
            </w:r>
            <w:r w:rsidRPr="009127F9">
              <w:rPr>
                <w:sz w:val="20"/>
                <w:szCs w:val="20"/>
              </w:rPr>
              <w:t>Gudlberg et al. (2019)- Scenario 1</w:t>
            </w:r>
          </w:p>
        </w:tc>
        <w:tc>
          <w:tcPr>
            <w:tcW w:w="1557" w:type="pct"/>
            <w:vAlign w:val="center"/>
          </w:tcPr>
          <w:p w14:paraId="02255322" w14:textId="045BB5A7" w:rsidR="00444E55" w:rsidRPr="006B675D" w:rsidRDefault="00055AF9" w:rsidP="009127F9">
            <w:pPr>
              <w:spacing w:line="240" w:lineRule="auto"/>
              <w:jc w:val="center"/>
              <w:rPr>
                <w:bCs/>
                <w:sz w:val="20"/>
                <w:szCs w:val="20"/>
              </w:rPr>
            </w:pPr>
            <w:r>
              <w:rPr>
                <w:bCs/>
                <w:sz w:val="20"/>
                <w:szCs w:val="20"/>
              </w:rPr>
              <w:t>0.0013</w:t>
            </w:r>
          </w:p>
        </w:tc>
        <w:tc>
          <w:tcPr>
            <w:tcW w:w="1376" w:type="pct"/>
            <w:vAlign w:val="center"/>
          </w:tcPr>
          <w:p w14:paraId="10CFE417" w14:textId="619296EE" w:rsidR="00444E55" w:rsidRPr="006B675D" w:rsidRDefault="00055AF9" w:rsidP="009127F9">
            <w:pPr>
              <w:spacing w:line="240" w:lineRule="auto"/>
              <w:jc w:val="center"/>
              <w:rPr>
                <w:bCs/>
                <w:sz w:val="20"/>
                <w:szCs w:val="20"/>
              </w:rPr>
            </w:pPr>
            <w:r>
              <w:rPr>
                <w:bCs/>
                <w:sz w:val="20"/>
                <w:szCs w:val="20"/>
              </w:rPr>
              <w:t>0.0067</w:t>
            </w:r>
          </w:p>
        </w:tc>
      </w:tr>
      <w:tr w:rsidR="00444E55" w:rsidRPr="006B675D" w14:paraId="050ACC57" w14:textId="126DFA6F" w:rsidTr="00055AF9">
        <w:trPr>
          <w:trHeight w:val="427"/>
          <w:jc w:val="center"/>
        </w:trPr>
        <w:tc>
          <w:tcPr>
            <w:tcW w:w="2067" w:type="pct"/>
            <w:vAlign w:val="center"/>
          </w:tcPr>
          <w:p w14:paraId="0584602D" w14:textId="3761593A" w:rsidR="00444E55" w:rsidRPr="009127F9" w:rsidRDefault="009127F9" w:rsidP="002A757A">
            <w:pPr>
              <w:spacing w:line="240" w:lineRule="auto"/>
              <w:jc w:val="left"/>
              <w:rPr>
                <w:sz w:val="20"/>
                <w:szCs w:val="20"/>
              </w:rPr>
            </w:pPr>
            <w:r w:rsidRPr="009127F9">
              <w:rPr>
                <w:sz w:val="20"/>
                <w:szCs w:val="20"/>
              </w:rPr>
              <w:t>Hoegh</w:t>
            </w:r>
            <w:r w:rsidR="0002665A">
              <w:rPr>
                <w:sz w:val="20"/>
                <w:szCs w:val="20"/>
              </w:rPr>
              <w:t>-</w:t>
            </w:r>
            <w:r w:rsidRPr="009127F9">
              <w:rPr>
                <w:sz w:val="20"/>
                <w:szCs w:val="20"/>
              </w:rPr>
              <w:t>Gudlberg et al. (2019)- Scenario 2</w:t>
            </w:r>
          </w:p>
        </w:tc>
        <w:tc>
          <w:tcPr>
            <w:tcW w:w="1557" w:type="pct"/>
            <w:vAlign w:val="center"/>
          </w:tcPr>
          <w:p w14:paraId="3FE47A7C" w14:textId="58E17456" w:rsidR="00444E55" w:rsidRPr="006B675D" w:rsidRDefault="00055AF9" w:rsidP="009127F9">
            <w:pPr>
              <w:spacing w:line="240" w:lineRule="auto"/>
              <w:jc w:val="center"/>
              <w:rPr>
                <w:bCs/>
                <w:sz w:val="20"/>
                <w:szCs w:val="20"/>
              </w:rPr>
            </w:pPr>
            <w:r>
              <w:rPr>
                <w:bCs/>
                <w:sz w:val="20"/>
                <w:szCs w:val="20"/>
              </w:rPr>
              <w:t>0.0027</w:t>
            </w:r>
          </w:p>
        </w:tc>
        <w:tc>
          <w:tcPr>
            <w:tcW w:w="1376" w:type="pct"/>
            <w:vAlign w:val="center"/>
          </w:tcPr>
          <w:p w14:paraId="202D3105" w14:textId="32CFDE90" w:rsidR="00444E55" w:rsidRPr="006B675D" w:rsidRDefault="00055AF9" w:rsidP="009127F9">
            <w:pPr>
              <w:spacing w:line="240" w:lineRule="auto"/>
              <w:jc w:val="center"/>
              <w:rPr>
                <w:bCs/>
                <w:sz w:val="20"/>
                <w:szCs w:val="20"/>
              </w:rPr>
            </w:pPr>
            <w:r>
              <w:rPr>
                <w:bCs/>
                <w:sz w:val="20"/>
                <w:szCs w:val="20"/>
              </w:rPr>
              <w:t>0.044</w:t>
            </w:r>
          </w:p>
        </w:tc>
      </w:tr>
      <w:tr w:rsidR="009127F9" w:rsidRPr="006B675D" w14:paraId="1C7A3D9F" w14:textId="08F76CB5" w:rsidTr="00055AF9">
        <w:trPr>
          <w:trHeight w:val="329"/>
          <w:jc w:val="center"/>
        </w:trPr>
        <w:tc>
          <w:tcPr>
            <w:tcW w:w="2067" w:type="pct"/>
            <w:vAlign w:val="center"/>
          </w:tcPr>
          <w:p w14:paraId="3E637FD7" w14:textId="2E43AC5A" w:rsidR="009127F9" w:rsidRPr="006B675D" w:rsidRDefault="009127F9" w:rsidP="009127F9">
            <w:pPr>
              <w:spacing w:line="240" w:lineRule="auto"/>
              <w:jc w:val="left"/>
              <w:rPr>
                <w:bCs/>
                <w:sz w:val="20"/>
                <w:szCs w:val="20"/>
              </w:rPr>
            </w:pPr>
            <w:r w:rsidRPr="00444E55">
              <w:rPr>
                <w:i/>
                <w:iCs/>
                <w:sz w:val="20"/>
                <w:szCs w:val="20"/>
              </w:rPr>
              <w:t>Plausible</w:t>
            </w:r>
            <w:r w:rsidRPr="006B675D">
              <w:rPr>
                <w:sz w:val="20"/>
                <w:szCs w:val="20"/>
              </w:rPr>
              <w:t xml:space="preserve"> Scenario</w:t>
            </w:r>
          </w:p>
        </w:tc>
        <w:tc>
          <w:tcPr>
            <w:tcW w:w="1557" w:type="pct"/>
            <w:vAlign w:val="center"/>
          </w:tcPr>
          <w:p w14:paraId="6FEA69F3" w14:textId="4B97C0D6" w:rsidR="009127F9" w:rsidRPr="005D1665" w:rsidRDefault="009127F9" w:rsidP="009127F9">
            <w:pPr>
              <w:spacing w:line="240" w:lineRule="auto"/>
              <w:jc w:val="center"/>
              <w:rPr>
                <w:bCs/>
                <w:sz w:val="20"/>
                <w:szCs w:val="20"/>
              </w:rPr>
            </w:pPr>
            <w:r w:rsidRPr="005D1665">
              <w:rPr>
                <w:rFonts w:eastAsia="Times New Roman" w:cstheme="minorHAnsi"/>
                <w:color w:val="000000" w:themeColor="text1"/>
                <w:sz w:val="20"/>
                <w:szCs w:val="20"/>
              </w:rPr>
              <w:t>0.</w:t>
            </w:r>
            <w:r w:rsidR="005D1665" w:rsidRPr="005D1665">
              <w:rPr>
                <w:rFonts w:eastAsia="Times New Roman" w:cstheme="minorHAnsi"/>
                <w:color w:val="000000" w:themeColor="text1"/>
                <w:sz w:val="20"/>
                <w:szCs w:val="20"/>
              </w:rPr>
              <w:t>06</w:t>
            </w:r>
          </w:p>
        </w:tc>
        <w:tc>
          <w:tcPr>
            <w:tcW w:w="1376" w:type="pct"/>
            <w:vAlign w:val="center"/>
          </w:tcPr>
          <w:p w14:paraId="17120EEF" w14:textId="19A5196B" w:rsidR="009127F9" w:rsidRPr="006B675D" w:rsidRDefault="009127F9" w:rsidP="009127F9">
            <w:pPr>
              <w:spacing w:line="240" w:lineRule="auto"/>
              <w:jc w:val="center"/>
              <w:rPr>
                <w:bCs/>
                <w:sz w:val="20"/>
                <w:szCs w:val="20"/>
              </w:rPr>
            </w:pPr>
            <w:r>
              <w:rPr>
                <w:rFonts w:eastAsia="Times New Roman" w:cstheme="minorHAnsi"/>
                <w:color w:val="000000" w:themeColor="text1"/>
                <w:sz w:val="20"/>
                <w:szCs w:val="20"/>
              </w:rPr>
              <w:t>0.</w:t>
            </w:r>
            <w:r w:rsidR="00F2519A">
              <w:rPr>
                <w:rFonts w:eastAsia="Times New Roman" w:cstheme="minorHAnsi"/>
                <w:color w:val="000000" w:themeColor="text1"/>
                <w:sz w:val="20"/>
                <w:szCs w:val="20"/>
              </w:rPr>
              <w:t>15</w:t>
            </w:r>
          </w:p>
        </w:tc>
      </w:tr>
      <w:tr w:rsidR="009127F9" w:rsidRPr="006B675D" w14:paraId="2861B45D" w14:textId="2AD39CA0" w:rsidTr="00055AF9">
        <w:trPr>
          <w:trHeight w:val="329"/>
          <w:jc w:val="center"/>
        </w:trPr>
        <w:tc>
          <w:tcPr>
            <w:tcW w:w="2067" w:type="pct"/>
            <w:vAlign w:val="center"/>
          </w:tcPr>
          <w:p w14:paraId="5782CA7E" w14:textId="4E627742" w:rsidR="009127F9" w:rsidRPr="006B675D" w:rsidRDefault="0070096A" w:rsidP="009127F9">
            <w:pPr>
              <w:spacing w:line="240" w:lineRule="auto"/>
              <w:jc w:val="left"/>
              <w:rPr>
                <w:sz w:val="20"/>
                <w:szCs w:val="20"/>
              </w:rPr>
            </w:pPr>
            <w:r>
              <w:rPr>
                <w:i/>
                <w:iCs/>
                <w:sz w:val="20"/>
                <w:szCs w:val="20"/>
              </w:rPr>
              <w:t>Ambitious</w:t>
            </w:r>
            <w:r w:rsidR="009127F9" w:rsidRPr="006B675D">
              <w:rPr>
                <w:sz w:val="20"/>
                <w:szCs w:val="20"/>
              </w:rPr>
              <w:t xml:space="preserve"> Scenario</w:t>
            </w:r>
          </w:p>
        </w:tc>
        <w:tc>
          <w:tcPr>
            <w:tcW w:w="1557" w:type="pct"/>
            <w:vAlign w:val="center"/>
          </w:tcPr>
          <w:p w14:paraId="142178E2" w14:textId="13E578A6" w:rsidR="009127F9" w:rsidRPr="005D1665" w:rsidRDefault="009127F9" w:rsidP="009127F9">
            <w:pPr>
              <w:spacing w:line="240" w:lineRule="auto"/>
              <w:jc w:val="center"/>
              <w:rPr>
                <w:bCs/>
                <w:sz w:val="20"/>
                <w:szCs w:val="20"/>
              </w:rPr>
            </w:pPr>
            <w:r w:rsidRPr="005D1665">
              <w:rPr>
                <w:rFonts w:eastAsia="Times New Roman" w:cstheme="minorHAnsi"/>
                <w:color w:val="000000" w:themeColor="text1"/>
                <w:sz w:val="20"/>
                <w:szCs w:val="20"/>
              </w:rPr>
              <w:t>0.</w:t>
            </w:r>
            <w:r w:rsidR="005D1665" w:rsidRPr="005D1665">
              <w:rPr>
                <w:rFonts w:eastAsia="Times New Roman" w:cstheme="minorHAnsi"/>
                <w:color w:val="000000" w:themeColor="text1"/>
                <w:sz w:val="20"/>
                <w:szCs w:val="20"/>
              </w:rPr>
              <w:t>11</w:t>
            </w:r>
          </w:p>
        </w:tc>
        <w:tc>
          <w:tcPr>
            <w:tcW w:w="1376" w:type="pct"/>
            <w:vAlign w:val="center"/>
          </w:tcPr>
          <w:p w14:paraId="132C69A3" w14:textId="6C52BCB2" w:rsidR="009127F9" w:rsidRPr="006B675D" w:rsidRDefault="009127F9" w:rsidP="009127F9">
            <w:pPr>
              <w:spacing w:line="240" w:lineRule="auto"/>
              <w:jc w:val="center"/>
              <w:rPr>
                <w:bCs/>
                <w:sz w:val="20"/>
                <w:szCs w:val="20"/>
              </w:rPr>
            </w:pPr>
            <w:r>
              <w:rPr>
                <w:rFonts w:eastAsia="Times New Roman" w:cstheme="minorHAnsi"/>
                <w:color w:val="000000" w:themeColor="text1"/>
                <w:sz w:val="20"/>
                <w:szCs w:val="20"/>
              </w:rPr>
              <w:t>0.</w:t>
            </w:r>
            <w:r w:rsidR="00F2519A">
              <w:rPr>
                <w:rFonts w:eastAsia="Times New Roman" w:cstheme="minorHAnsi"/>
                <w:color w:val="000000" w:themeColor="text1"/>
                <w:sz w:val="20"/>
                <w:szCs w:val="20"/>
              </w:rPr>
              <w:t>29</w:t>
            </w:r>
          </w:p>
        </w:tc>
      </w:tr>
      <w:tr w:rsidR="009127F9" w:rsidRPr="006B675D" w14:paraId="0C6E4035" w14:textId="29DD5EF1" w:rsidTr="00055AF9">
        <w:trPr>
          <w:trHeight w:val="329"/>
          <w:jc w:val="center"/>
        </w:trPr>
        <w:tc>
          <w:tcPr>
            <w:tcW w:w="2067" w:type="pct"/>
            <w:vAlign w:val="center"/>
          </w:tcPr>
          <w:p w14:paraId="2392672B" w14:textId="2AA001A1" w:rsidR="009127F9" w:rsidRPr="006B675D" w:rsidRDefault="0070096A" w:rsidP="009127F9">
            <w:pPr>
              <w:spacing w:line="240" w:lineRule="auto"/>
              <w:jc w:val="left"/>
              <w:rPr>
                <w:sz w:val="20"/>
                <w:szCs w:val="20"/>
              </w:rPr>
            </w:pPr>
            <w:r>
              <w:rPr>
                <w:i/>
                <w:iCs/>
                <w:sz w:val="20"/>
                <w:szCs w:val="20"/>
              </w:rPr>
              <w:t>Maximum</w:t>
            </w:r>
            <w:r w:rsidR="009127F9" w:rsidRPr="006B675D">
              <w:rPr>
                <w:sz w:val="20"/>
                <w:szCs w:val="20"/>
              </w:rPr>
              <w:t xml:space="preserve"> Scenario</w:t>
            </w:r>
          </w:p>
        </w:tc>
        <w:tc>
          <w:tcPr>
            <w:tcW w:w="1557" w:type="pct"/>
            <w:vAlign w:val="center"/>
          </w:tcPr>
          <w:p w14:paraId="72BA6A2E" w14:textId="63CA0579" w:rsidR="009127F9" w:rsidRPr="005D1665" w:rsidRDefault="009127F9" w:rsidP="009127F9">
            <w:pPr>
              <w:spacing w:line="240" w:lineRule="auto"/>
              <w:jc w:val="center"/>
              <w:rPr>
                <w:bCs/>
                <w:sz w:val="20"/>
                <w:szCs w:val="20"/>
              </w:rPr>
            </w:pPr>
            <w:r w:rsidRPr="005D1665">
              <w:rPr>
                <w:rFonts w:eastAsia="Times New Roman" w:cstheme="minorHAnsi"/>
                <w:color w:val="000000" w:themeColor="text1"/>
                <w:sz w:val="20"/>
                <w:szCs w:val="20"/>
              </w:rPr>
              <w:t>0.</w:t>
            </w:r>
            <w:r w:rsidR="005D1665" w:rsidRPr="005D1665">
              <w:rPr>
                <w:rFonts w:eastAsia="Times New Roman" w:cstheme="minorHAnsi"/>
                <w:color w:val="000000" w:themeColor="text1"/>
                <w:sz w:val="20"/>
                <w:szCs w:val="20"/>
              </w:rPr>
              <w:t>14</w:t>
            </w:r>
          </w:p>
        </w:tc>
        <w:tc>
          <w:tcPr>
            <w:tcW w:w="1376" w:type="pct"/>
            <w:vAlign w:val="center"/>
          </w:tcPr>
          <w:p w14:paraId="2C901D64" w14:textId="3D5C4FC3" w:rsidR="009127F9" w:rsidRPr="006B675D" w:rsidRDefault="009127F9" w:rsidP="009127F9">
            <w:pPr>
              <w:spacing w:line="240" w:lineRule="auto"/>
              <w:jc w:val="center"/>
              <w:rPr>
                <w:bCs/>
                <w:sz w:val="20"/>
                <w:szCs w:val="20"/>
              </w:rPr>
            </w:pPr>
            <w:r>
              <w:rPr>
                <w:rFonts w:eastAsia="Times New Roman" w:cstheme="minorHAnsi"/>
                <w:color w:val="000000" w:themeColor="text1"/>
                <w:sz w:val="20"/>
                <w:szCs w:val="20"/>
              </w:rPr>
              <w:t>0.</w:t>
            </w:r>
            <w:r w:rsidR="00F2519A">
              <w:rPr>
                <w:rFonts w:eastAsia="Times New Roman" w:cstheme="minorHAnsi"/>
                <w:color w:val="000000" w:themeColor="text1"/>
                <w:sz w:val="20"/>
                <w:szCs w:val="20"/>
              </w:rPr>
              <w:t>39</w:t>
            </w:r>
          </w:p>
        </w:tc>
      </w:tr>
    </w:tbl>
    <w:p w14:paraId="1193A760" w14:textId="77777777" w:rsidR="00055AF9" w:rsidRDefault="00055AF9" w:rsidP="00055AF9">
      <w:pPr>
        <w:pStyle w:val="Caption"/>
        <w:spacing w:after="0"/>
        <w:jc w:val="center"/>
      </w:pPr>
    </w:p>
    <w:p w14:paraId="4A8FD781" w14:textId="258B5CE6" w:rsidR="003F01AD" w:rsidRDefault="003F01AD" w:rsidP="00055AF9">
      <w:pPr>
        <w:pStyle w:val="Caption"/>
        <w:spacing w:after="0"/>
        <w:jc w:val="center"/>
      </w:pPr>
      <w:bookmarkStart w:id="828" w:name="_Toc66269908"/>
      <w:r>
        <w:t xml:space="preserve">Table </w:t>
      </w:r>
      <w:r>
        <w:fldChar w:fldCharType="begin"/>
      </w:r>
      <w:r>
        <w:instrText>STYLEREF 1 \s</w:instrText>
      </w:r>
      <w:r>
        <w:fldChar w:fldCharType="separate"/>
      </w:r>
      <w:r>
        <w:rPr>
          <w:noProof/>
        </w:rPr>
        <w:t>4</w:t>
      </w:r>
      <w:r>
        <w:fldChar w:fldCharType="end"/>
      </w:r>
      <w:r>
        <w:t>.</w:t>
      </w:r>
      <w:r>
        <w:fldChar w:fldCharType="begin"/>
      </w:r>
      <w:r>
        <w:instrText>SEQ Table \* ARABIC \s 1</w:instrText>
      </w:r>
      <w:r>
        <w:fldChar w:fldCharType="separate"/>
      </w:r>
      <w:r>
        <w:rPr>
          <w:noProof/>
        </w:rPr>
        <w:t>1</w:t>
      </w:r>
      <w:r>
        <w:fldChar w:fldCharType="end"/>
      </w:r>
      <w:r>
        <w:t xml:space="preserve"> Benchmarks</w:t>
      </w:r>
      <w:bookmarkEnd w:id="828"/>
    </w:p>
    <w:p w14:paraId="6E77A74A" w14:textId="7F59A383" w:rsidR="005842EC" w:rsidRDefault="005842EC" w:rsidP="005842EC"/>
    <w:p w14:paraId="2CE2CC81" w14:textId="2CA8DBF1" w:rsidR="005842EC" w:rsidRDefault="005842EC" w:rsidP="005842EC">
      <w:r>
        <w:lastRenderedPageBreak/>
        <w:t>Three adjustments were made to Hoegh</w:t>
      </w:r>
      <w:r w:rsidR="0002665A">
        <w:t>-</w:t>
      </w:r>
      <w:r>
        <w:t>Guldberg et al. (2019) mitigation impact values for 2030 and 2050 in order to compare with Project Drawdown’s values:</w:t>
      </w:r>
    </w:p>
    <w:p w14:paraId="6E4927C3" w14:textId="5D2C36AB" w:rsidR="005842EC" w:rsidRPr="005842EC" w:rsidRDefault="005842EC" w:rsidP="005842EC">
      <w:pPr>
        <w:pStyle w:val="ListParagraph"/>
        <w:numPr>
          <w:ilvl w:val="0"/>
          <w:numId w:val="56"/>
        </w:numPr>
        <w:rPr>
          <w:u w:val="single"/>
        </w:rPr>
      </w:pPr>
      <w:r w:rsidRPr="005842EC">
        <w:rPr>
          <w:u w:val="single"/>
        </w:rPr>
        <w:t>Adjustment 1:</w:t>
      </w:r>
      <w:r>
        <w:t xml:space="preserve"> In Hoegh</w:t>
      </w:r>
      <w:r w:rsidR="0002665A">
        <w:t>-</w:t>
      </w:r>
      <w:r>
        <w:t>Guldberg et al. (2019) the l</w:t>
      </w:r>
      <w:r w:rsidRPr="005842EC">
        <w:t>ong</w:t>
      </w:r>
      <w:r w:rsidR="0002665A">
        <w:t>-</w:t>
      </w:r>
      <w:r w:rsidRPr="005842EC">
        <w:t>term sequestration calculation</w:t>
      </w:r>
      <w:r>
        <w:t xml:space="preserve"> includes a</w:t>
      </w:r>
      <w:r w:rsidRPr="005842EC">
        <w:t xml:space="preserve"> 24.5% carbon content</w:t>
      </w:r>
      <w:r>
        <w:t xml:space="preserve"> in macroalgae</w:t>
      </w:r>
      <w:r w:rsidRPr="005842EC">
        <w:t>, 60% export</w:t>
      </w:r>
      <w:r>
        <w:t xml:space="preserve"> of DOC/ POC</w:t>
      </w:r>
      <w:r w:rsidRPr="005842EC">
        <w:t xml:space="preserve"> and 25% </w:t>
      </w:r>
      <w:r>
        <w:t>long</w:t>
      </w:r>
      <w:r w:rsidR="0002665A">
        <w:t>-</w:t>
      </w:r>
      <w:r>
        <w:t xml:space="preserve">term </w:t>
      </w:r>
      <w:r w:rsidRPr="005842EC">
        <w:t>sequestration of export</w:t>
      </w:r>
      <w:r>
        <w:t>ed carbon</w:t>
      </w:r>
      <w:r w:rsidRPr="005842EC">
        <w:t xml:space="preserve"> vs. 28.5 % carbon content, 55% of export and 0.3</w:t>
      </w:r>
      <w:r w:rsidR="00F2519A">
        <w:t>21</w:t>
      </w:r>
      <w:r w:rsidRPr="005842EC">
        <w:t xml:space="preserve"> for sequestration of export for P</w:t>
      </w:r>
      <w:r>
        <w:t>roject Drawdown</w:t>
      </w:r>
      <w:r w:rsidR="004822F3">
        <w:t>.</w:t>
      </w:r>
    </w:p>
    <w:p w14:paraId="3509D368" w14:textId="273AF9B2" w:rsidR="005842EC" w:rsidRPr="005842EC" w:rsidRDefault="005842EC" w:rsidP="005842EC">
      <w:pPr>
        <w:pStyle w:val="ListParagraph"/>
        <w:numPr>
          <w:ilvl w:val="0"/>
          <w:numId w:val="56"/>
        </w:numPr>
        <w:rPr>
          <w:u w:val="single"/>
          <w:lang w:val="en-GB"/>
        </w:rPr>
      </w:pPr>
      <w:r w:rsidRPr="00813730">
        <w:rPr>
          <w:u w:val="single"/>
          <w:lang w:val="en-GB"/>
        </w:rPr>
        <w:t>Adjustment 2:</w:t>
      </w:r>
      <w:r w:rsidRPr="00813730">
        <w:rPr>
          <w:lang w:val="en-GB"/>
        </w:rPr>
        <w:t xml:space="preserve"> Hoegh</w:t>
      </w:r>
      <w:r w:rsidR="0002665A">
        <w:rPr>
          <w:lang w:val="en-GB"/>
        </w:rPr>
        <w:t>-</w:t>
      </w:r>
      <w:r w:rsidRPr="00813730">
        <w:rPr>
          <w:lang w:val="en-GB"/>
        </w:rPr>
        <w:t xml:space="preserve">Guldberg et al. </w:t>
      </w:r>
      <w:r w:rsidRPr="005842EC">
        <w:rPr>
          <w:lang w:val="en-GB"/>
        </w:rPr>
        <w:t>(2019) used an average yield of</w:t>
      </w:r>
      <w:r>
        <w:rPr>
          <w:lang w:val="en-GB"/>
        </w:rPr>
        <w:t xml:space="preserve"> 10 tn dry weight/ ha/ yr (not referenced to any particular source) vs. a resulting 2</w:t>
      </w:r>
      <w:r w:rsidR="00F2519A">
        <w:rPr>
          <w:lang w:val="en-GB"/>
        </w:rPr>
        <w:t>4.8</w:t>
      </w:r>
      <w:r>
        <w:rPr>
          <w:lang w:val="en-GB"/>
        </w:rPr>
        <w:t xml:space="preserve"> tn dry weight/ ha/ yr from the meta</w:t>
      </w:r>
      <w:r w:rsidR="0002665A">
        <w:rPr>
          <w:lang w:val="en-GB"/>
        </w:rPr>
        <w:t>-</w:t>
      </w:r>
      <w:r>
        <w:rPr>
          <w:lang w:val="en-GB"/>
        </w:rPr>
        <w:t xml:space="preserve">analysis of </w:t>
      </w:r>
      <w:r w:rsidR="00F2519A">
        <w:rPr>
          <w:lang w:val="en-GB"/>
        </w:rPr>
        <w:t>44</w:t>
      </w:r>
      <w:r>
        <w:rPr>
          <w:lang w:val="en-GB"/>
        </w:rPr>
        <w:t xml:space="preserve"> data points from 16 sources</w:t>
      </w:r>
      <w:r w:rsidR="00C078C1">
        <w:rPr>
          <w:lang w:val="en-GB"/>
        </w:rPr>
        <w:t xml:space="preserve"> in the </w:t>
      </w:r>
      <w:r w:rsidR="004822F3">
        <w:rPr>
          <w:lang w:val="en-GB"/>
        </w:rPr>
        <w:t>seaweed</w:t>
      </w:r>
      <w:r w:rsidR="00C078C1">
        <w:rPr>
          <w:lang w:val="en-GB"/>
        </w:rPr>
        <w:t xml:space="preserve"> farming model</w:t>
      </w:r>
      <w:r w:rsidR="004822F3">
        <w:rPr>
          <w:lang w:val="en-GB"/>
        </w:rPr>
        <w:t>.</w:t>
      </w:r>
    </w:p>
    <w:p w14:paraId="325FAE33" w14:textId="49D73C26" w:rsidR="005842EC" w:rsidRPr="005842EC" w:rsidRDefault="005842EC" w:rsidP="005842EC">
      <w:pPr>
        <w:pStyle w:val="ListParagraph"/>
        <w:numPr>
          <w:ilvl w:val="0"/>
          <w:numId w:val="56"/>
        </w:numPr>
        <w:rPr>
          <w:u w:val="single"/>
          <w:lang w:val="en-GB"/>
        </w:rPr>
      </w:pPr>
      <w:r w:rsidRPr="005842EC">
        <w:rPr>
          <w:u w:val="single"/>
          <w:lang w:val="en-GB"/>
        </w:rPr>
        <w:t>Adjustment 3:</w:t>
      </w:r>
      <w:r w:rsidRPr="005842EC">
        <w:rPr>
          <w:lang w:val="en-GB"/>
        </w:rPr>
        <w:t xml:space="preserve"> Hoegh</w:t>
      </w:r>
      <w:r w:rsidR="0002665A">
        <w:rPr>
          <w:lang w:val="en-GB"/>
        </w:rPr>
        <w:t>-</w:t>
      </w:r>
      <w:r w:rsidRPr="005842EC">
        <w:rPr>
          <w:lang w:val="en-GB"/>
        </w:rPr>
        <w:t>Guldberg et a</w:t>
      </w:r>
      <w:r>
        <w:rPr>
          <w:lang w:val="en-GB"/>
        </w:rPr>
        <w:t xml:space="preserve">l. (2019)’s adoption areas reached 0.9 and 1.6 in 2030 and 4.9 and 32.4 Mha in 2050 for scenarios 1 and 2 respectively. Project Drawdown’s average values for the </w:t>
      </w:r>
      <w:r w:rsidRPr="001360F4">
        <w:rPr>
          <w:i/>
          <w:iCs/>
          <w:lang w:val="en-GB"/>
        </w:rPr>
        <w:t>Plausible</w:t>
      </w:r>
      <w:r>
        <w:rPr>
          <w:lang w:val="en-GB"/>
        </w:rPr>
        <w:t xml:space="preserve">, </w:t>
      </w:r>
      <w:r w:rsidR="0070096A">
        <w:rPr>
          <w:i/>
          <w:iCs/>
          <w:lang w:val="en-GB"/>
        </w:rPr>
        <w:t>Ambitious</w:t>
      </w:r>
      <w:r>
        <w:rPr>
          <w:lang w:val="en-GB"/>
        </w:rPr>
        <w:t xml:space="preserve"> and </w:t>
      </w:r>
      <w:r w:rsidR="0070096A">
        <w:rPr>
          <w:i/>
          <w:iCs/>
          <w:lang w:val="en-GB"/>
        </w:rPr>
        <w:t>Maximum</w:t>
      </w:r>
      <w:r>
        <w:rPr>
          <w:lang w:val="en-GB"/>
        </w:rPr>
        <w:t xml:space="preserve"> scenarios resulted in </w:t>
      </w:r>
      <w:r w:rsidR="00A528A3">
        <w:rPr>
          <w:lang w:val="en-GB"/>
        </w:rPr>
        <w:t>9.2</w:t>
      </w:r>
      <w:r>
        <w:rPr>
          <w:lang w:val="en-GB"/>
        </w:rPr>
        <w:t xml:space="preserve"> and</w:t>
      </w:r>
      <w:r w:rsidR="00A528A3">
        <w:rPr>
          <w:lang w:val="en-GB"/>
        </w:rPr>
        <w:t xml:space="preserve"> 24.0</w:t>
      </w:r>
      <w:r>
        <w:rPr>
          <w:lang w:val="en-GB"/>
        </w:rPr>
        <w:t xml:space="preserve"> Mha in 2030 and 2050 respectively.</w:t>
      </w:r>
    </w:p>
    <w:p w14:paraId="753A7F64" w14:textId="6626AF4D" w:rsidR="005842EC" w:rsidRPr="005842EC" w:rsidRDefault="005842EC" w:rsidP="005842EC">
      <w:pPr>
        <w:rPr>
          <w:lang w:val="en-GB"/>
        </w:rPr>
      </w:pPr>
      <w:r>
        <w:rPr>
          <w:lang w:val="en-GB"/>
        </w:rPr>
        <w:t>After applying these three adjustments to Hoegh</w:t>
      </w:r>
      <w:r w:rsidR="0002665A">
        <w:rPr>
          <w:lang w:val="en-GB"/>
        </w:rPr>
        <w:t>-</w:t>
      </w:r>
      <w:r>
        <w:rPr>
          <w:lang w:val="en-GB"/>
        </w:rPr>
        <w:t>Guldberg et al. (2019) mitigation potential values</w:t>
      </w:r>
      <w:r w:rsidR="001360F4">
        <w:rPr>
          <w:lang w:val="en-GB"/>
        </w:rPr>
        <w:t xml:space="preserve"> the resulting values are: 0.</w:t>
      </w:r>
      <w:r w:rsidR="00A528A3">
        <w:rPr>
          <w:lang w:val="en-GB"/>
        </w:rPr>
        <w:t>05</w:t>
      </w:r>
      <w:r w:rsidR="001360F4">
        <w:rPr>
          <w:lang w:val="en-GB"/>
        </w:rPr>
        <w:t xml:space="preserve"> and 0.</w:t>
      </w:r>
      <w:r w:rsidR="00A528A3">
        <w:rPr>
          <w:lang w:val="en-GB"/>
        </w:rPr>
        <w:t>06</w:t>
      </w:r>
      <w:r w:rsidR="001360F4">
        <w:rPr>
          <w:lang w:val="en-GB"/>
        </w:rPr>
        <w:t xml:space="preserve"> Gt</w:t>
      </w:r>
      <w:r w:rsidR="00384800" w:rsidRPr="00384800">
        <w:t xml:space="preserve"> </w:t>
      </w:r>
      <w:r w:rsidR="00384800" w:rsidRPr="009F6A21">
        <w:t>CO</w:t>
      </w:r>
      <w:r w:rsidR="00384800" w:rsidRPr="00B17451">
        <w:rPr>
          <w:vertAlign w:val="subscript"/>
        </w:rPr>
        <w:t>2</w:t>
      </w:r>
      <w:r w:rsidR="001360F4">
        <w:rPr>
          <w:lang w:val="en-GB"/>
        </w:rPr>
        <w:t xml:space="preserve"> e/ yr in 2030 and 0.0</w:t>
      </w:r>
      <w:r w:rsidR="00A528A3">
        <w:rPr>
          <w:lang w:val="en-GB"/>
        </w:rPr>
        <w:t>2</w:t>
      </w:r>
      <w:r w:rsidR="001360F4">
        <w:rPr>
          <w:lang w:val="en-GB"/>
        </w:rPr>
        <w:t xml:space="preserve"> and 0.</w:t>
      </w:r>
      <w:r w:rsidR="00A528A3">
        <w:rPr>
          <w:lang w:val="en-GB"/>
        </w:rPr>
        <w:t>13</w:t>
      </w:r>
      <w:r w:rsidR="001360F4">
        <w:rPr>
          <w:lang w:val="en-GB"/>
        </w:rPr>
        <w:t xml:space="preserve"> Gt </w:t>
      </w:r>
      <w:r w:rsidR="00384800" w:rsidRPr="009F6A21">
        <w:t>CO</w:t>
      </w:r>
      <w:r w:rsidR="00384800" w:rsidRPr="00B17451">
        <w:rPr>
          <w:vertAlign w:val="subscript"/>
        </w:rPr>
        <w:t>2</w:t>
      </w:r>
      <w:r w:rsidR="001360F4">
        <w:rPr>
          <w:lang w:val="en-GB"/>
        </w:rPr>
        <w:t xml:space="preserve"> e/ yr</w:t>
      </w:r>
      <w:r w:rsidR="00A528A3">
        <w:rPr>
          <w:lang w:val="en-GB"/>
        </w:rPr>
        <w:t xml:space="preserve"> in 2050</w:t>
      </w:r>
      <w:r w:rsidR="001360F4">
        <w:rPr>
          <w:lang w:val="en-GB"/>
        </w:rPr>
        <w:t xml:space="preserve">, in line with Project Drawdown’s </w:t>
      </w:r>
      <w:r w:rsidR="001360F4" w:rsidRPr="001360F4">
        <w:rPr>
          <w:i/>
          <w:iCs/>
          <w:lang w:val="en-GB"/>
        </w:rPr>
        <w:t>Plausible</w:t>
      </w:r>
      <w:r w:rsidR="001360F4">
        <w:rPr>
          <w:lang w:val="en-GB"/>
        </w:rPr>
        <w:t xml:space="preserve"> scenario (</w:t>
      </w:r>
      <w:r w:rsidR="001360F4" w:rsidRPr="005D1665">
        <w:rPr>
          <w:lang w:val="en-GB"/>
        </w:rPr>
        <w:t>0.</w:t>
      </w:r>
      <w:r w:rsidR="005D1665">
        <w:rPr>
          <w:lang w:val="en-GB"/>
        </w:rPr>
        <w:t>06</w:t>
      </w:r>
      <w:r w:rsidR="001360F4">
        <w:rPr>
          <w:lang w:val="en-GB"/>
        </w:rPr>
        <w:t xml:space="preserve"> and 0.</w:t>
      </w:r>
      <w:r w:rsidR="00F2519A">
        <w:rPr>
          <w:lang w:val="en-GB"/>
        </w:rPr>
        <w:t>1</w:t>
      </w:r>
      <w:r w:rsidR="00A528A3">
        <w:rPr>
          <w:lang w:val="en-GB"/>
        </w:rPr>
        <w:t>5</w:t>
      </w:r>
      <w:r w:rsidR="001360F4">
        <w:rPr>
          <w:lang w:val="en-GB"/>
        </w:rPr>
        <w:t xml:space="preserve"> Gt</w:t>
      </w:r>
      <w:r w:rsidR="00384800" w:rsidRPr="00384800">
        <w:t xml:space="preserve"> </w:t>
      </w:r>
      <w:r w:rsidR="00384800" w:rsidRPr="009F6A21">
        <w:t>CO</w:t>
      </w:r>
      <w:r w:rsidR="00384800" w:rsidRPr="00B17451">
        <w:rPr>
          <w:vertAlign w:val="subscript"/>
        </w:rPr>
        <w:t>2</w:t>
      </w:r>
      <w:r w:rsidR="001360F4">
        <w:rPr>
          <w:lang w:val="en-GB"/>
        </w:rPr>
        <w:t xml:space="preserve"> e/ yr in 2030 and 2050 respectively).</w:t>
      </w:r>
      <w:r>
        <w:rPr>
          <w:lang w:val="en-GB"/>
        </w:rPr>
        <w:t xml:space="preserve"> </w:t>
      </w:r>
    </w:p>
    <w:p w14:paraId="105A5AA0" w14:textId="280A4C4F" w:rsidR="00EB5B15" w:rsidRDefault="00EB5B15">
      <w:pPr>
        <w:spacing w:after="160" w:line="259" w:lineRule="auto"/>
        <w:jc w:val="left"/>
        <w:rPr>
          <w:rFonts w:asciiTheme="majorHAnsi" w:eastAsiaTheme="majorEastAsia" w:hAnsiTheme="majorHAnsi" w:cstheme="majorBidi"/>
          <w:b/>
          <w:bCs/>
          <w:smallCaps/>
          <w:color w:val="000000" w:themeColor="text1"/>
          <w:sz w:val="36"/>
          <w:szCs w:val="36"/>
          <w:lang w:val="en-GB"/>
        </w:rPr>
      </w:pPr>
      <w:r>
        <w:rPr>
          <w:rFonts w:asciiTheme="majorHAnsi" w:eastAsiaTheme="majorEastAsia" w:hAnsiTheme="majorHAnsi" w:cstheme="majorBidi"/>
          <w:b/>
          <w:bCs/>
          <w:smallCaps/>
          <w:color w:val="000000" w:themeColor="text1"/>
          <w:sz w:val="36"/>
          <w:szCs w:val="36"/>
          <w:lang w:val="en-GB"/>
        </w:rPr>
        <w:br w:type="page"/>
      </w:r>
    </w:p>
    <w:p w14:paraId="7454D80C" w14:textId="61CD8B4B" w:rsidR="00434F61" w:rsidRDefault="551A77D0" w:rsidP="00EC38FC">
      <w:pPr>
        <w:pStyle w:val="Heading1"/>
        <w:numPr>
          <w:ilvl w:val="0"/>
          <w:numId w:val="26"/>
        </w:numPr>
      </w:pPr>
      <w:bookmarkStart w:id="829" w:name="_Toc66268489"/>
      <w:r>
        <w:lastRenderedPageBreak/>
        <w:t>References</w:t>
      </w:r>
      <w:bookmarkEnd w:id="829"/>
    </w:p>
    <w:p w14:paraId="593435E8" w14:textId="77777777" w:rsidR="00A10CB3" w:rsidRDefault="00A10CB3" w:rsidP="00A10CB3">
      <w:pPr>
        <w:spacing w:after="0" w:line="480" w:lineRule="auto"/>
        <w:ind w:hanging="480"/>
        <w:jc w:val="left"/>
      </w:pPr>
      <w:r>
        <w:t xml:space="preserve">Abdullah, M. I., &amp; Fredriksen, S. (2004). Production, respiration and exudation of dissolved organic matter by the kelp Laminaria hyperborea along the west coast of Norway. </w:t>
      </w:r>
      <w:r>
        <w:rPr>
          <w:i/>
          <w:iCs/>
        </w:rPr>
        <w:t>Journal of the Marine Biological Association of the United Kingdom</w:t>
      </w:r>
      <w:r>
        <w:t xml:space="preserve">, </w:t>
      </w:r>
      <w:r>
        <w:rPr>
          <w:i/>
          <w:iCs/>
        </w:rPr>
        <w:t>84</w:t>
      </w:r>
      <w:r>
        <w:t xml:space="preserve">(5), 887–894. </w:t>
      </w:r>
      <w:hyperlink r:id="rId26" w:history="1">
        <w:r>
          <w:rPr>
            <w:rStyle w:val="Hyperlink"/>
          </w:rPr>
          <w:t>https://doi.org/10.1017/S002531540401015Xh</w:t>
        </w:r>
      </w:hyperlink>
    </w:p>
    <w:p w14:paraId="4304FAC5" w14:textId="77777777" w:rsidR="00A10CB3" w:rsidRDefault="00A10CB3" w:rsidP="00A10CB3">
      <w:pPr>
        <w:spacing w:line="480" w:lineRule="auto"/>
        <w:ind w:hanging="480"/>
      </w:pPr>
      <w:r>
        <w:t xml:space="preserve">Alemañ, A. E., Robledo, D., &amp; Hayashi, L. (2019). Development of seaweed cultivation in Latin America: Current trends and future prospects. </w:t>
      </w:r>
      <w:r>
        <w:rPr>
          <w:i/>
          <w:iCs/>
        </w:rPr>
        <w:t>Phycologia</w:t>
      </w:r>
      <w:r>
        <w:t xml:space="preserve">, </w:t>
      </w:r>
      <w:r>
        <w:rPr>
          <w:i/>
          <w:iCs/>
        </w:rPr>
        <w:t>58</w:t>
      </w:r>
      <w:r>
        <w:t xml:space="preserve">(5), 462–471. </w:t>
      </w:r>
      <w:hyperlink r:id="rId27" w:history="1">
        <w:r>
          <w:rPr>
            <w:rStyle w:val="Hyperlink"/>
          </w:rPr>
          <w:t>https://doi.org/10.1080/00318884.2019.1640996</w:t>
        </w:r>
      </w:hyperlink>
    </w:p>
    <w:p w14:paraId="31152A37" w14:textId="77777777" w:rsidR="00A10CB3" w:rsidRDefault="00A10CB3" w:rsidP="00A10CB3">
      <w:pPr>
        <w:spacing w:line="480" w:lineRule="auto"/>
        <w:ind w:hanging="480"/>
      </w:pPr>
      <w:r>
        <w:t xml:space="preserve">Arrigo, K. R. (2005). Marine microorganisms and global nutrient cycles. </w:t>
      </w:r>
      <w:r>
        <w:rPr>
          <w:i/>
          <w:iCs/>
        </w:rPr>
        <w:t>Nature</w:t>
      </w:r>
      <w:r>
        <w:t xml:space="preserve">, </w:t>
      </w:r>
      <w:r>
        <w:rPr>
          <w:i/>
          <w:iCs/>
        </w:rPr>
        <w:t>437</w:t>
      </w:r>
      <w:r>
        <w:t xml:space="preserve">(7057), 349–355. </w:t>
      </w:r>
      <w:hyperlink r:id="rId28" w:history="1">
        <w:r>
          <w:rPr>
            <w:rStyle w:val="Hyperlink"/>
          </w:rPr>
          <w:t>https://doi.org/10.1038/nature04159</w:t>
        </w:r>
      </w:hyperlink>
    </w:p>
    <w:p w14:paraId="140140DF" w14:textId="77777777" w:rsidR="00A10CB3" w:rsidRDefault="00A10CB3" w:rsidP="00A10CB3">
      <w:pPr>
        <w:spacing w:line="480" w:lineRule="auto"/>
        <w:ind w:hanging="480"/>
      </w:pPr>
      <w:r>
        <w:rPr>
          <w:i/>
          <w:iCs/>
        </w:rPr>
        <w:t>Balancing the Global Carbon Budget | Annual Review of Earth and Planetary Sciences</w:t>
      </w:r>
      <w:r>
        <w:t xml:space="preserve">. (n.d.). Retrieved March 20, 2020, from </w:t>
      </w:r>
      <w:hyperlink r:id="rId29" w:history="1">
        <w:r>
          <w:rPr>
            <w:rStyle w:val="Hyperlink"/>
          </w:rPr>
          <w:t>https://www.annualreviews.org/doi/abs/10.1146/annurev.earth.35.031306.140057</w:t>
        </w:r>
      </w:hyperlink>
    </w:p>
    <w:p w14:paraId="0F226A08" w14:textId="0133482E" w:rsidR="00A10CB3" w:rsidRDefault="00A10CB3" w:rsidP="00A10CB3">
      <w:pPr>
        <w:spacing w:line="480" w:lineRule="auto"/>
        <w:ind w:hanging="480"/>
      </w:pPr>
      <w:r>
        <w:t xml:space="preserve">Barbier, M. et al. (2019). </w:t>
      </w:r>
      <w:r>
        <w:rPr>
          <w:i/>
          <w:iCs/>
        </w:rPr>
        <w:t>PEGASUS - PHYCOMORPH European Guidelines for a Sustainable Aquaculture of Seaweeds, COST Action FA1406 (M. Barbier and B. Charrier, Eds)</w:t>
      </w:r>
      <w:r>
        <w:t>.</w:t>
      </w:r>
    </w:p>
    <w:p w14:paraId="42F5FD40" w14:textId="77777777" w:rsidR="00B42DF6" w:rsidRPr="00B42DF6" w:rsidRDefault="00B42DF6" w:rsidP="00B42DF6">
      <w:pPr>
        <w:spacing w:after="0" w:line="480" w:lineRule="auto"/>
        <w:ind w:hanging="480"/>
        <w:jc w:val="left"/>
        <w:rPr>
          <w:rFonts w:eastAsia="Times New Roman" w:cs="Times New Roman"/>
          <w:lang w:eastAsia="en-US"/>
        </w:rPr>
      </w:pPr>
      <w:r w:rsidRPr="00B42DF6">
        <w:rPr>
          <w:rFonts w:eastAsia="Times New Roman" w:cs="Times New Roman"/>
          <w:lang w:eastAsia="en-US"/>
        </w:rPr>
        <w:t xml:space="preserve">BFI. (2020). </w:t>
      </w:r>
      <w:r w:rsidRPr="00B42DF6">
        <w:rPr>
          <w:rFonts w:eastAsia="Times New Roman" w:cs="Times New Roman"/>
          <w:i/>
          <w:iCs/>
          <w:lang w:eastAsia="en-US"/>
        </w:rPr>
        <w:t>Accelerating Blue Carbon</w:t>
      </w:r>
      <w:r w:rsidRPr="00B42DF6">
        <w:rPr>
          <w:rFonts w:eastAsia="Times New Roman" w:cs="Times New Roman"/>
          <w:lang w:eastAsia="en-US"/>
        </w:rPr>
        <w:t xml:space="preserve"> (Co-Operating Manual for Spaceship Earth). Buckminster Fuller Institute.</w:t>
      </w:r>
    </w:p>
    <w:p w14:paraId="364A5F2B" w14:textId="77777777" w:rsidR="00A10CB3" w:rsidRDefault="00A10CB3" w:rsidP="00A10CB3">
      <w:pPr>
        <w:spacing w:line="480" w:lineRule="auto"/>
        <w:ind w:hanging="480"/>
      </w:pPr>
      <w:r>
        <w:t xml:space="preserve">Bird, M. I., Wurster, C. M., Silva, P. H. D. P., Paul, N. A., &amp; Nys, R. D. (2012). Algal biochar: Effects and applications. </w:t>
      </w:r>
      <w:r>
        <w:rPr>
          <w:i/>
          <w:iCs/>
        </w:rPr>
        <w:t>GCB Bioenergy</w:t>
      </w:r>
      <w:r>
        <w:t xml:space="preserve">, </w:t>
      </w:r>
      <w:r>
        <w:rPr>
          <w:i/>
          <w:iCs/>
        </w:rPr>
        <w:t>4</w:t>
      </w:r>
      <w:r>
        <w:t xml:space="preserve">(1), 61–69. </w:t>
      </w:r>
      <w:hyperlink r:id="rId30" w:history="1">
        <w:r>
          <w:rPr>
            <w:rStyle w:val="Hyperlink"/>
          </w:rPr>
          <w:t>https://doi.org/10.1111/j.1757-1707.2011.01109.x</w:t>
        </w:r>
      </w:hyperlink>
    </w:p>
    <w:p w14:paraId="5E31B92E" w14:textId="77777777" w:rsidR="00A10CB3" w:rsidRDefault="00A10CB3" w:rsidP="00A10CB3">
      <w:pPr>
        <w:spacing w:line="480" w:lineRule="auto"/>
        <w:ind w:hanging="480"/>
      </w:pPr>
      <w:r>
        <w:t xml:space="preserve">Bouillon, S., Borges, A. V., Castañeda‐Moya, E., Diele, K., Dittmar, T., Duke, N. C., Kristensen, E., Lee, S. Y., Marchand, C., Middelburg, J. J., Rivera‐Monroy, V. H., Smith, T. J., &amp; Twilley, R. R. (2008). Mangrove production and carbon sinks: A revision of global budget estimates. </w:t>
      </w:r>
      <w:r>
        <w:rPr>
          <w:i/>
          <w:iCs/>
        </w:rPr>
        <w:t>Global Biogeochemical Cycles</w:t>
      </w:r>
      <w:r>
        <w:t xml:space="preserve">, </w:t>
      </w:r>
      <w:r>
        <w:rPr>
          <w:i/>
          <w:iCs/>
        </w:rPr>
        <w:t>22</w:t>
      </w:r>
      <w:r>
        <w:t xml:space="preserve">(2). </w:t>
      </w:r>
      <w:hyperlink r:id="rId31" w:history="1">
        <w:r>
          <w:rPr>
            <w:rStyle w:val="Hyperlink"/>
          </w:rPr>
          <w:t>https://doi.org/10.1029/2007GB003052</w:t>
        </w:r>
      </w:hyperlink>
    </w:p>
    <w:p w14:paraId="3499FB45" w14:textId="77777777" w:rsidR="00A10CB3" w:rsidRDefault="00A10CB3" w:rsidP="00A10CB3">
      <w:pPr>
        <w:spacing w:line="480" w:lineRule="auto"/>
        <w:ind w:hanging="480"/>
      </w:pPr>
      <w:r>
        <w:t xml:space="preserve">Bowler, C., Karl, D. M., &amp; Colwell, R. R. (2009). Microbial oceanography in a sea of opportunity. </w:t>
      </w:r>
      <w:r>
        <w:rPr>
          <w:i/>
          <w:iCs/>
        </w:rPr>
        <w:t>Nature</w:t>
      </w:r>
      <w:r>
        <w:t xml:space="preserve">, </w:t>
      </w:r>
      <w:r>
        <w:rPr>
          <w:i/>
          <w:iCs/>
        </w:rPr>
        <w:t>459</w:t>
      </w:r>
      <w:r>
        <w:t xml:space="preserve">(7244), 180–184. </w:t>
      </w:r>
      <w:hyperlink r:id="rId32" w:history="1">
        <w:r>
          <w:rPr>
            <w:rStyle w:val="Hyperlink"/>
          </w:rPr>
          <w:t>https://doi.org/10.1038/nature08056</w:t>
        </w:r>
      </w:hyperlink>
    </w:p>
    <w:p w14:paraId="12494C94" w14:textId="77777777" w:rsidR="00A10CB3" w:rsidRDefault="00A10CB3" w:rsidP="00A10CB3">
      <w:pPr>
        <w:spacing w:line="480" w:lineRule="auto"/>
        <w:ind w:hanging="480"/>
      </w:pPr>
      <w:r>
        <w:lastRenderedPageBreak/>
        <w:t xml:space="preserve">Burg, S. W. K. van den, Duijn, A. P. van, Bartelings, H., Krimpen, M. M. van, &amp; Poelman, M. (2016). The economic feasibility of seaweed production in the North Sea. </w:t>
      </w:r>
      <w:r>
        <w:rPr>
          <w:i/>
          <w:iCs/>
        </w:rPr>
        <w:t>Aquaculture Economics &amp; Management</w:t>
      </w:r>
      <w:r>
        <w:t xml:space="preserve">, </w:t>
      </w:r>
      <w:r>
        <w:rPr>
          <w:i/>
          <w:iCs/>
        </w:rPr>
        <w:t>20</w:t>
      </w:r>
      <w:r>
        <w:t xml:space="preserve">(3), 235–252. </w:t>
      </w:r>
      <w:hyperlink r:id="rId33" w:history="1">
        <w:r>
          <w:rPr>
            <w:rStyle w:val="Hyperlink"/>
          </w:rPr>
          <w:t>https://doi.org/10.1080/13657305.2016.1177859</w:t>
        </w:r>
      </w:hyperlink>
    </w:p>
    <w:p w14:paraId="210B7A52" w14:textId="77777777" w:rsidR="00A10CB3" w:rsidRDefault="00A10CB3" w:rsidP="00A10CB3">
      <w:pPr>
        <w:spacing w:line="480" w:lineRule="auto"/>
        <w:ind w:hanging="480"/>
      </w:pPr>
      <w:r>
        <w:t xml:space="preserve">Buschmann, A. H., Camus, C., Infante, J., Neori, A., Israel, Á., Hernández-González, M. C., Pereda, S. V., Gomez-Pinchetti, J. L., Golberg, A., Tadmor-Shalev, N., &amp; Critchley, A. T. (2017). Seaweed production: Overview of the global state of exploitation, farming and emerging research activity. </w:t>
      </w:r>
      <w:r>
        <w:rPr>
          <w:i/>
          <w:iCs/>
        </w:rPr>
        <w:t>European Journal of Phycology</w:t>
      </w:r>
      <w:r>
        <w:t xml:space="preserve">, </w:t>
      </w:r>
      <w:r>
        <w:rPr>
          <w:i/>
          <w:iCs/>
        </w:rPr>
        <w:t>52</w:t>
      </w:r>
      <w:r>
        <w:t xml:space="preserve">(4), 391–406. </w:t>
      </w:r>
      <w:hyperlink r:id="rId34" w:history="1">
        <w:r>
          <w:rPr>
            <w:rStyle w:val="Hyperlink"/>
          </w:rPr>
          <w:t>https://doi.org/10.1080/09670262.2017.1365175</w:t>
        </w:r>
      </w:hyperlink>
    </w:p>
    <w:p w14:paraId="50606A3D" w14:textId="77777777" w:rsidR="00A10CB3" w:rsidRDefault="00A10CB3" w:rsidP="00A10CB3">
      <w:pPr>
        <w:spacing w:line="480" w:lineRule="auto"/>
        <w:ind w:hanging="480"/>
      </w:pPr>
      <w:r>
        <w:t xml:space="preserve">Buschmann, A. H., Prescott, S., Potin, P., Faugeron, S., Vásquez, J. A., Camus, C., Infante, J., Hernández-González, M. C., Gutíerrez, A., &amp; Varela, D. A. (2014). The Status of Kelp Exploitation and Marine Agronomy, with Emphasis on Macrocystis pyrifera, in Chile. In </w:t>
      </w:r>
      <w:r>
        <w:rPr>
          <w:i/>
          <w:iCs/>
        </w:rPr>
        <w:t>Advances in Botanical Research</w:t>
      </w:r>
      <w:r>
        <w:t xml:space="preserve"> (Vol. 71, pp. 161–188). Elsevier. </w:t>
      </w:r>
      <w:hyperlink r:id="rId35" w:history="1">
        <w:r>
          <w:rPr>
            <w:rStyle w:val="Hyperlink"/>
          </w:rPr>
          <w:t>https://doi.org/10.1016/B978-0-12-408062-1.00006-8</w:t>
        </w:r>
      </w:hyperlink>
    </w:p>
    <w:p w14:paraId="1DD886D2" w14:textId="77777777" w:rsidR="00A10CB3" w:rsidRDefault="00A10CB3" w:rsidP="00A10CB3">
      <w:pPr>
        <w:spacing w:line="480" w:lineRule="auto"/>
        <w:ind w:hanging="480"/>
      </w:pPr>
      <w:r>
        <w:t xml:space="preserve">Callaway, J. C., Borgnis, E. L., Turner, R. E., &amp; Milan, C. S. (2012). Carbon Sequestration and Sediment Accretion in San Francisco Bay Tidal Wetlands. </w:t>
      </w:r>
      <w:r>
        <w:rPr>
          <w:i/>
          <w:iCs/>
        </w:rPr>
        <w:t>Estuaries and Coasts</w:t>
      </w:r>
      <w:r>
        <w:t xml:space="preserve">, </w:t>
      </w:r>
      <w:r>
        <w:rPr>
          <w:i/>
          <w:iCs/>
        </w:rPr>
        <w:t>35</w:t>
      </w:r>
      <w:r>
        <w:t xml:space="preserve">(5), 1163–1181. </w:t>
      </w:r>
      <w:hyperlink r:id="rId36" w:history="1">
        <w:r>
          <w:rPr>
            <w:rStyle w:val="Hyperlink"/>
          </w:rPr>
          <w:t>https://doi.org/10.1007/s12237-012-9508-9</w:t>
        </w:r>
      </w:hyperlink>
    </w:p>
    <w:p w14:paraId="16B8E5E8" w14:textId="77777777" w:rsidR="00A10CB3" w:rsidRDefault="00A10CB3" w:rsidP="00A10CB3">
      <w:pPr>
        <w:spacing w:line="480" w:lineRule="auto"/>
        <w:ind w:hanging="480"/>
      </w:pPr>
      <w:r>
        <w:t xml:space="preserve">Camus, C., Infante, J., &amp; Buschmann, A. H. (2019). Revisiting the economic profitability of giant kelp Macrocystis pyrifera (Ochrophyta) cultivation in Chile. </w:t>
      </w:r>
      <w:r>
        <w:rPr>
          <w:i/>
          <w:iCs/>
        </w:rPr>
        <w:t>Aquaculture</w:t>
      </w:r>
      <w:r>
        <w:t xml:space="preserve">, </w:t>
      </w:r>
      <w:r>
        <w:rPr>
          <w:i/>
          <w:iCs/>
        </w:rPr>
        <w:t>502</w:t>
      </w:r>
      <w:r>
        <w:t xml:space="preserve">, 80–86. </w:t>
      </w:r>
      <w:hyperlink r:id="rId37" w:history="1">
        <w:r>
          <w:rPr>
            <w:rStyle w:val="Hyperlink"/>
          </w:rPr>
          <w:t>https://doi.org/10.1016/j.aquaculture.2018.12.030</w:t>
        </w:r>
      </w:hyperlink>
    </w:p>
    <w:p w14:paraId="4E58B0EC" w14:textId="77777777" w:rsidR="00A10CB3" w:rsidRDefault="00A10CB3" w:rsidP="00A10CB3">
      <w:pPr>
        <w:spacing w:line="480" w:lineRule="auto"/>
        <w:ind w:hanging="480"/>
      </w:pPr>
      <w:r>
        <w:t xml:space="preserve">Chemodanov, A., Jinjikhashvily, G., Habiby, O., Liberzon, A., Israel, A., Yakhini, Z., &amp; Golberg, A. (2017). Net primary productivity, biofuel production and CO 2 emissions reduction potential of Ulva sp. (Chlorophyta) biomass in a coastal area of the Eastern Mediterranean. </w:t>
      </w:r>
      <w:r>
        <w:rPr>
          <w:i/>
          <w:iCs/>
        </w:rPr>
        <w:t>Energy Conversion and Management</w:t>
      </w:r>
      <w:r>
        <w:t xml:space="preserve">, </w:t>
      </w:r>
      <w:r>
        <w:rPr>
          <w:i/>
          <w:iCs/>
        </w:rPr>
        <w:t>148</w:t>
      </w:r>
      <w:r>
        <w:t xml:space="preserve">, 1497–1507. </w:t>
      </w:r>
      <w:hyperlink r:id="rId38" w:history="1">
        <w:r>
          <w:rPr>
            <w:rStyle w:val="Hyperlink"/>
          </w:rPr>
          <w:t>https://doi.org/10.1016/j.enconman.2017.06.066</w:t>
        </w:r>
      </w:hyperlink>
    </w:p>
    <w:p w14:paraId="3B883E0D" w14:textId="77777777" w:rsidR="00A10CB3" w:rsidRDefault="00A10CB3" w:rsidP="00A10CB3">
      <w:pPr>
        <w:spacing w:line="480" w:lineRule="auto"/>
        <w:ind w:hanging="480"/>
      </w:pPr>
      <w:r>
        <w:t xml:space="preserve">Chopin T. (2006). Integrated multi-trophic aquaculture. </w:t>
      </w:r>
      <w:r>
        <w:rPr>
          <w:i/>
          <w:iCs/>
        </w:rPr>
        <w:t>Northern Aquaculture</w:t>
      </w:r>
      <w:r>
        <w:t xml:space="preserve">, </w:t>
      </w:r>
      <w:r>
        <w:rPr>
          <w:i/>
          <w:iCs/>
        </w:rPr>
        <w:t>12(4): 4</w:t>
      </w:r>
      <w:r>
        <w:t>.</w:t>
      </w:r>
    </w:p>
    <w:p w14:paraId="74C15D46" w14:textId="77777777" w:rsidR="00A10CB3" w:rsidRDefault="00A10CB3" w:rsidP="00A10CB3">
      <w:pPr>
        <w:spacing w:line="480" w:lineRule="auto"/>
        <w:ind w:hanging="480"/>
      </w:pPr>
      <w:r>
        <w:lastRenderedPageBreak/>
        <w:t xml:space="preserve">Chung, I. K., Beardall, J., Mehta, S., Sahoo, D., &amp; Stojkovic, S. (2011). Using marine macroalgae for carbon sequestration: A critical appraisal. </w:t>
      </w:r>
      <w:r>
        <w:rPr>
          <w:i/>
          <w:iCs/>
        </w:rPr>
        <w:t>Journal of Applied Phycology</w:t>
      </w:r>
      <w:r>
        <w:t xml:space="preserve">, </w:t>
      </w:r>
      <w:r>
        <w:rPr>
          <w:i/>
          <w:iCs/>
        </w:rPr>
        <w:t>23</w:t>
      </w:r>
      <w:r>
        <w:t xml:space="preserve">(5), 877–886. </w:t>
      </w:r>
      <w:hyperlink r:id="rId39" w:history="1">
        <w:r>
          <w:rPr>
            <w:rStyle w:val="Hyperlink"/>
          </w:rPr>
          <w:t>https://doi.org/10.1007/s10811-010-9604-9</w:t>
        </w:r>
      </w:hyperlink>
    </w:p>
    <w:p w14:paraId="39243D7E" w14:textId="77777777" w:rsidR="00A10CB3" w:rsidRDefault="00A10CB3" w:rsidP="00A10CB3">
      <w:pPr>
        <w:spacing w:line="480" w:lineRule="auto"/>
        <w:ind w:hanging="480"/>
      </w:pPr>
      <w:r>
        <w:t xml:space="preserve">Chung, I. K., Oak, J. H., Lee, J. A., Shin, J. A., Kim, J. G., &amp; Park, K.-S. (2013). Installing kelp forests/seaweed beds for mitigation and adaptation against global warming: Korean Project Overview. </w:t>
      </w:r>
      <w:r>
        <w:rPr>
          <w:i/>
          <w:iCs/>
        </w:rPr>
        <w:t>ICES Journal of Marine Science</w:t>
      </w:r>
      <w:r>
        <w:t xml:space="preserve">, </w:t>
      </w:r>
      <w:r>
        <w:rPr>
          <w:i/>
          <w:iCs/>
        </w:rPr>
        <w:t>70</w:t>
      </w:r>
      <w:r>
        <w:t xml:space="preserve">(5), 1038–1044. </w:t>
      </w:r>
      <w:hyperlink r:id="rId40" w:history="1">
        <w:r>
          <w:rPr>
            <w:rStyle w:val="Hyperlink"/>
          </w:rPr>
          <w:t>https://doi.org/10.1093/icesjms/fss206</w:t>
        </w:r>
      </w:hyperlink>
    </w:p>
    <w:p w14:paraId="3E57D660" w14:textId="77777777" w:rsidR="00A10CB3" w:rsidRDefault="00A10CB3" w:rsidP="00A10CB3">
      <w:pPr>
        <w:spacing w:line="480" w:lineRule="auto"/>
        <w:ind w:hanging="480"/>
      </w:pPr>
      <w:r>
        <w:t xml:space="preserve">Chung, I. K., Sondak, C. F. A., &amp; Beardall, J. (2017). The future of seaweed aquaculture in a rapidly changing world. </w:t>
      </w:r>
      <w:r>
        <w:rPr>
          <w:i/>
          <w:iCs/>
        </w:rPr>
        <w:t>European Journal of Phycology</w:t>
      </w:r>
      <w:r>
        <w:t xml:space="preserve">, </w:t>
      </w:r>
      <w:r>
        <w:rPr>
          <w:i/>
          <w:iCs/>
        </w:rPr>
        <w:t>52</w:t>
      </w:r>
      <w:r>
        <w:t xml:space="preserve">(4), 495–505. </w:t>
      </w:r>
      <w:hyperlink r:id="rId41" w:history="1">
        <w:r>
          <w:rPr>
            <w:rStyle w:val="Hyperlink"/>
          </w:rPr>
          <w:t>https://doi.org/10.1080/09670262.2017.1359678</w:t>
        </w:r>
      </w:hyperlink>
    </w:p>
    <w:p w14:paraId="4AC80547" w14:textId="77777777" w:rsidR="00A10CB3" w:rsidRDefault="00A10CB3" w:rsidP="00A10CB3">
      <w:pPr>
        <w:spacing w:line="480" w:lineRule="auto"/>
        <w:ind w:hanging="480"/>
      </w:pPr>
      <w:r>
        <w:t xml:space="preserve">Correa, T., Gutiérrez, A., Flores, R., Buschmann, A. H., Cornejo, P., &amp; Bucarey, C. (2016). Production and economic assessment of giant kelp Macrocystis pyrifera cultivation for abalone feed in the south of Chile. </w:t>
      </w:r>
      <w:r>
        <w:rPr>
          <w:i/>
          <w:iCs/>
        </w:rPr>
        <w:t>Aquaculture Research</w:t>
      </w:r>
      <w:r>
        <w:t xml:space="preserve">, </w:t>
      </w:r>
      <w:r>
        <w:rPr>
          <w:i/>
          <w:iCs/>
        </w:rPr>
        <w:t>47</w:t>
      </w:r>
      <w:r>
        <w:t xml:space="preserve">(3), 698–707. </w:t>
      </w:r>
      <w:hyperlink r:id="rId42" w:history="1">
        <w:r>
          <w:rPr>
            <w:rStyle w:val="Hyperlink"/>
          </w:rPr>
          <w:t>https://doi.org/10.1111/are.12529</w:t>
        </w:r>
      </w:hyperlink>
    </w:p>
    <w:p w14:paraId="767F5DEA" w14:textId="77777777" w:rsidR="00A10CB3" w:rsidRDefault="00A10CB3" w:rsidP="00A10CB3">
      <w:pPr>
        <w:spacing w:line="480" w:lineRule="auto"/>
        <w:ind w:hanging="480"/>
      </w:pPr>
      <w:r>
        <w:t xml:space="preserve">Cottier-Cook, E. J., Nagabhatla, N., Badis, Y., Campbell, M. L., Chopin, T., Fang, J., He, P., Hewitt, C. L., Kim, G. H., Huo, Y., Jiang, Z., Li, X., Liu, F., Liu, H., Liu, Y., Lu, Q., Luo, Q., Mao, Y., Msuya, E., … Gachon, C. M. M. (n.d.). </w:t>
      </w:r>
      <w:r>
        <w:rPr>
          <w:i/>
          <w:iCs/>
        </w:rPr>
        <w:t>Safeguarding the future of the global seaweed aquaculture industry</w:t>
      </w:r>
      <w:r>
        <w:t>. 12.</w:t>
      </w:r>
    </w:p>
    <w:p w14:paraId="0F42D425" w14:textId="77777777" w:rsidR="00A10CB3" w:rsidRDefault="00A10CB3" w:rsidP="00A10CB3">
      <w:pPr>
        <w:spacing w:line="480" w:lineRule="auto"/>
        <w:ind w:hanging="480"/>
      </w:pPr>
      <w:r>
        <w:t xml:space="preserve">Critcheley AT, Ohno M. (1998). Seaweed resources of the world. </w:t>
      </w:r>
      <w:r>
        <w:rPr>
          <w:i/>
          <w:iCs/>
        </w:rPr>
        <w:t>Japan International Cooperation Agency</w:t>
      </w:r>
      <w:r>
        <w:t>.</w:t>
      </w:r>
    </w:p>
    <w:p w14:paraId="11D145EB" w14:textId="77777777" w:rsidR="00A10CB3" w:rsidRDefault="00A10CB3" w:rsidP="00A10CB3">
      <w:pPr>
        <w:spacing w:line="480" w:lineRule="auto"/>
        <w:ind w:hanging="480"/>
      </w:pPr>
      <w:r>
        <w:t xml:space="preserve">D. Sahoo, C. Yarish. (2005). Mariculture of seaweeds. </w:t>
      </w:r>
      <w:r>
        <w:rPr>
          <w:i/>
          <w:iCs/>
        </w:rPr>
        <w:t>, In: Frank Cynar (Ed.), Algal Culturing Techniques, Elsevier Academic Press</w:t>
      </w:r>
      <w:r>
        <w:t>, 219–223.</w:t>
      </w:r>
    </w:p>
    <w:p w14:paraId="2473FDDF" w14:textId="77777777" w:rsidR="00A10CB3" w:rsidRDefault="00A10CB3" w:rsidP="00A10CB3">
      <w:pPr>
        <w:spacing w:line="480" w:lineRule="auto"/>
        <w:ind w:hanging="480"/>
      </w:pPr>
      <w:r>
        <w:t xml:space="preserve">D.J. McHugh. (2003). </w:t>
      </w:r>
      <w:r>
        <w:rPr>
          <w:i/>
          <w:iCs/>
        </w:rPr>
        <w:t>A guide to the seaweed industry</w:t>
      </w:r>
      <w:r>
        <w:t xml:space="preserve"> (Fish. Tech. Pap. 441, p. 105). FAO.</w:t>
      </w:r>
    </w:p>
    <w:p w14:paraId="10DF2204" w14:textId="77777777" w:rsidR="00A10CB3" w:rsidRDefault="00A10CB3" w:rsidP="00A10CB3">
      <w:pPr>
        <w:spacing w:line="480" w:lineRule="auto"/>
        <w:ind w:hanging="480"/>
      </w:pPr>
      <w:r>
        <w:t xml:space="preserve">Duarte, C. M. (1992). Nutrient concentration of aquatic plants: Patterns across species. </w:t>
      </w:r>
      <w:r>
        <w:rPr>
          <w:i/>
          <w:iCs/>
        </w:rPr>
        <w:t>Limnology and Oceanography</w:t>
      </w:r>
      <w:r>
        <w:t xml:space="preserve">, </w:t>
      </w:r>
      <w:r>
        <w:rPr>
          <w:i/>
          <w:iCs/>
        </w:rPr>
        <w:t>37</w:t>
      </w:r>
      <w:r>
        <w:t xml:space="preserve">(4), 882–889. </w:t>
      </w:r>
      <w:hyperlink r:id="rId43" w:history="1">
        <w:r>
          <w:rPr>
            <w:rStyle w:val="Hyperlink"/>
          </w:rPr>
          <w:t>https://doi.org/10.4319/lo.1992.37.4.0882</w:t>
        </w:r>
      </w:hyperlink>
    </w:p>
    <w:p w14:paraId="5B28AA4D" w14:textId="77777777" w:rsidR="00A10CB3" w:rsidRDefault="00A10CB3" w:rsidP="00A10CB3">
      <w:pPr>
        <w:spacing w:line="480" w:lineRule="auto"/>
        <w:ind w:hanging="480"/>
      </w:pPr>
      <w:r>
        <w:t xml:space="preserve">Duarte, C. M. (2017). Reviews and syntheses: Hidden forests, the role of vegetated coastal habitats in the ocean carbon budget. </w:t>
      </w:r>
      <w:r>
        <w:rPr>
          <w:i/>
          <w:iCs/>
        </w:rPr>
        <w:t>Biogeosciences</w:t>
      </w:r>
      <w:r>
        <w:t xml:space="preserve">, </w:t>
      </w:r>
      <w:r>
        <w:rPr>
          <w:i/>
          <w:iCs/>
        </w:rPr>
        <w:t>14</w:t>
      </w:r>
      <w:r>
        <w:t xml:space="preserve">(2), 301–310. </w:t>
      </w:r>
      <w:hyperlink r:id="rId44" w:history="1">
        <w:r>
          <w:rPr>
            <w:rStyle w:val="Hyperlink"/>
          </w:rPr>
          <w:t>https://doi.org/10.5194/bg-14-301-2017</w:t>
        </w:r>
      </w:hyperlink>
    </w:p>
    <w:p w14:paraId="421A2450" w14:textId="77777777" w:rsidR="00A10CB3" w:rsidRDefault="00A10CB3" w:rsidP="00A10CB3">
      <w:pPr>
        <w:spacing w:line="480" w:lineRule="auto"/>
        <w:ind w:hanging="480"/>
      </w:pPr>
      <w:r>
        <w:lastRenderedPageBreak/>
        <w:t xml:space="preserve">Duarte, C. M., Losada, I. J., Hendriks, I. E., Mazarrasa, I., &amp; Marbà, N. (2013). The role of coastal plant communities for climate change mitigation and adaptation. </w:t>
      </w:r>
      <w:r>
        <w:rPr>
          <w:i/>
          <w:iCs/>
        </w:rPr>
        <w:t>Nature Climate Change</w:t>
      </w:r>
      <w:r>
        <w:t xml:space="preserve">, </w:t>
      </w:r>
      <w:r>
        <w:rPr>
          <w:i/>
          <w:iCs/>
        </w:rPr>
        <w:t>3</w:t>
      </w:r>
      <w:r>
        <w:t xml:space="preserve">(11), 961–968. </w:t>
      </w:r>
      <w:hyperlink r:id="rId45" w:history="1">
        <w:r>
          <w:rPr>
            <w:rStyle w:val="Hyperlink"/>
          </w:rPr>
          <w:t>https://doi.org/10.1038/nclimate1970</w:t>
        </w:r>
      </w:hyperlink>
    </w:p>
    <w:p w14:paraId="7FEFF0D1" w14:textId="77777777" w:rsidR="00A10CB3" w:rsidRDefault="00A10CB3" w:rsidP="00A10CB3">
      <w:pPr>
        <w:spacing w:line="480" w:lineRule="auto"/>
        <w:ind w:hanging="480"/>
      </w:pPr>
      <w:r>
        <w:t xml:space="preserve">Duarte, C. M., Middelburg, J. J., Caraco, N. F., &amp; others. (2005). Major role of marine vegetation on the oceanic carbon cycle. </w:t>
      </w:r>
      <w:r>
        <w:rPr>
          <w:i/>
          <w:iCs/>
        </w:rPr>
        <w:t>Biogeosciences</w:t>
      </w:r>
      <w:r>
        <w:t xml:space="preserve">, </w:t>
      </w:r>
      <w:r>
        <w:rPr>
          <w:i/>
          <w:iCs/>
        </w:rPr>
        <w:t>2</w:t>
      </w:r>
      <w:r>
        <w:t>(1), 1–8.</w:t>
      </w:r>
    </w:p>
    <w:p w14:paraId="32F68760" w14:textId="77777777" w:rsidR="00A10CB3" w:rsidRDefault="00A10CB3" w:rsidP="00A10CB3">
      <w:pPr>
        <w:spacing w:line="480" w:lineRule="auto"/>
        <w:ind w:hanging="480"/>
      </w:pPr>
      <w:r>
        <w:t xml:space="preserve">Duarte, C. M., Wu, J., Xiao, X., Bruhn, A., &amp; Krause-Jensen, D. (2017). Can Seaweed Farming Play a Role in Climate Change Mitigation and Adaptation? </w:t>
      </w:r>
      <w:r>
        <w:rPr>
          <w:i/>
          <w:iCs/>
        </w:rPr>
        <w:t>Frontiers in Marine Science</w:t>
      </w:r>
      <w:r>
        <w:t xml:space="preserve">, </w:t>
      </w:r>
      <w:r>
        <w:rPr>
          <w:i/>
          <w:iCs/>
        </w:rPr>
        <w:t>4</w:t>
      </w:r>
      <w:r>
        <w:t xml:space="preserve">. </w:t>
      </w:r>
      <w:hyperlink r:id="rId46" w:history="1">
        <w:r>
          <w:rPr>
            <w:rStyle w:val="Hyperlink"/>
          </w:rPr>
          <w:t>https://doi.org/10.3389/fmars.2017.00100</w:t>
        </w:r>
      </w:hyperlink>
    </w:p>
    <w:p w14:paraId="36B434AF" w14:textId="77777777" w:rsidR="00A10CB3" w:rsidRDefault="00A10CB3" w:rsidP="00A10CB3">
      <w:pPr>
        <w:spacing w:line="480" w:lineRule="auto"/>
        <w:ind w:hanging="480"/>
      </w:pPr>
      <w:r>
        <w:t xml:space="preserve">Falkowski, P. G. (2004). The Evolution of Modern Eukaryotic Phytoplankton. </w:t>
      </w:r>
      <w:r>
        <w:rPr>
          <w:i/>
          <w:iCs/>
        </w:rPr>
        <w:t>Science</w:t>
      </w:r>
      <w:r>
        <w:t xml:space="preserve">, </w:t>
      </w:r>
      <w:r>
        <w:rPr>
          <w:i/>
          <w:iCs/>
        </w:rPr>
        <w:t>305</w:t>
      </w:r>
      <w:r>
        <w:t xml:space="preserve">(5682), 354–360. </w:t>
      </w:r>
      <w:hyperlink r:id="rId47" w:history="1">
        <w:r>
          <w:rPr>
            <w:rStyle w:val="Hyperlink"/>
          </w:rPr>
          <w:t>https://doi.org/10.1126/science.1095964</w:t>
        </w:r>
      </w:hyperlink>
    </w:p>
    <w:p w14:paraId="3A55EA00" w14:textId="77777777" w:rsidR="00A10CB3" w:rsidRDefault="00A10CB3" w:rsidP="00A10CB3">
      <w:pPr>
        <w:spacing w:line="480" w:lineRule="auto"/>
        <w:ind w:hanging="480"/>
      </w:pPr>
      <w:r>
        <w:t xml:space="preserve">FAO (Ed.). (2018). </w:t>
      </w:r>
      <w:r>
        <w:rPr>
          <w:i/>
          <w:iCs/>
        </w:rPr>
        <w:t>Meeting the sustainable development goals</w:t>
      </w:r>
      <w:r>
        <w:t>.</w:t>
      </w:r>
    </w:p>
    <w:p w14:paraId="0CFEE655" w14:textId="77777777" w:rsidR="00A10CB3" w:rsidRDefault="00A10CB3" w:rsidP="00A10CB3">
      <w:pPr>
        <w:spacing w:line="480" w:lineRule="auto"/>
        <w:ind w:hanging="480"/>
      </w:pPr>
      <w:r>
        <w:t xml:space="preserve">Ferdouse, F. et al. (2018). </w:t>
      </w:r>
      <w:r>
        <w:rPr>
          <w:i/>
          <w:iCs/>
        </w:rPr>
        <w:t>The global status of seaweed production, trade and utilization</w:t>
      </w:r>
      <w:r>
        <w:t xml:space="preserve"> (FAO Globefish Research Programme). FAO.</w:t>
      </w:r>
    </w:p>
    <w:p w14:paraId="29D706AC" w14:textId="77777777" w:rsidR="00A10CB3" w:rsidRDefault="00A10CB3" w:rsidP="00A10CB3">
      <w:pPr>
        <w:spacing w:line="480" w:lineRule="auto"/>
        <w:ind w:hanging="480"/>
      </w:pPr>
      <w:r>
        <w:t xml:space="preserve">Fernand, F., Israel, A., Skjermo, J., Wichard, T., Timmermans, K. R., &amp; Golberg, A. (2017). Offshore macroalgae biomass for bioenergy production: Environmental aspects, technological achievements and challenges. </w:t>
      </w:r>
      <w:r>
        <w:rPr>
          <w:i/>
          <w:iCs/>
        </w:rPr>
        <w:t>Renewable and Sustainable Energy Reviews</w:t>
      </w:r>
      <w:r>
        <w:t xml:space="preserve">, </w:t>
      </w:r>
      <w:r>
        <w:rPr>
          <w:i/>
          <w:iCs/>
        </w:rPr>
        <w:t>75</w:t>
      </w:r>
      <w:r>
        <w:t xml:space="preserve">, 35–45. </w:t>
      </w:r>
      <w:hyperlink r:id="rId48" w:history="1">
        <w:r>
          <w:rPr>
            <w:rStyle w:val="Hyperlink"/>
          </w:rPr>
          <w:t>https://doi.org/10.1016/j.rser.2016.10.046</w:t>
        </w:r>
      </w:hyperlink>
    </w:p>
    <w:p w14:paraId="3927CC60" w14:textId="77777777" w:rsidR="00A10CB3" w:rsidRDefault="00A10CB3" w:rsidP="00A10CB3">
      <w:pPr>
        <w:spacing w:line="480" w:lineRule="auto"/>
        <w:ind w:hanging="480"/>
      </w:pPr>
      <w:r>
        <w:t xml:space="preserve">Fernández, P. A., Leal, P. P., &amp; Henríquez, L. A. (2019). Co-culture in marine farms: Macroalgae can act as chemical refuge for shell-forming molluscs under an ocean acidification scenario. </w:t>
      </w:r>
      <w:r>
        <w:rPr>
          <w:i/>
          <w:iCs/>
        </w:rPr>
        <w:t>Phycologia</w:t>
      </w:r>
      <w:r>
        <w:t xml:space="preserve">, </w:t>
      </w:r>
      <w:r>
        <w:rPr>
          <w:i/>
          <w:iCs/>
        </w:rPr>
        <w:t>58</w:t>
      </w:r>
      <w:r>
        <w:t xml:space="preserve">(5), 542–551. </w:t>
      </w:r>
      <w:hyperlink r:id="rId49" w:history="1">
        <w:r>
          <w:rPr>
            <w:rStyle w:val="Hyperlink"/>
          </w:rPr>
          <w:t>https://doi.org/10.1080/00318884.2019.1628576</w:t>
        </w:r>
      </w:hyperlink>
    </w:p>
    <w:p w14:paraId="46D85B30" w14:textId="77777777" w:rsidR="00A10CB3" w:rsidRDefault="00A10CB3" w:rsidP="00A10CB3">
      <w:pPr>
        <w:spacing w:line="480" w:lineRule="auto"/>
        <w:ind w:hanging="480"/>
      </w:pPr>
      <w:r>
        <w:t xml:space="preserve">Florentinus, A. (2008). </w:t>
      </w:r>
      <w:r>
        <w:rPr>
          <w:i/>
          <w:iCs/>
        </w:rPr>
        <w:t>Worldwide potential of aquatic biomass</w:t>
      </w:r>
      <w:r>
        <w:t xml:space="preserve"> (p. 66). Utrech: Ecofys. </w:t>
      </w:r>
      <w:hyperlink r:id="rId50" w:history="1">
        <w:r>
          <w:rPr>
            <w:rStyle w:val="Hyperlink"/>
          </w:rPr>
          <w:t>https://library.wur.nl/WebQuery/hydrotheek/1993852</w:t>
        </w:r>
      </w:hyperlink>
    </w:p>
    <w:p w14:paraId="752F11E2" w14:textId="77777777" w:rsidR="00A10CB3" w:rsidRDefault="00A10CB3" w:rsidP="00A10CB3">
      <w:pPr>
        <w:spacing w:line="480" w:lineRule="auto"/>
        <w:ind w:hanging="480"/>
      </w:pPr>
      <w:r>
        <w:t xml:space="preserve">Forster, J., &amp; Radulovich, R. (2015). Seaweed and food security. In </w:t>
      </w:r>
      <w:r>
        <w:rPr>
          <w:i/>
          <w:iCs/>
        </w:rPr>
        <w:t>Seaweed Sustainability</w:t>
      </w:r>
      <w:r>
        <w:t xml:space="preserve"> (pp. 289–313). Elsevier. </w:t>
      </w:r>
      <w:hyperlink r:id="rId51" w:history="1">
        <w:r>
          <w:rPr>
            <w:rStyle w:val="Hyperlink"/>
          </w:rPr>
          <w:t>https://doi.org/10.1016/B978-0-12-418697-2.00011-8</w:t>
        </w:r>
      </w:hyperlink>
    </w:p>
    <w:p w14:paraId="29CDF5F3" w14:textId="77777777" w:rsidR="00A10CB3" w:rsidRDefault="00A10CB3" w:rsidP="00A10CB3">
      <w:pPr>
        <w:spacing w:line="480" w:lineRule="auto"/>
        <w:ind w:hanging="480"/>
      </w:pPr>
      <w:r>
        <w:lastRenderedPageBreak/>
        <w:t xml:space="preserve">Froehlich, H. E., Afflerbach, J. C., Frazier, M., &amp; Halpern, B. S. (2019). Blue Growth Potential to Mitigate Climate Change through Seaweed Offsetting. </w:t>
      </w:r>
      <w:r>
        <w:rPr>
          <w:i/>
          <w:iCs/>
        </w:rPr>
        <w:t>Current Biology</w:t>
      </w:r>
      <w:r>
        <w:t xml:space="preserve">, </w:t>
      </w:r>
      <w:r>
        <w:rPr>
          <w:i/>
          <w:iCs/>
        </w:rPr>
        <w:t>29</w:t>
      </w:r>
      <w:r>
        <w:t xml:space="preserve">(18), 3087-3093.e3. </w:t>
      </w:r>
      <w:hyperlink r:id="rId52" w:history="1">
        <w:r>
          <w:rPr>
            <w:rStyle w:val="Hyperlink"/>
          </w:rPr>
          <w:t>https://doi.org/10.1016/j.cub.2019.07.041</w:t>
        </w:r>
      </w:hyperlink>
    </w:p>
    <w:p w14:paraId="5D614604" w14:textId="77777777" w:rsidR="00A10CB3" w:rsidRDefault="00A10CB3" w:rsidP="00A10CB3">
      <w:pPr>
        <w:spacing w:line="480" w:lineRule="auto"/>
        <w:ind w:hanging="480"/>
      </w:pPr>
      <w:r>
        <w:t xml:space="preserve">Ganesan, M., Meena, R., Siddhanta, A. K., Selvaraj, K., &amp; Chithra, K. (2015). Culture of the red alga Sarconema filiforme in open waters and hybrid carrageenan from the cultivated seaweeds. </w:t>
      </w:r>
      <w:r>
        <w:rPr>
          <w:i/>
          <w:iCs/>
        </w:rPr>
        <w:t>Journal of Applied Phycology</w:t>
      </w:r>
      <w:r>
        <w:t xml:space="preserve">, </w:t>
      </w:r>
      <w:r>
        <w:rPr>
          <w:i/>
          <w:iCs/>
        </w:rPr>
        <w:t>27</w:t>
      </w:r>
      <w:r>
        <w:t xml:space="preserve">(4), 1549–1559. </w:t>
      </w:r>
      <w:hyperlink r:id="rId53" w:history="1">
        <w:r>
          <w:rPr>
            <w:rStyle w:val="Hyperlink"/>
          </w:rPr>
          <w:t>https://doi.org/10.1007/s10811-014-0442-z</w:t>
        </w:r>
      </w:hyperlink>
    </w:p>
    <w:p w14:paraId="77C7E004" w14:textId="77777777" w:rsidR="00A10CB3" w:rsidRDefault="00A10CB3" w:rsidP="00A10CB3">
      <w:pPr>
        <w:spacing w:line="480" w:lineRule="auto"/>
        <w:ind w:hanging="480"/>
      </w:pPr>
      <w:r>
        <w:t xml:space="preserve">Ganesan, Meenakshisundaram, Trivedi, N., Gupta, V., Madhav, S. V., Radhakrishna Reddy, C., &amp; Levine, I. A. (2019). Seaweed resources in India – current status of diversity and cultivation: Prospects and challenges. </w:t>
      </w:r>
      <w:r>
        <w:rPr>
          <w:i/>
          <w:iCs/>
        </w:rPr>
        <w:t>Botanica Marina</w:t>
      </w:r>
      <w:r>
        <w:t xml:space="preserve">, </w:t>
      </w:r>
      <w:r>
        <w:rPr>
          <w:i/>
          <w:iCs/>
        </w:rPr>
        <w:t>62</w:t>
      </w:r>
      <w:r>
        <w:t xml:space="preserve">(5), 463–482. </w:t>
      </w:r>
      <w:hyperlink r:id="rId54" w:history="1">
        <w:r>
          <w:rPr>
            <w:rStyle w:val="Hyperlink"/>
          </w:rPr>
          <w:t>https://doi.org/10.1515/bot-2018-0056</w:t>
        </w:r>
      </w:hyperlink>
    </w:p>
    <w:p w14:paraId="49E9EE1E" w14:textId="77777777" w:rsidR="00A10CB3" w:rsidRDefault="00A10CB3" w:rsidP="00A10CB3">
      <w:pPr>
        <w:spacing w:line="480" w:lineRule="auto"/>
        <w:ind w:hanging="480"/>
      </w:pPr>
      <w:r>
        <w:t xml:space="preserve">Gevaert, F., Janquin, M.-A., &amp; Davoult, D. (2008). Biometrics in Laminaria digitata: A useful tool to assess biomass, carbon and nitrogen contents. </w:t>
      </w:r>
      <w:r>
        <w:rPr>
          <w:i/>
          <w:iCs/>
        </w:rPr>
        <w:t>Journal of Sea Research</w:t>
      </w:r>
      <w:r>
        <w:t xml:space="preserve">, </w:t>
      </w:r>
      <w:r>
        <w:rPr>
          <w:i/>
          <w:iCs/>
        </w:rPr>
        <w:t>60</w:t>
      </w:r>
      <w:r>
        <w:t xml:space="preserve">(3), 215–219. </w:t>
      </w:r>
      <w:hyperlink r:id="rId55" w:history="1">
        <w:r>
          <w:rPr>
            <w:rStyle w:val="Hyperlink"/>
          </w:rPr>
          <w:t>https://doi.org/10.1016/j.seares.2008.06.006</w:t>
        </w:r>
      </w:hyperlink>
    </w:p>
    <w:p w14:paraId="2E60C7B2" w14:textId="77777777" w:rsidR="00A10CB3" w:rsidRDefault="00A10CB3" w:rsidP="00A10CB3">
      <w:pPr>
        <w:spacing w:line="480" w:lineRule="auto"/>
        <w:ind w:hanging="480"/>
      </w:pPr>
      <w:r>
        <w:t xml:space="preserve">Gimpel, A., Stelzenmüller, V., Grote, B., Buck, B. H., Floeter, J., Núñez-Riboni, I., Pogoda, B., &amp; Temming, A. (2015). A GIS modelling framework to evaluate marine spatial planning scenarios: Co-location of offshore wind farms and aquaculture in the German EEZ. </w:t>
      </w:r>
      <w:r>
        <w:rPr>
          <w:i/>
          <w:iCs/>
        </w:rPr>
        <w:t>Marine Policy</w:t>
      </w:r>
      <w:r>
        <w:t xml:space="preserve">, </w:t>
      </w:r>
      <w:r>
        <w:rPr>
          <w:i/>
          <w:iCs/>
        </w:rPr>
        <w:t>55</w:t>
      </w:r>
      <w:r>
        <w:t xml:space="preserve">, 102–115. </w:t>
      </w:r>
      <w:hyperlink r:id="rId56" w:history="1">
        <w:r>
          <w:rPr>
            <w:rStyle w:val="Hyperlink"/>
          </w:rPr>
          <w:t>https://doi.org/10.1016/j.marpol.2015.01.012</w:t>
        </w:r>
      </w:hyperlink>
    </w:p>
    <w:p w14:paraId="51D9C67D" w14:textId="77777777" w:rsidR="00A10CB3" w:rsidRDefault="00A10CB3" w:rsidP="00A10CB3">
      <w:pPr>
        <w:spacing w:line="480" w:lineRule="auto"/>
        <w:ind w:hanging="480"/>
      </w:pPr>
      <w:r>
        <w:t xml:space="preserve">González, C., Dupont, L. M., Mertens, K., &amp; Wefer, G. (2008). Reconstructing marine productivity of the Cariaco Basin during marine isotope stages 3 and 4 using organic-walled dinoflagellate cysts. </w:t>
      </w:r>
      <w:r>
        <w:rPr>
          <w:i/>
          <w:iCs/>
        </w:rPr>
        <w:t>Paleoceanography</w:t>
      </w:r>
      <w:r>
        <w:t xml:space="preserve">, </w:t>
      </w:r>
      <w:r>
        <w:rPr>
          <w:i/>
          <w:iCs/>
        </w:rPr>
        <w:t>23</w:t>
      </w:r>
      <w:r>
        <w:t xml:space="preserve">(3). </w:t>
      </w:r>
      <w:hyperlink r:id="rId57" w:history="1">
        <w:r>
          <w:rPr>
            <w:rStyle w:val="Hyperlink"/>
          </w:rPr>
          <w:t>https://doi.org/10.1029/2008PA001602</w:t>
        </w:r>
      </w:hyperlink>
    </w:p>
    <w:p w14:paraId="2AA0868C" w14:textId="77777777" w:rsidR="00A10CB3" w:rsidRDefault="00A10CB3" w:rsidP="00A10CB3">
      <w:pPr>
        <w:spacing w:line="480" w:lineRule="auto"/>
        <w:ind w:hanging="480"/>
      </w:pPr>
      <w:r>
        <w:t xml:space="preserve">Hanisak, M. D. (Harbor B. O. I. (1987). Cultivation of Gracilaria and other macroalgae in Florida for energy production. </w:t>
      </w:r>
      <w:r>
        <w:rPr>
          <w:i/>
          <w:iCs/>
        </w:rPr>
        <w:t>Developments in Aquaculture and Fisheries Science (Netherlands)</w:t>
      </w:r>
      <w:r>
        <w:t xml:space="preserve">. </w:t>
      </w:r>
      <w:hyperlink r:id="rId58" w:history="1">
        <w:r>
          <w:rPr>
            <w:rStyle w:val="Hyperlink"/>
          </w:rPr>
          <w:t>https://agris.fao.org/agris-search/search.do?recordID=NL880125888</w:t>
        </w:r>
      </w:hyperlink>
    </w:p>
    <w:p w14:paraId="6B567A3B" w14:textId="77777777" w:rsidR="00A10CB3" w:rsidRDefault="00A10CB3" w:rsidP="00A10CB3">
      <w:pPr>
        <w:spacing w:line="480" w:lineRule="auto"/>
        <w:ind w:hanging="480"/>
      </w:pPr>
      <w:r>
        <w:lastRenderedPageBreak/>
        <w:t xml:space="preserve">Harley, C. D. G., Anderson, K. M., Demes, K. W., Jorve, J. P., Kordas, R. L., Coyle, T. A., &amp; Graham, M. H. (2012). EFFECTS OF CLIMATE CHANGE ON GLOBAL SEAWEED COMMUNITIES. </w:t>
      </w:r>
      <w:r>
        <w:rPr>
          <w:i/>
          <w:iCs/>
        </w:rPr>
        <w:t>Journal of Phycology</w:t>
      </w:r>
      <w:r>
        <w:t xml:space="preserve">, </w:t>
      </w:r>
      <w:r>
        <w:rPr>
          <w:i/>
          <w:iCs/>
        </w:rPr>
        <w:t>48</w:t>
      </w:r>
      <w:r>
        <w:t xml:space="preserve">(5), 1064–1078. </w:t>
      </w:r>
      <w:hyperlink r:id="rId59" w:history="1">
        <w:r>
          <w:rPr>
            <w:rStyle w:val="Hyperlink"/>
          </w:rPr>
          <w:t>https://doi.org/10.1111/j.1529-8817.2012.01224.x</w:t>
        </w:r>
      </w:hyperlink>
    </w:p>
    <w:p w14:paraId="6F9C0D4F" w14:textId="77777777" w:rsidR="00A10CB3" w:rsidRDefault="00A10CB3" w:rsidP="00A10CB3">
      <w:pPr>
        <w:spacing w:line="480" w:lineRule="auto"/>
        <w:ind w:hanging="480"/>
      </w:pPr>
      <w:r>
        <w:t xml:space="preserve">Hasselström, L., Thomas, J.-B., Nordström, J., Cervin, G., Nylund, G. M., Pavia, H., &amp; Gröndahl, F. (2020). Socioeconomic prospects of a seaweed bioeconomy in Sweden. </w:t>
      </w:r>
      <w:r>
        <w:rPr>
          <w:i/>
          <w:iCs/>
        </w:rPr>
        <w:t>Scientific Reports</w:t>
      </w:r>
      <w:r>
        <w:t xml:space="preserve">, </w:t>
      </w:r>
      <w:r>
        <w:rPr>
          <w:i/>
          <w:iCs/>
        </w:rPr>
        <w:t>10</w:t>
      </w:r>
      <w:r>
        <w:t xml:space="preserve">(1), 1610. </w:t>
      </w:r>
      <w:hyperlink r:id="rId60" w:history="1">
        <w:r>
          <w:rPr>
            <w:rStyle w:val="Hyperlink"/>
          </w:rPr>
          <w:t>https://doi.org/10.1038/s41598-020-58389-6</w:t>
        </w:r>
      </w:hyperlink>
    </w:p>
    <w:p w14:paraId="50B794D9" w14:textId="77777777" w:rsidR="00A10CB3" w:rsidRDefault="00A10CB3" w:rsidP="00A10CB3">
      <w:pPr>
        <w:spacing w:line="480" w:lineRule="auto"/>
        <w:ind w:hanging="480"/>
      </w:pPr>
      <w:r>
        <w:t xml:space="preserve">Hehre, E. J., &amp; Meeuwig, J. J. (2016). A Global Analysis of the Relationship between Farmed Seaweed Production and Herbivorous Fish Catch. </w:t>
      </w:r>
      <w:r>
        <w:rPr>
          <w:i/>
          <w:iCs/>
        </w:rPr>
        <w:t>PLOS ONE</w:t>
      </w:r>
      <w:r>
        <w:t xml:space="preserve">, </w:t>
      </w:r>
      <w:r>
        <w:rPr>
          <w:i/>
          <w:iCs/>
        </w:rPr>
        <w:t>11</w:t>
      </w:r>
      <w:r>
        <w:t xml:space="preserve">(2), e0148250. </w:t>
      </w:r>
      <w:hyperlink r:id="rId61" w:history="1">
        <w:r>
          <w:rPr>
            <w:rStyle w:val="Hyperlink"/>
          </w:rPr>
          <w:t>https://doi.org/10.1371/journal.pone.0148250</w:t>
        </w:r>
      </w:hyperlink>
    </w:p>
    <w:p w14:paraId="2DD61A21" w14:textId="77777777" w:rsidR="00A10CB3" w:rsidRDefault="00A10CB3" w:rsidP="00A10CB3">
      <w:pPr>
        <w:spacing w:line="480" w:lineRule="auto"/>
        <w:ind w:hanging="480"/>
      </w:pPr>
      <w:r>
        <w:t xml:space="preserve">Hill, R., Bellgrove, A., Macreadie, P. I., Petrou, K., Beardall, J., Steven, A., &amp; Ralph, P. J. (2015). Can macroalgae contribute to blue carbon? An Australian perspective: Can macroalgae contribute to blue carbon? </w:t>
      </w:r>
      <w:r>
        <w:rPr>
          <w:i/>
          <w:iCs/>
        </w:rPr>
        <w:t>Limnology and Oceanography</w:t>
      </w:r>
      <w:r>
        <w:t xml:space="preserve">, </w:t>
      </w:r>
      <w:r>
        <w:rPr>
          <w:i/>
          <w:iCs/>
        </w:rPr>
        <w:t>60</w:t>
      </w:r>
      <w:r>
        <w:t xml:space="preserve">(5), 1689–1706. </w:t>
      </w:r>
      <w:hyperlink r:id="rId62" w:history="1">
        <w:r>
          <w:rPr>
            <w:rStyle w:val="Hyperlink"/>
          </w:rPr>
          <w:t>https://doi.org/10.1002/lno.10128</w:t>
        </w:r>
      </w:hyperlink>
    </w:p>
    <w:p w14:paraId="09B540E7" w14:textId="77777777" w:rsidR="00A10CB3" w:rsidRDefault="00A10CB3" w:rsidP="00A10CB3">
      <w:pPr>
        <w:spacing w:line="480" w:lineRule="auto"/>
        <w:ind w:hanging="480"/>
      </w:pPr>
      <w:r>
        <w:t xml:space="preserve">Hoegh-Guldberg, O., Caldeira, K., Chopin, T., Gaines, S., Haugan, P., Hemer, M., Howard, J., Konar, M., Krause-Jensen, D., Lovelock, C. E., Michelin, M., Nielsen, F. G., Northrop, E., Parker, R., Roy, J., Smith, T., Some, S., &amp; Tyedmers, P. (n.d.). </w:t>
      </w:r>
      <w:r>
        <w:rPr>
          <w:i/>
          <w:iCs/>
        </w:rPr>
        <w:t>Five Opportunities for Action</w:t>
      </w:r>
      <w:r>
        <w:t>. 116.</w:t>
      </w:r>
    </w:p>
    <w:p w14:paraId="09879A64" w14:textId="77777777" w:rsidR="00A10CB3" w:rsidRDefault="00A10CB3" w:rsidP="00A10CB3">
      <w:pPr>
        <w:spacing w:line="480" w:lineRule="auto"/>
        <w:ind w:hanging="480"/>
      </w:pPr>
      <w:r>
        <w:t xml:space="preserve">Houghton, R. A. (2007). Balancing the Global Carbon Budget. </w:t>
      </w:r>
      <w:r>
        <w:rPr>
          <w:i/>
          <w:iCs/>
        </w:rPr>
        <w:t>Annual Review of Earth and Planetary Sciences</w:t>
      </w:r>
      <w:r>
        <w:t xml:space="preserve">, </w:t>
      </w:r>
      <w:r>
        <w:rPr>
          <w:i/>
          <w:iCs/>
        </w:rPr>
        <w:t>35</w:t>
      </w:r>
      <w:r>
        <w:t xml:space="preserve">(1), 313–347. </w:t>
      </w:r>
      <w:hyperlink r:id="rId63" w:history="1">
        <w:r>
          <w:rPr>
            <w:rStyle w:val="Hyperlink"/>
          </w:rPr>
          <w:t>https://doi.org/10.1146/annurev.earth.35.031306.140057</w:t>
        </w:r>
      </w:hyperlink>
    </w:p>
    <w:p w14:paraId="323A91D8" w14:textId="77777777" w:rsidR="00A10CB3" w:rsidRDefault="00A10CB3" w:rsidP="00A10CB3">
      <w:pPr>
        <w:spacing w:line="480" w:lineRule="auto"/>
        <w:ind w:hanging="480"/>
      </w:pPr>
      <w:r>
        <w:t xml:space="preserve">Howard, J., Sutton-Grier, A., Herr, D., Kleypas, J., Landis, E., Mcleod, E., Pidgeon, E., &amp; Simpson, S. (2017). Clarifying the role of coastal and marine systems in climate mitigation. </w:t>
      </w:r>
      <w:r>
        <w:rPr>
          <w:i/>
          <w:iCs/>
        </w:rPr>
        <w:t>Frontiers in Ecology and the Environment</w:t>
      </w:r>
      <w:r>
        <w:t xml:space="preserve">, </w:t>
      </w:r>
      <w:r>
        <w:rPr>
          <w:i/>
          <w:iCs/>
        </w:rPr>
        <w:t>15</w:t>
      </w:r>
      <w:r>
        <w:t xml:space="preserve">(1), 42–50. </w:t>
      </w:r>
      <w:hyperlink r:id="rId64" w:history="1">
        <w:r>
          <w:rPr>
            <w:rStyle w:val="Hyperlink"/>
          </w:rPr>
          <w:t>https://doi.org/10.1002/fee.1451</w:t>
        </w:r>
      </w:hyperlink>
    </w:p>
    <w:p w14:paraId="0BF9E90F" w14:textId="77777777" w:rsidR="00A10CB3" w:rsidRDefault="00A10CB3" w:rsidP="00A10CB3">
      <w:pPr>
        <w:spacing w:line="480" w:lineRule="auto"/>
        <w:ind w:hanging="480"/>
      </w:pPr>
      <w:r>
        <w:t xml:space="preserve">Hughes, A. D., Black, K. D., Campbell, I., Davidson, K., Kelly, M. S., &amp; Stanley, M. S. (2012). Does seaweed offer a solution for bioenergy with biological carbon capture and storage? </w:t>
      </w:r>
      <w:r>
        <w:rPr>
          <w:i/>
          <w:iCs/>
        </w:rPr>
        <w:t>Greenhouse Gases: Science and Technology</w:t>
      </w:r>
      <w:r>
        <w:t xml:space="preserve">, </w:t>
      </w:r>
      <w:r>
        <w:rPr>
          <w:i/>
          <w:iCs/>
        </w:rPr>
        <w:t>2</w:t>
      </w:r>
      <w:r>
        <w:t xml:space="preserve">(6), 402–407. </w:t>
      </w:r>
      <w:hyperlink r:id="rId65" w:history="1">
        <w:r>
          <w:rPr>
            <w:rStyle w:val="Hyperlink"/>
          </w:rPr>
          <w:t>https://doi.org/10.1002/ghg.1319</w:t>
        </w:r>
      </w:hyperlink>
    </w:p>
    <w:p w14:paraId="0D6E92E8" w14:textId="77777777" w:rsidR="00A10CB3" w:rsidRDefault="00A10CB3" w:rsidP="00A10CB3">
      <w:pPr>
        <w:spacing w:line="480" w:lineRule="auto"/>
        <w:ind w:hanging="480"/>
      </w:pPr>
      <w:r>
        <w:lastRenderedPageBreak/>
        <w:t xml:space="preserve">Hurtado, A. Q., Neish, I. C., &amp; Critchley, A. T. (2019). Phyconomy: The extensive cultivation of seaweeds, their sustainability and economic value, with particular reference to important lessons to be learned and transferred from the practice of eucheumatoid farming. </w:t>
      </w:r>
      <w:r>
        <w:rPr>
          <w:i/>
          <w:iCs/>
        </w:rPr>
        <w:t>Phycologia</w:t>
      </w:r>
      <w:r>
        <w:t xml:space="preserve">, </w:t>
      </w:r>
      <w:r>
        <w:rPr>
          <w:i/>
          <w:iCs/>
        </w:rPr>
        <w:t>58</w:t>
      </w:r>
      <w:r>
        <w:t xml:space="preserve">(5), 472–483. </w:t>
      </w:r>
      <w:hyperlink r:id="rId66" w:history="1">
        <w:r>
          <w:rPr>
            <w:rStyle w:val="Hyperlink"/>
          </w:rPr>
          <w:t>https://doi.org/10.1080/00318884.2019.1625632</w:t>
        </w:r>
      </w:hyperlink>
    </w:p>
    <w:p w14:paraId="6606996F" w14:textId="77777777" w:rsidR="00A10CB3" w:rsidRDefault="00A10CB3" w:rsidP="00A10CB3">
      <w:pPr>
        <w:spacing w:line="480" w:lineRule="auto"/>
        <w:ind w:hanging="480"/>
      </w:pPr>
      <w:r>
        <w:t xml:space="preserve">Hwang, E. K., Yotsukura, N., Pang, S. J., Su, L., &amp; Shan, T. F. (2019). Seaweed breeding programs and progress in eastern Asian countries. </w:t>
      </w:r>
      <w:r>
        <w:rPr>
          <w:i/>
          <w:iCs/>
        </w:rPr>
        <w:t>Phycologia</w:t>
      </w:r>
      <w:r>
        <w:t xml:space="preserve">, </w:t>
      </w:r>
      <w:r>
        <w:rPr>
          <w:i/>
          <w:iCs/>
        </w:rPr>
        <w:t>58</w:t>
      </w:r>
      <w:r>
        <w:t xml:space="preserve">(5), 484–495. </w:t>
      </w:r>
      <w:hyperlink r:id="rId67" w:history="1">
        <w:r>
          <w:rPr>
            <w:rStyle w:val="Hyperlink"/>
          </w:rPr>
          <w:t>https://doi.org/10.1080/00318884.2019.1639436</w:t>
        </w:r>
      </w:hyperlink>
    </w:p>
    <w:p w14:paraId="26391849" w14:textId="77777777" w:rsidR="00A10CB3" w:rsidRDefault="00A10CB3" w:rsidP="00A10CB3">
      <w:pPr>
        <w:spacing w:line="480" w:lineRule="auto"/>
        <w:ind w:hanging="480"/>
      </w:pPr>
      <w:r>
        <w:t xml:space="preserve">Jiang, Z., Li, J., Qiao, X., Wang, G., Bian, D., Jiang, X., Liu, Y., Huang, D., Wang, W., &amp; Fang, J. (2015). The budget of dissolved inorganic carbon in the shellfish and seaweed integrated mariculture area of Sanggou Bay, Shandong, China. </w:t>
      </w:r>
      <w:r>
        <w:rPr>
          <w:i/>
          <w:iCs/>
        </w:rPr>
        <w:t>Aquaculture</w:t>
      </w:r>
      <w:r>
        <w:t xml:space="preserve">, </w:t>
      </w:r>
      <w:r>
        <w:rPr>
          <w:i/>
          <w:iCs/>
        </w:rPr>
        <w:t>446</w:t>
      </w:r>
      <w:r>
        <w:t xml:space="preserve">, 167–174. </w:t>
      </w:r>
      <w:hyperlink r:id="rId68" w:history="1">
        <w:r>
          <w:rPr>
            <w:rStyle w:val="Hyperlink"/>
          </w:rPr>
          <w:t>https://doi.org/10.1016/j.aquaculture.2014.12.043</w:t>
        </w:r>
      </w:hyperlink>
    </w:p>
    <w:p w14:paraId="77655DA4" w14:textId="77777777" w:rsidR="00A10CB3" w:rsidRDefault="00A10CB3" w:rsidP="00A10CB3">
      <w:pPr>
        <w:spacing w:line="480" w:lineRule="auto"/>
        <w:ind w:hanging="480"/>
      </w:pPr>
      <w:r>
        <w:t xml:space="preserve">Jiao, N., Liang, Y., Zhang, Y., Liu, J., Zhang, Y., Zhang, R., Zhao, M., Dai, M., Zhai, W., Gao, K., Song, J., Yuan, D., Li, C., Lin, G., Huang, X., Yan, H., Hu, L., Zhang, Z., Wang, L., … Zhang, S. (2018). Carbon pools and fluxes in the China Seas and adjacent oceans. </w:t>
      </w:r>
      <w:r>
        <w:rPr>
          <w:i/>
          <w:iCs/>
        </w:rPr>
        <w:t>Science China Earth Sciences</w:t>
      </w:r>
      <w:r>
        <w:t xml:space="preserve">, </w:t>
      </w:r>
      <w:r>
        <w:rPr>
          <w:i/>
          <w:iCs/>
        </w:rPr>
        <w:t>61</w:t>
      </w:r>
      <w:r>
        <w:t xml:space="preserve">(11), 1535–1563. </w:t>
      </w:r>
      <w:hyperlink r:id="rId69" w:history="1">
        <w:r>
          <w:rPr>
            <w:rStyle w:val="Hyperlink"/>
          </w:rPr>
          <w:t>https://doi.org/10.1007/s11430-018-9190-x</w:t>
        </w:r>
      </w:hyperlink>
    </w:p>
    <w:p w14:paraId="06C65478" w14:textId="77777777" w:rsidR="00A10CB3" w:rsidRDefault="00A10CB3" w:rsidP="00A10CB3">
      <w:pPr>
        <w:spacing w:line="480" w:lineRule="auto"/>
        <w:ind w:hanging="480"/>
      </w:pPr>
      <w:r>
        <w:t xml:space="preserve">Kennedy, H., Beggins, J., Duarte, C. M., Fourqurean, J. W., Holmer, M., Marbà, N., &amp; Middelburg, J. J. (2010). Seagrass sediments as a global carbon sink: Isotopic constraints: SEAGRASS MEADOWS AS CARBON SINKS. </w:t>
      </w:r>
      <w:r>
        <w:rPr>
          <w:i/>
          <w:iCs/>
        </w:rPr>
        <w:t>Global Biogeochemical Cycles</w:t>
      </w:r>
      <w:r>
        <w:t xml:space="preserve">, </w:t>
      </w:r>
      <w:r>
        <w:rPr>
          <w:i/>
          <w:iCs/>
        </w:rPr>
        <w:t>24</w:t>
      </w:r>
      <w:r>
        <w:t xml:space="preserve">(4), n/a-n/a. </w:t>
      </w:r>
      <w:hyperlink r:id="rId70" w:history="1">
        <w:r>
          <w:rPr>
            <w:rStyle w:val="Hyperlink"/>
          </w:rPr>
          <w:t>https://doi.org/10.1029/2010GB003848</w:t>
        </w:r>
      </w:hyperlink>
    </w:p>
    <w:p w14:paraId="01A324B0" w14:textId="77777777" w:rsidR="00A10CB3" w:rsidRDefault="00A10CB3" w:rsidP="00A10CB3">
      <w:pPr>
        <w:spacing w:line="480" w:lineRule="auto"/>
        <w:ind w:hanging="480"/>
      </w:pPr>
      <w:r>
        <w:t xml:space="preserve">Kim, J., Stekoll, M., &amp; Yarish, C. (2019). Opportunities, challenges and future directions of open-water seaweed aquaculture in the United States. </w:t>
      </w:r>
      <w:r>
        <w:rPr>
          <w:i/>
          <w:iCs/>
        </w:rPr>
        <w:t>Phycologia</w:t>
      </w:r>
      <w:r>
        <w:t xml:space="preserve">, </w:t>
      </w:r>
      <w:r>
        <w:rPr>
          <w:i/>
          <w:iCs/>
        </w:rPr>
        <w:t>58</w:t>
      </w:r>
      <w:r>
        <w:t xml:space="preserve">(5), 446–461. </w:t>
      </w:r>
      <w:hyperlink r:id="rId71" w:history="1">
        <w:r>
          <w:rPr>
            <w:rStyle w:val="Hyperlink"/>
          </w:rPr>
          <w:t>https://doi.org/10.1080/00318884.2019.1625611</w:t>
        </w:r>
      </w:hyperlink>
    </w:p>
    <w:p w14:paraId="6AC3240A" w14:textId="77777777" w:rsidR="00A10CB3" w:rsidRDefault="00A10CB3" w:rsidP="00A10CB3">
      <w:pPr>
        <w:spacing w:line="480" w:lineRule="auto"/>
        <w:ind w:hanging="480"/>
      </w:pPr>
      <w:r>
        <w:t xml:space="preserve">Kraan, S. (2013). Mass-cultivation of carbohydrate rich macroalgae, a possible solution for sustainable biofuel production. </w:t>
      </w:r>
      <w:r>
        <w:rPr>
          <w:i/>
          <w:iCs/>
        </w:rPr>
        <w:t>Mitigation and Adaptation Strategies for Global Change</w:t>
      </w:r>
      <w:r>
        <w:t xml:space="preserve">, </w:t>
      </w:r>
      <w:r>
        <w:rPr>
          <w:i/>
          <w:iCs/>
        </w:rPr>
        <w:t>18</w:t>
      </w:r>
      <w:r>
        <w:t xml:space="preserve">(1), 27–46. </w:t>
      </w:r>
      <w:hyperlink r:id="rId72" w:history="1">
        <w:r>
          <w:rPr>
            <w:rStyle w:val="Hyperlink"/>
          </w:rPr>
          <w:t>https://doi.org/10.1007/s11027-010-9275-5</w:t>
        </w:r>
      </w:hyperlink>
    </w:p>
    <w:p w14:paraId="5B4A8500" w14:textId="77777777" w:rsidR="00A10CB3" w:rsidRDefault="00A10CB3" w:rsidP="00A10CB3">
      <w:pPr>
        <w:spacing w:line="480" w:lineRule="auto"/>
        <w:ind w:hanging="480"/>
      </w:pPr>
      <w:r>
        <w:t xml:space="preserve">Kraan, S. (2017). Undaria marching on; late arrival in the Republic of Ireland. </w:t>
      </w:r>
      <w:r>
        <w:rPr>
          <w:i/>
          <w:iCs/>
        </w:rPr>
        <w:t>Journal of Applied Phycology</w:t>
      </w:r>
      <w:r>
        <w:t xml:space="preserve">, </w:t>
      </w:r>
      <w:r>
        <w:rPr>
          <w:i/>
          <w:iCs/>
        </w:rPr>
        <w:t>29</w:t>
      </w:r>
      <w:r>
        <w:t xml:space="preserve">(2), 1107–1114. </w:t>
      </w:r>
      <w:hyperlink r:id="rId73" w:history="1">
        <w:r>
          <w:rPr>
            <w:rStyle w:val="Hyperlink"/>
          </w:rPr>
          <w:t>https://doi.org/10.1007/s10811-016-0985-2</w:t>
        </w:r>
      </w:hyperlink>
    </w:p>
    <w:p w14:paraId="54DD2F7C" w14:textId="77777777" w:rsidR="00A10CB3" w:rsidRDefault="00A10CB3" w:rsidP="00A10CB3">
      <w:pPr>
        <w:spacing w:line="480" w:lineRule="auto"/>
        <w:ind w:hanging="480"/>
      </w:pPr>
      <w:r>
        <w:lastRenderedPageBreak/>
        <w:t xml:space="preserve">Krause-Jensen, D., &amp; Duarte, C. M. (2016). Substantial role of macroalgae in marine carbon sequestration. </w:t>
      </w:r>
      <w:r>
        <w:rPr>
          <w:i/>
          <w:iCs/>
        </w:rPr>
        <w:t>Nature Geoscience</w:t>
      </w:r>
      <w:r>
        <w:t xml:space="preserve">, </w:t>
      </w:r>
      <w:r>
        <w:rPr>
          <w:i/>
          <w:iCs/>
        </w:rPr>
        <w:t>9</w:t>
      </w:r>
      <w:r>
        <w:t xml:space="preserve">(10), 737–742. </w:t>
      </w:r>
      <w:hyperlink r:id="rId74" w:history="1">
        <w:r>
          <w:rPr>
            <w:rStyle w:val="Hyperlink"/>
          </w:rPr>
          <w:t>https://doi.org/10.1038/ngeo2790</w:t>
        </w:r>
      </w:hyperlink>
    </w:p>
    <w:p w14:paraId="447383C2" w14:textId="77777777" w:rsidR="00A10CB3" w:rsidRDefault="00A10CB3" w:rsidP="00A10CB3">
      <w:pPr>
        <w:spacing w:line="480" w:lineRule="auto"/>
        <w:ind w:hanging="480"/>
      </w:pPr>
      <w:r>
        <w:t xml:space="preserve">Krause-Jensen, D., Lavery, P., Serrano, O., Marbà, N., Masque, P., &amp; Duarte, C. M. (2018). Sequestration of macroalgal carbon: The elephant in the Blue Carbon room. </w:t>
      </w:r>
      <w:r>
        <w:rPr>
          <w:i/>
          <w:iCs/>
        </w:rPr>
        <w:t>Biology Letters</w:t>
      </w:r>
      <w:r>
        <w:t xml:space="preserve">, </w:t>
      </w:r>
      <w:r>
        <w:rPr>
          <w:i/>
          <w:iCs/>
        </w:rPr>
        <w:t>14</w:t>
      </w:r>
      <w:r>
        <w:t xml:space="preserve">(6), 20180236. </w:t>
      </w:r>
      <w:hyperlink r:id="rId75" w:history="1">
        <w:r>
          <w:rPr>
            <w:rStyle w:val="Hyperlink"/>
          </w:rPr>
          <w:t>https://doi.org/10.1098/rsbl.2018.0236</w:t>
        </w:r>
      </w:hyperlink>
    </w:p>
    <w:p w14:paraId="1E928FE8" w14:textId="77777777" w:rsidR="00A10CB3" w:rsidRDefault="00A10CB3" w:rsidP="00A10CB3">
      <w:pPr>
        <w:spacing w:line="480" w:lineRule="auto"/>
        <w:ind w:hanging="480"/>
      </w:pPr>
      <w:r>
        <w:t xml:space="preserve">Lehmann, J., Gaunt, J., &amp; Rondon, M. (2006). Bio-char sequestration in terrestrial ecosystems–a review. </w:t>
      </w:r>
      <w:r>
        <w:rPr>
          <w:i/>
          <w:iCs/>
        </w:rPr>
        <w:t>Mitig. Adapt. Strat. Glob. Change</w:t>
      </w:r>
      <w:r>
        <w:t>, 403–427.</w:t>
      </w:r>
    </w:p>
    <w:p w14:paraId="77A7765E" w14:textId="77777777" w:rsidR="00A10CB3" w:rsidRDefault="00A10CB3" w:rsidP="00A10CB3">
      <w:pPr>
        <w:spacing w:line="480" w:lineRule="auto"/>
        <w:ind w:hanging="480"/>
      </w:pPr>
      <w:r>
        <w:t xml:space="preserve">Lenstra, J., Reith, H., &amp; van Hal, J. (2010). </w:t>
      </w:r>
      <w:r>
        <w:rPr>
          <w:i/>
          <w:iCs/>
        </w:rPr>
        <w:t>Economic perspectives of seaweed</w:t>
      </w:r>
      <w:r>
        <w:t xml:space="preserve"> (Presented at the 4th International Algae Congress). Energy research Center of the Netherlands.</w:t>
      </w:r>
    </w:p>
    <w:p w14:paraId="6E74F21A" w14:textId="77777777" w:rsidR="00A10CB3" w:rsidRDefault="00A10CB3" w:rsidP="00A10CB3">
      <w:pPr>
        <w:spacing w:line="480" w:lineRule="auto"/>
        <w:ind w:hanging="480"/>
      </w:pPr>
      <w:r>
        <w:t xml:space="preserve">Lin, S. (2005). ALGAL CULTURING TECHNIQUES. </w:t>
      </w:r>
      <w:r>
        <w:rPr>
          <w:i/>
          <w:iCs/>
        </w:rPr>
        <w:t>Journal of Phycology</w:t>
      </w:r>
      <w:r>
        <w:t xml:space="preserve">, </w:t>
      </w:r>
      <w:r>
        <w:rPr>
          <w:i/>
          <w:iCs/>
        </w:rPr>
        <w:t>41</w:t>
      </w:r>
      <w:r>
        <w:t xml:space="preserve">(4), 906–908. </w:t>
      </w:r>
      <w:hyperlink r:id="rId76" w:history="1">
        <w:r>
          <w:rPr>
            <w:rStyle w:val="Hyperlink"/>
          </w:rPr>
          <w:t>https://doi.org/10.1111/j.1529-8817.2005.00114.x</w:t>
        </w:r>
      </w:hyperlink>
    </w:p>
    <w:p w14:paraId="1778B653" w14:textId="77777777" w:rsidR="00A10CB3" w:rsidRDefault="00A10CB3" w:rsidP="00A10CB3">
      <w:pPr>
        <w:spacing w:line="480" w:lineRule="auto"/>
        <w:ind w:hanging="480"/>
      </w:pPr>
      <w:r>
        <w:t xml:space="preserve">Mann, K. H. (1973). Seaweeds: Their Productivity and Strategy for Growth: The role of large marine algae in coastal productivity is far more important than has been suspected. </w:t>
      </w:r>
      <w:r>
        <w:rPr>
          <w:i/>
          <w:iCs/>
        </w:rPr>
        <w:t>Science</w:t>
      </w:r>
      <w:r>
        <w:t xml:space="preserve">, </w:t>
      </w:r>
      <w:r>
        <w:rPr>
          <w:i/>
          <w:iCs/>
        </w:rPr>
        <w:t>182</w:t>
      </w:r>
      <w:r>
        <w:t xml:space="preserve">(4116), 975–981. </w:t>
      </w:r>
      <w:hyperlink r:id="rId77" w:history="1">
        <w:r>
          <w:rPr>
            <w:rStyle w:val="Hyperlink"/>
          </w:rPr>
          <w:t>https://doi.org/10.1126/science.182.4116.975</w:t>
        </w:r>
      </w:hyperlink>
    </w:p>
    <w:p w14:paraId="0CF750C4" w14:textId="77777777" w:rsidR="00A10CB3" w:rsidRDefault="00A10CB3" w:rsidP="00A10CB3">
      <w:pPr>
        <w:spacing w:line="480" w:lineRule="auto"/>
        <w:ind w:hanging="480"/>
      </w:pPr>
      <w:r>
        <w:t xml:space="preserve">McLaughlan, C., Gallardo, B., &amp; Aldridge, D. C. (2014). How complete is our knowledge of the ecosystem services impacts of Europe’s top 10 invasive species? </w:t>
      </w:r>
      <w:r>
        <w:rPr>
          <w:i/>
          <w:iCs/>
        </w:rPr>
        <w:t>Acta Oecologica</w:t>
      </w:r>
      <w:r>
        <w:t xml:space="preserve">, </w:t>
      </w:r>
      <w:r>
        <w:rPr>
          <w:i/>
          <w:iCs/>
        </w:rPr>
        <w:t>54</w:t>
      </w:r>
      <w:r>
        <w:t xml:space="preserve">, 119–130. </w:t>
      </w:r>
      <w:hyperlink r:id="rId78" w:history="1">
        <w:r>
          <w:rPr>
            <w:rStyle w:val="Hyperlink"/>
          </w:rPr>
          <w:t>https://doi.org/10.1016/j.actao.2013.03.005</w:t>
        </w:r>
      </w:hyperlink>
    </w:p>
    <w:p w14:paraId="06E2350A" w14:textId="77777777" w:rsidR="00A10CB3" w:rsidRDefault="00A10CB3" w:rsidP="00A10CB3">
      <w:pPr>
        <w:spacing w:line="480" w:lineRule="auto"/>
        <w:ind w:hanging="480"/>
      </w:pPr>
      <w:r>
        <w:t xml:space="preserve">Mcleod, E., Chmura, G. L., Bouillon, S., Salm, R., Björk, M., Duarte, C. M., Lovelock, C. E., Schlesinger, W. H., &amp; Silliman, B. R. (2011). A blueprint for blue carbon: Toward an improved understanding of the role of vegetated coastal habitats in sequestering CO </w:t>
      </w:r>
      <w:r>
        <w:rPr>
          <w:vertAlign w:val="subscript"/>
        </w:rPr>
        <w:t>2</w:t>
      </w:r>
      <w:r>
        <w:t xml:space="preserve">. </w:t>
      </w:r>
      <w:r>
        <w:rPr>
          <w:i/>
          <w:iCs/>
        </w:rPr>
        <w:t>Frontiers in Ecology and the Environment</w:t>
      </w:r>
      <w:r>
        <w:t xml:space="preserve">, </w:t>
      </w:r>
      <w:r>
        <w:rPr>
          <w:i/>
          <w:iCs/>
        </w:rPr>
        <w:t>9</w:t>
      </w:r>
      <w:r>
        <w:t xml:space="preserve">(10), 552–560. </w:t>
      </w:r>
      <w:hyperlink r:id="rId79" w:history="1">
        <w:r>
          <w:rPr>
            <w:rStyle w:val="Hyperlink"/>
          </w:rPr>
          <w:t>https://doi.org/10.1890/110004</w:t>
        </w:r>
      </w:hyperlink>
    </w:p>
    <w:p w14:paraId="2F197F33" w14:textId="77777777" w:rsidR="00A10CB3" w:rsidRDefault="00A10CB3" w:rsidP="00A10CB3">
      <w:pPr>
        <w:spacing w:line="480" w:lineRule="auto"/>
        <w:ind w:hanging="480"/>
      </w:pPr>
      <w:r>
        <w:t xml:space="preserve">Mongin, M., Baird, M. E., Hadley, S., &amp; Lenton, A. (2016). Optimising reef-scale CO </w:t>
      </w:r>
      <w:r>
        <w:rPr>
          <w:vertAlign w:val="subscript"/>
        </w:rPr>
        <w:t>2</w:t>
      </w:r>
      <w:r>
        <w:t xml:space="preserve"> removal by seaweed to buffer ocean acidification. </w:t>
      </w:r>
      <w:r>
        <w:rPr>
          <w:i/>
          <w:iCs/>
        </w:rPr>
        <w:t>Environmental Research Letters</w:t>
      </w:r>
      <w:r>
        <w:t xml:space="preserve">, </w:t>
      </w:r>
      <w:r>
        <w:rPr>
          <w:i/>
          <w:iCs/>
        </w:rPr>
        <w:t>11</w:t>
      </w:r>
      <w:r>
        <w:t xml:space="preserve">(3), 034023. </w:t>
      </w:r>
      <w:hyperlink r:id="rId80" w:history="1">
        <w:r>
          <w:rPr>
            <w:rStyle w:val="Hyperlink"/>
          </w:rPr>
          <w:t>https://doi.org/10.1088/1748-9326/11/3/034023</w:t>
        </w:r>
      </w:hyperlink>
    </w:p>
    <w:p w14:paraId="003194B5" w14:textId="77777777" w:rsidR="00A10CB3" w:rsidRDefault="00A10CB3" w:rsidP="00A10CB3">
      <w:pPr>
        <w:spacing w:line="480" w:lineRule="auto"/>
        <w:ind w:hanging="480"/>
      </w:pPr>
      <w:r>
        <w:lastRenderedPageBreak/>
        <w:t xml:space="preserve">Morais, T., Inácio, A., Coutinho, T., Ministro, M., Cotas, J., Pereira, L., &amp; Bahcevandziev, K. (2020). Seaweed Potential in the Animal Feed: A Review. </w:t>
      </w:r>
      <w:r>
        <w:rPr>
          <w:i/>
          <w:iCs/>
        </w:rPr>
        <w:t>Journal of Marine Science and Engineering</w:t>
      </w:r>
      <w:r>
        <w:t xml:space="preserve">, </w:t>
      </w:r>
      <w:r>
        <w:rPr>
          <w:i/>
          <w:iCs/>
        </w:rPr>
        <w:t>8</w:t>
      </w:r>
      <w:r>
        <w:t xml:space="preserve">(8), 559. </w:t>
      </w:r>
      <w:hyperlink r:id="rId81" w:history="1">
        <w:r>
          <w:rPr>
            <w:rStyle w:val="Hyperlink"/>
          </w:rPr>
          <w:t>https://doi.org/10.3390/jmse8080559</w:t>
        </w:r>
      </w:hyperlink>
    </w:p>
    <w:p w14:paraId="09229AAE" w14:textId="77777777" w:rsidR="00A10CB3" w:rsidRDefault="00A10CB3" w:rsidP="00A10CB3">
      <w:pPr>
        <w:spacing w:line="480" w:lineRule="auto"/>
        <w:ind w:hanging="480"/>
      </w:pPr>
      <w:r>
        <w:t xml:space="preserve">Nellemann, C., &amp; Corcoran, E. (2009). </w:t>
      </w:r>
      <w:r>
        <w:rPr>
          <w:i/>
          <w:iCs/>
        </w:rPr>
        <w:t>Blue Carbon: The Role of Healthy Oceans in Binding Carbon : a Rapid Response Assessment</w:t>
      </w:r>
      <w:r>
        <w:t>. UNEP/Earthprint.</w:t>
      </w:r>
    </w:p>
    <w:p w14:paraId="0F94BE29" w14:textId="77777777" w:rsidR="00A10CB3" w:rsidRDefault="00A10CB3" w:rsidP="00A10CB3">
      <w:pPr>
        <w:spacing w:line="480" w:lineRule="auto"/>
        <w:ind w:hanging="480"/>
      </w:pPr>
      <w:r>
        <w:t xml:space="preserve">Nielsen, M. M., Bruhn, A., Rasmussen, M. B., Olesen, B., Larsen, M. M., &amp; Møller, H. B. (2012). Cultivation of Ulva lactuca with manure for simultaneous bioremediation and biomass production. </w:t>
      </w:r>
      <w:r>
        <w:rPr>
          <w:i/>
          <w:iCs/>
        </w:rPr>
        <w:t>Journal of Applied Phycology</w:t>
      </w:r>
      <w:r>
        <w:t xml:space="preserve">, </w:t>
      </w:r>
      <w:r>
        <w:rPr>
          <w:i/>
          <w:iCs/>
        </w:rPr>
        <w:t>24</w:t>
      </w:r>
      <w:r>
        <w:t xml:space="preserve">(3), 449–458. </w:t>
      </w:r>
      <w:hyperlink r:id="rId82" w:history="1">
        <w:r>
          <w:rPr>
            <w:rStyle w:val="Hyperlink"/>
          </w:rPr>
          <w:t>https://doi.org/10.1007/s10811-011-9767-z</w:t>
        </w:r>
      </w:hyperlink>
    </w:p>
    <w:p w14:paraId="584FEE8B" w14:textId="77777777" w:rsidR="00A10CB3" w:rsidRDefault="00A10CB3" w:rsidP="00A10CB3">
      <w:pPr>
        <w:spacing w:line="480" w:lineRule="auto"/>
        <w:ind w:hanging="480"/>
      </w:pPr>
      <w:r>
        <w:t xml:space="preserve">N‘Yeurt, A. de R., Chynoweth, D. P., Capron, M. E., Stewart, J. R., &amp; Hasan, M. A. (2012). Negative carbon via Ocean Afforestation. </w:t>
      </w:r>
      <w:r>
        <w:rPr>
          <w:i/>
          <w:iCs/>
        </w:rPr>
        <w:t>Process Safety and Environmental Protection</w:t>
      </w:r>
      <w:r>
        <w:t xml:space="preserve">, </w:t>
      </w:r>
      <w:r>
        <w:rPr>
          <w:i/>
          <w:iCs/>
        </w:rPr>
        <w:t>90</w:t>
      </w:r>
      <w:r>
        <w:t xml:space="preserve">(6), 467–474. </w:t>
      </w:r>
      <w:hyperlink r:id="rId83" w:history="1">
        <w:r>
          <w:rPr>
            <w:rStyle w:val="Hyperlink"/>
          </w:rPr>
          <w:t>https://doi.org/10.1016/j.psep.2012.10.008</w:t>
        </w:r>
      </w:hyperlink>
    </w:p>
    <w:p w14:paraId="0D7F3C47" w14:textId="77777777" w:rsidR="00A10CB3" w:rsidRDefault="00A10CB3" w:rsidP="00A10CB3">
      <w:pPr>
        <w:spacing w:line="480" w:lineRule="auto"/>
        <w:ind w:hanging="480"/>
      </w:pPr>
      <w:r>
        <w:t xml:space="preserve">Ortega, A., Geraldi, N. R., Alam, I., Kamau, A. A., Acinas, S. G., Logares, R., Gasol, J. M., Massana, R., Krause-Jensen, D., &amp; Duarte, C. M. (2019). Important contribution of macroalgae to oceanic carbon sequestration. </w:t>
      </w:r>
      <w:r>
        <w:rPr>
          <w:i/>
          <w:iCs/>
        </w:rPr>
        <w:t>Nature Geoscience</w:t>
      </w:r>
      <w:r>
        <w:t xml:space="preserve">, </w:t>
      </w:r>
      <w:r>
        <w:rPr>
          <w:i/>
          <w:iCs/>
        </w:rPr>
        <w:t>12</w:t>
      </w:r>
      <w:r>
        <w:t xml:space="preserve">(9), 748–754. </w:t>
      </w:r>
      <w:hyperlink r:id="rId84" w:history="1">
        <w:r>
          <w:rPr>
            <w:rStyle w:val="Hyperlink"/>
          </w:rPr>
          <w:t>https://doi.org/10.1038/s41561-019-0421-8</w:t>
        </w:r>
      </w:hyperlink>
    </w:p>
    <w:p w14:paraId="65382FA1" w14:textId="77777777" w:rsidR="00A10CB3" w:rsidRDefault="00A10CB3" w:rsidP="00A10CB3">
      <w:pPr>
        <w:spacing w:line="480" w:lineRule="auto"/>
        <w:ind w:hanging="480"/>
      </w:pPr>
      <w:r>
        <w:t xml:space="preserve">Pellizzari, F., &amp; Reis, R. P. (2011). Seaweed cultivation on the Southern and Southeastern Brazilian Coast. </w:t>
      </w:r>
      <w:r>
        <w:rPr>
          <w:i/>
          <w:iCs/>
        </w:rPr>
        <w:t>Revista Brasileira de Farmacognosia</w:t>
      </w:r>
      <w:r>
        <w:t xml:space="preserve">, </w:t>
      </w:r>
      <w:r>
        <w:rPr>
          <w:i/>
          <w:iCs/>
        </w:rPr>
        <w:t>21</w:t>
      </w:r>
      <w:r>
        <w:t xml:space="preserve">(2), 305–312. </w:t>
      </w:r>
      <w:hyperlink r:id="rId85" w:history="1">
        <w:r>
          <w:rPr>
            <w:rStyle w:val="Hyperlink"/>
          </w:rPr>
          <w:t>https://doi.org/10.1590/S0102-695X2011005000057</w:t>
        </w:r>
      </w:hyperlink>
    </w:p>
    <w:p w14:paraId="37882A66" w14:textId="77777777" w:rsidR="00A10CB3" w:rsidRDefault="00A10CB3" w:rsidP="00A10CB3">
      <w:pPr>
        <w:spacing w:line="480" w:lineRule="auto"/>
        <w:ind w:hanging="480"/>
      </w:pPr>
      <w:r>
        <w:t xml:space="preserve">Peteiro, C., Sánchez, N., Dueñas-Liaño, C., &amp; Martínez, B. (2014). Open-sea cultivation by transplanting young fronds of the kelp Saccharina latissima. </w:t>
      </w:r>
      <w:r>
        <w:rPr>
          <w:i/>
          <w:iCs/>
        </w:rPr>
        <w:t>Journal of Applied Phycology</w:t>
      </w:r>
      <w:r>
        <w:t xml:space="preserve">, </w:t>
      </w:r>
      <w:r>
        <w:rPr>
          <w:i/>
          <w:iCs/>
        </w:rPr>
        <w:t>26</w:t>
      </w:r>
      <w:r>
        <w:t xml:space="preserve">(1), 519–528. </w:t>
      </w:r>
      <w:hyperlink r:id="rId86" w:history="1">
        <w:r>
          <w:rPr>
            <w:rStyle w:val="Hyperlink"/>
          </w:rPr>
          <w:t>https://doi.org/10.1007/s10811-013-0096-2</w:t>
        </w:r>
      </w:hyperlink>
    </w:p>
    <w:p w14:paraId="7DCF6F01" w14:textId="77777777" w:rsidR="00A10CB3" w:rsidRDefault="00A10CB3" w:rsidP="00A10CB3">
      <w:pPr>
        <w:spacing w:line="480" w:lineRule="auto"/>
        <w:ind w:hanging="480"/>
      </w:pPr>
      <w:r>
        <w:t xml:space="preserve">Radulovich, R. (2011). Massive freshwater gains from producing food at sea. </w:t>
      </w:r>
      <w:r>
        <w:rPr>
          <w:i/>
          <w:iCs/>
        </w:rPr>
        <w:t>Water Policy</w:t>
      </w:r>
      <w:r>
        <w:t xml:space="preserve">, </w:t>
      </w:r>
      <w:r>
        <w:rPr>
          <w:i/>
          <w:iCs/>
        </w:rPr>
        <w:t>13</w:t>
      </w:r>
      <w:r>
        <w:t xml:space="preserve">(4), 547–554. </w:t>
      </w:r>
      <w:hyperlink r:id="rId87" w:history="1">
        <w:r>
          <w:rPr>
            <w:rStyle w:val="Hyperlink"/>
          </w:rPr>
          <w:t>https://doi.org/10.2166/wp.2011.137</w:t>
        </w:r>
      </w:hyperlink>
    </w:p>
    <w:p w14:paraId="19E28568" w14:textId="77777777" w:rsidR="00A10CB3" w:rsidRDefault="00A10CB3" w:rsidP="00A10CB3">
      <w:pPr>
        <w:spacing w:line="480" w:lineRule="auto"/>
        <w:ind w:hanging="480"/>
      </w:pPr>
      <w:r>
        <w:t xml:space="preserve">Reith et al. (2005). </w:t>
      </w:r>
      <w:r>
        <w:rPr>
          <w:i/>
          <w:iCs/>
        </w:rPr>
        <w:t>BIO-OFFSHORE. Grootschalige teelt van zeewieren in combinatie met offshore windparken in de Noordzee</w:t>
      </w:r>
      <w:r>
        <w:t>.</w:t>
      </w:r>
    </w:p>
    <w:p w14:paraId="2224ACFE" w14:textId="77777777" w:rsidR="00A10CB3" w:rsidRDefault="00A10CB3" w:rsidP="00A10CB3">
      <w:pPr>
        <w:spacing w:line="480" w:lineRule="auto"/>
        <w:ind w:hanging="480"/>
      </w:pPr>
      <w:r>
        <w:lastRenderedPageBreak/>
        <w:t xml:space="preserve">Roberts, D. A., Paul, N. A., Dworjanyn, S. A., Bird, M. I., &amp; de Nys, R. (2015). Biochar from commercially cultivated seaweed for soil amelioration. </w:t>
      </w:r>
      <w:r>
        <w:rPr>
          <w:i/>
          <w:iCs/>
        </w:rPr>
        <w:t>Scientific Reports</w:t>
      </w:r>
      <w:r>
        <w:t xml:space="preserve">, </w:t>
      </w:r>
      <w:r>
        <w:rPr>
          <w:i/>
          <w:iCs/>
        </w:rPr>
        <w:t>5</w:t>
      </w:r>
      <w:r>
        <w:t xml:space="preserve">, 9665. </w:t>
      </w:r>
      <w:hyperlink r:id="rId88" w:history="1">
        <w:r>
          <w:rPr>
            <w:rStyle w:val="Hyperlink"/>
          </w:rPr>
          <w:t>https://doi.org/10.1038/srep09665</w:t>
        </w:r>
      </w:hyperlink>
    </w:p>
    <w:p w14:paraId="740D4750" w14:textId="77777777" w:rsidR="00A10CB3" w:rsidRDefault="00A10CB3" w:rsidP="00A10CB3">
      <w:pPr>
        <w:spacing w:line="480" w:lineRule="auto"/>
        <w:ind w:hanging="480"/>
      </w:pPr>
      <w:r>
        <w:t xml:space="preserve">Schipper, J., Chanson, J. S., Chiozza, F., Cox, N. A., Hoffmann, M., Katariya, V., Lamoreux, J., Rodrigues, A. S. L., Stuart, S. N., Temple, H. J., Baillie, J., Boitani, L., Lacher, T. E., Mittermeier, R. A., Smith, A. T., Absolon, D., Aguiar, J. M., Amori, G., Bakkour, N., … Young, B. E. (2008). The Status of the World’s Land and Marine Mammals: Diversity, Threat, and Knowledge. </w:t>
      </w:r>
      <w:r>
        <w:rPr>
          <w:i/>
          <w:iCs/>
        </w:rPr>
        <w:t>Science</w:t>
      </w:r>
      <w:r>
        <w:t xml:space="preserve">, </w:t>
      </w:r>
      <w:r>
        <w:rPr>
          <w:i/>
          <w:iCs/>
        </w:rPr>
        <w:t>322</w:t>
      </w:r>
      <w:r>
        <w:t xml:space="preserve">(5899), 225–230. </w:t>
      </w:r>
      <w:hyperlink r:id="rId89" w:history="1">
        <w:r>
          <w:rPr>
            <w:rStyle w:val="Hyperlink"/>
          </w:rPr>
          <w:t>https://doi.org/10.1126/science.1165115</w:t>
        </w:r>
      </w:hyperlink>
    </w:p>
    <w:p w14:paraId="3C75CD5C" w14:textId="77777777" w:rsidR="00A10CB3" w:rsidRDefault="00A10CB3" w:rsidP="00A10CB3">
      <w:pPr>
        <w:spacing w:line="480" w:lineRule="auto"/>
        <w:ind w:hanging="480"/>
      </w:pPr>
      <w:r>
        <w:rPr>
          <w:i/>
          <w:iCs/>
        </w:rPr>
        <w:t>Seaweed aquaculture for food security, income generation and environmental health in Tropical Developing Countries</w:t>
      </w:r>
      <w:r>
        <w:t xml:space="preserve"> (p. 16). (2016). [Text/HTML]. World Bank Group. </w:t>
      </w:r>
      <w:hyperlink r:id="rId90" w:history="1">
        <w:r>
          <w:rPr>
            <w:rStyle w:val="Hyperlink"/>
          </w:rPr>
          <w:t>https://documents.worldbank.org/en/publication/documents-reports/documentdetail/947831469090666344/Seaweed-aquaculture-for-food-security-income-generation-and-environmental-health-in-Tropical-Developing-Countries</w:t>
        </w:r>
      </w:hyperlink>
    </w:p>
    <w:p w14:paraId="0E5421A9" w14:textId="77777777" w:rsidR="00A10CB3" w:rsidRDefault="00A10CB3" w:rsidP="00A10CB3">
      <w:pPr>
        <w:spacing w:line="480" w:lineRule="auto"/>
        <w:ind w:hanging="480"/>
      </w:pPr>
      <w:r>
        <w:t xml:space="preserve">Serrano, O., Kelleway, J. J., Lovelock, C., &amp; Lavery, P. S. (2019). Conservation of Blue Carbon Ecosystems for Climate Change Mitigation and Adaptation. In </w:t>
      </w:r>
      <w:r>
        <w:rPr>
          <w:i/>
          <w:iCs/>
        </w:rPr>
        <w:t>Coastal Wetlands</w:t>
      </w:r>
      <w:r>
        <w:t xml:space="preserve"> (pp. 965–996). Elsevier. </w:t>
      </w:r>
      <w:hyperlink r:id="rId91" w:history="1">
        <w:r>
          <w:rPr>
            <w:rStyle w:val="Hyperlink"/>
          </w:rPr>
          <w:t>https://doi.org/10.1016/B978-0-444-63893-9.00028-9</w:t>
        </w:r>
      </w:hyperlink>
    </w:p>
    <w:p w14:paraId="4C9BFEB3" w14:textId="77777777" w:rsidR="00A10CB3" w:rsidRDefault="00A10CB3" w:rsidP="00A10CB3">
      <w:pPr>
        <w:spacing w:line="480" w:lineRule="auto"/>
        <w:ind w:hanging="480"/>
      </w:pPr>
      <w:r>
        <w:t xml:space="preserve">Simon, N., Cras, A.-L., Foulon, E., &amp; Lemée, R. (2009). Diversity and evolution of marine phytoplankton. </w:t>
      </w:r>
      <w:r>
        <w:rPr>
          <w:i/>
          <w:iCs/>
        </w:rPr>
        <w:t>Comptes Rendus Biologies</w:t>
      </w:r>
      <w:r>
        <w:t xml:space="preserve">, </w:t>
      </w:r>
      <w:r>
        <w:rPr>
          <w:i/>
          <w:iCs/>
        </w:rPr>
        <w:t>332</w:t>
      </w:r>
      <w:r>
        <w:t xml:space="preserve">(2), 159–170. </w:t>
      </w:r>
      <w:hyperlink r:id="rId92" w:history="1">
        <w:r>
          <w:rPr>
            <w:rStyle w:val="Hyperlink"/>
          </w:rPr>
          <w:t>https://doi.org/10.1016/j.crvi.2008.09.009</w:t>
        </w:r>
      </w:hyperlink>
    </w:p>
    <w:p w14:paraId="1786FC9C" w14:textId="77777777" w:rsidR="00A10CB3" w:rsidRDefault="00A10CB3" w:rsidP="00A10CB3">
      <w:pPr>
        <w:spacing w:line="480" w:lineRule="auto"/>
        <w:ind w:hanging="480"/>
      </w:pPr>
      <w:r>
        <w:t xml:space="preserve">Sondak, C. F. A., Ang, P. O., Beardall, J., Bellgrove, A., Boo, S. M., Gerung, G. S., Hepburn, C. D., Hong, D. D., Hu, Z., Kawai, H., Largo, D., Lee, J. A., Lim, P.-E., Mayakun, J., Nelson, W. A., Oak, J. H., Phang, S.-M., Sahoo, D., Peerapornpis, Y., … Chung, I. K. (2017). Carbon dioxide mitigation potential of seaweed aquaculture beds (SABs). </w:t>
      </w:r>
      <w:r>
        <w:rPr>
          <w:i/>
          <w:iCs/>
        </w:rPr>
        <w:t>Journal of Applied Phycology</w:t>
      </w:r>
      <w:r>
        <w:t xml:space="preserve">, </w:t>
      </w:r>
      <w:r>
        <w:rPr>
          <w:i/>
          <w:iCs/>
        </w:rPr>
        <w:t>29</w:t>
      </w:r>
      <w:r>
        <w:t xml:space="preserve">(5), 2363–2373. </w:t>
      </w:r>
      <w:hyperlink r:id="rId93" w:history="1">
        <w:r>
          <w:rPr>
            <w:rStyle w:val="Hyperlink"/>
          </w:rPr>
          <w:t>https://doi.org/10.1007/s10811-016-1022-1</w:t>
        </w:r>
      </w:hyperlink>
    </w:p>
    <w:p w14:paraId="3095AF82" w14:textId="77777777" w:rsidR="00A10CB3" w:rsidRDefault="00A10CB3" w:rsidP="00A10CB3">
      <w:pPr>
        <w:spacing w:line="480" w:lineRule="auto"/>
        <w:ind w:hanging="480"/>
      </w:pPr>
      <w:r>
        <w:t xml:space="preserve">Sondak, C. F. A., &amp; Chung, I. K. (2015). Potential blue carbon from coastal ecosystems in the Republic of Korea. </w:t>
      </w:r>
      <w:r>
        <w:rPr>
          <w:i/>
          <w:iCs/>
        </w:rPr>
        <w:t>Ocean Science Journal</w:t>
      </w:r>
      <w:r>
        <w:t xml:space="preserve">, </w:t>
      </w:r>
      <w:r>
        <w:rPr>
          <w:i/>
          <w:iCs/>
        </w:rPr>
        <w:t>50</w:t>
      </w:r>
      <w:r>
        <w:t xml:space="preserve">(1), 1–8. </w:t>
      </w:r>
      <w:hyperlink r:id="rId94" w:history="1">
        <w:r>
          <w:rPr>
            <w:rStyle w:val="Hyperlink"/>
          </w:rPr>
          <w:t>https://doi.org/10.1007/s12601-015-0001-9</w:t>
        </w:r>
      </w:hyperlink>
    </w:p>
    <w:p w14:paraId="797AE8F6" w14:textId="77777777" w:rsidR="00A10CB3" w:rsidRDefault="00A10CB3" w:rsidP="00A10CB3">
      <w:pPr>
        <w:spacing w:line="480" w:lineRule="auto"/>
        <w:ind w:hanging="480"/>
      </w:pPr>
      <w:r>
        <w:lastRenderedPageBreak/>
        <w:t xml:space="preserve">Subbaramaiah, K., &amp; Thomas, P. C. (n.d.). </w:t>
      </w:r>
      <w:r>
        <w:rPr>
          <w:i/>
          <w:iCs/>
        </w:rPr>
        <w:t>Raft cultivation of Gracilaria edulŸ (Gmel.) Silva</w:t>
      </w:r>
      <w:r>
        <w:t>. 5.</w:t>
      </w:r>
    </w:p>
    <w:p w14:paraId="7B48244B" w14:textId="77777777" w:rsidR="00A10CB3" w:rsidRDefault="00A10CB3" w:rsidP="00A10CB3">
      <w:pPr>
        <w:spacing w:line="480" w:lineRule="auto"/>
        <w:ind w:hanging="480"/>
      </w:pPr>
      <w:r>
        <w:t xml:space="preserve">Sustainable Energy Ireland. (2009). </w:t>
      </w:r>
      <w:r>
        <w:rPr>
          <w:i/>
          <w:iCs/>
        </w:rPr>
        <w:t>A Review of the Potential of Marine Algae as a Source of Biofuel in Ireland</w:t>
      </w:r>
      <w:r>
        <w:t>.</w:t>
      </w:r>
    </w:p>
    <w:p w14:paraId="19A54610" w14:textId="77777777" w:rsidR="00A10CB3" w:rsidRDefault="00A10CB3" w:rsidP="00A10CB3">
      <w:pPr>
        <w:spacing w:line="480" w:lineRule="auto"/>
        <w:ind w:hanging="480"/>
      </w:pPr>
      <w:r>
        <w:t xml:space="preserve">Taelman, S. E., Champenois, J., Edwards, M. D., De Meester, S., &amp; Dewulf, J. (2015). Comparative environmental life cycle assessment of two seaweed cultivation systems in North West Europe with a focus on quantifying sea surface occupation. </w:t>
      </w:r>
      <w:r>
        <w:rPr>
          <w:i/>
          <w:iCs/>
        </w:rPr>
        <w:t>Algal Research</w:t>
      </w:r>
      <w:r>
        <w:t xml:space="preserve">, </w:t>
      </w:r>
      <w:r>
        <w:rPr>
          <w:i/>
          <w:iCs/>
        </w:rPr>
        <w:t>11</w:t>
      </w:r>
      <w:r>
        <w:t xml:space="preserve">, 173–183. </w:t>
      </w:r>
      <w:hyperlink r:id="rId95" w:history="1">
        <w:r>
          <w:rPr>
            <w:rStyle w:val="Hyperlink"/>
          </w:rPr>
          <w:t>https://doi.org/10.1016/j.algal.2015.06.018</w:t>
        </w:r>
      </w:hyperlink>
    </w:p>
    <w:p w14:paraId="747D8E2E" w14:textId="7935986C" w:rsidR="00A10CB3" w:rsidRDefault="00A10CB3" w:rsidP="00A10CB3">
      <w:pPr>
        <w:spacing w:line="480" w:lineRule="auto"/>
        <w:ind w:hanging="480"/>
      </w:pPr>
      <w:r>
        <w:t xml:space="preserve">Tang, Q., Zhang, J., &amp; Fang, J. (2011). Shellfish and seaweed mariculture increase atmospheric </w:t>
      </w:r>
      <w:r w:rsidR="00384800" w:rsidRPr="009F6A21">
        <w:t>CO</w:t>
      </w:r>
      <w:r w:rsidR="00384800" w:rsidRPr="00B17451">
        <w:rPr>
          <w:vertAlign w:val="subscript"/>
        </w:rPr>
        <w:t>2</w:t>
      </w:r>
      <w:r>
        <w:t xml:space="preserve"> absorption by coastal ecosystems. </w:t>
      </w:r>
      <w:r>
        <w:rPr>
          <w:i/>
          <w:iCs/>
        </w:rPr>
        <w:t>Marine Ecology Progress Series</w:t>
      </w:r>
      <w:r>
        <w:t xml:space="preserve">, </w:t>
      </w:r>
      <w:r>
        <w:rPr>
          <w:i/>
          <w:iCs/>
        </w:rPr>
        <w:t>424</w:t>
      </w:r>
      <w:r>
        <w:t xml:space="preserve">, 97–104. </w:t>
      </w:r>
      <w:hyperlink r:id="rId96" w:history="1">
        <w:r>
          <w:rPr>
            <w:rStyle w:val="Hyperlink"/>
          </w:rPr>
          <w:t>https://doi.org/10.3354/meps08979</w:t>
        </w:r>
      </w:hyperlink>
    </w:p>
    <w:p w14:paraId="0FC467A9" w14:textId="77777777" w:rsidR="00A10CB3" w:rsidRDefault="00A10CB3" w:rsidP="00A10CB3">
      <w:pPr>
        <w:spacing w:line="480" w:lineRule="auto"/>
        <w:ind w:hanging="480"/>
      </w:pPr>
      <w:r>
        <w:t xml:space="preserve">Valderrama, D. (2012). </w:t>
      </w:r>
      <w:r>
        <w:rPr>
          <w:i/>
          <w:iCs/>
        </w:rPr>
        <w:t>SOCIAL AND ECONOMIC DIMENSIONS OF SEAWEED FARMING: A GLOBAL REVIEW</w:t>
      </w:r>
      <w:r>
        <w:t>. 11.</w:t>
      </w:r>
    </w:p>
    <w:p w14:paraId="7CC97610" w14:textId="77777777" w:rsidR="00A10CB3" w:rsidRDefault="00A10CB3" w:rsidP="00A10CB3">
      <w:pPr>
        <w:spacing w:line="480" w:lineRule="auto"/>
        <w:ind w:hanging="480"/>
      </w:pPr>
      <w:r>
        <w:t xml:space="preserve">Valderrama, D., Cai, J., Hishamunda, N., Ridler, N. B., &amp; Food and Agriculture Organization of the United Nations (Eds.). (2013). </w:t>
      </w:r>
      <w:r>
        <w:rPr>
          <w:i/>
          <w:iCs/>
        </w:rPr>
        <w:t>Social and economic dimensions of carrageenan seaweed farming</w:t>
      </w:r>
      <w:r>
        <w:t>. Food &amp; Agriculture Organization of the United Nations.</w:t>
      </w:r>
    </w:p>
    <w:p w14:paraId="57C34271" w14:textId="77777777" w:rsidR="00A10CB3" w:rsidRDefault="00A10CB3" w:rsidP="00A10CB3">
      <w:pPr>
        <w:spacing w:line="480" w:lineRule="auto"/>
        <w:ind w:hanging="480"/>
      </w:pPr>
      <w:r>
        <w:t xml:space="preserve">Valderrama, D., Cai, J., Hishamunda, N., Ridler, N., Neish, I. C., Hurtado, A. Q., Msuya, F. E., Krishnan, M., Narayanakumar, R., Kronen, M., Robledo, D., Gasca-Leyva, E., &amp; Fraga, J. (2015). The Economics of </w:t>
      </w:r>
      <w:r>
        <w:rPr>
          <w:i/>
          <w:iCs/>
        </w:rPr>
        <w:t>Kappaphycus</w:t>
      </w:r>
      <w:r>
        <w:t xml:space="preserve"> Seaweed Cultivation in Developing Countries: A Comparative Analysis of Farming Systems. </w:t>
      </w:r>
      <w:r>
        <w:rPr>
          <w:i/>
          <w:iCs/>
        </w:rPr>
        <w:t>Aquaculture Economics &amp; Management</w:t>
      </w:r>
      <w:r>
        <w:t xml:space="preserve">, </w:t>
      </w:r>
      <w:r>
        <w:rPr>
          <w:i/>
          <w:iCs/>
        </w:rPr>
        <w:t>19</w:t>
      </w:r>
      <w:r>
        <w:t xml:space="preserve">(2), 251–277. </w:t>
      </w:r>
      <w:hyperlink r:id="rId97" w:history="1">
        <w:r>
          <w:rPr>
            <w:rStyle w:val="Hyperlink"/>
          </w:rPr>
          <w:t>https://doi.org/10.1080/13657305.2015.1024348</w:t>
        </w:r>
      </w:hyperlink>
    </w:p>
    <w:p w14:paraId="78D8C1FD" w14:textId="77777777" w:rsidR="00A10CB3" w:rsidRDefault="00A10CB3" w:rsidP="00A10CB3">
      <w:pPr>
        <w:spacing w:line="480" w:lineRule="auto"/>
        <w:ind w:hanging="480"/>
      </w:pPr>
      <w:r>
        <w:t xml:space="preserve">van den Burg W.K., van Duijn A.P., Bartelings, H., van Kimpen M.M., &amp; Poelman, M. (2016). The economic feasibility of seaweed production in the North Sea. </w:t>
      </w:r>
      <w:r>
        <w:rPr>
          <w:i/>
          <w:iCs/>
        </w:rPr>
        <w:t>Aquaculture Economics &amp; Management</w:t>
      </w:r>
      <w:r>
        <w:t xml:space="preserve">, </w:t>
      </w:r>
      <w:r>
        <w:rPr>
          <w:i/>
          <w:iCs/>
        </w:rPr>
        <w:t>20</w:t>
      </w:r>
      <w:r>
        <w:t>(3), 235–252.</w:t>
      </w:r>
    </w:p>
    <w:p w14:paraId="2E96F80E" w14:textId="77777777" w:rsidR="00A10CB3" w:rsidRDefault="00A10CB3" w:rsidP="00A10CB3">
      <w:pPr>
        <w:spacing w:line="480" w:lineRule="auto"/>
        <w:ind w:hanging="480"/>
      </w:pPr>
      <w:r>
        <w:t xml:space="preserve">Vincent, A., Stanley, A., &amp; Ring, J. (2020). </w:t>
      </w:r>
      <w:r>
        <w:rPr>
          <w:i/>
          <w:iCs/>
        </w:rPr>
        <w:t>Hidden Champion of the ocean: Seaweed as a growth engine for a sustainable European future</w:t>
      </w:r>
      <w:r>
        <w:t xml:space="preserve"> (p. 60). Seaweed for Europe.</w:t>
      </w:r>
    </w:p>
    <w:p w14:paraId="70B6EF59" w14:textId="77777777" w:rsidR="00A10CB3" w:rsidRDefault="00A10CB3" w:rsidP="00A10CB3">
      <w:pPr>
        <w:spacing w:line="480" w:lineRule="auto"/>
        <w:ind w:hanging="480"/>
      </w:pPr>
      <w:r>
        <w:lastRenderedPageBreak/>
        <w:t xml:space="preserve">Watson, L., &amp; Matthew, D. (2013). </w:t>
      </w:r>
      <w:r>
        <w:rPr>
          <w:i/>
          <w:iCs/>
        </w:rPr>
        <w:t>Business Plan for the Establishment of a Seaweed Hatchery &amp; Grow-out Farm</w:t>
      </w:r>
      <w:r>
        <w:t xml:space="preserve"> (Part 2; p. 41). Bord lascaigh Mhara Irish Sea Fisheries Board.</w:t>
      </w:r>
    </w:p>
    <w:p w14:paraId="3509275D" w14:textId="77777777" w:rsidR="00A10CB3" w:rsidRDefault="00A10CB3" w:rsidP="00A10CB3">
      <w:pPr>
        <w:spacing w:line="480" w:lineRule="auto"/>
        <w:ind w:hanging="480"/>
      </w:pPr>
      <w:r>
        <w:t xml:space="preserve">Wickham, S. B., Darimont, C. T., Reynolds, J. D., &amp; Starzomski, B. M. (2019). Species-specific wet-dry mass calibrations for dominant Northeastern Pacific Ocean macroalgae and seagrass. </w:t>
      </w:r>
      <w:r>
        <w:rPr>
          <w:i/>
          <w:iCs/>
        </w:rPr>
        <w:t>Aquatic Botany</w:t>
      </w:r>
      <w:r>
        <w:t xml:space="preserve">, </w:t>
      </w:r>
      <w:r>
        <w:rPr>
          <w:i/>
          <w:iCs/>
        </w:rPr>
        <w:t>152</w:t>
      </w:r>
      <w:r>
        <w:t xml:space="preserve">, 27–31. </w:t>
      </w:r>
      <w:hyperlink r:id="rId98" w:history="1">
        <w:r>
          <w:rPr>
            <w:rStyle w:val="Hyperlink"/>
          </w:rPr>
          <w:t>https://doi.org/10.1016/j.aquabot.2018.09.006</w:t>
        </w:r>
      </w:hyperlink>
    </w:p>
    <w:p w14:paraId="3B37E258" w14:textId="77777777" w:rsidR="00A10CB3" w:rsidRDefault="00A10CB3" w:rsidP="00A10CB3">
      <w:pPr>
        <w:spacing w:line="480" w:lineRule="auto"/>
        <w:ind w:hanging="480"/>
      </w:pPr>
      <w:r>
        <w:t xml:space="preserve">Xu, Q., Gao, F., &amp; Yang, H. (2016). Importance of kelp-derived organic carbon to the scallop Chlamys farreri in an integrated multi-trophic aquaculture system. </w:t>
      </w:r>
      <w:r>
        <w:rPr>
          <w:i/>
          <w:iCs/>
        </w:rPr>
        <w:t>Chinese Journal of Oceanology and Limnology</w:t>
      </w:r>
      <w:r>
        <w:t xml:space="preserve">, </w:t>
      </w:r>
      <w:r>
        <w:rPr>
          <w:i/>
          <w:iCs/>
        </w:rPr>
        <w:t>34</w:t>
      </w:r>
      <w:r>
        <w:t xml:space="preserve">(2), 322–329. </w:t>
      </w:r>
      <w:hyperlink r:id="rId99" w:history="1">
        <w:r>
          <w:rPr>
            <w:rStyle w:val="Hyperlink"/>
          </w:rPr>
          <w:t>https://doi.org/10.1007/s00343-015-4332-2</w:t>
        </w:r>
      </w:hyperlink>
    </w:p>
    <w:p w14:paraId="69F30F5A" w14:textId="77777777" w:rsidR="00A10CB3" w:rsidRDefault="00A10CB3" w:rsidP="00A10CB3">
      <w:pPr>
        <w:spacing w:line="480" w:lineRule="auto"/>
        <w:ind w:hanging="480"/>
      </w:pPr>
      <w:r>
        <w:t xml:space="preserve">Yarish, C., Brummett, R., Hansen, S., Bjerregaard, R., Valderrama, D., &amp; Sims, N. (2016). </w:t>
      </w:r>
      <w:r>
        <w:rPr>
          <w:i/>
          <w:iCs/>
        </w:rPr>
        <w:t>Seaweed Aquaculture for Food Security, Income Generation and Environmental Health in Tropical Developing Countries</w:t>
      </w:r>
      <w:r>
        <w:t xml:space="preserve">. World Bank. </w:t>
      </w:r>
      <w:hyperlink r:id="rId100" w:history="1">
        <w:r>
          <w:rPr>
            <w:rStyle w:val="Hyperlink"/>
          </w:rPr>
          <w:t>https://doi.org/10.1596/24919</w:t>
        </w:r>
      </w:hyperlink>
    </w:p>
    <w:p w14:paraId="2CA0D12E" w14:textId="77777777" w:rsidR="00A10CB3" w:rsidRDefault="00A10CB3" w:rsidP="00A10CB3">
      <w:pPr>
        <w:spacing w:line="480" w:lineRule="auto"/>
        <w:ind w:hanging="480"/>
      </w:pPr>
      <w:r>
        <w:t xml:space="preserve">Zhang, J., Liu, Y., Yu, D., Song, H., Cui, J., &amp; Liu, T. (2011). Study on high-temperature-resistant and high-yield Laminaria variety “Rongfu.” </w:t>
      </w:r>
      <w:r>
        <w:rPr>
          <w:i/>
          <w:iCs/>
        </w:rPr>
        <w:t>Journal of Applied Phycology</w:t>
      </w:r>
      <w:r>
        <w:t xml:space="preserve">, </w:t>
      </w:r>
      <w:r>
        <w:rPr>
          <w:i/>
          <w:iCs/>
        </w:rPr>
        <w:t>23</w:t>
      </w:r>
      <w:r>
        <w:t xml:space="preserve">(2), 165–171. </w:t>
      </w:r>
      <w:hyperlink r:id="rId101" w:history="1">
        <w:r>
          <w:rPr>
            <w:rStyle w:val="Hyperlink"/>
          </w:rPr>
          <w:t>https://doi.org/10.1007/s10811-011-9650-y</w:t>
        </w:r>
      </w:hyperlink>
    </w:p>
    <w:p w14:paraId="30859140" w14:textId="77777777" w:rsidR="00A10CB3" w:rsidRDefault="00A10CB3" w:rsidP="00A10CB3">
      <w:pPr>
        <w:spacing w:line="480" w:lineRule="auto"/>
        <w:ind w:hanging="480"/>
      </w:pPr>
      <w:r>
        <w:t xml:space="preserve">Zhang, Y., Zhang, J., Liang, Y., Li, H., Li, G., Chen, X., Zhao, P., Jiang, Z., Zou, D., Liu, X., &amp; Liu, J. (2017). Carbon sequestration processes and mechanisms in coastal mariculture environments in China. </w:t>
      </w:r>
      <w:r>
        <w:rPr>
          <w:i/>
          <w:iCs/>
        </w:rPr>
        <w:t>Science China Earth Sciences</w:t>
      </w:r>
      <w:r>
        <w:t xml:space="preserve">, </w:t>
      </w:r>
      <w:r>
        <w:rPr>
          <w:i/>
          <w:iCs/>
        </w:rPr>
        <w:t>60</w:t>
      </w:r>
      <w:r>
        <w:t xml:space="preserve">(12), 2097–2107. </w:t>
      </w:r>
      <w:hyperlink r:id="rId102" w:history="1">
        <w:r>
          <w:rPr>
            <w:rStyle w:val="Hyperlink"/>
          </w:rPr>
          <w:t>https://doi.org/10.1007/s11430-017-9148-7</w:t>
        </w:r>
      </w:hyperlink>
    </w:p>
    <w:p w14:paraId="4F3CEECC" w14:textId="3264C62F" w:rsidR="00A10CB3" w:rsidRDefault="00A10CB3" w:rsidP="00A10CB3"/>
    <w:p w14:paraId="5F13CD4B" w14:textId="15B79662" w:rsidR="00A10CB3" w:rsidRDefault="00A10CB3" w:rsidP="00A10CB3"/>
    <w:p w14:paraId="3F10E2CD" w14:textId="77777777" w:rsidR="00A10CB3" w:rsidRDefault="00A10CB3" w:rsidP="00A10CB3"/>
    <w:p w14:paraId="26852CF1" w14:textId="77777777" w:rsidR="00A10CB3" w:rsidRDefault="00A10CB3" w:rsidP="00A10CB3"/>
    <w:p w14:paraId="02EABFF3" w14:textId="6F23F628" w:rsidR="006745FF" w:rsidRPr="003A0234" w:rsidRDefault="006745FF" w:rsidP="00EC38FC">
      <w:pPr>
        <w:pStyle w:val="Heading1"/>
        <w:numPr>
          <w:ilvl w:val="0"/>
          <w:numId w:val="26"/>
        </w:numPr>
      </w:pPr>
      <w:bookmarkStart w:id="830" w:name="_Toc66268490"/>
      <w:r w:rsidRPr="00BB79D6">
        <w:lastRenderedPageBreak/>
        <w:t>Glossary</w:t>
      </w:r>
      <w:bookmarkEnd w:id="830"/>
    </w:p>
    <w:p w14:paraId="02D27B4A" w14:textId="77777777" w:rsidR="006745FF" w:rsidRPr="00BB79D6" w:rsidRDefault="006745FF" w:rsidP="002A757A">
      <w:pPr>
        <w:jc w:val="left"/>
      </w:pPr>
      <w:r w:rsidRPr="00BB79D6">
        <w:rPr>
          <w:b/>
        </w:rPr>
        <w:t>Adoption Scenario</w:t>
      </w:r>
      <w:r w:rsidRPr="00BB79D6">
        <w:t xml:space="preserve"> – the predicted annual adoption over the period 2015 to 2060, which is usually measured in </w:t>
      </w:r>
      <w:r w:rsidRPr="00BB79D6">
        <w:rPr>
          <w:b/>
        </w:rPr>
        <w:t>Functional Units</w:t>
      </w:r>
      <w:r w:rsidRPr="00BB79D6">
        <w:t xml:space="preserve">. A range of scenarios is programmed in the model, but the user may enter her own. Note that the assumption behind most scenarios is one of growth. If for instance a solution is one of reduced heating energy usage due to better insulation, then the solution adoption is translated into an increase in use of insulation. There are two types of adoption scenarios in use: </w:t>
      </w:r>
      <w:r w:rsidRPr="00BB79D6">
        <w:rPr>
          <w:b/>
        </w:rPr>
        <w:t>Reference (REF)</w:t>
      </w:r>
      <w:r w:rsidRPr="00BB79D6">
        <w:t xml:space="preserve"> where global adoption remains mostly constant, and </w:t>
      </w:r>
      <w:r w:rsidRPr="00BB79D6">
        <w:rPr>
          <w:b/>
        </w:rPr>
        <w:t>Project Drawdown Scenarios (PDS)</w:t>
      </w:r>
      <w:r w:rsidRPr="00BB79D6">
        <w:t xml:space="preserve"> which illustrate high growth of the solution.</w:t>
      </w:r>
    </w:p>
    <w:p w14:paraId="5FD0673A" w14:textId="77777777" w:rsidR="006745FF" w:rsidRPr="00BB79D6" w:rsidRDefault="006745FF" w:rsidP="002A757A">
      <w:pPr>
        <w:jc w:val="left"/>
      </w:pPr>
      <w:r w:rsidRPr="00BB79D6">
        <w:rPr>
          <w:b/>
        </w:rPr>
        <w:t>Approximate PPM Equivalent</w:t>
      </w:r>
      <w:r w:rsidRPr="00BB79D6">
        <w:t xml:space="preserve"> – the reduction in atmospheric concentration of CO</w:t>
      </w:r>
      <w:r w:rsidRPr="00BB79D6">
        <w:rPr>
          <w:vertAlign w:val="subscript"/>
        </w:rPr>
        <w:t>2</w:t>
      </w:r>
      <w:r w:rsidRPr="00BB79D6">
        <w:t xml:space="preserve"> (in </w:t>
      </w:r>
      <w:r w:rsidRPr="00BB79D6">
        <w:rPr>
          <w:b/>
        </w:rPr>
        <w:t>PPM</w:t>
      </w:r>
      <w:r w:rsidRPr="00BB79D6">
        <w:t xml:space="preserve">) that is expected to result if the </w:t>
      </w:r>
      <w:r w:rsidRPr="00BB79D6">
        <w:rPr>
          <w:b/>
        </w:rPr>
        <w:t>PDS Scenario</w:t>
      </w:r>
      <w:r w:rsidRPr="00BB79D6">
        <w:t xml:space="preserve"> occurs. This assumes a discrete avoided pulse model based on the Bern Carbon Cycle model.</w:t>
      </w:r>
    </w:p>
    <w:p w14:paraId="59150663" w14:textId="77777777" w:rsidR="006745FF" w:rsidRPr="00BB79D6" w:rsidRDefault="006745FF" w:rsidP="002A757A">
      <w:pPr>
        <w:jc w:val="left"/>
      </w:pPr>
      <w:r w:rsidRPr="00BB79D6">
        <w:rPr>
          <w:b/>
        </w:rPr>
        <w:t>Average Abatement Cost</w:t>
      </w:r>
      <w:r w:rsidRPr="00BB79D6">
        <w:t xml:space="preserve"> – the ratio of the present value of the solution (</w:t>
      </w:r>
      <w:r w:rsidRPr="00BB79D6">
        <w:rPr>
          <w:b/>
        </w:rPr>
        <w:t>Net</w:t>
      </w:r>
      <w:r w:rsidRPr="00BB79D6">
        <w:t xml:space="preserve"> </w:t>
      </w:r>
      <w:r w:rsidRPr="00BB79D6">
        <w:rPr>
          <w:b/>
        </w:rPr>
        <w:t xml:space="preserve">Operating Savings </w:t>
      </w:r>
      <w:r w:rsidRPr="00BB79D6">
        <w:t>minus</w:t>
      </w:r>
      <w:r w:rsidRPr="00BB79D6">
        <w:rPr>
          <w:b/>
        </w:rPr>
        <w:t xml:space="preserve"> Marginal First Costs</w:t>
      </w:r>
      <w:r w:rsidRPr="00BB79D6">
        <w:t xml:space="preserve">) and the </w:t>
      </w:r>
      <w:r w:rsidRPr="00BB79D6">
        <w:rPr>
          <w:b/>
        </w:rPr>
        <w:t>Total Emissions Reduction</w:t>
      </w:r>
      <w:r w:rsidRPr="00BB79D6">
        <w:t xml:space="preserve">. This is a single value for each solution for each </w:t>
      </w:r>
      <w:r w:rsidRPr="00BB79D6">
        <w:rPr>
          <w:b/>
        </w:rPr>
        <w:t>PDS Scenario</w:t>
      </w:r>
      <w:r w:rsidRPr="00BB79D6">
        <w:t>, and is used to build the characteristic “</w:t>
      </w:r>
      <w:r w:rsidRPr="00BB79D6">
        <w:rPr>
          <w:i/>
        </w:rPr>
        <w:t>Marginal Abatement Cost</w:t>
      </w:r>
      <w:r w:rsidRPr="00BB79D6">
        <w:t>” curves when Average Abatement Cost values for each solution are ordered and graphed.</w:t>
      </w:r>
    </w:p>
    <w:p w14:paraId="16A2F2DD" w14:textId="77777777" w:rsidR="006745FF" w:rsidRPr="00BB79D6" w:rsidRDefault="006745FF" w:rsidP="002A757A">
      <w:pPr>
        <w:jc w:val="left"/>
      </w:pPr>
      <w:r w:rsidRPr="00BB79D6">
        <w:rPr>
          <w:b/>
        </w:rPr>
        <w:t>Average Annual Use</w:t>
      </w:r>
      <w:r w:rsidRPr="00BB79D6">
        <w:t xml:space="preserve"> – the average number of functional units that a single implementation unit typically provides in one year. This is usually a weighted average for all users according to the data available. For instance, total number of passenger-km driven by a hybrid vehicle in a year depends on country and typical number of occupants. We take global weighted averages for this input. This is used to estimate the </w:t>
      </w:r>
      <w:r w:rsidRPr="00BB79D6">
        <w:rPr>
          <w:b/>
        </w:rPr>
        <w:t>Replacement Time</w:t>
      </w:r>
      <w:r w:rsidRPr="00BB79D6">
        <w:t>.</w:t>
      </w:r>
    </w:p>
    <w:p w14:paraId="044BB52C" w14:textId="77777777" w:rsidR="006745FF" w:rsidRPr="00BB79D6" w:rsidRDefault="006745FF" w:rsidP="002A757A">
      <w:pPr>
        <w:jc w:val="left"/>
      </w:pPr>
      <w:r w:rsidRPr="00BB79D6">
        <w:rPr>
          <w:b/>
        </w:rPr>
        <w:t>Cumulative First Cost</w:t>
      </w:r>
      <w:r w:rsidRPr="00BB79D6">
        <w:t xml:space="preserve"> – the total </w:t>
      </w:r>
      <w:r w:rsidRPr="00BB79D6">
        <w:rPr>
          <w:b/>
        </w:rPr>
        <w:t>First Cost</w:t>
      </w:r>
      <w:r w:rsidRPr="00BB79D6">
        <w:t xml:space="preserve"> of solution </w:t>
      </w:r>
      <w:r w:rsidRPr="00BB79D6">
        <w:rPr>
          <w:b/>
        </w:rPr>
        <w:t>Implementation Units</w:t>
      </w:r>
      <w:r w:rsidRPr="00BB79D6">
        <w:t xml:space="preserve"> purchased in the </w:t>
      </w:r>
      <w:r w:rsidRPr="00BB79D6">
        <w:rPr>
          <w:b/>
        </w:rPr>
        <w:t>PDS Scenario</w:t>
      </w:r>
      <w:r w:rsidRPr="00BB79D6">
        <w:t xml:space="preserve"> in the analysis period.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677204E4" w14:textId="77777777" w:rsidR="006745FF" w:rsidRPr="00BB79D6" w:rsidRDefault="006745FF" w:rsidP="002A757A">
      <w:pPr>
        <w:jc w:val="left"/>
      </w:pPr>
      <w:r w:rsidRPr="00BB79D6">
        <w:rPr>
          <w:b/>
        </w:rPr>
        <w:t>Direct Emissions</w:t>
      </w:r>
      <w:r w:rsidRPr="00BB79D6">
        <w:t xml:space="preserve"> – emissions caused by the operation of the solution, which are typically caused over the lifetime of the solution. They should be entered into the model normalized per functional unit.</w:t>
      </w:r>
    </w:p>
    <w:p w14:paraId="1C32899A" w14:textId="77777777" w:rsidR="006745FF" w:rsidRPr="00BB79D6" w:rsidRDefault="006745FF" w:rsidP="002A757A">
      <w:pPr>
        <w:jc w:val="left"/>
      </w:pPr>
      <w:r w:rsidRPr="00BB79D6">
        <w:rPr>
          <w:b/>
        </w:rPr>
        <w:t>Discount Rate</w:t>
      </w:r>
      <w:r w:rsidRPr="00BB79D6">
        <w:t xml:space="preserve">- the interest rate used in discounted cash flow (DCF) analysis to determine the present value of future cash flows. The discount rate in DCF analysis takes into account not just the time value of money, but also the risk or uncertainty of future cash flows; the greater the uncertainty of future cash </w:t>
      </w:r>
      <w:r w:rsidRPr="00BB79D6">
        <w:lastRenderedPageBreak/>
        <w:t xml:space="preserve">flows, the higher the discount rate.   Most importantly, the greater the discount rate, the more the future savings are devalued (which impacts the financial but not the climate impacts of the solution).  </w:t>
      </w:r>
    </w:p>
    <w:p w14:paraId="59D5AC90" w14:textId="77777777" w:rsidR="006745FF" w:rsidRPr="00BB79D6" w:rsidRDefault="006745FF" w:rsidP="002A757A">
      <w:pPr>
        <w:jc w:val="left"/>
      </w:pPr>
      <w:r w:rsidRPr="00BB79D6">
        <w:rPr>
          <w:b/>
        </w:rPr>
        <w:t>Emissions</w:t>
      </w:r>
      <w:r w:rsidRPr="00BB79D6">
        <w:t xml:space="preserve"> </w:t>
      </w:r>
      <w:r w:rsidRPr="00BB79D6">
        <w:rPr>
          <w:b/>
        </w:rPr>
        <w:t>Factor</w:t>
      </w:r>
      <w:r w:rsidRPr="00BB79D6">
        <w:t>– the average normalized emissions resulting from consumption of a unit of electricity across the global grid. Typical units are kg CO</w:t>
      </w:r>
      <w:r w:rsidRPr="00BB79D6">
        <w:rPr>
          <w:vertAlign w:val="subscript"/>
        </w:rPr>
        <w:t>2</w:t>
      </w:r>
      <w:r w:rsidRPr="00BB79D6">
        <w:t>e/kWh.</w:t>
      </w:r>
    </w:p>
    <w:p w14:paraId="754A056C" w14:textId="77777777" w:rsidR="006745FF" w:rsidRPr="00BB79D6" w:rsidRDefault="006745FF" w:rsidP="002A757A">
      <w:pPr>
        <w:jc w:val="left"/>
      </w:pPr>
      <w:r w:rsidRPr="00BB79D6">
        <w:rPr>
          <w:b/>
        </w:rPr>
        <w:t>First Cost</w:t>
      </w:r>
      <w:r w:rsidRPr="00BB79D6">
        <w:t xml:space="preserve">- the investment cost per </w:t>
      </w:r>
      <w:r w:rsidRPr="00BB79D6">
        <w:rPr>
          <w:b/>
        </w:rPr>
        <w:t>Implementation Unit</w:t>
      </w:r>
      <w:r w:rsidRPr="00BB79D6">
        <w:t xml:space="preserve"> which is essentially the full cost of establishing or implementing the solution.  This value, measured in 2014$US, is only accurate to the extent that the cost-based analysis is accurate.  The financial model assumes that the first cost is made entirely in the first year of establishment and none thereafter (that is, no amortization is included).  Thus, both the first cost and operating cost are factored in the financial model for the first year of implementation, all years thereafter simply reflect the operating cost until replacement of the solution at its end of life.</w:t>
      </w:r>
    </w:p>
    <w:p w14:paraId="33BEFCC4" w14:textId="77777777" w:rsidR="006745FF" w:rsidRPr="00BB79D6" w:rsidRDefault="006745FF" w:rsidP="002A757A">
      <w:pPr>
        <w:jc w:val="left"/>
      </w:pPr>
      <w:r w:rsidRPr="00BB79D6">
        <w:rPr>
          <w:b/>
        </w:rPr>
        <w:t>Functional Unit</w:t>
      </w:r>
      <w:r w:rsidRPr="00BB79D6">
        <w:t xml:space="preserve"> – a measurement unit that represents the value, provided to the world, of the function that the solution performs. This depends on the solution. Therefore, LED Lighting provides petalumen-hours of light, Biomass provides tera-watt-hours of electricity and high speed rail provides billions of passenger-km of mobility.</w:t>
      </w:r>
    </w:p>
    <w:p w14:paraId="40F3C0D9" w14:textId="77777777" w:rsidR="006745FF" w:rsidRPr="00BB79D6" w:rsidRDefault="006745FF" w:rsidP="002A757A">
      <w:pPr>
        <w:jc w:val="left"/>
      </w:pPr>
      <w:r w:rsidRPr="00BB79D6">
        <w:rPr>
          <w:b/>
        </w:rPr>
        <w:t>Grid Emissions</w:t>
      </w:r>
      <w:r w:rsidRPr="00BB79D6">
        <w:t xml:space="preserve"> – emissions caused by use of the electricity grid in supplying power to any operation associated with a solution. They should be in the units described below each variable entry cell. Drawdown models assume that the global electric grid, even in a Reference Scenario, is slowly getting cleaner, and that emissions factors fall over time resulting in lower grid emissions for the same electricity demand.</w:t>
      </w:r>
    </w:p>
    <w:p w14:paraId="623A0FE9" w14:textId="77777777" w:rsidR="006745FF" w:rsidRPr="00BB79D6" w:rsidRDefault="006745FF" w:rsidP="002A757A">
      <w:pPr>
        <w:jc w:val="left"/>
      </w:pPr>
      <w:r w:rsidRPr="00BB79D6">
        <w:rPr>
          <w:b/>
        </w:rPr>
        <w:t>Implementation Unit</w:t>
      </w:r>
      <w:r w:rsidRPr="00BB79D6">
        <w:t xml:space="preserve"> – a measurement unit that represents how the solution practice or technology will be installed/setup and priced. The implementation unit depends on the solution. For instance, implementing electric vehicles (EV) is measured according to the number of actual EV’s in use, and adoption of Onshore Wind power is measured according to the total terawatts (TW) of capacity installed worldwide.</w:t>
      </w:r>
    </w:p>
    <w:p w14:paraId="688137A2" w14:textId="77777777" w:rsidR="006745FF" w:rsidRPr="00BB79D6" w:rsidRDefault="006745FF" w:rsidP="002A757A">
      <w:pPr>
        <w:jc w:val="left"/>
      </w:pPr>
      <w:r w:rsidRPr="00BB79D6">
        <w:rPr>
          <w:b/>
        </w:rPr>
        <w:t>Indirect Emissions</w:t>
      </w:r>
      <w:r w:rsidRPr="00BB79D6">
        <w:t xml:space="preserve"> – emissions caused by the production or delivery or setup or establishment of the solution in a specified area. These are NOT caused by day to day operations or growth over time, but they should be entered into the model normalized on a per functional unit or per implementation unit basis.</w:t>
      </w:r>
    </w:p>
    <w:p w14:paraId="40402176" w14:textId="77777777" w:rsidR="006745FF" w:rsidRPr="00BB79D6" w:rsidRDefault="006745FF" w:rsidP="002A757A">
      <w:pPr>
        <w:jc w:val="left"/>
      </w:pPr>
      <w:r w:rsidRPr="00BB79D6">
        <w:rPr>
          <w:b/>
        </w:rPr>
        <w:t>Learning Rate/Learning Curve</w:t>
      </w:r>
      <w:r w:rsidRPr="00BB79D6">
        <w:t xml:space="preserve"> - Learning curves (sometimes called experience curves) are used to analyze a well-known and easily observed phenomenon: humans become increasingly efficient with experience. The first time a product is manufactured, or a service provided, costs are high, work is inefficient, quality is marginal, and time is wasted. As experienced is acquired, costs decline, efficiency and quality improve, and waste is reduced. The model has a tool for calculating how costs change due to </w:t>
      </w:r>
      <w:r w:rsidRPr="00BB79D6">
        <w:lastRenderedPageBreak/>
        <w:t xml:space="preserve">learning. A 2% learning rate means that the cost of producing a </w:t>
      </w:r>
      <w:r w:rsidRPr="00BB79D6">
        <w:rPr>
          <w:i/>
        </w:rPr>
        <w:t>good</w:t>
      </w:r>
      <w:r w:rsidRPr="00BB79D6">
        <w:t xml:space="preserve"> drops by 2% every time total production doubles.</w:t>
      </w:r>
    </w:p>
    <w:p w14:paraId="77507D03" w14:textId="77777777" w:rsidR="006745FF" w:rsidRPr="00BB79D6" w:rsidRDefault="006745FF" w:rsidP="002A757A">
      <w:pPr>
        <w:jc w:val="left"/>
      </w:pPr>
      <w:r w:rsidRPr="00BB79D6">
        <w:rPr>
          <w:b/>
        </w:rPr>
        <w:t>Lifetime Capacity</w:t>
      </w:r>
      <w:r w:rsidRPr="00BB79D6">
        <w:t xml:space="preserve"> – this is the total average functional units that one implementation unit of the solution or conventional technology or practice can provide before replacement is needed. All technologies have an average lifetime usage potential, even considering regular maintenance. This is used to estimate the </w:t>
      </w:r>
      <w:r w:rsidRPr="00BB79D6">
        <w:rPr>
          <w:b/>
        </w:rPr>
        <w:t>Replacement Time</w:t>
      </w:r>
      <w:r w:rsidRPr="00BB79D6">
        <w:t xml:space="preserve">. and has a direct impact on the cost to install/acquire technologies/practices over time. E.g. solar panels generate, on average, a limited amount of electricity (in TWh) per installed capacity (in TW) before a new solar panel must be purchased. Electric vehicles can travel a limited number of passenger kilometers over its lifetime before needing to be replaced. </w:t>
      </w:r>
    </w:p>
    <w:p w14:paraId="65D8D16D" w14:textId="77777777" w:rsidR="006745FF" w:rsidRPr="00BB79D6" w:rsidRDefault="006745FF" w:rsidP="002A757A">
      <w:pPr>
        <w:jc w:val="left"/>
      </w:pPr>
      <w:r w:rsidRPr="00BB79D6">
        <w:rPr>
          <w:b/>
        </w:rPr>
        <w:t>Lifetime Operating Savings</w:t>
      </w:r>
      <w:r w:rsidRPr="00BB79D6">
        <w:t>–the operating cost in the PDS versus the REF scenarios over the lifetime of the implementation units purchased during the model period regardless of when their useful life ends.</w:t>
      </w:r>
    </w:p>
    <w:p w14:paraId="49E72DD2" w14:textId="77777777" w:rsidR="006745FF" w:rsidRPr="00BB79D6" w:rsidRDefault="006745FF" w:rsidP="002A757A">
      <w:pPr>
        <w:jc w:val="left"/>
      </w:pPr>
      <w:r w:rsidRPr="00BB79D6">
        <w:rPr>
          <w:b/>
        </w:rPr>
        <w:t>Lifetime Cashflow NPV</w:t>
      </w:r>
      <w:r w:rsidRPr="00BB79D6">
        <w:t xml:space="preserve">-the present value (PV) of the net cash flows (PDS versus REF) in each year of the model period (2015-2060). The net cash flows include net operating costs and first costs. There are two results in the model: Lifetime Cashflow NPV for a Single </w:t>
      </w:r>
      <w:r w:rsidRPr="00BB79D6">
        <w:rPr>
          <w:b/>
        </w:rPr>
        <w:t>Implementation Unit</w:t>
      </w:r>
      <w:r w:rsidRPr="00BB79D6">
        <w:t xml:space="preserve">, which refers to the installation of one </w:t>
      </w:r>
      <w:r w:rsidRPr="00BB79D6">
        <w:rPr>
          <w:b/>
        </w:rPr>
        <w:t>Implementation Unit</w:t>
      </w:r>
      <w:r w:rsidRPr="00BB79D6">
        <w:t xml:space="preserve">, and Lifetime Cashflow NPV of All Units, which refers to all </w:t>
      </w:r>
      <w:r w:rsidRPr="00BB79D6">
        <w:rPr>
          <w:b/>
        </w:rPr>
        <w:t>Implementation Units</w:t>
      </w:r>
      <w:r w:rsidRPr="00BB79D6">
        <w:t xml:space="preserve"> installed in a particular scenario. These calculations are also available using profit inputs instead of operating costs.</w:t>
      </w:r>
    </w:p>
    <w:p w14:paraId="44D5A85B" w14:textId="77777777" w:rsidR="006745FF" w:rsidRPr="00BB79D6" w:rsidRDefault="006745FF" w:rsidP="002A757A">
      <w:pPr>
        <w:jc w:val="left"/>
      </w:pPr>
      <w:r w:rsidRPr="00BB79D6">
        <w:rPr>
          <w:b/>
        </w:rPr>
        <w:t>Marginal First Cost</w:t>
      </w:r>
      <w:r w:rsidRPr="00BB79D6">
        <w:t xml:space="preserve"> – the difference between the </w:t>
      </w:r>
      <w:r w:rsidRPr="00BB79D6">
        <w:rPr>
          <w:b/>
        </w:rPr>
        <w:t>First Cost</w:t>
      </w:r>
      <w:r w:rsidRPr="00BB79D6">
        <w:t xml:space="preserve"> of all units (solution and conventional) installed in the </w:t>
      </w:r>
      <w:r w:rsidRPr="00BB79D6">
        <w:rPr>
          <w:b/>
        </w:rPr>
        <w:t>PDS Scenario</w:t>
      </w:r>
      <w:r w:rsidRPr="00BB79D6">
        <w:t xml:space="preserve"> and the </w:t>
      </w:r>
      <w:r w:rsidRPr="00BB79D6">
        <w:rPr>
          <w:b/>
        </w:rPr>
        <w:t>First Cost</w:t>
      </w:r>
      <w:r w:rsidRPr="00BB79D6">
        <w:t xml:space="preserve"> of all units installed in the </w:t>
      </w:r>
      <w:r w:rsidRPr="00BB79D6">
        <w:rPr>
          <w:b/>
        </w:rPr>
        <w:t>REF Scenario</w:t>
      </w:r>
      <w:r w:rsidRPr="00BB79D6">
        <w:t xml:space="preserve"> during the analysis period. No discounting is performed. The number of solution implementation units that are available to provide emissions reduction during the analysis period is dependent on the units installed prior to the analysis period, and hence all implementation units installed after the base year are included in the cumulative first costing (that is 2015-2050).</w:t>
      </w:r>
    </w:p>
    <w:p w14:paraId="53A88772" w14:textId="77777777" w:rsidR="006745FF" w:rsidRPr="00BB79D6" w:rsidRDefault="006745FF" w:rsidP="002A757A">
      <w:pPr>
        <w:jc w:val="left"/>
      </w:pPr>
      <w:r w:rsidRPr="00BB79D6">
        <w:rPr>
          <w:b/>
        </w:rPr>
        <w:t>Net Annual Functional Units (NAFU)</w:t>
      </w:r>
      <w:r w:rsidRPr="00BB79D6">
        <w:t xml:space="preserve"> – the adoption in the PDS minus the adoption in the REF in each year of analysis. In the model, this represents the additional annual functional demand captured either by the solution in the </w:t>
      </w:r>
      <w:r w:rsidRPr="00BB79D6">
        <w:rPr>
          <w:b/>
        </w:rPr>
        <w:t>PDS Scenario</w:t>
      </w:r>
      <w:r w:rsidRPr="00BB79D6">
        <w:t xml:space="preserve"> or the conventional in the </w:t>
      </w:r>
      <w:r w:rsidRPr="00BB79D6">
        <w:rPr>
          <w:b/>
        </w:rPr>
        <w:t>REF Scenario</w:t>
      </w:r>
      <w:r w:rsidRPr="00BB79D6">
        <w:t>.</w:t>
      </w:r>
    </w:p>
    <w:p w14:paraId="0360F8D5" w14:textId="77777777" w:rsidR="006745FF" w:rsidRPr="00BB79D6" w:rsidRDefault="006745FF" w:rsidP="002A757A">
      <w:pPr>
        <w:jc w:val="left"/>
      </w:pPr>
      <w:r w:rsidRPr="00BB79D6">
        <w:rPr>
          <w:b/>
        </w:rPr>
        <w:t>Net Annual Implementation Units (NAIU)</w:t>
      </w:r>
      <w:r w:rsidRPr="00BB79D6">
        <w:t xml:space="preserve"> – the number of </w:t>
      </w:r>
      <w:r w:rsidRPr="00BB79D6">
        <w:rPr>
          <w:b/>
        </w:rPr>
        <w:t>Implementation Units</w:t>
      </w:r>
      <w:r w:rsidRPr="00BB79D6">
        <w:t xml:space="preserve"> of the solution that are needed in the PDS to supply the </w:t>
      </w:r>
      <w:r w:rsidRPr="00BB79D6">
        <w:rPr>
          <w:b/>
        </w:rPr>
        <w:t>Net Annual Functional Units (NAFU).</w:t>
      </w:r>
      <w:r w:rsidRPr="00BB79D6">
        <w:t xml:space="preserve"> This equals the adoption in the PDS minus the adoption in the REF in each year of analysis divided by the average annual use.</w:t>
      </w:r>
    </w:p>
    <w:p w14:paraId="3A36C3BE" w14:textId="77777777" w:rsidR="006745FF" w:rsidRPr="00BB79D6" w:rsidRDefault="006745FF" w:rsidP="002A757A">
      <w:pPr>
        <w:jc w:val="left"/>
      </w:pPr>
      <w:r w:rsidRPr="00BB79D6">
        <w:rPr>
          <w:b/>
        </w:rPr>
        <w:t>Net Operating Savings</w:t>
      </w:r>
      <w:r w:rsidRPr="00BB79D6">
        <w:t xml:space="preserve"> – The undiscounted difference between the operating cost of all units (solution and conventional) in the </w:t>
      </w:r>
      <w:r w:rsidRPr="00BB79D6">
        <w:rPr>
          <w:b/>
        </w:rPr>
        <w:t>PDS Scenario</w:t>
      </w:r>
      <w:r w:rsidRPr="00BB79D6">
        <w:t xml:space="preserve"> minus that of all units in the </w:t>
      </w:r>
      <w:r w:rsidRPr="00BB79D6">
        <w:rPr>
          <w:b/>
        </w:rPr>
        <w:t>REF Scenario</w:t>
      </w:r>
      <w:r w:rsidRPr="00BB79D6">
        <w:t>.</w:t>
      </w:r>
    </w:p>
    <w:p w14:paraId="62002AFC" w14:textId="77777777" w:rsidR="006745FF" w:rsidRPr="00BB79D6" w:rsidRDefault="006745FF" w:rsidP="002A757A">
      <w:pPr>
        <w:jc w:val="left"/>
      </w:pPr>
      <w:r w:rsidRPr="00BB79D6">
        <w:rPr>
          <w:b/>
        </w:rPr>
        <w:lastRenderedPageBreak/>
        <w:t xml:space="preserve">Operating Costs </w:t>
      </w:r>
      <w:r w:rsidRPr="00BB79D6">
        <w:t>– the average cost to ensure operation of an activity (conventional or solution) which is measured in 2014$US/</w:t>
      </w:r>
      <w:r w:rsidRPr="00BB79D6">
        <w:rPr>
          <w:b/>
        </w:rPr>
        <w:t>Functional Unit</w:t>
      </w:r>
      <w:r w:rsidRPr="00BB79D6">
        <w:t xml:space="preserve">.  This is needed to estimate how much it would cost to achieve the adoption projected when compared to the </w:t>
      </w:r>
      <w:r w:rsidRPr="00BB79D6">
        <w:rPr>
          <w:b/>
        </w:rPr>
        <w:t>REF Case</w:t>
      </w:r>
      <w:r w:rsidRPr="00BB79D6">
        <w:t xml:space="preserve">. Note that this excludes </w:t>
      </w:r>
      <w:r w:rsidRPr="00BB79D6">
        <w:rPr>
          <w:b/>
        </w:rPr>
        <w:t>First Costs</w:t>
      </w:r>
      <w:r w:rsidRPr="00BB79D6">
        <w:t xml:space="preserve"> for implementing the solution.</w:t>
      </w:r>
    </w:p>
    <w:p w14:paraId="3B7DF305" w14:textId="77777777" w:rsidR="006745FF" w:rsidRPr="00BB79D6" w:rsidRDefault="006745FF" w:rsidP="002A757A">
      <w:pPr>
        <w:jc w:val="left"/>
      </w:pPr>
      <w:r w:rsidRPr="00BB79D6">
        <w:rPr>
          <w:b/>
        </w:rPr>
        <w:t>Payback Period</w:t>
      </w:r>
      <w:r w:rsidRPr="00BB79D6">
        <w:t xml:space="preserve"> – the number of years required to pay all the </w:t>
      </w:r>
      <w:r w:rsidRPr="00BB79D6">
        <w:rPr>
          <w:b/>
        </w:rPr>
        <w:t>First Costs</w:t>
      </w:r>
      <w:r w:rsidRPr="00BB79D6">
        <w:t xml:space="preserve"> of the solution using </w:t>
      </w:r>
      <w:r w:rsidRPr="00BB79D6">
        <w:rPr>
          <w:b/>
        </w:rPr>
        <w:t>Net Operating Savings</w:t>
      </w:r>
      <w:r w:rsidRPr="00BB79D6">
        <w:t xml:space="preserve">. There are four specific metrics each with one of </w:t>
      </w:r>
      <w:r w:rsidRPr="00BB79D6">
        <w:rPr>
          <w:b/>
        </w:rPr>
        <w:t>Marginal First Costs</w:t>
      </w:r>
      <w:r w:rsidRPr="00BB79D6">
        <w:t xml:space="preserve"> or </w:t>
      </w:r>
      <w:r w:rsidRPr="00BB79D6">
        <w:rPr>
          <w:b/>
        </w:rPr>
        <w:t>First Costs</w:t>
      </w:r>
      <w:r w:rsidRPr="00BB79D6">
        <w:t xml:space="preserve"> of the solution only combined with either discounted or non-discounted values. All four are in the model. Additionally, the four outputs are calculated using the increased profit estimation instead of </w:t>
      </w:r>
      <w:r w:rsidRPr="00BB79D6">
        <w:rPr>
          <w:b/>
        </w:rPr>
        <w:t>Net Operating Savings</w:t>
      </w:r>
      <w:r w:rsidRPr="00BB79D6">
        <w:t>.</w:t>
      </w:r>
    </w:p>
    <w:p w14:paraId="69E0C8C0" w14:textId="426EA627" w:rsidR="006745FF" w:rsidRPr="00BB79D6" w:rsidRDefault="006745FF" w:rsidP="002A757A">
      <w:pPr>
        <w:jc w:val="left"/>
      </w:pPr>
      <w:r w:rsidRPr="00BB79D6">
        <w:rPr>
          <w:b/>
        </w:rPr>
        <w:t xml:space="preserve">PDS/ Project </w:t>
      </w:r>
      <w:r w:rsidR="0070096A">
        <w:rPr>
          <w:b/>
        </w:rPr>
        <w:t>Ambitious</w:t>
      </w:r>
      <w:r w:rsidRPr="00BB79D6">
        <w:rPr>
          <w:b/>
        </w:rPr>
        <w:t xml:space="preserve"> Scenario</w:t>
      </w:r>
      <w:r w:rsidRPr="00BB79D6">
        <w:t xml:space="preserve"> – this is the high growth scenario for adoption of the solution</w:t>
      </w:r>
    </w:p>
    <w:p w14:paraId="6F8267F5" w14:textId="77777777" w:rsidR="006745FF" w:rsidRPr="00BB79D6" w:rsidRDefault="006745FF" w:rsidP="002A757A">
      <w:pPr>
        <w:jc w:val="left"/>
      </w:pPr>
      <w:r w:rsidRPr="00BB79D6">
        <w:rPr>
          <w:b/>
        </w:rPr>
        <w:t>PPB/ Parts per Billion</w:t>
      </w:r>
      <w:r w:rsidRPr="00BB79D6">
        <w:t xml:space="preserve"> – a measure of concentration for atmospheric gases. 10 million PPB = 1%.</w:t>
      </w:r>
    </w:p>
    <w:p w14:paraId="78DB05A8" w14:textId="77777777" w:rsidR="006745FF" w:rsidRPr="00BB79D6" w:rsidRDefault="006745FF" w:rsidP="002A757A">
      <w:pPr>
        <w:jc w:val="left"/>
      </w:pPr>
      <w:r w:rsidRPr="00BB79D6">
        <w:rPr>
          <w:b/>
        </w:rPr>
        <w:t>PPM/ Parts per Million</w:t>
      </w:r>
      <w:r w:rsidRPr="00BB79D6">
        <w:t xml:space="preserve"> – a measure of concentration for atmospheric gases. 10 thousand PPM = 1%.</w:t>
      </w:r>
    </w:p>
    <w:p w14:paraId="0574EE5A" w14:textId="77777777" w:rsidR="006745FF" w:rsidRPr="00BB79D6" w:rsidRDefault="006745FF" w:rsidP="002A757A">
      <w:pPr>
        <w:jc w:val="left"/>
      </w:pPr>
      <w:r w:rsidRPr="00BB79D6">
        <w:rPr>
          <w:b/>
        </w:rPr>
        <w:t>REF/ Reference Scenario</w:t>
      </w:r>
      <w:r w:rsidRPr="00BB79D6">
        <w:t xml:space="preserve"> – this is the low growth scenario for adoption of the solution against which all </w:t>
      </w:r>
      <w:r w:rsidRPr="00BB79D6">
        <w:rPr>
          <w:b/>
        </w:rPr>
        <w:t>PDS scenarios</w:t>
      </w:r>
      <w:r w:rsidRPr="00BB79D6">
        <w:t xml:space="preserve"> are compared.</w:t>
      </w:r>
    </w:p>
    <w:p w14:paraId="333AF401" w14:textId="7C332B53" w:rsidR="001759D2" w:rsidRPr="00BB79D6" w:rsidRDefault="001759D2" w:rsidP="002A757A">
      <w:pPr>
        <w:jc w:val="left"/>
        <w:rPr>
          <w:rFonts w:cstheme="minorHAnsi"/>
        </w:rPr>
      </w:pPr>
      <w:r w:rsidRPr="00BB79D6">
        <w:rPr>
          <w:rFonts w:cstheme="minorHAnsi"/>
          <w:b/>
        </w:rPr>
        <w:t>Regrets solution</w:t>
      </w:r>
      <w:r w:rsidRPr="00BB79D6">
        <w:rPr>
          <w:rFonts w:cstheme="minorHAnsi"/>
        </w:rPr>
        <w:t xml:space="preserve"> has a positive impact on overall carbon emissions being therefore considered in some scenarios; however, the social and environmental costs could be harmful and high. </w:t>
      </w:r>
    </w:p>
    <w:p w14:paraId="71E8B0F5" w14:textId="7F337FAF" w:rsidR="006745FF" w:rsidRDefault="006745FF" w:rsidP="002A757A">
      <w:pPr>
        <w:jc w:val="left"/>
      </w:pPr>
      <w:r w:rsidRPr="00BB79D6">
        <w:rPr>
          <w:b/>
        </w:rPr>
        <w:t>Replacement Time</w:t>
      </w:r>
      <w:r w:rsidRPr="00BB79D6">
        <w:t xml:space="preserve">- the length of time in years, from installation/acquisition/setup of the solution through usage until a new installation/acquisition/setup is required to replace the earlier one.  This is calculated as the ratio of </w:t>
      </w:r>
      <w:r w:rsidRPr="00BB79D6">
        <w:rPr>
          <w:b/>
        </w:rPr>
        <w:t>Lifetime Capacity</w:t>
      </w:r>
      <w:r w:rsidRPr="00BB79D6">
        <w:t xml:space="preserve"> and the </w:t>
      </w:r>
      <w:r w:rsidRPr="00BB79D6">
        <w:rPr>
          <w:b/>
        </w:rPr>
        <w:t>Average Annual Use</w:t>
      </w:r>
      <w:r w:rsidRPr="00BB79D6">
        <w:t>.</w:t>
      </w:r>
    </w:p>
    <w:p w14:paraId="75B64A31" w14:textId="21D75346" w:rsidR="00F62ABC" w:rsidRPr="00BB79D6" w:rsidRDefault="00F62ABC" w:rsidP="002A757A">
      <w:pPr>
        <w:jc w:val="left"/>
      </w:pPr>
      <w:r w:rsidRPr="00F62ABC">
        <w:rPr>
          <w:b/>
          <w:bCs/>
        </w:rPr>
        <w:t>Seaweed</w:t>
      </w:r>
      <w:r>
        <w:t xml:space="preserve"> – </w:t>
      </w:r>
      <w:r w:rsidRPr="00F62ABC">
        <w:t>is used interchangeably with</w:t>
      </w:r>
      <w:r>
        <w:t xml:space="preserve"> ‘macroalgae’</w:t>
      </w:r>
    </w:p>
    <w:p w14:paraId="7F5BB871" w14:textId="72C4543A" w:rsidR="001759D2" w:rsidRDefault="001759D2" w:rsidP="002A757A">
      <w:pPr>
        <w:jc w:val="left"/>
      </w:pPr>
      <w:r w:rsidRPr="00BB79D6">
        <w:rPr>
          <w:b/>
        </w:rPr>
        <w:t xml:space="preserve">TAM/ Total Addressable Market </w:t>
      </w:r>
      <w:r w:rsidRPr="00D25FC7">
        <w:t>–</w:t>
      </w:r>
      <w:r w:rsidR="00D25FC7" w:rsidRPr="00D25FC7">
        <w:t xml:space="preserve"> represents the total potential market of functional demand provided by the technologies and practices under investigation, adjusting for estimated economic and population growth. For this solutions sector</w:t>
      </w:r>
      <w:r w:rsidR="00D25FC7">
        <w:t>,</w:t>
      </w:r>
      <w:r w:rsidR="00D25FC7" w:rsidRPr="00D25FC7">
        <w:t xml:space="preserve"> it represents </w:t>
      </w:r>
      <w:r w:rsidRPr="00D25FC7">
        <w:t>world and regional total addressable markets for electricity generation technologies in which the solutions are considered.</w:t>
      </w:r>
    </w:p>
    <w:p w14:paraId="013DD235" w14:textId="77777777" w:rsidR="00D25FC7" w:rsidRPr="00D25FC7" w:rsidRDefault="00D25FC7" w:rsidP="002A757A">
      <w:pPr>
        <w:jc w:val="left"/>
      </w:pPr>
    </w:p>
    <w:p w14:paraId="06D9A50A" w14:textId="7CBFC779" w:rsidR="006745FF" w:rsidRPr="00BB79D6" w:rsidRDefault="006745FF" w:rsidP="002A757A">
      <w:pPr>
        <w:jc w:val="left"/>
      </w:pPr>
      <w:r w:rsidRPr="00BB79D6">
        <w:rPr>
          <w:b/>
        </w:rPr>
        <w:t>Total Emissions Reduction</w:t>
      </w:r>
      <w:r w:rsidRPr="00BB79D6">
        <w:t xml:space="preserve"> – the sum of grid, fuel, indirect, and other direct emissions reductions over the analysis period. The emissions reduction of each of these is the difference between the emissions that would have resulted in the </w:t>
      </w:r>
      <w:r w:rsidRPr="00BB79D6">
        <w:rPr>
          <w:b/>
        </w:rPr>
        <w:t>REF Scenario</w:t>
      </w:r>
      <w:r w:rsidRPr="00BB79D6">
        <w:t xml:space="preserve"> (from both solution and conventional) and the emissions that would result in the </w:t>
      </w:r>
      <w:r w:rsidRPr="00BB79D6">
        <w:rPr>
          <w:b/>
        </w:rPr>
        <w:t>PDS Scenario</w:t>
      </w:r>
      <w:r w:rsidRPr="00BB79D6">
        <w:t>. These may also be considered as “emissions avoided” as they may have occurred in the REF Scenario, but not in the PDS Scenario.</w:t>
      </w:r>
    </w:p>
    <w:p w14:paraId="512C529B" w14:textId="7D1A7CD0" w:rsidR="001759D2" w:rsidRPr="00BB79D6" w:rsidRDefault="001759D2" w:rsidP="002A757A">
      <w:pPr>
        <w:jc w:val="left"/>
        <w:rPr>
          <w:rFonts w:cstheme="minorHAnsi"/>
          <w:highlight w:val="green"/>
        </w:rPr>
      </w:pPr>
      <w:r w:rsidRPr="00BB79D6">
        <w:rPr>
          <w:rFonts w:cstheme="minorHAnsi"/>
          <w:b/>
        </w:rPr>
        <w:lastRenderedPageBreak/>
        <w:t>Transition solutions</w:t>
      </w:r>
      <w:r w:rsidRPr="00BB79D6">
        <w:rPr>
          <w:rFonts w:cstheme="minorHAnsi"/>
        </w:rPr>
        <w:t xml:space="preserve"> are considered till better technologies and less impactful are more cost effective and mature. </w:t>
      </w:r>
    </w:p>
    <w:p w14:paraId="57B3845F" w14:textId="34BA5614" w:rsidR="006745FF" w:rsidRPr="00996E91" w:rsidRDefault="006745FF" w:rsidP="002A757A">
      <w:pPr>
        <w:jc w:val="left"/>
      </w:pPr>
      <w:r w:rsidRPr="00BB79D6">
        <w:rPr>
          <w:b/>
        </w:rPr>
        <w:t>TWh/ Terawatt-hour</w:t>
      </w:r>
      <w:r w:rsidRPr="00BB79D6">
        <w:t xml:space="preserve"> – A unit of energy equal to 1 billion kilowatt-hours</w:t>
      </w:r>
    </w:p>
    <w:sectPr w:rsidR="006745FF" w:rsidRPr="00996E9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DEF4B" w14:textId="77777777" w:rsidR="00983637" w:rsidRDefault="00983637" w:rsidP="00D26F59">
      <w:pPr>
        <w:spacing w:after="0"/>
      </w:pPr>
      <w:r>
        <w:separator/>
      </w:r>
    </w:p>
  </w:endnote>
  <w:endnote w:type="continuationSeparator" w:id="0">
    <w:p w14:paraId="68067AB5" w14:textId="77777777" w:rsidR="00983637" w:rsidRDefault="00983637" w:rsidP="00D26F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ZWSCJY+AGaramondPro-Regular">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EE"/>
    <w:family w:val="roman"/>
    <w:pitch w:val="variable"/>
    <w:sig w:usb0="E00006FF" w:usb1="420024FF" w:usb2="02000000" w:usb3="00000000" w:csb0="0000019F" w:csb1="00000000"/>
  </w:font>
  <w:font w:name="Helvetica,Times New Roman">
    <w:altName w:val="Helvetic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95FF" w14:textId="77777777" w:rsidR="00D06445" w:rsidRPr="00F26176" w:rsidRDefault="00D06445" w:rsidP="00F2617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56AD5" w14:textId="77777777" w:rsidR="00983637" w:rsidRDefault="00983637" w:rsidP="00D26F59">
      <w:pPr>
        <w:spacing w:after="0"/>
      </w:pPr>
      <w:r>
        <w:separator/>
      </w:r>
    </w:p>
  </w:footnote>
  <w:footnote w:type="continuationSeparator" w:id="0">
    <w:p w14:paraId="1D89CA04" w14:textId="77777777" w:rsidR="00983637" w:rsidRDefault="00983637" w:rsidP="00D26F59">
      <w:pPr>
        <w:spacing w:after="0"/>
      </w:pPr>
      <w:r>
        <w:continuationSeparator/>
      </w:r>
    </w:p>
  </w:footnote>
  <w:footnote w:id="1">
    <w:p w14:paraId="606C0906" w14:textId="01735F72" w:rsidR="00D06445" w:rsidRDefault="00D06445" w:rsidP="00FB2C53">
      <w:pPr>
        <w:pStyle w:val="FootnoteText"/>
      </w:pPr>
      <w:r w:rsidRPr="002A3B2C">
        <w:rPr>
          <w:rStyle w:val="FootnoteReference"/>
        </w:rPr>
        <w:footnoteRef/>
      </w:r>
      <w:r>
        <w:t xml:space="preserve"> For most results, only the differences between scenarios, summed over 2020-2050 were presented, but for the net first cost, the position was taken that to achieve the adoptions in 2020, growth must first happen from 2015 to 2020, and that growth comes at a cost which should be accounted for, hence net first cost results represent the period 2019-2050.</w:t>
      </w:r>
    </w:p>
  </w:footnote>
  <w:footnote w:id="2">
    <w:p w14:paraId="7AB70E43" w14:textId="77777777" w:rsidR="00D06445" w:rsidRDefault="00D06445" w:rsidP="007F3CEB">
      <w:pPr>
        <w:pStyle w:val="FootnoteText"/>
      </w:pPr>
      <w:r w:rsidRPr="002A3B2C">
        <w:rPr>
          <w:rStyle w:val="FootnoteReference"/>
        </w:rPr>
        <w:footnoteRef/>
      </w:r>
      <w:r>
        <w:t xml:space="preserve"> In some cases, the low boundary is negative for a variable that can only be positive, and in these cases the lowest collected data point is used as the “low” boundary.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2"/>
    <w:multiLevelType w:val="multilevel"/>
    <w:tmpl w:val="00000002"/>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383AFB"/>
    <w:multiLevelType w:val="multilevel"/>
    <w:tmpl w:val="E386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A77E6"/>
    <w:multiLevelType w:val="hybridMultilevel"/>
    <w:tmpl w:val="0344B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840560"/>
    <w:multiLevelType w:val="hybridMultilevel"/>
    <w:tmpl w:val="DECA7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D1656F"/>
    <w:multiLevelType w:val="hybridMultilevel"/>
    <w:tmpl w:val="649ABCF8"/>
    <w:lvl w:ilvl="0" w:tplc="EC38CDF8">
      <w:start w:val="1"/>
      <w:numFmt w:val="bullet"/>
      <w:lvlText w:val=""/>
      <w:lvlJc w:val="left"/>
      <w:pPr>
        <w:ind w:left="720" w:hanging="360"/>
      </w:pPr>
      <w:rPr>
        <w:rFonts w:ascii="Symbol" w:hAnsi="Symbol" w:hint="default"/>
      </w:rPr>
    </w:lvl>
    <w:lvl w:ilvl="1" w:tplc="4404C376">
      <w:start w:val="1"/>
      <w:numFmt w:val="bullet"/>
      <w:lvlText w:val="o"/>
      <w:lvlJc w:val="left"/>
      <w:pPr>
        <w:ind w:left="1440" w:hanging="360"/>
      </w:pPr>
      <w:rPr>
        <w:rFonts w:ascii="Courier New" w:hAnsi="Courier New" w:hint="default"/>
      </w:rPr>
    </w:lvl>
    <w:lvl w:ilvl="2" w:tplc="13863B7E">
      <w:start w:val="1"/>
      <w:numFmt w:val="bullet"/>
      <w:lvlText w:val=""/>
      <w:lvlJc w:val="left"/>
      <w:pPr>
        <w:ind w:left="2160" w:hanging="360"/>
      </w:pPr>
      <w:rPr>
        <w:rFonts w:ascii="Wingdings" w:hAnsi="Wingdings" w:hint="default"/>
      </w:rPr>
    </w:lvl>
    <w:lvl w:ilvl="3" w:tplc="A6B29914">
      <w:start w:val="1"/>
      <w:numFmt w:val="bullet"/>
      <w:lvlText w:val=""/>
      <w:lvlJc w:val="left"/>
      <w:pPr>
        <w:ind w:left="2880" w:hanging="360"/>
      </w:pPr>
      <w:rPr>
        <w:rFonts w:ascii="Symbol" w:hAnsi="Symbol" w:hint="default"/>
      </w:rPr>
    </w:lvl>
    <w:lvl w:ilvl="4" w:tplc="2D208322">
      <w:start w:val="1"/>
      <w:numFmt w:val="bullet"/>
      <w:lvlText w:val="o"/>
      <w:lvlJc w:val="left"/>
      <w:pPr>
        <w:ind w:left="3600" w:hanging="360"/>
      </w:pPr>
      <w:rPr>
        <w:rFonts w:ascii="Courier New" w:hAnsi="Courier New" w:hint="default"/>
      </w:rPr>
    </w:lvl>
    <w:lvl w:ilvl="5" w:tplc="3D72CD8C">
      <w:start w:val="1"/>
      <w:numFmt w:val="bullet"/>
      <w:lvlText w:val=""/>
      <w:lvlJc w:val="left"/>
      <w:pPr>
        <w:ind w:left="4320" w:hanging="360"/>
      </w:pPr>
      <w:rPr>
        <w:rFonts w:ascii="Wingdings" w:hAnsi="Wingdings" w:hint="default"/>
      </w:rPr>
    </w:lvl>
    <w:lvl w:ilvl="6" w:tplc="07EC2CC2">
      <w:start w:val="1"/>
      <w:numFmt w:val="bullet"/>
      <w:lvlText w:val=""/>
      <w:lvlJc w:val="left"/>
      <w:pPr>
        <w:ind w:left="5040" w:hanging="360"/>
      </w:pPr>
      <w:rPr>
        <w:rFonts w:ascii="Symbol" w:hAnsi="Symbol" w:hint="default"/>
      </w:rPr>
    </w:lvl>
    <w:lvl w:ilvl="7" w:tplc="9198F974">
      <w:start w:val="1"/>
      <w:numFmt w:val="bullet"/>
      <w:lvlText w:val="o"/>
      <w:lvlJc w:val="left"/>
      <w:pPr>
        <w:ind w:left="5760" w:hanging="360"/>
      </w:pPr>
      <w:rPr>
        <w:rFonts w:ascii="Courier New" w:hAnsi="Courier New" w:hint="default"/>
      </w:rPr>
    </w:lvl>
    <w:lvl w:ilvl="8" w:tplc="A46EA470">
      <w:start w:val="1"/>
      <w:numFmt w:val="bullet"/>
      <w:lvlText w:val=""/>
      <w:lvlJc w:val="left"/>
      <w:pPr>
        <w:ind w:left="6480" w:hanging="360"/>
      </w:pPr>
      <w:rPr>
        <w:rFonts w:ascii="Wingdings" w:hAnsi="Wingdings" w:hint="default"/>
      </w:rPr>
    </w:lvl>
  </w:abstractNum>
  <w:abstractNum w:abstractNumId="6" w15:restartNumberingAfterBreak="0">
    <w:nsid w:val="06DD06E3"/>
    <w:multiLevelType w:val="hybridMultilevel"/>
    <w:tmpl w:val="D2DE0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876FF2"/>
    <w:multiLevelType w:val="hybridMultilevel"/>
    <w:tmpl w:val="C7D003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8A432D3"/>
    <w:multiLevelType w:val="hybridMultilevel"/>
    <w:tmpl w:val="1E12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2307BF"/>
    <w:multiLevelType w:val="hybridMultilevel"/>
    <w:tmpl w:val="77740E12"/>
    <w:lvl w:ilvl="0" w:tplc="CBBED9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4D6788"/>
    <w:multiLevelType w:val="hybridMultilevel"/>
    <w:tmpl w:val="39F2423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3B655D8"/>
    <w:multiLevelType w:val="hybridMultilevel"/>
    <w:tmpl w:val="13AAC8B0"/>
    <w:lvl w:ilvl="0" w:tplc="9CE8DC82">
      <w:start w:val="1"/>
      <w:numFmt w:val="bullet"/>
      <w:lvlText w:val=""/>
      <w:lvlJc w:val="left"/>
      <w:pPr>
        <w:ind w:left="720" w:hanging="360"/>
      </w:pPr>
      <w:rPr>
        <w:rFonts w:ascii="Symbol" w:hAnsi="Symbol" w:hint="default"/>
      </w:rPr>
    </w:lvl>
    <w:lvl w:ilvl="1" w:tplc="078281A8">
      <w:start w:val="1"/>
      <w:numFmt w:val="bullet"/>
      <w:lvlText w:val="o"/>
      <w:lvlJc w:val="left"/>
      <w:pPr>
        <w:ind w:left="1440" w:hanging="360"/>
      </w:pPr>
      <w:rPr>
        <w:rFonts w:ascii="Courier New" w:hAnsi="Courier New" w:hint="default"/>
      </w:rPr>
    </w:lvl>
    <w:lvl w:ilvl="2" w:tplc="6A6AF512">
      <w:start w:val="1"/>
      <w:numFmt w:val="bullet"/>
      <w:lvlText w:val=""/>
      <w:lvlJc w:val="left"/>
      <w:pPr>
        <w:ind w:left="2160" w:hanging="360"/>
      </w:pPr>
      <w:rPr>
        <w:rFonts w:ascii="Wingdings" w:hAnsi="Wingdings" w:hint="default"/>
      </w:rPr>
    </w:lvl>
    <w:lvl w:ilvl="3" w:tplc="3F44A104">
      <w:start w:val="1"/>
      <w:numFmt w:val="bullet"/>
      <w:lvlText w:val=""/>
      <w:lvlJc w:val="left"/>
      <w:pPr>
        <w:ind w:left="2880" w:hanging="360"/>
      </w:pPr>
      <w:rPr>
        <w:rFonts w:ascii="Symbol" w:hAnsi="Symbol" w:hint="default"/>
      </w:rPr>
    </w:lvl>
    <w:lvl w:ilvl="4" w:tplc="A24485C4">
      <w:start w:val="1"/>
      <w:numFmt w:val="bullet"/>
      <w:lvlText w:val="o"/>
      <w:lvlJc w:val="left"/>
      <w:pPr>
        <w:ind w:left="3600" w:hanging="360"/>
      </w:pPr>
      <w:rPr>
        <w:rFonts w:ascii="Courier New" w:hAnsi="Courier New" w:hint="default"/>
      </w:rPr>
    </w:lvl>
    <w:lvl w:ilvl="5" w:tplc="4968B286">
      <w:start w:val="1"/>
      <w:numFmt w:val="bullet"/>
      <w:lvlText w:val=""/>
      <w:lvlJc w:val="left"/>
      <w:pPr>
        <w:ind w:left="4320" w:hanging="360"/>
      </w:pPr>
      <w:rPr>
        <w:rFonts w:ascii="Wingdings" w:hAnsi="Wingdings" w:hint="default"/>
      </w:rPr>
    </w:lvl>
    <w:lvl w:ilvl="6" w:tplc="44A0FD54">
      <w:start w:val="1"/>
      <w:numFmt w:val="bullet"/>
      <w:lvlText w:val=""/>
      <w:lvlJc w:val="left"/>
      <w:pPr>
        <w:ind w:left="5040" w:hanging="360"/>
      </w:pPr>
      <w:rPr>
        <w:rFonts w:ascii="Symbol" w:hAnsi="Symbol" w:hint="default"/>
      </w:rPr>
    </w:lvl>
    <w:lvl w:ilvl="7" w:tplc="026AD38C">
      <w:start w:val="1"/>
      <w:numFmt w:val="bullet"/>
      <w:lvlText w:val="o"/>
      <w:lvlJc w:val="left"/>
      <w:pPr>
        <w:ind w:left="5760" w:hanging="360"/>
      </w:pPr>
      <w:rPr>
        <w:rFonts w:ascii="Courier New" w:hAnsi="Courier New" w:hint="default"/>
      </w:rPr>
    </w:lvl>
    <w:lvl w:ilvl="8" w:tplc="45E0006E">
      <w:start w:val="1"/>
      <w:numFmt w:val="bullet"/>
      <w:lvlText w:val=""/>
      <w:lvlJc w:val="left"/>
      <w:pPr>
        <w:ind w:left="6480" w:hanging="360"/>
      </w:pPr>
      <w:rPr>
        <w:rFonts w:ascii="Wingdings" w:hAnsi="Wingdings" w:hint="default"/>
      </w:rPr>
    </w:lvl>
  </w:abstractNum>
  <w:abstractNum w:abstractNumId="12" w15:restartNumberingAfterBreak="0">
    <w:nsid w:val="1482775B"/>
    <w:multiLevelType w:val="multilevel"/>
    <w:tmpl w:val="4AFE5C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50A5B4D"/>
    <w:multiLevelType w:val="hybridMultilevel"/>
    <w:tmpl w:val="D902A3D2"/>
    <w:lvl w:ilvl="0" w:tplc="311C8422">
      <w:start w:val="1"/>
      <w:numFmt w:val="bullet"/>
      <w:lvlText w:val=""/>
      <w:lvlJc w:val="left"/>
      <w:pPr>
        <w:ind w:left="720" w:hanging="360"/>
      </w:pPr>
      <w:rPr>
        <w:rFonts w:ascii="Symbol" w:hAnsi="Symbol" w:hint="default"/>
      </w:rPr>
    </w:lvl>
    <w:lvl w:ilvl="1" w:tplc="B4EC684E">
      <w:start w:val="1"/>
      <w:numFmt w:val="bullet"/>
      <w:lvlText w:val="o"/>
      <w:lvlJc w:val="left"/>
      <w:pPr>
        <w:ind w:left="1440" w:hanging="360"/>
      </w:pPr>
      <w:rPr>
        <w:rFonts w:ascii="Courier New" w:hAnsi="Courier New" w:hint="default"/>
      </w:rPr>
    </w:lvl>
    <w:lvl w:ilvl="2" w:tplc="D8945778">
      <w:start w:val="1"/>
      <w:numFmt w:val="bullet"/>
      <w:lvlText w:val=""/>
      <w:lvlJc w:val="left"/>
      <w:pPr>
        <w:ind w:left="2160" w:hanging="360"/>
      </w:pPr>
      <w:rPr>
        <w:rFonts w:ascii="Wingdings" w:hAnsi="Wingdings" w:hint="default"/>
      </w:rPr>
    </w:lvl>
    <w:lvl w:ilvl="3" w:tplc="31782504">
      <w:start w:val="1"/>
      <w:numFmt w:val="bullet"/>
      <w:lvlText w:val=""/>
      <w:lvlJc w:val="left"/>
      <w:pPr>
        <w:ind w:left="2880" w:hanging="360"/>
      </w:pPr>
      <w:rPr>
        <w:rFonts w:ascii="Symbol" w:hAnsi="Symbol" w:hint="default"/>
      </w:rPr>
    </w:lvl>
    <w:lvl w:ilvl="4" w:tplc="97CAB7C8">
      <w:start w:val="1"/>
      <w:numFmt w:val="bullet"/>
      <w:lvlText w:val="o"/>
      <w:lvlJc w:val="left"/>
      <w:pPr>
        <w:ind w:left="3600" w:hanging="360"/>
      </w:pPr>
      <w:rPr>
        <w:rFonts w:ascii="Courier New" w:hAnsi="Courier New" w:hint="default"/>
      </w:rPr>
    </w:lvl>
    <w:lvl w:ilvl="5" w:tplc="2CF881D2">
      <w:start w:val="1"/>
      <w:numFmt w:val="bullet"/>
      <w:lvlText w:val=""/>
      <w:lvlJc w:val="left"/>
      <w:pPr>
        <w:ind w:left="4320" w:hanging="360"/>
      </w:pPr>
      <w:rPr>
        <w:rFonts w:ascii="Wingdings" w:hAnsi="Wingdings" w:hint="default"/>
      </w:rPr>
    </w:lvl>
    <w:lvl w:ilvl="6" w:tplc="E5882D82">
      <w:start w:val="1"/>
      <w:numFmt w:val="bullet"/>
      <w:lvlText w:val=""/>
      <w:lvlJc w:val="left"/>
      <w:pPr>
        <w:ind w:left="5040" w:hanging="360"/>
      </w:pPr>
      <w:rPr>
        <w:rFonts w:ascii="Symbol" w:hAnsi="Symbol" w:hint="default"/>
      </w:rPr>
    </w:lvl>
    <w:lvl w:ilvl="7" w:tplc="5B66DA9C">
      <w:start w:val="1"/>
      <w:numFmt w:val="bullet"/>
      <w:lvlText w:val="o"/>
      <w:lvlJc w:val="left"/>
      <w:pPr>
        <w:ind w:left="5760" w:hanging="360"/>
      </w:pPr>
      <w:rPr>
        <w:rFonts w:ascii="Courier New" w:hAnsi="Courier New" w:hint="default"/>
      </w:rPr>
    </w:lvl>
    <w:lvl w:ilvl="8" w:tplc="27DECCC0">
      <w:start w:val="1"/>
      <w:numFmt w:val="bullet"/>
      <w:lvlText w:val=""/>
      <w:lvlJc w:val="left"/>
      <w:pPr>
        <w:ind w:left="6480" w:hanging="360"/>
      </w:pPr>
      <w:rPr>
        <w:rFonts w:ascii="Wingdings" w:hAnsi="Wingdings" w:hint="default"/>
      </w:rPr>
    </w:lvl>
  </w:abstractNum>
  <w:abstractNum w:abstractNumId="14" w15:restartNumberingAfterBreak="0">
    <w:nsid w:val="19086A97"/>
    <w:multiLevelType w:val="hybridMultilevel"/>
    <w:tmpl w:val="D4DC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956B59"/>
    <w:multiLevelType w:val="hybridMultilevel"/>
    <w:tmpl w:val="CB109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3D0266"/>
    <w:multiLevelType w:val="hybridMultilevel"/>
    <w:tmpl w:val="5154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B13F27"/>
    <w:multiLevelType w:val="hybridMultilevel"/>
    <w:tmpl w:val="F58A34B0"/>
    <w:lvl w:ilvl="0" w:tplc="A52C208C">
      <w:start w:val="1"/>
      <w:numFmt w:val="bullet"/>
      <w:lvlText w:val=""/>
      <w:lvlJc w:val="left"/>
      <w:pPr>
        <w:ind w:left="720" w:hanging="360"/>
      </w:pPr>
      <w:rPr>
        <w:rFonts w:ascii="Symbol" w:hAnsi="Symbol" w:hint="default"/>
      </w:rPr>
    </w:lvl>
    <w:lvl w:ilvl="1" w:tplc="06AEAFE8">
      <w:start w:val="1"/>
      <w:numFmt w:val="bullet"/>
      <w:lvlText w:val="o"/>
      <w:lvlJc w:val="left"/>
      <w:pPr>
        <w:ind w:left="1440" w:hanging="360"/>
      </w:pPr>
      <w:rPr>
        <w:rFonts w:ascii="Courier New" w:hAnsi="Courier New" w:hint="default"/>
      </w:rPr>
    </w:lvl>
    <w:lvl w:ilvl="2" w:tplc="0BA63EA0">
      <w:start w:val="1"/>
      <w:numFmt w:val="bullet"/>
      <w:lvlText w:val=""/>
      <w:lvlJc w:val="left"/>
      <w:pPr>
        <w:ind w:left="2160" w:hanging="360"/>
      </w:pPr>
      <w:rPr>
        <w:rFonts w:ascii="Wingdings" w:hAnsi="Wingdings" w:hint="default"/>
      </w:rPr>
    </w:lvl>
    <w:lvl w:ilvl="3" w:tplc="0E648DB8">
      <w:start w:val="1"/>
      <w:numFmt w:val="bullet"/>
      <w:lvlText w:val=""/>
      <w:lvlJc w:val="left"/>
      <w:pPr>
        <w:ind w:left="2880" w:hanging="360"/>
      </w:pPr>
      <w:rPr>
        <w:rFonts w:ascii="Symbol" w:hAnsi="Symbol" w:hint="default"/>
      </w:rPr>
    </w:lvl>
    <w:lvl w:ilvl="4" w:tplc="4A9805C4">
      <w:start w:val="1"/>
      <w:numFmt w:val="bullet"/>
      <w:lvlText w:val="o"/>
      <w:lvlJc w:val="left"/>
      <w:pPr>
        <w:ind w:left="3600" w:hanging="360"/>
      </w:pPr>
      <w:rPr>
        <w:rFonts w:ascii="Courier New" w:hAnsi="Courier New" w:hint="default"/>
      </w:rPr>
    </w:lvl>
    <w:lvl w:ilvl="5" w:tplc="76FE5D1A">
      <w:start w:val="1"/>
      <w:numFmt w:val="bullet"/>
      <w:lvlText w:val=""/>
      <w:lvlJc w:val="left"/>
      <w:pPr>
        <w:ind w:left="4320" w:hanging="360"/>
      </w:pPr>
      <w:rPr>
        <w:rFonts w:ascii="Wingdings" w:hAnsi="Wingdings" w:hint="default"/>
      </w:rPr>
    </w:lvl>
    <w:lvl w:ilvl="6" w:tplc="269462FC">
      <w:start w:val="1"/>
      <w:numFmt w:val="bullet"/>
      <w:lvlText w:val=""/>
      <w:lvlJc w:val="left"/>
      <w:pPr>
        <w:ind w:left="5040" w:hanging="360"/>
      </w:pPr>
      <w:rPr>
        <w:rFonts w:ascii="Symbol" w:hAnsi="Symbol" w:hint="default"/>
      </w:rPr>
    </w:lvl>
    <w:lvl w:ilvl="7" w:tplc="E1EEFEEE">
      <w:start w:val="1"/>
      <w:numFmt w:val="bullet"/>
      <w:lvlText w:val="o"/>
      <w:lvlJc w:val="left"/>
      <w:pPr>
        <w:ind w:left="5760" w:hanging="360"/>
      </w:pPr>
      <w:rPr>
        <w:rFonts w:ascii="Courier New" w:hAnsi="Courier New" w:hint="default"/>
      </w:rPr>
    </w:lvl>
    <w:lvl w:ilvl="8" w:tplc="8C2A96BC">
      <w:start w:val="1"/>
      <w:numFmt w:val="bullet"/>
      <w:lvlText w:val=""/>
      <w:lvlJc w:val="left"/>
      <w:pPr>
        <w:ind w:left="6480" w:hanging="360"/>
      </w:pPr>
      <w:rPr>
        <w:rFonts w:ascii="Wingdings" w:hAnsi="Wingdings" w:hint="default"/>
      </w:rPr>
    </w:lvl>
  </w:abstractNum>
  <w:abstractNum w:abstractNumId="18" w15:restartNumberingAfterBreak="0">
    <w:nsid w:val="221373D0"/>
    <w:multiLevelType w:val="hybridMultilevel"/>
    <w:tmpl w:val="67603802"/>
    <w:lvl w:ilvl="0" w:tplc="FAC28EDA">
      <w:start w:val="1"/>
      <w:numFmt w:val="bullet"/>
      <w:lvlText w:val=""/>
      <w:lvlJc w:val="left"/>
      <w:pPr>
        <w:ind w:left="720" w:hanging="360"/>
      </w:pPr>
      <w:rPr>
        <w:rFonts w:ascii="Symbol" w:hAnsi="Symbol" w:hint="default"/>
      </w:rPr>
    </w:lvl>
    <w:lvl w:ilvl="1" w:tplc="D59AF804">
      <w:start w:val="1"/>
      <w:numFmt w:val="bullet"/>
      <w:lvlText w:val="o"/>
      <w:lvlJc w:val="left"/>
      <w:pPr>
        <w:ind w:left="1440" w:hanging="360"/>
      </w:pPr>
      <w:rPr>
        <w:rFonts w:ascii="Courier New" w:hAnsi="Courier New" w:hint="default"/>
      </w:rPr>
    </w:lvl>
    <w:lvl w:ilvl="2" w:tplc="5256FCB0">
      <w:start w:val="1"/>
      <w:numFmt w:val="bullet"/>
      <w:lvlText w:val=""/>
      <w:lvlJc w:val="left"/>
      <w:pPr>
        <w:ind w:left="2160" w:hanging="360"/>
      </w:pPr>
      <w:rPr>
        <w:rFonts w:ascii="Wingdings" w:hAnsi="Wingdings" w:hint="default"/>
      </w:rPr>
    </w:lvl>
    <w:lvl w:ilvl="3" w:tplc="9FC6D752">
      <w:start w:val="1"/>
      <w:numFmt w:val="bullet"/>
      <w:lvlText w:val=""/>
      <w:lvlJc w:val="left"/>
      <w:pPr>
        <w:ind w:left="2880" w:hanging="360"/>
      </w:pPr>
      <w:rPr>
        <w:rFonts w:ascii="Symbol" w:hAnsi="Symbol" w:hint="default"/>
      </w:rPr>
    </w:lvl>
    <w:lvl w:ilvl="4" w:tplc="E2E28EF8">
      <w:start w:val="1"/>
      <w:numFmt w:val="bullet"/>
      <w:lvlText w:val="o"/>
      <w:lvlJc w:val="left"/>
      <w:pPr>
        <w:ind w:left="3600" w:hanging="360"/>
      </w:pPr>
      <w:rPr>
        <w:rFonts w:ascii="Courier New" w:hAnsi="Courier New" w:hint="default"/>
      </w:rPr>
    </w:lvl>
    <w:lvl w:ilvl="5" w:tplc="6A664024">
      <w:start w:val="1"/>
      <w:numFmt w:val="bullet"/>
      <w:lvlText w:val=""/>
      <w:lvlJc w:val="left"/>
      <w:pPr>
        <w:ind w:left="4320" w:hanging="360"/>
      </w:pPr>
      <w:rPr>
        <w:rFonts w:ascii="Wingdings" w:hAnsi="Wingdings" w:hint="default"/>
      </w:rPr>
    </w:lvl>
    <w:lvl w:ilvl="6" w:tplc="3A6EF3B0">
      <w:start w:val="1"/>
      <w:numFmt w:val="bullet"/>
      <w:lvlText w:val=""/>
      <w:lvlJc w:val="left"/>
      <w:pPr>
        <w:ind w:left="5040" w:hanging="360"/>
      </w:pPr>
      <w:rPr>
        <w:rFonts w:ascii="Symbol" w:hAnsi="Symbol" w:hint="default"/>
      </w:rPr>
    </w:lvl>
    <w:lvl w:ilvl="7" w:tplc="4CC8E248">
      <w:start w:val="1"/>
      <w:numFmt w:val="bullet"/>
      <w:lvlText w:val="o"/>
      <w:lvlJc w:val="left"/>
      <w:pPr>
        <w:ind w:left="5760" w:hanging="360"/>
      </w:pPr>
      <w:rPr>
        <w:rFonts w:ascii="Courier New" w:hAnsi="Courier New" w:hint="default"/>
      </w:rPr>
    </w:lvl>
    <w:lvl w:ilvl="8" w:tplc="743CAD92">
      <w:start w:val="1"/>
      <w:numFmt w:val="bullet"/>
      <w:lvlText w:val=""/>
      <w:lvlJc w:val="left"/>
      <w:pPr>
        <w:ind w:left="6480" w:hanging="360"/>
      </w:pPr>
      <w:rPr>
        <w:rFonts w:ascii="Wingdings" w:hAnsi="Wingdings" w:hint="default"/>
      </w:rPr>
    </w:lvl>
  </w:abstractNum>
  <w:abstractNum w:abstractNumId="19" w15:restartNumberingAfterBreak="0">
    <w:nsid w:val="227764BC"/>
    <w:multiLevelType w:val="hybridMultilevel"/>
    <w:tmpl w:val="67545E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CBE3CF7"/>
    <w:multiLevelType w:val="hybridMultilevel"/>
    <w:tmpl w:val="2D0A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E60167"/>
    <w:multiLevelType w:val="hybridMultilevel"/>
    <w:tmpl w:val="14EC235E"/>
    <w:lvl w:ilvl="0" w:tplc="558AF5DC">
      <w:start w:val="1"/>
      <w:numFmt w:val="bullet"/>
      <w:lvlText w:val=""/>
      <w:lvlJc w:val="left"/>
      <w:pPr>
        <w:ind w:left="720" w:hanging="360"/>
      </w:pPr>
      <w:rPr>
        <w:rFonts w:ascii="Symbol" w:hAnsi="Symbol" w:hint="default"/>
      </w:rPr>
    </w:lvl>
    <w:lvl w:ilvl="1" w:tplc="9294D4BC">
      <w:start w:val="1"/>
      <w:numFmt w:val="bullet"/>
      <w:lvlText w:val="o"/>
      <w:lvlJc w:val="left"/>
      <w:pPr>
        <w:ind w:left="1440" w:hanging="360"/>
      </w:pPr>
      <w:rPr>
        <w:rFonts w:ascii="Courier New" w:hAnsi="Courier New" w:hint="default"/>
      </w:rPr>
    </w:lvl>
    <w:lvl w:ilvl="2" w:tplc="A9C2071E">
      <w:start w:val="1"/>
      <w:numFmt w:val="bullet"/>
      <w:lvlText w:val=""/>
      <w:lvlJc w:val="left"/>
      <w:pPr>
        <w:ind w:left="2160" w:hanging="360"/>
      </w:pPr>
      <w:rPr>
        <w:rFonts w:ascii="Wingdings" w:hAnsi="Wingdings" w:hint="default"/>
      </w:rPr>
    </w:lvl>
    <w:lvl w:ilvl="3" w:tplc="8842EA06">
      <w:start w:val="1"/>
      <w:numFmt w:val="bullet"/>
      <w:lvlText w:val=""/>
      <w:lvlJc w:val="left"/>
      <w:pPr>
        <w:ind w:left="2880" w:hanging="360"/>
      </w:pPr>
      <w:rPr>
        <w:rFonts w:ascii="Symbol" w:hAnsi="Symbol" w:hint="default"/>
      </w:rPr>
    </w:lvl>
    <w:lvl w:ilvl="4" w:tplc="77F2000E">
      <w:start w:val="1"/>
      <w:numFmt w:val="bullet"/>
      <w:lvlText w:val="o"/>
      <w:lvlJc w:val="left"/>
      <w:pPr>
        <w:ind w:left="3600" w:hanging="360"/>
      </w:pPr>
      <w:rPr>
        <w:rFonts w:ascii="Courier New" w:hAnsi="Courier New" w:hint="default"/>
      </w:rPr>
    </w:lvl>
    <w:lvl w:ilvl="5" w:tplc="53240288">
      <w:start w:val="1"/>
      <w:numFmt w:val="bullet"/>
      <w:lvlText w:val=""/>
      <w:lvlJc w:val="left"/>
      <w:pPr>
        <w:ind w:left="4320" w:hanging="360"/>
      </w:pPr>
      <w:rPr>
        <w:rFonts w:ascii="Wingdings" w:hAnsi="Wingdings" w:hint="default"/>
      </w:rPr>
    </w:lvl>
    <w:lvl w:ilvl="6" w:tplc="995AA9B8">
      <w:start w:val="1"/>
      <w:numFmt w:val="bullet"/>
      <w:lvlText w:val=""/>
      <w:lvlJc w:val="left"/>
      <w:pPr>
        <w:ind w:left="5040" w:hanging="360"/>
      </w:pPr>
      <w:rPr>
        <w:rFonts w:ascii="Symbol" w:hAnsi="Symbol" w:hint="default"/>
      </w:rPr>
    </w:lvl>
    <w:lvl w:ilvl="7" w:tplc="904C3BC8">
      <w:start w:val="1"/>
      <w:numFmt w:val="bullet"/>
      <w:lvlText w:val="o"/>
      <w:lvlJc w:val="left"/>
      <w:pPr>
        <w:ind w:left="5760" w:hanging="360"/>
      </w:pPr>
      <w:rPr>
        <w:rFonts w:ascii="Courier New" w:hAnsi="Courier New" w:hint="default"/>
      </w:rPr>
    </w:lvl>
    <w:lvl w:ilvl="8" w:tplc="E7846F22">
      <w:start w:val="1"/>
      <w:numFmt w:val="bullet"/>
      <w:lvlText w:val=""/>
      <w:lvlJc w:val="left"/>
      <w:pPr>
        <w:ind w:left="6480" w:hanging="360"/>
      </w:pPr>
      <w:rPr>
        <w:rFonts w:ascii="Wingdings" w:hAnsi="Wingdings" w:hint="default"/>
      </w:rPr>
    </w:lvl>
  </w:abstractNum>
  <w:abstractNum w:abstractNumId="22" w15:restartNumberingAfterBreak="0">
    <w:nsid w:val="310E2E2A"/>
    <w:multiLevelType w:val="hybridMultilevel"/>
    <w:tmpl w:val="D0FC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0C42CD"/>
    <w:multiLevelType w:val="hybridMultilevel"/>
    <w:tmpl w:val="06D68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7E426E"/>
    <w:multiLevelType w:val="hybridMultilevel"/>
    <w:tmpl w:val="6F7EB872"/>
    <w:lvl w:ilvl="0" w:tplc="85302C3C">
      <w:start w:val="1"/>
      <w:numFmt w:val="bullet"/>
      <w:lvlText w:val=""/>
      <w:lvlJc w:val="left"/>
      <w:pPr>
        <w:ind w:left="720" w:hanging="360"/>
      </w:pPr>
      <w:rPr>
        <w:rFonts w:ascii="Symbol" w:hAnsi="Symbol" w:hint="default"/>
      </w:rPr>
    </w:lvl>
    <w:lvl w:ilvl="1" w:tplc="68CCF554">
      <w:start w:val="1"/>
      <w:numFmt w:val="bullet"/>
      <w:lvlText w:val="o"/>
      <w:lvlJc w:val="left"/>
      <w:pPr>
        <w:ind w:left="1440" w:hanging="360"/>
      </w:pPr>
      <w:rPr>
        <w:rFonts w:ascii="Courier New" w:hAnsi="Courier New" w:hint="default"/>
      </w:rPr>
    </w:lvl>
    <w:lvl w:ilvl="2" w:tplc="56E04FB8">
      <w:start w:val="1"/>
      <w:numFmt w:val="bullet"/>
      <w:lvlText w:val=""/>
      <w:lvlJc w:val="left"/>
      <w:pPr>
        <w:ind w:left="2160" w:hanging="360"/>
      </w:pPr>
      <w:rPr>
        <w:rFonts w:ascii="Wingdings" w:hAnsi="Wingdings" w:hint="default"/>
      </w:rPr>
    </w:lvl>
    <w:lvl w:ilvl="3" w:tplc="A6A465D8">
      <w:start w:val="1"/>
      <w:numFmt w:val="bullet"/>
      <w:lvlText w:val=""/>
      <w:lvlJc w:val="left"/>
      <w:pPr>
        <w:ind w:left="2880" w:hanging="360"/>
      </w:pPr>
      <w:rPr>
        <w:rFonts w:ascii="Symbol" w:hAnsi="Symbol" w:hint="default"/>
      </w:rPr>
    </w:lvl>
    <w:lvl w:ilvl="4" w:tplc="656AF4D2">
      <w:start w:val="1"/>
      <w:numFmt w:val="bullet"/>
      <w:lvlText w:val="o"/>
      <w:lvlJc w:val="left"/>
      <w:pPr>
        <w:ind w:left="3600" w:hanging="360"/>
      </w:pPr>
      <w:rPr>
        <w:rFonts w:ascii="Courier New" w:hAnsi="Courier New" w:hint="default"/>
      </w:rPr>
    </w:lvl>
    <w:lvl w:ilvl="5" w:tplc="BAA24B62">
      <w:start w:val="1"/>
      <w:numFmt w:val="bullet"/>
      <w:lvlText w:val=""/>
      <w:lvlJc w:val="left"/>
      <w:pPr>
        <w:ind w:left="4320" w:hanging="360"/>
      </w:pPr>
      <w:rPr>
        <w:rFonts w:ascii="Wingdings" w:hAnsi="Wingdings" w:hint="default"/>
      </w:rPr>
    </w:lvl>
    <w:lvl w:ilvl="6" w:tplc="6B8C587C">
      <w:start w:val="1"/>
      <w:numFmt w:val="bullet"/>
      <w:lvlText w:val=""/>
      <w:lvlJc w:val="left"/>
      <w:pPr>
        <w:ind w:left="5040" w:hanging="360"/>
      </w:pPr>
      <w:rPr>
        <w:rFonts w:ascii="Symbol" w:hAnsi="Symbol" w:hint="default"/>
      </w:rPr>
    </w:lvl>
    <w:lvl w:ilvl="7" w:tplc="FF0CF9E8">
      <w:start w:val="1"/>
      <w:numFmt w:val="bullet"/>
      <w:lvlText w:val="o"/>
      <w:lvlJc w:val="left"/>
      <w:pPr>
        <w:ind w:left="5760" w:hanging="360"/>
      </w:pPr>
      <w:rPr>
        <w:rFonts w:ascii="Courier New" w:hAnsi="Courier New" w:hint="default"/>
      </w:rPr>
    </w:lvl>
    <w:lvl w:ilvl="8" w:tplc="D968E95A">
      <w:start w:val="1"/>
      <w:numFmt w:val="bullet"/>
      <w:lvlText w:val=""/>
      <w:lvlJc w:val="left"/>
      <w:pPr>
        <w:ind w:left="6480" w:hanging="360"/>
      </w:pPr>
      <w:rPr>
        <w:rFonts w:ascii="Wingdings" w:hAnsi="Wingdings" w:hint="default"/>
      </w:rPr>
    </w:lvl>
  </w:abstractNum>
  <w:abstractNum w:abstractNumId="25" w15:restartNumberingAfterBreak="0">
    <w:nsid w:val="3B5E4AB3"/>
    <w:multiLevelType w:val="multilevel"/>
    <w:tmpl w:val="97CAB304"/>
    <w:lvl w:ilvl="0">
      <w:start w:val="1"/>
      <w:numFmt w:val="decimal"/>
      <w:lvlText w:val="%1."/>
      <w:lvlJc w:val="left"/>
      <w:pPr>
        <w:ind w:left="720" w:hanging="360"/>
      </w:pPr>
    </w:lvl>
    <w:lvl w:ilvl="1">
      <w:start w:val="1"/>
      <w:numFmt w:val="decimal"/>
      <w:pStyle w:val="Heading2"/>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3B81057C"/>
    <w:multiLevelType w:val="hybridMultilevel"/>
    <w:tmpl w:val="9A204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E94073E"/>
    <w:multiLevelType w:val="multilevel"/>
    <w:tmpl w:val="CCE4F15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1E40479"/>
    <w:multiLevelType w:val="hybridMultilevel"/>
    <w:tmpl w:val="CE567278"/>
    <w:lvl w:ilvl="0" w:tplc="CA384C26">
      <w:start w:val="1"/>
      <w:numFmt w:val="decimal"/>
      <w:lvlText w:val="Assumption %1:"/>
      <w:lvlJc w:val="left"/>
      <w:pPr>
        <w:ind w:left="2520" w:hanging="360"/>
      </w:pPr>
      <w:rPr>
        <w:rFonts w:hint="default"/>
        <w:b/>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start w:val="1"/>
      <w:numFmt w:val="decimal"/>
      <w:lvlText w:val="%4."/>
      <w:lvlJc w:val="left"/>
      <w:pPr>
        <w:ind w:left="3780" w:hanging="360"/>
      </w:pPr>
    </w:lvl>
    <w:lvl w:ilvl="4" w:tplc="04090019">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15:restartNumberingAfterBreak="0">
    <w:nsid w:val="44DB4723"/>
    <w:multiLevelType w:val="hybridMultilevel"/>
    <w:tmpl w:val="A7948BF0"/>
    <w:lvl w:ilvl="0" w:tplc="FA5A0CCA">
      <w:start w:val="1"/>
      <w:numFmt w:val="bullet"/>
      <w:lvlText w:val=""/>
      <w:lvlJc w:val="left"/>
      <w:pPr>
        <w:ind w:left="720" w:hanging="360"/>
      </w:pPr>
      <w:rPr>
        <w:rFonts w:ascii="Symbol" w:hAnsi="Symbol" w:hint="default"/>
      </w:rPr>
    </w:lvl>
    <w:lvl w:ilvl="1" w:tplc="1D2C922C">
      <w:start w:val="1"/>
      <w:numFmt w:val="bullet"/>
      <w:lvlText w:val="o"/>
      <w:lvlJc w:val="left"/>
      <w:pPr>
        <w:ind w:left="1440" w:hanging="360"/>
      </w:pPr>
      <w:rPr>
        <w:rFonts w:ascii="Courier New" w:hAnsi="Courier New" w:hint="default"/>
      </w:rPr>
    </w:lvl>
    <w:lvl w:ilvl="2" w:tplc="43E659CE">
      <w:start w:val="1"/>
      <w:numFmt w:val="bullet"/>
      <w:lvlText w:val=""/>
      <w:lvlJc w:val="left"/>
      <w:pPr>
        <w:ind w:left="2160" w:hanging="360"/>
      </w:pPr>
      <w:rPr>
        <w:rFonts w:ascii="Wingdings" w:hAnsi="Wingdings" w:hint="default"/>
      </w:rPr>
    </w:lvl>
    <w:lvl w:ilvl="3" w:tplc="A08EF4D8">
      <w:start w:val="1"/>
      <w:numFmt w:val="bullet"/>
      <w:lvlText w:val=""/>
      <w:lvlJc w:val="left"/>
      <w:pPr>
        <w:ind w:left="2880" w:hanging="360"/>
      </w:pPr>
      <w:rPr>
        <w:rFonts w:ascii="Symbol" w:hAnsi="Symbol" w:hint="default"/>
      </w:rPr>
    </w:lvl>
    <w:lvl w:ilvl="4" w:tplc="BC6E7656">
      <w:start w:val="1"/>
      <w:numFmt w:val="bullet"/>
      <w:lvlText w:val="o"/>
      <w:lvlJc w:val="left"/>
      <w:pPr>
        <w:ind w:left="3600" w:hanging="360"/>
      </w:pPr>
      <w:rPr>
        <w:rFonts w:ascii="Courier New" w:hAnsi="Courier New" w:hint="default"/>
      </w:rPr>
    </w:lvl>
    <w:lvl w:ilvl="5" w:tplc="3560EEA6">
      <w:start w:val="1"/>
      <w:numFmt w:val="bullet"/>
      <w:lvlText w:val=""/>
      <w:lvlJc w:val="left"/>
      <w:pPr>
        <w:ind w:left="4320" w:hanging="360"/>
      </w:pPr>
      <w:rPr>
        <w:rFonts w:ascii="Wingdings" w:hAnsi="Wingdings" w:hint="default"/>
      </w:rPr>
    </w:lvl>
    <w:lvl w:ilvl="6" w:tplc="E252F5AC">
      <w:start w:val="1"/>
      <w:numFmt w:val="bullet"/>
      <w:lvlText w:val=""/>
      <w:lvlJc w:val="left"/>
      <w:pPr>
        <w:ind w:left="5040" w:hanging="360"/>
      </w:pPr>
      <w:rPr>
        <w:rFonts w:ascii="Symbol" w:hAnsi="Symbol" w:hint="default"/>
      </w:rPr>
    </w:lvl>
    <w:lvl w:ilvl="7" w:tplc="8F960A12">
      <w:start w:val="1"/>
      <w:numFmt w:val="bullet"/>
      <w:lvlText w:val="o"/>
      <w:lvlJc w:val="left"/>
      <w:pPr>
        <w:ind w:left="5760" w:hanging="360"/>
      </w:pPr>
      <w:rPr>
        <w:rFonts w:ascii="Courier New" w:hAnsi="Courier New" w:hint="default"/>
      </w:rPr>
    </w:lvl>
    <w:lvl w:ilvl="8" w:tplc="A9E414E4">
      <w:start w:val="1"/>
      <w:numFmt w:val="bullet"/>
      <w:lvlText w:val=""/>
      <w:lvlJc w:val="left"/>
      <w:pPr>
        <w:ind w:left="6480" w:hanging="360"/>
      </w:pPr>
      <w:rPr>
        <w:rFonts w:ascii="Wingdings" w:hAnsi="Wingdings" w:hint="default"/>
      </w:rPr>
    </w:lvl>
  </w:abstractNum>
  <w:abstractNum w:abstractNumId="30" w15:restartNumberingAfterBreak="0">
    <w:nsid w:val="460A26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A5977D5"/>
    <w:multiLevelType w:val="hybridMultilevel"/>
    <w:tmpl w:val="F81E38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EE8646B"/>
    <w:multiLevelType w:val="hybridMultilevel"/>
    <w:tmpl w:val="5EC6659C"/>
    <w:lvl w:ilvl="0" w:tplc="92960416">
      <w:start w:val="1"/>
      <w:numFmt w:val="bullet"/>
      <w:lvlText w:val=""/>
      <w:lvlJc w:val="left"/>
      <w:pPr>
        <w:ind w:left="720" w:hanging="360"/>
      </w:pPr>
      <w:rPr>
        <w:rFonts w:ascii="Symbol" w:hAnsi="Symbol" w:hint="default"/>
      </w:rPr>
    </w:lvl>
    <w:lvl w:ilvl="1" w:tplc="18E2D71E">
      <w:start w:val="1"/>
      <w:numFmt w:val="bullet"/>
      <w:lvlText w:val="o"/>
      <w:lvlJc w:val="left"/>
      <w:pPr>
        <w:ind w:left="1440" w:hanging="360"/>
      </w:pPr>
      <w:rPr>
        <w:rFonts w:ascii="Courier New" w:hAnsi="Courier New" w:hint="default"/>
      </w:rPr>
    </w:lvl>
    <w:lvl w:ilvl="2" w:tplc="13E804A4">
      <w:start w:val="1"/>
      <w:numFmt w:val="bullet"/>
      <w:lvlText w:val=""/>
      <w:lvlJc w:val="left"/>
      <w:pPr>
        <w:ind w:left="2160" w:hanging="360"/>
      </w:pPr>
      <w:rPr>
        <w:rFonts w:ascii="Wingdings" w:hAnsi="Wingdings" w:hint="default"/>
      </w:rPr>
    </w:lvl>
    <w:lvl w:ilvl="3" w:tplc="7F9643DA">
      <w:start w:val="1"/>
      <w:numFmt w:val="bullet"/>
      <w:lvlText w:val=""/>
      <w:lvlJc w:val="left"/>
      <w:pPr>
        <w:ind w:left="2880" w:hanging="360"/>
      </w:pPr>
      <w:rPr>
        <w:rFonts w:ascii="Symbol" w:hAnsi="Symbol" w:hint="default"/>
      </w:rPr>
    </w:lvl>
    <w:lvl w:ilvl="4" w:tplc="82683C44">
      <w:start w:val="1"/>
      <w:numFmt w:val="bullet"/>
      <w:lvlText w:val="o"/>
      <w:lvlJc w:val="left"/>
      <w:pPr>
        <w:ind w:left="3600" w:hanging="360"/>
      </w:pPr>
      <w:rPr>
        <w:rFonts w:ascii="Courier New" w:hAnsi="Courier New" w:hint="default"/>
      </w:rPr>
    </w:lvl>
    <w:lvl w:ilvl="5" w:tplc="4D7E4930">
      <w:start w:val="1"/>
      <w:numFmt w:val="bullet"/>
      <w:lvlText w:val=""/>
      <w:lvlJc w:val="left"/>
      <w:pPr>
        <w:ind w:left="4320" w:hanging="360"/>
      </w:pPr>
      <w:rPr>
        <w:rFonts w:ascii="Wingdings" w:hAnsi="Wingdings" w:hint="default"/>
      </w:rPr>
    </w:lvl>
    <w:lvl w:ilvl="6" w:tplc="2D72BBCC">
      <w:start w:val="1"/>
      <w:numFmt w:val="bullet"/>
      <w:lvlText w:val=""/>
      <w:lvlJc w:val="left"/>
      <w:pPr>
        <w:ind w:left="5040" w:hanging="360"/>
      </w:pPr>
      <w:rPr>
        <w:rFonts w:ascii="Symbol" w:hAnsi="Symbol" w:hint="default"/>
      </w:rPr>
    </w:lvl>
    <w:lvl w:ilvl="7" w:tplc="F2461F6C">
      <w:start w:val="1"/>
      <w:numFmt w:val="bullet"/>
      <w:lvlText w:val="o"/>
      <w:lvlJc w:val="left"/>
      <w:pPr>
        <w:ind w:left="5760" w:hanging="360"/>
      </w:pPr>
      <w:rPr>
        <w:rFonts w:ascii="Courier New" w:hAnsi="Courier New" w:hint="default"/>
      </w:rPr>
    </w:lvl>
    <w:lvl w:ilvl="8" w:tplc="B516BA42">
      <w:start w:val="1"/>
      <w:numFmt w:val="bullet"/>
      <w:lvlText w:val=""/>
      <w:lvlJc w:val="left"/>
      <w:pPr>
        <w:ind w:left="6480" w:hanging="360"/>
      </w:pPr>
      <w:rPr>
        <w:rFonts w:ascii="Wingdings" w:hAnsi="Wingdings" w:hint="default"/>
      </w:rPr>
    </w:lvl>
  </w:abstractNum>
  <w:abstractNum w:abstractNumId="33" w15:restartNumberingAfterBreak="0">
    <w:nsid w:val="524577BB"/>
    <w:multiLevelType w:val="hybridMultilevel"/>
    <w:tmpl w:val="03147364"/>
    <w:lvl w:ilvl="0" w:tplc="2AA68AF6">
      <w:start w:val="1"/>
      <w:numFmt w:val="bullet"/>
      <w:lvlText w:val=""/>
      <w:lvlJc w:val="left"/>
      <w:pPr>
        <w:ind w:left="720" w:hanging="360"/>
      </w:pPr>
      <w:rPr>
        <w:rFonts w:ascii="Symbol" w:hAnsi="Symbol" w:hint="default"/>
      </w:rPr>
    </w:lvl>
    <w:lvl w:ilvl="1" w:tplc="7894608C">
      <w:start w:val="1"/>
      <w:numFmt w:val="bullet"/>
      <w:lvlText w:val="o"/>
      <w:lvlJc w:val="left"/>
      <w:pPr>
        <w:ind w:left="1440" w:hanging="360"/>
      </w:pPr>
      <w:rPr>
        <w:rFonts w:ascii="Courier New" w:hAnsi="Courier New" w:hint="default"/>
      </w:rPr>
    </w:lvl>
    <w:lvl w:ilvl="2" w:tplc="748CBC36">
      <w:start w:val="1"/>
      <w:numFmt w:val="bullet"/>
      <w:lvlText w:val=""/>
      <w:lvlJc w:val="left"/>
      <w:pPr>
        <w:ind w:left="2160" w:hanging="360"/>
      </w:pPr>
      <w:rPr>
        <w:rFonts w:ascii="Wingdings" w:hAnsi="Wingdings" w:hint="default"/>
      </w:rPr>
    </w:lvl>
    <w:lvl w:ilvl="3" w:tplc="E890959A">
      <w:start w:val="1"/>
      <w:numFmt w:val="bullet"/>
      <w:lvlText w:val=""/>
      <w:lvlJc w:val="left"/>
      <w:pPr>
        <w:ind w:left="2880" w:hanging="360"/>
      </w:pPr>
      <w:rPr>
        <w:rFonts w:ascii="Symbol" w:hAnsi="Symbol" w:hint="default"/>
      </w:rPr>
    </w:lvl>
    <w:lvl w:ilvl="4" w:tplc="9E36FA8E">
      <w:start w:val="1"/>
      <w:numFmt w:val="bullet"/>
      <w:lvlText w:val="o"/>
      <w:lvlJc w:val="left"/>
      <w:pPr>
        <w:ind w:left="3600" w:hanging="360"/>
      </w:pPr>
      <w:rPr>
        <w:rFonts w:ascii="Courier New" w:hAnsi="Courier New" w:hint="default"/>
      </w:rPr>
    </w:lvl>
    <w:lvl w:ilvl="5" w:tplc="E744D666">
      <w:start w:val="1"/>
      <w:numFmt w:val="bullet"/>
      <w:lvlText w:val=""/>
      <w:lvlJc w:val="left"/>
      <w:pPr>
        <w:ind w:left="4320" w:hanging="360"/>
      </w:pPr>
      <w:rPr>
        <w:rFonts w:ascii="Wingdings" w:hAnsi="Wingdings" w:hint="default"/>
      </w:rPr>
    </w:lvl>
    <w:lvl w:ilvl="6" w:tplc="930476EE">
      <w:start w:val="1"/>
      <w:numFmt w:val="bullet"/>
      <w:lvlText w:val=""/>
      <w:lvlJc w:val="left"/>
      <w:pPr>
        <w:ind w:left="5040" w:hanging="360"/>
      </w:pPr>
      <w:rPr>
        <w:rFonts w:ascii="Symbol" w:hAnsi="Symbol" w:hint="default"/>
      </w:rPr>
    </w:lvl>
    <w:lvl w:ilvl="7" w:tplc="F648F09E">
      <w:start w:val="1"/>
      <w:numFmt w:val="bullet"/>
      <w:lvlText w:val="o"/>
      <w:lvlJc w:val="left"/>
      <w:pPr>
        <w:ind w:left="5760" w:hanging="360"/>
      </w:pPr>
      <w:rPr>
        <w:rFonts w:ascii="Courier New" w:hAnsi="Courier New" w:hint="default"/>
      </w:rPr>
    </w:lvl>
    <w:lvl w:ilvl="8" w:tplc="A502C3E2">
      <w:start w:val="1"/>
      <w:numFmt w:val="bullet"/>
      <w:lvlText w:val=""/>
      <w:lvlJc w:val="left"/>
      <w:pPr>
        <w:ind w:left="6480" w:hanging="360"/>
      </w:pPr>
      <w:rPr>
        <w:rFonts w:ascii="Wingdings" w:hAnsi="Wingdings" w:hint="default"/>
      </w:rPr>
    </w:lvl>
  </w:abstractNum>
  <w:abstractNum w:abstractNumId="34" w15:restartNumberingAfterBreak="0">
    <w:nsid w:val="5C36457D"/>
    <w:multiLevelType w:val="hybridMultilevel"/>
    <w:tmpl w:val="116CB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D52DF6"/>
    <w:multiLevelType w:val="multilevel"/>
    <w:tmpl w:val="BEB49A8C"/>
    <w:lvl w:ilvl="0">
      <w:start w:val="5"/>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05D25A7"/>
    <w:multiLevelType w:val="hybridMultilevel"/>
    <w:tmpl w:val="7BF03AB0"/>
    <w:lvl w:ilvl="0" w:tplc="BCAE0DEA">
      <w:start w:val="1"/>
      <w:numFmt w:val="bullet"/>
      <w:lvlText w:val=""/>
      <w:lvlJc w:val="left"/>
      <w:pPr>
        <w:ind w:left="720" w:hanging="360"/>
      </w:pPr>
      <w:rPr>
        <w:rFonts w:ascii="Symbol" w:hAnsi="Symbol" w:hint="default"/>
      </w:rPr>
    </w:lvl>
    <w:lvl w:ilvl="1" w:tplc="2BDABEC0">
      <w:start w:val="1"/>
      <w:numFmt w:val="bullet"/>
      <w:lvlText w:val="o"/>
      <w:lvlJc w:val="left"/>
      <w:pPr>
        <w:ind w:left="1440" w:hanging="360"/>
      </w:pPr>
      <w:rPr>
        <w:rFonts w:ascii="Courier New" w:hAnsi="Courier New" w:hint="default"/>
      </w:rPr>
    </w:lvl>
    <w:lvl w:ilvl="2" w:tplc="43D6D078">
      <w:start w:val="1"/>
      <w:numFmt w:val="bullet"/>
      <w:lvlText w:val=""/>
      <w:lvlJc w:val="left"/>
      <w:pPr>
        <w:ind w:left="2160" w:hanging="360"/>
      </w:pPr>
      <w:rPr>
        <w:rFonts w:ascii="Wingdings" w:hAnsi="Wingdings" w:hint="default"/>
      </w:rPr>
    </w:lvl>
    <w:lvl w:ilvl="3" w:tplc="0DA6E31E">
      <w:start w:val="1"/>
      <w:numFmt w:val="bullet"/>
      <w:lvlText w:val=""/>
      <w:lvlJc w:val="left"/>
      <w:pPr>
        <w:ind w:left="2880" w:hanging="360"/>
      </w:pPr>
      <w:rPr>
        <w:rFonts w:ascii="Symbol" w:hAnsi="Symbol" w:hint="default"/>
      </w:rPr>
    </w:lvl>
    <w:lvl w:ilvl="4" w:tplc="7C02C880">
      <w:start w:val="1"/>
      <w:numFmt w:val="bullet"/>
      <w:lvlText w:val="o"/>
      <w:lvlJc w:val="left"/>
      <w:pPr>
        <w:ind w:left="3600" w:hanging="360"/>
      </w:pPr>
      <w:rPr>
        <w:rFonts w:ascii="Courier New" w:hAnsi="Courier New" w:hint="default"/>
      </w:rPr>
    </w:lvl>
    <w:lvl w:ilvl="5" w:tplc="64A69742">
      <w:start w:val="1"/>
      <w:numFmt w:val="bullet"/>
      <w:lvlText w:val=""/>
      <w:lvlJc w:val="left"/>
      <w:pPr>
        <w:ind w:left="4320" w:hanging="360"/>
      </w:pPr>
      <w:rPr>
        <w:rFonts w:ascii="Wingdings" w:hAnsi="Wingdings" w:hint="default"/>
      </w:rPr>
    </w:lvl>
    <w:lvl w:ilvl="6" w:tplc="690A2C72">
      <w:start w:val="1"/>
      <w:numFmt w:val="bullet"/>
      <w:lvlText w:val=""/>
      <w:lvlJc w:val="left"/>
      <w:pPr>
        <w:ind w:left="5040" w:hanging="360"/>
      </w:pPr>
      <w:rPr>
        <w:rFonts w:ascii="Symbol" w:hAnsi="Symbol" w:hint="default"/>
      </w:rPr>
    </w:lvl>
    <w:lvl w:ilvl="7" w:tplc="6A20EF10">
      <w:start w:val="1"/>
      <w:numFmt w:val="bullet"/>
      <w:lvlText w:val="o"/>
      <w:lvlJc w:val="left"/>
      <w:pPr>
        <w:ind w:left="5760" w:hanging="360"/>
      </w:pPr>
      <w:rPr>
        <w:rFonts w:ascii="Courier New" w:hAnsi="Courier New" w:hint="default"/>
      </w:rPr>
    </w:lvl>
    <w:lvl w:ilvl="8" w:tplc="DB62D288">
      <w:start w:val="1"/>
      <w:numFmt w:val="bullet"/>
      <w:lvlText w:val=""/>
      <w:lvlJc w:val="left"/>
      <w:pPr>
        <w:ind w:left="6480" w:hanging="360"/>
      </w:pPr>
      <w:rPr>
        <w:rFonts w:ascii="Wingdings" w:hAnsi="Wingdings" w:hint="default"/>
      </w:rPr>
    </w:lvl>
  </w:abstractNum>
  <w:abstractNum w:abstractNumId="37" w15:restartNumberingAfterBreak="0">
    <w:nsid w:val="61D45935"/>
    <w:multiLevelType w:val="hybridMultilevel"/>
    <w:tmpl w:val="C164C9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1F37964"/>
    <w:multiLevelType w:val="hybridMultilevel"/>
    <w:tmpl w:val="A2760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E31603"/>
    <w:multiLevelType w:val="hybridMultilevel"/>
    <w:tmpl w:val="49860896"/>
    <w:lvl w:ilvl="0" w:tplc="BFD4BF68">
      <w:start w:val="1"/>
      <w:numFmt w:val="bullet"/>
      <w:lvlText w:val=""/>
      <w:lvlJc w:val="left"/>
      <w:pPr>
        <w:ind w:left="720" w:hanging="360"/>
      </w:pPr>
      <w:rPr>
        <w:rFonts w:ascii="Symbol" w:hAnsi="Symbol" w:hint="default"/>
      </w:rPr>
    </w:lvl>
    <w:lvl w:ilvl="1" w:tplc="968052C6">
      <w:start w:val="1"/>
      <w:numFmt w:val="bullet"/>
      <w:lvlText w:val="o"/>
      <w:lvlJc w:val="left"/>
      <w:pPr>
        <w:ind w:left="1440" w:hanging="360"/>
      </w:pPr>
      <w:rPr>
        <w:rFonts w:ascii="Courier New" w:hAnsi="Courier New" w:hint="default"/>
      </w:rPr>
    </w:lvl>
    <w:lvl w:ilvl="2" w:tplc="EC5C0DFE">
      <w:start w:val="1"/>
      <w:numFmt w:val="bullet"/>
      <w:lvlText w:val=""/>
      <w:lvlJc w:val="left"/>
      <w:pPr>
        <w:ind w:left="2160" w:hanging="360"/>
      </w:pPr>
      <w:rPr>
        <w:rFonts w:ascii="Wingdings" w:hAnsi="Wingdings" w:hint="default"/>
      </w:rPr>
    </w:lvl>
    <w:lvl w:ilvl="3" w:tplc="1568BA6E">
      <w:start w:val="1"/>
      <w:numFmt w:val="bullet"/>
      <w:lvlText w:val=""/>
      <w:lvlJc w:val="left"/>
      <w:pPr>
        <w:ind w:left="2880" w:hanging="360"/>
      </w:pPr>
      <w:rPr>
        <w:rFonts w:ascii="Symbol" w:hAnsi="Symbol" w:hint="default"/>
      </w:rPr>
    </w:lvl>
    <w:lvl w:ilvl="4" w:tplc="BBDA3512">
      <w:start w:val="1"/>
      <w:numFmt w:val="bullet"/>
      <w:lvlText w:val="o"/>
      <w:lvlJc w:val="left"/>
      <w:pPr>
        <w:ind w:left="3600" w:hanging="360"/>
      </w:pPr>
      <w:rPr>
        <w:rFonts w:ascii="Courier New" w:hAnsi="Courier New" w:hint="default"/>
      </w:rPr>
    </w:lvl>
    <w:lvl w:ilvl="5" w:tplc="4912A0D2">
      <w:start w:val="1"/>
      <w:numFmt w:val="bullet"/>
      <w:lvlText w:val=""/>
      <w:lvlJc w:val="left"/>
      <w:pPr>
        <w:ind w:left="4320" w:hanging="360"/>
      </w:pPr>
      <w:rPr>
        <w:rFonts w:ascii="Wingdings" w:hAnsi="Wingdings" w:hint="default"/>
      </w:rPr>
    </w:lvl>
    <w:lvl w:ilvl="6" w:tplc="30C42DEE">
      <w:start w:val="1"/>
      <w:numFmt w:val="bullet"/>
      <w:lvlText w:val=""/>
      <w:lvlJc w:val="left"/>
      <w:pPr>
        <w:ind w:left="5040" w:hanging="360"/>
      </w:pPr>
      <w:rPr>
        <w:rFonts w:ascii="Symbol" w:hAnsi="Symbol" w:hint="default"/>
      </w:rPr>
    </w:lvl>
    <w:lvl w:ilvl="7" w:tplc="4A202BCE">
      <w:start w:val="1"/>
      <w:numFmt w:val="bullet"/>
      <w:lvlText w:val="o"/>
      <w:lvlJc w:val="left"/>
      <w:pPr>
        <w:ind w:left="5760" w:hanging="360"/>
      </w:pPr>
      <w:rPr>
        <w:rFonts w:ascii="Courier New" w:hAnsi="Courier New" w:hint="default"/>
      </w:rPr>
    </w:lvl>
    <w:lvl w:ilvl="8" w:tplc="F78A2072">
      <w:start w:val="1"/>
      <w:numFmt w:val="bullet"/>
      <w:lvlText w:val=""/>
      <w:lvlJc w:val="left"/>
      <w:pPr>
        <w:ind w:left="6480" w:hanging="360"/>
      </w:pPr>
      <w:rPr>
        <w:rFonts w:ascii="Wingdings" w:hAnsi="Wingdings" w:hint="default"/>
      </w:rPr>
    </w:lvl>
  </w:abstractNum>
  <w:abstractNum w:abstractNumId="40" w15:restartNumberingAfterBreak="0">
    <w:nsid w:val="66FA5A01"/>
    <w:multiLevelType w:val="hybridMultilevel"/>
    <w:tmpl w:val="1D5C92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E6038C"/>
    <w:multiLevelType w:val="hybridMultilevel"/>
    <w:tmpl w:val="5E067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A1C04AF"/>
    <w:multiLevelType w:val="hybridMultilevel"/>
    <w:tmpl w:val="E04095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6CA95EB5"/>
    <w:multiLevelType w:val="hybridMultilevel"/>
    <w:tmpl w:val="C6A677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FBB32DF"/>
    <w:multiLevelType w:val="hybridMultilevel"/>
    <w:tmpl w:val="BE123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293284"/>
    <w:multiLevelType w:val="hybridMultilevel"/>
    <w:tmpl w:val="6356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1E326D"/>
    <w:multiLevelType w:val="hybridMultilevel"/>
    <w:tmpl w:val="6F324392"/>
    <w:lvl w:ilvl="0" w:tplc="8D348CEE">
      <w:start w:val="1"/>
      <w:numFmt w:val="bullet"/>
      <w:lvlText w:val=""/>
      <w:lvlJc w:val="left"/>
      <w:pPr>
        <w:ind w:left="720" w:hanging="360"/>
      </w:pPr>
      <w:rPr>
        <w:rFonts w:ascii="Symbol" w:hAnsi="Symbol" w:hint="default"/>
      </w:rPr>
    </w:lvl>
    <w:lvl w:ilvl="1" w:tplc="2B02620A">
      <w:start w:val="1"/>
      <w:numFmt w:val="bullet"/>
      <w:lvlText w:val="o"/>
      <w:lvlJc w:val="left"/>
      <w:pPr>
        <w:ind w:left="1440" w:hanging="360"/>
      </w:pPr>
      <w:rPr>
        <w:rFonts w:ascii="Courier New" w:hAnsi="Courier New" w:hint="default"/>
      </w:rPr>
    </w:lvl>
    <w:lvl w:ilvl="2" w:tplc="8B00FDE8">
      <w:start w:val="1"/>
      <w:numFmt w:val="bullet"/>
      <w:lvlText w:val=""/>
      <w:lvlJc w:val="left"/>
      <w:pPr>
        <w:ind w:left="2160" w:hanging="360"/>
      </w:pPr>
      <w:rPr>
        <w:rFonts w:ascii="Wingdings" w:hAnsi="Wingdings" w:hint="default"/>
      </w:rPr>
    </w:lvl>
    <w:lvl w:ilvl="3" w:tplc="48FEC6BA">
      <w:start w:val="1"/>
      <w:numFmt w:val="bullet"/>
      <w:lvlText w:val=""/>
      <w:lvlJc w:val="left"/>
      <w:pPr>
        <w:ind w:left="2880" w:hanging="360"/>
      </w:pPr>
      <w:rPr>
        <w:rFonts w:ascii="Symbol" w:hAnsi="Symbol" w:hint="default"/>
      </w:rPr>
    </w:lvl>
    <w:lvl w:ilvl="4" w:tplc="436281A2">
      <w:start w:val="1"/>
      <w:numFmt w:val="bullet"/>
      <w:lvlText w:val="o"/>
      <w:lvlJc w:val="left"/>
      <w:pPr>
        <w:ind w:left="3600" w:hanging="360"/>
      </w:pPr>
      <w:rPr>
        <w:rFonts w:ascii="Courier New" w:hAnsi="Courier New" w:hint="default"/>
      </w:rPr>
    </w:lvl>
    <w:lvl w:ilvl="5" w:tplc="B5A864D2">
      <w:start w:val="1"/>
      <w:numFmt w:val="bullet"/>
      <w:lvlText w:val=""/>
      <w:lvlJc w:val="left"/>
      <w:pPr>
        <w:ind w:left="4320" w:hanging="360"/>
      </w:pPr>
      <w:rPr>
        <w:rFonts w:ascii="Wingdings" w:hAnsi="Wingdings" w:hint="default"/>
      </w:rPr>
    </w:lvl>
    <w:lvl w:ilvl="6" w:tplc="3FBC6B1C">
      <w:start w:val="1"/>
      <w:numFmt w:val="bullet"/>
      <w:lvlText w:val=""/>
      <w:lvlJc w:val="left"/>
      <w:pPr>
        <w:ind w:left="5040" w:hanging="360"/>
      </w:pPr>
      <w:rPr>
        <w:rFonts w:ascii="Symbol" w:hAnsi="Symbol" w:hint="default"/>
      </w:rPr>
    </w:lvl>
    <w:lvl w:ilvl="7" w:tplc="B0B22810">
      <w:start w:val="1"/>
      <w:numFmt w:val="bullet"/>
      <w:lvlText w:val="o"/>
      <w:lvlJc w:val="left"/>
      <w:pPr>
        <w:ind w:left="5760" w:hanging="360"/>
      </w:pPr>
      <w:rPr>
        <w:rFonts w:ascii="Courier New" w:hAnsi="Courier New" w:hint="default"/>
      </w:rPr>
    </w:lvl>
    <w:lvl w:ilvl="8" w:tplc="6FBA8E4C">
      <w:start w:val="1"/>
      <w:numFmt w:val="bullet"/>
      <w:lvlText w:val=""/>
      <w:lvlJc w:val="left"/>
      <w:pPr>
        <w:ind w:left="6480" w:hanging="360"/>
      </w:pPr>
      <w:rPr>
        <w:rFonts w:ascii="Wingdings" w:hAnsi="Wingdings" w:hint="default"/>
      </w:rPr>
    </w:lvl>
  </w:abstractNum>
  <w:abstractNum w:abstractNumId="47" w15:restartNumberingAfterBreak="0">
    <w:nsid w:val="76AB5190"/>
    <w:multiLevelType w:val="hybridMultilevel"/>
    <w:tmpl w:val="6F00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DA7597"/>
    <w:multiLevelType w:val="hybridMultilevel"/>
    <w:tmpl w:val="E724025A"/>
    <w:lvl w:ilvl="0" w:tplc="7F508DF0">
      <w:start w:val="1"/>
      <w:numFmt w:val="bullet"/>
      <w:lvlText w:val=""/>
      <w:lvlJc w:val="left"/>
      <w:pPr>
        <w:ind w:left="720" w:hanging="360"/>
      </w:pPr>
      <w:rPr>
        <w:rFonts w:ascii="Symbol" w:hAnsi="Symbol" w:hint="default"/>
      </w:rPr>
    </w:lvl>
    <w:lvl w:ilvl="1" w:tplc="9FC4AD62">
      <w:start w:val="1"/>
      <w:numFmt w:val="bullet"/>
      <w:lvlText w:val="o"/>
      <w:lvlJc w:val="left"/>
      <w:pPr>
        <w:ind w:left="1440" w:hanging="360"/>
      </w:pPr>
      <w:rPr>
        <w:rFonts w:ascii="Courier New" w:hAnsi="Courier New" w:hint="default"/>
      </w:rPr>
    </w:lvl>
    <w:lvl w:ilvl="2" w:tplc="18F4916E">
      <w:start w:val="1"/>
      <w:numFmt w:val="bullet"/>
      <w:lvlText w:val=""/>
      <w:lvlJc w:val="left"/>
      <w:pPr>
        <w:ind w:left="2160" w:hanging="360"/>
      </w:pPr>
      <w:rPr>
        <w:rFonts w:ascii="Wingdings" w:hAnsi="Wingdings" w:hint="default"/>
      </w:rPr>
    </w:lvl>
    <w:lvl w:ilvl="3" w:tplc="A1C46170">
      <w:start w:val="1"/>
      <w:numFmt w:val="bullet"/>
      <w:lvlText w:val=""/>
      <w:lvlJc w:val="left"/>
      <w:pPr>
        <w:ind w:left="2880" w:hanging="360"/>
      </w:pPr>
      <w:rPr>
        <w:rFonts w:ascii="Symbol" w:hAnsi="Symbol" w:hint="default"/>
      </w:rPr>
    </w:lvl>
    <w:lvl w:ilvl="4" w:tplc="5B38D394">
      <w:start w:val="1"/>
      <w:numFmt w:val="bullet"/>
      <w:lvlText w:val="o"/>
      <w:lvlJc w:val="left"/>
      <w:pPr>
        <w:ind w:left="3600" w:hanging="360"/>
      </w:pPr>
      <w:rPr>
        <w:rFonts w:ascii="Courier New" w:hAnsi="Courier New" w:hint="default"/>
      </w:rPr>
    </w:lvl>
    <w:lvl w:ilvl="5" w:tplc="4CE8D666">
      <w:start w:val="1"/>
      <w:numFmt w:val="bullet"/>
      <w:lvlText w:val=""/>
      <w:lvlJc w:val="left"/>
      <w:pPr>
        <w:ind w:left="4320" w:hanging="360"/>
      </w:pPr>
      <w:rPr>
        <w:rFonts w:ascii="Wingdings" w:hAnsi="Wingdings" w:hint="default"/>
      </w:rPr>
    </w:lvl>
    <w:lvl w:ilvl="6" w:tplc="86C0EF04">
      <w:start w:val="1"/>
      <w:numFmt w:val="bullet"/>
      <w:lvlText w:val=""/>
      <w:lvlJc w:val="left"/>
      <w:pPr>
        <w:ind w:left="5040" w:hanging="360"/>
      </w:pPr>
      <w:rPr>
        <w:rFonts w:ascii="Symbol" w:hAnsi="Symbol" w:hint="default"/>
      </w:rPr>
    </w:lvl>
    <w:lvl w:ilvl="7" w:tplc="19EE0436">
      <w:start w:val="1"/>
      <w:numFmt w:val="bullet"/>
      <w:lvlText w:val="o"/>
      <w:lvlJc w:val="left"/>
      <w:pPr>
        <w:ind w:left="5760" w:hanging="360"/>
      </w:pPr>
      <w:rPr>
        <w:rFonts w:ascii="Courier New" w:hAnsi="Courier New" w:hint="default"/>
      </w:rPr>
    </w:lvl>
    <w:lvl w:ilvl="8" w:tplc="D1180A82">
      <w:start w:val="1"/>
      <w:numFmt w:val="bullet"/>
      <w:lvlText w:val=""/>
      <w:lvlJc w:val="left"/>
      <w:pPr>
        <w:ind w:left="6480" w:hanging="360"/>
      </w:pPr>
      <w:rPr>
        <w:rFonts w:ascii="Wingdings" w:hAnsi="Wingdings" w:hint="default"/>
      </w:rPr>
    </w:lvl>
  </w:abstractNum>
  <w:abstractNum w:abstractNumId="49" w15:restartNumberingAfterBreak="0">
    <w:nsid w:val="7FCD31D1"/>
    <w:multiLevelType w:val="hybridMultilevel"/>
    <w:tmpl w:val="BE5EA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FEF4E3F"/>
    <w:multiLevelType w:val="hybridMultilevel"/>
    <w:tmpl w:val="18446CE6"/>
    <w:lvl w:ilvl="0" w:tplc="1BE0E7B4">
      <w:start w:val="1"/>
      <w:numFmt w:val="bullet"/>
      <w:lvlText w:val=""/>
      <w:lvlJc w:val="left"/>
      <w:pPr>
        <w:ind w:left="720" w:hanging="360"/>
      </w:pPr>
      <w:rPr>
        <w:rFonts w:ascii="Symbol" w:hAnsi="Symbol" w:hint="default"/>
      </w:rPr>
    </w:lvl>
    <w:lvl w:ilvl="1" w:tplc="A7760E0A">
      <w:start w:val="1"/>
      <w:numFmt w:val="bullet"/>
      <w:lvlText w:val="o"/>
      <w:lvlJc w:val="left"/>
      <w:pPr>
        <w:ind w:left="1440" w:hanging="360"/>
      </w:pPr>
      <w:rPr>
        <w:rFonts w:ascii="Courier New" w:hAnsi="Courier New" w:hint="default"/>
      </w:rPr>
    </w:lvl>
    <w:lvl w:ilvl="2" w:tplc="EBC467D2">
      <w:start w:val="1"/>
      <w:numFmt w:val="bullet"/>
      <w:lvlText w:val=""/>
      <w:lvlJc w:val="left"/>
      <w:pPr>
        <w:ind w:left="2160" w:hanging="360"/>
      </w:pPr>
      <w:rPr>
        <w:rFonts w:ascii="Wingdings" w:hAnsi="Wingdings" w:hint="default"/>
      </w:rPr>
    </w:lvl>
    <w:lvl w:ilvl="3" w:tplc="6A967CFE">
      <w:start w:val="1"/>
      <w:numFmt w:val="bullet"/>
      <w:lvlText w:val=""/>
      <w:lvlJc w:val="left"/>
      <w:pPr>
        <w:ind w:left="2880" w:hanging="360"/>
      </w:pPr>
      <w:rPr>
        <w:rFonts w:ascii="Symbol" w:hAnsi="Symbol" w:hint="default"/>
      </w:rPr>
    </w:lvl>
    <w:lvl w:ilvl="4" w:tplc="98F0C4F4">
      <w:start w:val="1"/>
      <w:numFmt w:val="bullet"/>
      <w:lvlText w:val="o"/>
      <w:lvlJc w:val="left"/>
      <w:pPr>
        <w:ind w:left="3600" w:hanging="360"/>
      </w:pPr>
      <w:rPr>
        <w:rFonts w:ascii="Courier New" w:hAnsi="Courier New" w:hint="default"/>
      </w:rPr>
    </w:lvl>
    <w:lvl w:ilvl="5" w:tplc="5C4097D6">
      <w:start w:val="1"/>
      <w:numFmt w:val="bullet"/>
      <w:lvlText w:val=""/>
      <w:lvlJc w:val="left"/>
      <w:pPr>
        <w:ind w:left="4320" w:hanging="360"/>
      </w:pPr>
      <w:rPr>
        <w:rFonts w:ascii="Wingdings" w:hAnsi="Wingdings" w:hint="default"/>
      </w:rPr>
    </w:lvl>
    <w:lvl w:ilvl="6" w:tplc="76727014">
      <w:start w:val="1"/>
      <w:numFmt w:val="bullet"/>
      <w:lvlText w:val=""/>
      <w:lvlJc w:val="left"/>
      <w:pPr>
        <w:ind w:left="5040" w:hanging="360"/>
      </w:pPr>
      <w:rPr>
        <w:rFonts w:ascii="Symbol" w:hAnsi="Symbol" w:hint="default"/>
      </w:rPr>
    </w:lvl>
    <w:lvl w:ilvl="7" w:tplc="17347CC0">
      <w:start w:val="1"/>
      <w:numFmt w:val="bullet"/>
      <w:lvlText w:val="o"/>
      <w:lvlJc w:val="left"/>
      <w:pPr>
        <w:ind w:left="5760" w:hanging="360"/>
      </w:pPr>
      <w:rPr>
        <w:rFonts w:ascii="Courier New" w:hAnsi="Courier New" w:hint="default"/>
      </w:rPr>
    </w:lvl>
    <w:lvl w:ilvl="8" w:tplc="54B4E62A">
      <w:start w:val="1"/>
      <w:numFmt w:val="bullet"/>
      <w:lvlText w:val=""/>
      <w:lvlJc w:val="left"/>
      <w:pPr>
        <w:ind w:left="6480" w:hanging="360"/>
      </w:pPr>
      <w:rPr>
        <w:rFonts w:ascii="Wingdings" w:hAnsi="Wingdings" w:hint="default"/>
      </w:rPr>
    </w:lvl>
  </w:abstractNum>
  <w:num w:numId="1">
    <w:abstractNumId w:val="13"/>
  </w:num>
  <w:num w:numId="2">
    <w:abstractNumId w:val="50"/>
  </w:num>
  <w:num w:numId="3">
    <w:abstractNumId w:val="32"/>
  </w:num>
  <w:num w:numId="4">
    <w:abstractNumId w:val="11"/>
  </w:num>
  <w:num w:numId="5">
    <w:abstractNumId w:val="48"/>
  </w:num>
  <w:num w:numId="6">
    <w:abstractNumId w:val="29"/>
  </w:num>
  <w:num w:numId="7">
    <w:abstractNumId w:val="39"/>
  </w:num>
  <w:num w:numId="8">
    <w:abstractNumId w:val="5"/>
  </w:num>
  <w:num w:numId="9">
    <w:abstractNumId w:val="12"/>
  </w:num>
  <w:num w:numId="10">
    <w:abstractNumId w:val="28"/>
  </w:num>
  <w:num w:numId="11">
    <w:abstractNumId w:val="23"/>
  </w:num>
  <w:num w:numId="12">
    <w:abstractNumId w:val="38"/>
  </w:num>
  <w:num w:numId="13">
    <w:abstractNumId w:val="14"/>
  </w:num>
  <w:num w:numId="14">
    <w:abstractNumId w:val="20"/>
  </w:num>
  <w:num w:numId="15">
    <w:abstractNumId w:val="2"/>
  </w:num>
  <w:num w:numId="16">
    <w:abstractNumId w:val="10"/>
  </w:num>
  <w:num w:numId="17">
    <w:abstractNumId w:val="40"/>
  </w:num>
  <w:num w:numId="18">
    <w:abstractNumId w:val="47"/>
  </w:num>
  <w:num w:numId="19">
    <w:abstractNumId w:val="45"/>
  </w:num>
  <w:num w:numId="20">
    <w:abstractNumId w:val="22"/>
  </w:num>
  <w:num w:numId="21">
    <w:abstractNumId w:val="12"/>
  </w:num>
  <w:num w:numId="22">
    <w:abstractNumId w:val="12"/>
  </w:num>
  <w:num w:numId="23">
    <w:abstractNumId w:val="17"/>
  </w:num>
  <w:num w:numId="24">
    <w:abstractNumId w:val="25"/>
  </w:num>
  <w:num w:numId="25">
    <w:abstractNumId w:val="30"/>
  </w:num>
  <w:num w:numId="26">
    <w:abstractNumId w:val="27"/>
  </w:num>
  <w:num w:numId="27">
    <w:abstractNumId w:val="27"/>
  </w:num>
  <w:num w:numId="28">
    <w:abstractNumId w:val="27"/>
    <w:lvlOverride w:ilvl="0">
      <w:startOverride w:val="2"/>
    </w:lvlOverride>
    <w:lvlOverride w:ilvl="1">
      <w:startOverride w:val="1"/>
    </w:lvlOverride>
  </w:num>
  <w:num w:numId="29">
    <w:abstractNumId w:val="27"/>
  </w:num>
  <w:num w:numId="30">
    <w:abstractNumId w:val="6"/>
  </w:num>
  <w:num w:numId="31">
    <w:abstractNumId w:val="33"/>
  </w:num>
  <w:num w:numId="32">
    <w:abstractNumId w:val="18"/>
  </w:num>
  <w:num w:numId="33">
    <w:abstractNumId w:val="24"/>
  </w:num>
  <w:num w:numId="34">
    <w:abstractNumId w:val="46"/>
  </w:num>
  <w:num w:numId="35">
    <w:abstractNumId w:val="34"/>
  </w:num>
  <w:num w:numId="36">
    <w:abstractNumId w:val="15"/>
  </w:num>
  <w:num w:numId="37">
    <w:abstractNumId w:val="21"/>
  </w:num>
  <w:num w:numId="38">
    <w:abstractNumId w:val="36"/>
  </w:num>
  <w:num w:numId="39">
    <w:abstractNumId w:val="25"/>
  </w:num>
  <w:num w:numId="40">
    <w:abstractNumId w:val="9"/>
  </w:num>
  <w:num w:numId="41">
    <w:abstractNumId w:val="4"/>
  </w:num>
  <w:num w:numId="42">
    <w:abstractNumId w:val="35"/>
  </w:num>
  <w:num w:numId="43">
    <w:abstractNumId w:val="8"/>
  </w:num>
  <w:num w:numId="44">
    <w:abstractNumId w:val="44"/>
  </w:num>
  <w:num w:numId="45">
    <w:abstractNumId w:val="16"/>
  </w:num>
  <w:num w:numId="46">
    <w:abstractNumId w:val="3"/>
  </w:num>
  <w:num w:numId="47">
    <w:abstractNumId w:val="19"/>
  </w:num>
  <w:num w:numId="48">
    <w:abstractNumId w:val="42"/>
  </w:num>
  <w:num w:numId="49">
    <w:abstractNumId w:val="43"/>
  </w:num>
  <w:num w:numId="50">
    <w:abstractNumId w:val="37"/>
  </w:num>
  <w:num w:numId="51">
    <w:abstractNumId w:val="41"/>
  </w:num>
  <w:num w:numId="52">
    <w:abstractNumId w:val="26"/>
  </w:num>
  <w:num w:numId="53">
    <w:abstractNumId w:val="49"/>
  </w:num>
  <w:num w:numId="54">
    <w:abstractNumId w:val="31"/>
  </w:num>
  <w:num w:numId="55">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
  </w:num>
  <w:num w:numId="57">
    <w:abstractNumId w:val="2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mta">
    <w15:presenceInfo w15:providerId="None" w15:userId="Mamta"/>
  </w15:person>
  <w15:person w15:author="Emilia Jankowska">
    <w15:presenceInfo w15:providerId="Windows Live" w15:userId="716125ab883408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3MDAzsrAwNzQwNTFX0lEKTi0uzszPAykwNKwFAHySTgItAAAA"/>
  </w:docVars>
  <w:rsids>
    <w:rsidRoot w:val="00967E71"/>
    <w:rsid w:val="00001049"/>
    <w:rsid w:val="0000143C"/>
    <w:rsid w:val="0000294F"/>
    <w:rsid w:val="00004943"/>
    <w:rsid w:val="00011A54"/>
    <w:rsid w:val="00014CE5"/>
    <w:rsid w:val="000178CE"/>
    <w:rsid w:val="000178E9"/>
    <w:rsid w:val="0002141D"/>
    <w:rsid w:val="00024F11"/>
    <w:rsid w:val="0002665A"/>
    <w:rsid w:val="00027B88"/>
    <w:rsid w:val="0003158E"/>
    <w:rsid w:val="00032A8D"/>
    <w:rsid w:val="000330C6"/>
    <w:rsid w:val="0003387B"/>
    <w:rsid w:val="000500D3"/>
    <w:rsid w:val="00053181"/>
    <w:rsid w:val="00054158"/>
    <w:rsid w:val="00055AF9"/>
    <w:rsid w:val="00056ED1"/>
    <w:rsid w:val="00057050"/>
    <w:rsid w:val="00060931"/>
    <w:rsid w:val="00060997"/>
    <w:rsid w:val="000635D0"/>
    <w:rsid w:val="00064C70"/>
    <w:rsid w:val="000663BB"/>
    <w:rsid w:val="00066E36"/>
    <w:rsid w:val="00075F31"/>
    <w:rsid w:val="000803EC"/>
    <w:rsid w:val="00081F00"/>
    <w:rsid w:val="000828F9"/>
    <w:rsid w:val="000829DC"/>
    <w:rsid w:val="00082EB1"/>
    <w:rsid w:val="00083A8B"/>
    <w:rsid w:val="00083CB9"/>
    <w:rsid w:val="0008408B"/>
    <w:rsid w:val="000856B7"/>
    <w:rsid w:val="000859F9"/>
    <w:rsid w:val="00085D04"/>
    <w:rsid w:val="000875B5"/>
    <w:rsid w:val="00087D3B"/>
    <w:rsid w:val="0009232E"/>
    <w:rsid w:val="0009271D"/>
    <w:rsid w:val="00093C23"/>
    <w:rsid w:val="00093D19"/>
    <w:rsid w:val="0009541F"/>
    <w:rsid w:val="00095CC1"/>
    <w:rsid w:val="000971F9"/>
    <w:rsid w:val="000A69E2"/>
    <w:rsid w:val="000A6F40"/>
    <w:rsid w:val="000A7E42"/>
    <w:rsid w:val="000B142B"/>
    <w:rsid w:val="000B1609"/>
    <w:rsid w:val="000B18FF"/>
    <w:rsid w:val="000B1918"/>
    <w:rsid w:val="000B2571"/>
    <w:rsid w:val="000B2C97"/>
    <w:rsid w:val="000B311D"/>
    <w:rsid w:val="000B3EE3"/>
    <w:rsid w:val="000B529E"/>
    <w:rsid w:val="000B73A6"/>
    <w:rsid w:val="000C0366"/>
    <w:rsid w:val="000C3205"/>
    <w:rsid w:val="000C3C6F"/>
    <w:rsid w:val="000C3F49"/>
    <w:rsid w:val="000C50FC"/>
    <w:rsid w:val="000C6658"/>
    <w:rsid w:val="000C7A55"/>
    <w:rsid w:val="000C7C1F"/>
    <w:rsid w:val="000D1BB9"/>
    <w:rsid w:val="000D27D1"/>
    <w:rsid w:val="000D30DE"/>
    <w:rsid w:val="000D3855"/>
    <w:rsid w:val="000D733D"/>
    <w:rsid w:val="000D7BC5"/>
    <w:rsid w:val="000E126D"/>
    <w:rsid w:val="000E3007"/>
    <w:rsid w:val="000E3B4F"/>
    <w:rsid w:val="000E594F"/>
    <w:rsid w:val="000E61FA"/>
    <w:rsid w:val="000E6B82"/>
    <w:rsid w:val="000E7999"/>
    <w:rsid w:val="000F131E"/>
    <w:rsid w:val="000F2C88"/>
    <w:rsid w:val="000F5E8E"/>
    <w:rsid w:val="000F6DEC"/>
    <w:rsid w:val="00101408"/>
    <w:rsid w:val="00102A2D"/>
    <w:rsid w:val="00103776"/>
    <w:rsid w:val="001048C3"/>
    <w:rsid w:val="00105855"/>
    <w:rsid w:val="001073C8"/>
    <w:rsid w:val="00112479"/>
    <w:rsid w:val="00115150"/>
    <w:rsid w:val="00123A28"/>
    <w:rsid w:val="001241A5"/>
    <w:rsid w:val="00124262"/>
    <w:rsid w:val="0012484D"/>
    <w:rsid w:val="00124C49"/>
    <w:rsid w:val="00125B80"/>
    <w:rsid w:val="001278A2"/>
    <w:rsid w:val="0013077F"/>
    <w:rsid w:val="00136093"/>
    <w:rsid w:val="001360F4"/>
    <w:rsid w:val="00136EF2"/>
    <w:rsid w:val="00137B82"/>
    <w:rsid w:val="00140C82"/>
    <w:rsid w:val="00140F1E"/>
    <w:rsid w:val="00141FEB"/>
    <w:rsid w:val="00152E5D"/>
    <w:rsid w:val="001535EE"/>
    <w:rsid w:val="001556F4"/>
    <w:rsid w:val="0016341E"/>
    <w:rsid w:val="00164BF8"/>
    <w:rsid w:val="00172AA1"/>
    <w:rsid w:val="001759D2"/>
    <w:rsid w:val="00176B3E"/>
    <w:rsid w:val="00185ECD"/>
    <w:rsid w:val="0019128B"/>
    <w:rsid w:val="00193F8B"/>
    <w:rsid w:val="001962FE"/>
    <w:rsid w:val="00196B23"/>
    <w:rsid w:val="00196C42"/>
    <w:rsid w:val="00196EB7"/>
    <w:rsid w:val="001A0DFD"/>
    <w:rsid w:val="001A1AB8"/>
    <w:rsid w:val="001A213F"/>
    <w:rsid w:val="001A6EB0"/>
    <w:rsid w:val="001A77DC"/>
    <w:rsid w:val="001B1300"/>
    <w:rsid w:val="001B15CA"/>
    <w:rsid w:val="001B1BB4"/>
    <w:rsid w:val="001B1CAF"/>
    <w:rsid w:val="001B3003"/>
    <w:rsid w:val="001B58F5"/>
    <w:rsid w:val="001B6745"/>
    <w:rsid w:val="001C01BB"/>
    <w:rsid w:val="001C2B6F"/>
    <w:rsid w:val="001C3DC0"/>
    <w:rsid w:val="001C49CB"/>
    <w:rsid w:val="001C5872"/>
    <w:rsid w:val="001C587C"/>
    <w:rsid w:val="001C7689"/>
    <w:rsid w:val="001D17E8"/>
    <w:rsid w:val="001D5D94"/>
    <w:rsid w:val="001D6C53"/>
    <w:rsid w:val="001D6DAF"/>
    <w:rsid w:val="001E0FF2"/>
    <w:rsid w:val="001E10D5"/>
    <w:rsid w:val="001E12C0"/>
    <w:rsid w:val="001E2FCE"/>
    <w:rsid w:val="001F2EFC"/>
    <w:rsid w:val="001F6FB0"/>
    <w:rsid w:val="00202788"/>
    <w:rsid w:val="002044B8"/>
    <w:rsid w:val="002054A2"/>
    <w:rsid w:val="002054FC"/>
    <w:rsid w:val="0021082B"/>
    <w:rsid w:val="00210A0C"/>
    <w:rsid w:val="00212335"/>
    <w:rsid w:val="00212EDF"/>
    <w:rsid w:val="00215F04"/>
    <w:rsid w:val="00216B08"/>
    <w:rsid w:val="00216BF5"/>
    <w:rsid w:val="00216E00"/>
    <w:rsid w:val="00221954"/>
    <w:rsid w:val="002237BF"/>
    <w:rsid w:val="002255E1"/>
    <w:rsid w:val="0023178B"/>
    <w:rsid w:val="00232AAA"/>
    <w:rsid w:val="00233C0E"/>
    <w:rsid w:val="002476A8"/>
    <w:rsid w:val="00247D7A"/>
    <w:rsid w:val="00250861"/>
    <w:rsid w:val="00255D19"/>
    <w:rsid w:val="00260326"/>
    <w:rsid w:val="002603E9"/>
    <w:rsid w:val="00262912"/>
    <w:rsid w:val="0026327C"/>
    <w:rsid w:val="00264D1A"/>
    <w:rsid w:val="002653C4"/>
    <w:rsid w:val="00266635"/>
    <w:rsid w:val="00270442"/>
    <w:rsid w:val="00270ECD"/>
    <w:rsid w:val="00272912"/>
    <w:rsid w:val="00274B56"/>
    <w:rsid w:val="00281B76"/>
    <w:rsid w:val="00282D24"/>
    <w:rsid w:val="00287744"/>
    <w:rsid w:val="00290D71"/>
    <w:rsid w:val="00291D3C"/>
    <w:rsid w:val="00293F9E"/>
    <w:rsid w:val="00294DD2"/>
    <w:rsid w:val="00295B82"/>
    <w:rsid w:val="00296302"/>
    <w:rsid w:val="002973E2"/>
    <w:rsid w:val="002A0CB9"/>
    <w:rsid w:val="002A17EA"/>
    <w:rsid w:val="002A21B5"/>
    <w:rsid w:val="002A3B2C"/>
    <w:rsid w:val="002A4D2D"/>
    <w:rsid w:val="002A4E84"/>
    <w:rsid w:val="002A62C7"/>
    <w:rsid w:val="002A757A"/>
    <w:rsid w:val="002B0388"/>
    <w:rsid w:val="002B2A9D"/>
    <w:rsid w:val="002B4E23"/>
    <w:rsid w:val="002C0282"/>
    <w:rsid w:val="002C219D"/>
    <w:rsid w:val="002C54F3"/>
    <w:rsid w:val="002C7643"/>
    <w:rsid w:val="002D23F0"/>
    <w:rsid w:val="002D265A"/>
    <w:rsid w:val="002D402C"/>
    <w:rsid w:val="002D4B9E"/>
    <w:rsid w:val="002D5C14"/>
    <w:rsid w:val="002D6380"/>
    <w:rsid w:val="002D6588"/>
    <w:rsid w:val="002D6F1F"/>
    <w:rsid w:val="002E00D6"/>
    <w:rsid w:val="002E1070"/>
    <w:rsid w:val="002E49AA"/>
    <w:rsid w:val="002E53F8"/>
    <w:rsid w:val="002E69FF"/>
    <w:rsid w:val="002F259A"/>
    <w:rsid w:val="0030099E"/>
    <w:rsid w:val="00300BB1"/>
    <w:rsid w:val="00300CEE"/>
    <w:rsid w:val="00302B90"/>
    <w:rsid w:val="00303670"/>
    <w:rsid w:val="00304B1F"/>
    <w:rsid w:val="00306076"/>
    <w:rsid w:val="003060EE"/>
    <w:rsid w:val="003069EE"/>
    <w:rsid w:val="00307999"/>
    <w:rsid w:val="0031552B"/>
    <w:rsid w:val="0032014E"/>
    <w:rsid w:val="0032353F"/>
    <w:rsid w:val="003249FA"/>
    <w:rsid w:val="00325AF7"/>
    <w:rsid w:val="003260E9"/>
    <w:rsid w:val="00327951"/>
    <w:rsid w:val="00327B08"/>
    <w:rsid w:val="003304C3"/>
    <w:rsid w:val="00330ACF"/>
    <w:rsid w:val="00333492"/>
    <w:rsid w:val="00333748"/>
    <w:rsid w:val="00335286"/>
    <w:rsid w:val="00335526"/>
    <w:rsid w:val="00341243"/>
    <w:rsid w:val="00343CEB"/>
    <w:rsid w:val="00344262"/>
    <w:rsid w:val="003456E8"/>
    <w:rsid w:val="0034746E"/>
    <w:rsid w:val="0035210F"/>
    <w:rsid w:val="0035617F"/>
    <w:rsid w:val="00357A12"/>
    <w:rsid w:val="003616CC"/>
    <w:rsid w:val="003661CF"/>
    <w:rsid w:val="003675B1"/>
    <w:rsid w:val="00367667"/>
    <w:rsid w:val="0037089C"/>
    <w:rsid w:val="003718C0"/>
    <w:rsid w:val="003727F8"/>
    <w:rsid w:val="00374564"/>
    <w:rsid w:val="003761CC"/>
    <w:rsid w:val="00376E2C"/>
    <w:rsid w:val="00380826"/>
    <w:rsid w:val="0038334F"/>
    <w:rsid w:val="00384800"/>
    <w:rsid w:val="003858E8"/>
    <w:rsid w:val="00390A20"/>
    <w:rsid w:val="00390D40"/>
    <w:rsid w:val="003922A1"/>
    <w:rsid w:val="003947B9"/>
    <w:rsid w:val="00394D36"/>
    <w:rsid w:val="00395868"/>
    <w:rsid w:val="00396CB5"/>
    <w:rsid w:val="003A0234"/>
    <w:rsid w:val="003A180B"/>
    <w:rsid w:val="003A2697"/>
    <w:rsid w:val="003A4CBC"/>
    <w:rsid w:val="003A7929"/>
    <w:rsid w:val="003A7FE2"/>
    <w:rsid w:val="003B1580"/>
    <w:rsid w:val="003B1EF1"/>
    <w:rsid w:val="003B2331"/>
    <w:rsid w:val="003B2BDF"/>
    <w:rsid w:val="003B4C27"/>
    <w:rsid w:val="003C025A"/>
    <w:rsid w:val="003C044C"/>
    <w:rsid w:val="003C04AF"/>
    <w:rsid w:val="003C2441"/>
    <w:rsid w:val="003C3271"/>
    <w:rsid w:val="003C69B0"/>
    <w:rsid w:val="003D0DB7"/>
    <w:rsid w:val="003D108D"/>
    <w:rsid w:val="003D1511"/>
    <w:rsid w:val="003D40A9"/>
    <w:rsid w:val="003D5A02"/>
    <w:rsid w:val="003E0AE3"/>
    <w:rsid w:val="003E17FC"/>
    <w:rsid w:val="003E30B0"/>
    <w:rsid w:val="003E5803"/>
    <w:rsid w:val="003F01AD"/>
    <w:rsid w:val="003F40B7"/>
    <w:rsid w:val="003F59FD"/>
    <w:rsid w:val="003F6000"/>
    <w:rsid w:val="00400783"/>
    <w:rsid w:val="004057C8"/>
    <w:rsid w:val="004079A4"/>
    <w:rsid w:val="00407F88"/>
    <w:rsid w:val="00411CD1"/>
    <w:rsid w:val="0041398C"/>
    <w:rsid w:val="004150EC"/>
    <w:rsid w:val="00416A4B"/>
    <w:rsid w:val="00416F0D"/>
    <w:rsid w:val="00417B61"/>
    <w:rsid w:val="004276AA"/>
    <w:rsid w:val="004314EF"/>
    <w:rsid w:val="00433358"/>
    <w:rsid w:val="004340F9"/>
    <w:rsid w:val="00434F61"/>
    <w:rsid w:val="004365A5"/>
    <w:rsid w:val="00440460"/>
    <w:rsid w:val="0044137C"/>
    <w:rsid w:val="00442F4B"/>
    <w:rsid w:val="00444E55"/>
    <w:rsid w:val="004561C8"/>
    <w:rsid w:val="0045676A"/>
    <w:rsid w:val="004575C6"/>
    <w:rsid w:val="004616F4"/>
    <w:rsid w:val="00462205"/>
    <w:rsid w:val="004636AD"/>
    <w:rsid w:val="00470954"/>
    <w:rsid w:val="00471F33"/>
    <w:rsid w:val="00480E3F"/>
    <w:rsid w:val="00480F50"/>
    <w:rsid w:val="00481F8C"/>
    <w:rsid w:val="004822F3"/>
    <w:rsid w:val="00483FFA"/>
    <w:rsid w:val="004858E0"/>
    <w:rsid w:val="00486ABB"/>
    <w:rsid w:val="00486C75"/>
    <w:rsid w:val="00487017"/>
    <w:rsid w:val="00490F36"/>
    <w:rsid w:val="00492F5E"/>
    <w:rsid w:val="00494972"/>
    <w:rsid w:val="00496526"/>
    <w:rsid w:val="004A4BD1"/>
    <w:rsid w:val="004A4DFA"/>
    <w:rsid w:val="004A6074"/>
    <w:rsid w:val="004A65B3"/>
    <w:rsid w:val="004B0655"/>
    <w:rsid w:val="004B1A0B"/>
    <w:rsid w:val="004B2165"/>
    <w:rsid w:val="004B3EF6"/>
    <w:rsid w:val="004B3FDB"/>
    <w:rsid w:val="004B45D0"/>
    <w:rsid w:val="004B4859"/>
    <w:rsid w:val="004B4939"/>
    <w:rsid w:val="004B5386"/>
    <w:rsid w:val="004B75B7"/>
    <w:rsid w:val="004C1461"/>
    <w:rsid w:val="004C2EA3"/>
    <w:rsid w:val="004D1B65"/>
    <w:rsid w:val="004D1C14"/>
    <w:rsid w:val="004D345F"/>
    <w:rsid w:val="004D5125"/>
    <w:rsid w:val="004D5520"/>
    <w:rsid w:val="004D607C"/>
    <w:rsid w:val="004E25EB"/>
    <w:rsid w:val="004E4047"/>
    <w:rsid w:val="004E4194"/>
    <w:rsid w:val="004F0A31"/>
    <w:rsid w:val="004F0D58"/>
    <w:rsid w:val="004F1696"/>
    <w:rsid w:val="004F3DE4"/>
    <w:rsid w:val="004F5425"/>
    <w:rsid w:val="004F7872"/>
    <w:rsid w:val="00503D26"/>
    <w:rsid w:val="00503F11"/>
    <w:rsid w:val="00510528"/>
    <w:rsid w:val="00513BFF"/>
    <w:rsid w:val="005251A9"/>
    <w:rsid w:val="00525D1E"/>
    <w:rsid w:val="005264C6"/>
    <w:rsid w:val="00526F0B"/>
    <w:rsid w:val="00531EE3"/>
    <w:rsid w:val="0053240D"/>
    <w:rsid w:val="005341AC"/>
    <w:rsid w:val="005353DF"/>
    <w:rsid w:val="00535AC0"/>
    <w:rsid w:val="00540434"/>
    <w:rsid w:val="00540530"/>
    <w:rsid w:val="005410B2"/>
    <w:rsid w:val="00541D39"/>
    <w:rsid w:val="00542221"/>
    <w:rsid w:val="00542FCB"/>
    <w:rsid w:val="00544144"/>
    <w:rsid w:val="005446EB"/>
    <w:rsid w:val="005536BD"/>
    <w:rsid w:val="00557A3B"/>
    <w:rsid w:val="00561650"/>
    <w:rsid w:val="0056225E"/>
    <w:rsid w:val="00564C96"/>
    <w:rsid w:val="005655C8"/>
    <w:rsid w:val="00570955"/>
    <w:rsid w:val="00570C51"/>
    <w:rsid w:val="00571C64"/>
    <w:rsid w:val="005730B4"/>
    <w:rsid w:val="00575F73"/>
    <w:rsid w:val="00576819"/>
    <w:rsid w:val="00580C4D"/>
    <w:rsid w:val="005842EC"/>
    <w:rsid w:val="00584CBD"/>
    <w:rsid w:val="00584ECC"/>
    <w:rsid w:val="005856D0"/>
    <w:rsid w:val="00586AA5"/>
    <w:rsid w:val="005925A3"/>
    <w:rsid w:val="00592C39"/>
    <w:rsid w:val="00592D80"/>
    <w:rsid w:val="00593612"/>
    <w:rsid w:val="00597211"/>
    <w:rsid w:val="005A0AE6"/>
    <w:rsid w:val="005A2188"/>
    <w:rsid w:val="005A538D"/>
    <w:rsid w:val="005A5B00"/>
    <w:rsid w:val="005A5B8D"/>
    <w:rsid w:val="005A5B97"/>
    <w:rsid w:val="005A6986"/>
    <w:rsid w:val="005B0776"/>
    <w:rsid w:val="005B7A11"/>
    <w:rsid w:val="005C4BF6"/>
    <w:rsid w:val="005C543F"/>
    <w:rsid w:val="005C6EC2"/>
    <w:rsid w:val="005C77F5"/>
    <w:rsid w:val="005D026A"/>
    <w:rsid w:val="005D1665"/>
    <w:rsid w:val="005D2C9C"/>
    <w:rsid w:val="005D49A8"/>
    <w:rsid w:val="005E40E9"/>
    <w:rsid w:val="005F1E2F"/>
    <w:rsid w:val="005F38E3"/>
    <w:rsid w:val="005F4FCA"/>
    <w:rsid w:val="005F580B"/>
    <w:rsid w:val="005F6F5D"/>
    <w:rsid w:val="005F7875"/>
    <w:rsid w:val="00602DF7"/>
    <w:rsid w:val="006035E9"/>
    <w:rsid w:val="006035EF"/>
    <w:rsid w:val="00606045"/>
    <w:rsid w:val="0060672D"/>
    <w:rsid w:val="0061319E"/>
    <w:rsid w:val="0061398E"/>
    <w:rsid w:val="006143B9"/>
    <w:rsid w:val="006158D5"/>
    <w:rsid w:val="006168A4"/>
    <w:rsid w:val="00623B31"/>
    <w:rsid w:val="0062498C"/>
    <w:rsid w:val="00630CD1"/>
    <w:rsid w:val="006316AD"/>
    <w:rsid w:val="00631D39"/>
    <w:rsid w:val="006329E5"/>
    <w:rsid w:val="0063355D"/>
    <w:rsid w:val="00635618"/>
    <w:rsid w:val="006365C9"/>
    <w:rsid w:val="00640665"/>
    <w:rsid w:val="00642AA5"/>
    <w:rsid w:val="006501D5"/>
    <w:rsid w:val="00652B00"/>
    <w:rsid w:val="00654D87"/>
    <w:rsid w:val="0065579A"/>
    <w:rsid w:val="006572CA"/>
    <w:rsid w:val="00657C53"/>
    <w:rsid w:val="00660C4E"/>
    <w:rsid w:val="00663A75"/>
    <w:rsid w:val="00665F59"/>
    <w:rsid w:val="00666AAB"/>
    <w:rsid w:val="0066753A"/>
    <w:rsid w:val="0066787A"/>
    <w:rsid w:val="006700B0"/>
    <w:rsid w:val="0067359C"/>
    <w:rsid w:val="006745FF"/>
    <w:rsid w:val="00675D5C"/>
    <w:rsid w:val="00683100"/>
    <w:rsid w:val="00686965"/>
    <w:rsid w:val="0069014F"/>
    <w:rsid w:val="0069370D"/>
    <w:rsid w:val="00695682"/>
    <w:rsid w:val="00695839"/>
    <w:rsid w:val="00695E13"/>
    <w:rsid w:val="006A009B"/>
    <w:rsid w:val="006A0106"/>
    <w:rsid w:val="006A106E"/>
    <w:rsid w:val="006A4A08"/>
    <w:rsid w:val="006A7503"/>
    <w:rsid w:val="006B267A"/>
    <w:rsid w:val="006B2831"/>
    <w:rsid w:val="006B5C1C"/>
    <w:rsid w:val="006B675D"/>
    <w:rsid w:val="006C273F"/>
    <w:rsid w:val="006C4966"/>
    <w:rsid w:val="006C6111"/>
    <w:rsid w:val="006D0603"/>
    <w:rsid w:val="006D4C3E"/>
    <w:rsid w:val="006D578F"/>
    <w:rsid w:val="006D6012"/>
    <w:rsid w:val="006D6758"/>
    <w:rsid w:val="006E32FC"/>
    <w:rsid w:val="006E4D60"/>
    <w:rsid w:val="006E5314"/>
    <w:rsid w:val="006E56DA"/>
    <w:rsid w:val="006E6C65"/>
    <w:rsid w:val="006F2600"/>
    <w:rsid w:val="006F302C"/>
    <w:rsid w:val="006F4192"/>
    <w:rsid w:val="006F505C"/>
    <w:rsid w:val="006F6334"/>
    <w:rsid w:val="006F77F0"/>
    <w:rsid w:val="0070096A"/>
    <w:rsid w:val="007038E8"/>
    <w:rsid w:val="0071020D"/>
    <w:rsid w:val="007102BE"/>
    <w:rsid w:val="00710612"/>
    <w:rsid w:val="00711A6B"/>
    <w:rsid w:val="007148E6"/>
    <w:rsid w:val="00717861"/>
    <w:rsid w:val="00720EEE"/>
    <w:rsid w:val="00720F3A"/>
    <w:rsid w:val="00723C39"/>
    <w:rsid w:val="0072606A"/>
    <w:rsid w:val="007302B5"/>
    <w:rsid w:val="007351AA"/>
    <w:rsid w:val="00736A5C"/>
    <w:rsid w:val="00736D2D"/>
    <w:rsid w:val="007379F7"/>
    <w:rsid w:val="00740504"/>
    <w:rsid w:val="00741C5F"/>
    <w:rsid w:val="00742143"/>
    <w:rsid w:val="007446C8"/>
    <w:rsid w:val="00745255"/>
    <w:rsid w:val="00746D09"/>
    <w:rsid w:val="00750088"/>
    <w:rsid w:val="007500D3"/>
    <w:rsid w:val="007517AA"/>
    <w:rsid w:val="00753F11"/>
    <w:rsid w:val="007546AE"/>
    <w:rsid w:val="007546C9"/>
    <w:rsid w:val="007576C6"/>
    <w:rsid w:val="00761959"/>
    <w:rsid w:val="00762877"/>
    <w:rsid w:val="00763931"/>
    <w:rsid w:val="00765B1B"/>
    <w:rsid w:val="00767436"/>
    <w:rsid w:val="00767F96"/>
    <w:rsid w:val="007754C1"/>
    <w:rsid w:val="00781178"/>
    <w:rsid w:val="007864AB"/>
    <w:rsid w:val="00786C6B"/>
    <w:rsid w:val="00791571"/>
    <w:rsid w:val="0079350D"/>
    <w:rsid w:val="00796068"/>
    <w:rsid w:val="00796C46"/>
    <w:rsid w:val="007A1091"/>
    <w:rsid w:val="007A2B74"/>
    <w:rsid w:val="007A58F9"/>
    <w:rsid w:val="007A6959"/>
    <w:rsid w:val="007A79E6"/>
    <w:rsid w:val="007B2C69"/>
    <w:rsid w:val="007B6910"/>
    <w:rsid w:val="007C0E27"/>
    <w:rsid w:val="007C1DD3"/>
    <w:rsid w:val="007C2891"/>
    <w:rsid w:val="007C28E3"/>
    <w:rsid w:val="007C645A"/>
    <w:rsid w:val="007D1608"/>
    <w:rsid w:val="007D2C50"/>
    <w:rsid w:val="007D2C6A"/>
    <w:rsid w:val="007D4C43"/>
    <w:rsid w:val="007E1019"/>
    <w:rsid w:val="007E212E"/>
    <w:rsid w:val="007E21B9"/>
    <w:rsid w:val="007E34F4"/>
    <w:rsid w:val="007E76A0"/>
    <w:rsid w:val="007E7748"/>
    <w:rsid w:val="007E7BBF"/>
    <w:rsid w:val="007F17E8"/>
    <w:rsid w:val="007F1A54"/>
    <w:rsid w:val="007F218C"/>
    <w:rsid w:val="007F3CEB"/>
    <w:rsid w:val="007F58A8"/>
    <w:rsid w:val="007F5F90"/>
    <w:rsid w:val="00800369"/>
    <w:rsid w:val="008006D0"/>
    <w:rsid w:val="00801004"/>
    <w:rsid w:val="008033C8"/>
    <w:rsid w:val="00803E71"/>
    <w:rsid w:val="00804DE9"/>
    <w:rsid w:val="00807D37"/>
    <w:rsid w:val="008113FA"/>
    <w:rsid w:val="00813730"/>
    <w:rsid w:val="00813E7A"/>
    <w:rsid w:val="00814EF4"/>
    <w:rsid w:val="00816069"/>
    <w:rsid w:val="00816898"/>
    <w:rsid w:val="008203FB"/>
    <w:rsid w:val="00820BC1"/>
    <w:rsid w:val="00822929"/>
    <w:rsid w:val="008243C9"/>
    <w:rsid w:val="00826962"/>
    <w:rsid w:val="00826C41"/>
    <w:rsid w:val="008274C2"/>
    <w:rsid w:val="008312EF"/>
    <w:rsid w:val="008324D7"/>
    <w:rsid w:val="008332CA"/>
    <w:rsid w:val="0083640C"/>
    <w:rsid w:val="0083647A"/>
    <w:rsid w:val="008368CA"/>
    <w:rsid w:val="00836E39"/>
    <w:rsid w:val="00837784"/>
    <w:rsid w:val="00843AC4"/>
    <w:rsid w:val="00843F48"/>
    <w:rsid w:val="008440E5"/>
    <w:rsid w:val="0084542A"/>
    <w:rsid w:val="0084641A"/>
    <w:rsid w:val="00846450"/>
    <w:rsid w:val="0084706D"/>
    <w:rsid w:val="00847D79"/>
    <w:rsid w:val="00847F8E"/>
    <w:rsid w:val="00850056"/>
    <w:rsid w:val="008510B7"/>
    <w:rsid w:val="008519D6"/>
    <w:rsid w:val="0085286D"/>
    <w:rsid w:val="00855D31"/>
    <w:rsid w:val="00861F62"/>
    <w:rsid w:val="00861FE7"/>
    <w:rsid w:val="008627CC"/>
    <w:rsid w:val="00862E9C"/>
    <w:rsid w:val="00863A0F"/>
    <w:rsid w:val="008669C1"/>
    <w:rsid w:val="0087052E"/>
    <w:rsid w:val="00871976"/>
    <w:rsid w:val="0087327B"/>
    <w:rsid w:val="00874D3D"/>
    <w:rsid w:val="008779FD"/>
    <w:rsid w:val="008802A4"/>
    <w:rsid w:val="008806DE"/>
    <w:rsid w:val="0088744D"/>
    <w:rsid w:val="008877B7"/>
    <w:rsid w:val="00891909"/>
    <w:rsid w:val="0089609B"/>
    <w:rsid w:val="008A609C"/>
    <w:rsid w:val="008A6237"/>
    <w:rsid w:val="008A7600"/>
    <w:rsid w:val="008B314D"/>
    <w:rsid w:val="008B69A2"/>
    <w:rsid w:val="008C0CAD"/>
    <w:rsid w:val="008C479B"/>
    <w:rsid w:val="008D1491"/>
    <w:rsid w:val="008D149F"/>
    <w:rsid w:val="008D28D2"/>
    <w:rsid w:val="008D2CAB"/>
    <w:rsid w:val="008D3BA5"/>
    <w:rsid w:val="008D5DAB"/>
    <w:rsid w:val="008D6D1A"/>
    <w:rsid w:val="008E250D"/>
    <w:rsid w:val="008E49AD"/>
    <w:rsid w:val="008E5809"/>
    <w:rsid w:val="008E6B1D"/>
    <w:rsid w:val="008E727F"/>
    <w:rsid w:val="008F1E2A"/>
    <w:rsid w:val="008F2ACC"/>
    <w:rsid w:val="008F358E"/>
    <w:rsid w:val="008F54BD"/>
    <w:rsid w:val="00905FBB"/>
    <w:rsid w:val="0090736A"/>
    <w:rsid w:val="00907B1B"/>
    <w:rsid w:val="00910DE0"/>
    <w:rsid w:val="009127F9"/>
    <w:rsid w:val="0091496E"/>
    <w:rsid w:val="009177CC"/>
    <w:rsid w:val="00920B54"/>
    <w:rsid w:val="009219FC"/>
    <w:rsid w:val="00922FA3"/>
    <w:rsid w:val="00923CE4"/>
    <w:rsid w:val="00923F5D"/>
    <w:rsid w:val="00926C81"/>
    <w:rsid w:val="0093067B"/>
    <w:rsid w:val="00930DE7"/>
    <w:rsid w:val="009323F1"/>
    <w:rsid w:val="00933FD7"/>
    <w:rsid w:val="00935059"/>
    <w:rsid w:val="00935470"/>
    <w:rsid w:val="00936B09"/>
    <w:rsid w:val="00937CEB"/>
    <w:rsid w:val="00940899"/>
    <w:rsid w:val="00941CE1"/>
    <w:rsid w:val="0094349E"/>
    <w:rsid w:val="009470AC"/>
    <w:rsid w:val="00951831"/>
    <w:rsid w:val="00951B63"/>
    <w:rsid w:val="00954872"/>
    <w:rsid w:val="00954CF1"/>
    <w:rsid w:val="0095507E"/>
    <w:rsid w:val="009556DA"/>
    <w:rsid w:val="00961D6C"/>
    <w:rsid w:val="0096211B"/>
    <w:rsid w:val="00962201"/>
    <w:rsid w:val="00966563"/>
    <w:rsid w:val="00967E71"/>
    <w:rsid w:val="00973DA6"/>
    <w:rsid w:val="00974DB0"/>
    <w:rsid w:val="00975091"/>
    <w:rsid w:val="00976C45"/>
    <w:rsid w:val="009777E1"/>
    <w:rsid w:val="00977F6D"/>
    <w:rsid w:val="00981511"/>
    <w:rsid w:val="00981605"/>
    <w:rsid w:val="00981A95"/>
    <w:rsid w:val="00981D54"/>
    <w:rsid w:val="00981ED0"/>
    <w:rsid w:val="00982379"/>
    <w:rsid w:val="00983637"/>
    <w:rsid w:val="00983E39"/>
    <w:rsid w:val="00985EC5"/>
    <w:rsid w:val="009902EC"/>
    <w:rsid w:val="00992B8D"/>
    <w:rsid w:val="00996E91"/>
    <w:rsid w:val="009A06C3"/>
    <w:rsid w:val="009A0B2F"/>
    <w:rsid w:val="009A1009"/>
    <w:rsid w:val="009A27CB"/>
    <w:rsid w:val="009A4537"/>
    <w:rsid w:val="009B472D"/>
    <w:rsid w:val="009B6688"/>
    <w:rsid w:val="009B7C4C"/>
    <w:rsid w:val="009C0F77"/>
    <w:rsid w:val="009C2A06"/>
    <w:rsid w:val="009C30D4"/>
    <w:rsid w:val="009C4E87"/>
    <w:rsid w:val="009C57FB"/>
    <w:rsid w:val="009C593C"/>
    <w:rsid w:val="009C784B"/>
    <w:rsid w:val="009D118F"/>
    <w:rsid w:val="009D3B78"/>
    <w:rsid w:val="009E031C"/>
    <w:rsid w:val="009E2F2F"/>
    <w:rsid w:val="009E6074"/>
    <w:rsid w:val="009E6E89"/>
    <w:rsid w:val="009F114A"/>
    <w:rsid w:val="009F306A"/>
    <w:rsid w:val="009F4361"/>
    <w:rsid w:val="009F5593"/>
    <w:rsid w:val="009F5599"/>
    <w:rsid w:val="009F6A21"/>
    <w:rsid w:val="00A02139"/>
    <w:rsid w:val="00A0321D"/>
    <w:rsid w:val="00A0399A"/>
    <w:rsid w:val="00A07B5E"/>
    <w:rsid w:val="00A10AD6"/>
    <w:rsid w:val="00A10CB3"/>
    <w:rsid w:val="00A11B16"/>
    <w:rsid w:val="00A15761"/>
    <w:rsid w:val="00A15D6E"/>
    <w:rsid w:val="00A161C0"/>
    <w:rsid w:val="00A167DD"/>
    <w:rsid w:val="00A2204D"/>
    <w:rsid w:val="00A23A21"/>
    <w:rsid w:val="00A26D9E"/>
    <w:rsid w:val="00A27DF7"/>
    <w:rsid w:val="00A30010"/>
    <w:rsid w:val="00A30BD2"/>
    <w:rsid w:val="00A310D5"/>
    <w:rsid w:val="00A3343E"/>
    <w:rsid w:val="00A347CA"/>
    <w:rsid w:val="00A34C76"/>
    <w:rsid w:val="00A35BB5"/>
    <w:rsid w:val="00A36093"/>
    <w:rsid w:val="00A37324"/>
    <w:rsid w:val="00A40F43"/>
    <w:rsid w:val="00A40FA5"/>
    <w:rsid w:val="00A41AAF"/>
    <w:rsid w:val="00A44819"/>
    <w:rsid w:val="00A47517"/>
    <w:rsid w:val="00A50677"/>
    <w:rsid w:val="00A528A3"/>
    <w:rsid w:val="00A52E22"/>
    <w:rsid w:val="00A53CDF"/>
    <w:rsid w:val="00A549E2"/>
    <w:rsid w:val="00A5758D"/>
    <w:rsid w:val="00A62410"/>
    <w:rsid w:val="00A63C99"/>
    <w:rsid w:val="00A644AD"/>
    <w:rsid w:val="00A65656"/>
    <w:rsid w:val="00A65B96"/>
    <w:rsid w:val="00A6740A"/>
    <w:rsid w:val="00A67518"/>
    <w:rsid w:val="00A7030F"/>
    <w:rsid w:val="00A70D18"/>
    <w:rsid w:val="00A711A2"/>
    <w:rsid w:val="00A72762"/>
    <w:rsid w:val="00A73037"/>
    <w:rsid w:val="00A734FA"/>
    <w:rsid w:val="00A7474F"/>
    <w:rsid w:val="00A84C93"/>
    <w:rsid w:val="00A8560C"/>
    <w:rsid w:val="00A87030"/>
    <w:rsid w:val="00A87D0F"/>
    <w:rsid w:val="00A95567"/>
    <w:rsid w:val="00A957B7"/>
    <w:rsid w:val="00A9582D"/>
    <w:rsid w:val="00A95973"/>
    <w:rsid w:val="00A96677"/>
    <w:rsid w:val="00AA228F"/>
    <w:rsid w:val="00AA43E3"/>
    <w:rsid w:val="00AA5469"/>
    <w:rsid w:val="00AA5569"/>
    <w:rsid w:val="00AA57D2"/>
    <w:rsid w:val="00AA630A"/>
    <w:rsid w:val="00AA692B"/>
    <w:rsid w:val="00AB01A1"/>
    <w:rsid w:val="00AB6E21"/>
    <w:rsid w:val="00AB71E0"/>
    <w:rsid w:val="00AB783D"/>
    <w:rsid w:val="00AC06E1"/>
    <w:rsid w:val="00AC07CF"/>
    <w:rsid w:val="00AC493E"/>
    <w:rsid w:val="00AC4C01"/>
    <w:rsid w:val="00AD3ABE"/>
    <w:rsid w:val="00AD4CF8"/>
    <w:rsid w:val="00AE1C1F"/>
    <w:rsid w:val="00AE2647"/>
    <w:rsid w:val="00AE3F8B"/>
    <w:rsid w:val="00AE749D"/>
    <w:rsid w:val="00AE7A86"/>
    <w:rsid w:val="00AF08D3"/>
    <w:rsid w:val="00AF0AA6"/>
    <w:rsid w:val="00AF1049"/>
    <w:rsid w:val="00AF220C"/>
    <w:rsid w:val="00AF78D3"/>
    <w:rsid w:val="00AF7DA5"/>
    <w:rsid w:val="00B00FC9"/>
    <w:rsid w:val="00B04338"/>
    <w:rsid w:val="00B0521A"/>
    <w:rsid w:val="00B06A60"/>
    <w:rsid w:val="00B06FC2"/>
    <w:rsid w:val="00B13C7A"/>
    <w:rsid w:val="00B144E5"/>
    <w:rsid w:val="00B1689F"/>
    <w:rsid w:val="00B22C2D"/>
    <w:rsid w:val="00B24F59"/>
    <w:rsid w:val="00B251A2"/>
    <w:rsid w:val="00B261E0"/>
    <w:rsid w:val="00B26505"/>
    <w:rsid w:val="00B3056D"/>
    <w:rsid w:val="00B34D2B"/>
    <w:rsid w:val="00B36063"/>
    <w:rsid w:val="00B364AE"/>
    <w:rsid w:val="00B403FC"/>
    <w:rsid w:val="00B404A4"/>
    <w:rsid w:val="00B418F7"/>
    <w:rsid w:val="00B41A49"/>
    <w:rsid w:val="00B42DF6"/>
    <w:rsid w:val="00B43EF7"/>
    <w:rsid w:val="00B502A3"/>
    <w:rsid w:val="00B51ACB"/>
    <w:rsid w:val="00B51BF1"/>
    <w:rsid w:val="00B5320C"/>
    <w:rsid w:val="00B53512"/>
    <w:rsid w:val="00B55CE3"/>
    <w:rsid w:val="00B57236"/>
    <w:rsid w:val="00B57EE2"/>
    <w:rsid w:val="00B603DF"/>
    <w:rsid w:val="00B60D33"/>
    <w:rsid w:val="00B61639"/>
    <w:rsid w:val="00B6183A"/>
    <w:rsid w:val="00B6274D"/>
    <w:rsid w:val="00B65A3B"/>
    <w:rsid w:val="00B70574"/>
    <w:rsid w:val="00B7202B"/>
    <w:rsid w:val="00B73EE5"/>
    <w:rsid w:val="00B76D3C"/>
    <w:rsid w:val="00B826D7"/>
    <w:rsid w:val="00B87B45"/>
    <w:rsid w:val="00B90E3D"/>
    <w:rsid w:val="00B92652"/>
    <w:rsid w:val="00B93F4A"/>
    <w:rsid w:val="00B945AD"/>
    <w:rsid w:val="00B9497B"/>
    <w:rsid w:val="00B94F2A"/>
    <w:rsid w:val="00B952BF"/>
    <w:rsid w:val="00B96AE0"/>
    <w:rsid w:val="00BA2D74"/>
    <w:rsid w:val="00BB6611"/>
    <w:rsid w:val="00BB79D6"/>
    <w:rsid w:val="00BC1813"/>
    <w:rsid w:val="00BC2F38"/>
    <w:rsid w:val="00BD0B8E"/>
    <w:rsid w:val="00BD1061"/>
    <w:rsid w:val="00BD136D"/>
    <w:rsid w:val="00BD3502"/>
    <w:rsid w:val="00BD4917"/>
    <w:rsid w:val="00BD5090"/>
    <w:rsid w:val="00BD662B"/>
    <w:rsid w:val="00BE2EE4"/>
    <w:rsid w:val="00BE7B0B"/>
    <w:rsid w:val="00BF0072"/>
    <w:rsid w:val="00BF19E3"/>
    <w:rsid w:val="00C002D1"/>
    <w:rsid w:val="00C01AD7"/>
    <w:rsid w:val="00C04501"/>
    <w:rsid w:val="00C057BF"/>
    <w:rsid w:val="00C078C1"/>
    <w:rsid w:val="00C102C1"/>
    <w:rsid w:val="00C110B5"/>
    <w:rsid w:val="00C12A1F"/>
    <w:rsid w:val="00C15067"/>
    <w:rsid w:val="00C16C77"/>
    <w:rsid w:val="00C170B0"/>
    <w:rsid w:val="00C17D15"/>
    <w:rsid w:val="00C21847"/>
    <w:rsid w:val="00C21B41"/>
    <w:rsid w:val="00C23CAC"/>
    <w:rsid w:val="00C3057D"/>
    <w:rsid w:val="00C31DB3"/>
    <w:rsid w:val="00C323A9"/>
    <w:rsid w:val="00C328B0"/>
    <w:rsid w:val="00C41868"/>
    <w:rsid w:val="00C41BC1"/>
    <w:rsid w:val="00C44058"/>
    <w:rsid w:val="00C519F1"/>
    <w:rsid w:val="00C53A13"/>
    <w:rsid w:val="00C54C9C"/>
    <w:rsid w:val="00C57FAA"/>
    <w:rsid w:val="00C64253"/>
    <w:rsid w:val="00C70809"/>
    <w:rsid w:val="00C73BA7"/>
    <w:rsid w:val="00C74103"/>
    <w:rsid w:val="00C75C52"/>
    <w:rsid w:val="00C76399"/>
    <w:rsid w:val="00C776A5"/>
    <w:rsid w:val="00C818D2"/>
    <w:rsid w:val="00C81D94"/>
    <w:rsid w:val="00C82925"/>
    <w:rsid w:val="00C85B45"/>
    <w:rsid w:val="00C90338"/>
    <w:rsid w:val="00C904CD"/>
    <w:rsid w:val="00C91BB5"/>
    <w:rsid w:val="00C930FF"/>
    <w:rsid w:val="00C93CFB"/>
    <w:rsid w:val="00C95A52"/>
    <w:rsid w:val="00CA2EB1"/>
    <w:rsid w:val="00CA5758"/>
    <w:rsid w:val="00CA5811"/>
    <w:rsid w:val="00CB25BD"/>
    <w:rsid w:val="00CB603A"/>
    <w:rsid w:val="00CB6C2F"/>
    <w:rsid w:val="00CC3B2F"/>
    <w:rsid w:val="00CC4A09"/>
    <w:rsid w:val="00CC6735"/>
    <w:rsid w:val="00CD1855"/>
    <w:rsid w:val="00CD1975"/>
    <w:rsid w:val="00CD4E18"/>
    <w:rsid w:val="00CD77C5"/>
    <w:rsid w:val="00CE2EDF"/>
    <w:rsid w:val="00CE2FEA"/>
    <w:rsid w:val="00CE38A3"/>
    <w:rsid w:val="00CE3FA7"/>
    <w:rsid w:val="00CF6B3C"/>
    <w:rsid w:val="00D0303E"/>
    <w:rsid w:val="00D058D7"/>
    <w:rsid w:val="00D06445"/>
    <w:rsid w:val="00D072FD"/>
    <w:rsid w:val="00D074F8"/>
    <w:rsid w:val="00D1007B"/>
    <w:rsid w:val="00D122FB"/>
    <w:rsid w:val="00D14246"/>
    <w:rsid w:val="00D14B14"/>
    <w:rsid w:val="00D14D25"/>
    <w:rsid w:val="00D1508C"/>
    <w:rsid w:val="00D1548A"/>
    <w:rsid w:val="00D158BC"/>
    <w:rsid w:val="00D201BF"/>
    <w:rsid w:val="00D2050B"/>
    <w:rsid w:val="00D24449"/>
    <w:rsid w:val="00D25FC7"/>
    <w:rsid w:val="00D26F59"/>
    <w:rsid w:val="00D27C35"/>
    <w:rsid w:val="00D30E16"/>
    <w:rsid w:val="00D33791"/>
    <w:rsid w:val="00D34DF6"/>
    <w:rsid w:val="00D35237"/>
    <w:rsid w:val="00D35569"/>
    <w:rsid w:val="00D43B8C"/>
    <w:rsid w:val="00D44A7F"/>
    <w:rsid w:val="00D4582D"/>
    <w:rsid w:val="00D47527"/>
    <w:rsid w:val="00D541B8"/>
    <w:rsid w:val="00D6030F"/>
    <w:rsid w:val="00D60FE9"/>
    <w:rsid w:val="00D6242B"/>
    <w:rsid w:val="00D6471D"/>
    <w:rsid w:val="00D67783"/>
    <w:rsid w:val="00D71800"/>
    <w:rsid w:val="00D72D0B"/>
    <w:rsid w:val="00D808D2"/>
    <w:rsid w:val="00D80CF8"/>
    <w:rsid w:val="00D83D6F"/>
    <w:rsid w:val="00D85366"/>
    <w:rsid w:val="00D9056D"/>
    <w:rsid w:val="00D9073E"/>
    <w:rsid w:val="00D91EFB"/>
    <w:rsid w:val="00D93BC3"/>
    <w:rsid w:val="00D957F1"/>
    <w:rsid w:val="00D95995"/>
    <w:rsid w:val="00DA06FE"/>
    <w:rsid w:val="00DA1392"/>
    <w:rsid w:val="00DA1677"/>
    <w:rsid w:val="00DA3F8A"/>
    <w:rsid w:val="00DA44EB"/>
    <w:rsid w:val="00DA57F1"/>
    <w:rsid w:val="00DA594D"/>
    <w:rsid w:val="00DA6FA7"/>
    <w:rsid w:val="00DB2929"/>
    <w:rsid w:val="00DB6EB5"/>
    <w:rsid w:val="00DC034E"/>
    <w:rsid w:val="00DC1888"/>
    <w:rsid w:val="00DC4EC2"/>
    <w:rsid w:val="00DD0040"/>
    <w:rsid w:val="00DD2BFC"/>
    <w:rsid w:val="00DD34C2"/>
    <w:rsid w:val="00DD43B9"/>
    <w:rsid w:val="00DE14C2"/>
    <w:rsid w:val="00DE1945"/>
    <w:rsid w:val="00DE1B04"/>
    <w:rsid w:val="00DE288D"/>
    <w:rsid w:val="00DE44F6"/>
    <w:rsid w:val="00DE5CE3"/>
    <w:rsid w:val="00DF0D64"/>
    <w:rsid w:val="00DF11EC"/>
    <w:rsid w:val="00DF1E24"/>
    <w:rsid w:val="00DF4067"/>
    <w:rsid w:val="00DF4904"/>
    <w:rsid w:val="00DF4F9D"/>
    <w:rsid w:val="00DF5D64"/>
    <w:rsid w:val="00E06C87"/>
    <w:rsid w:val="00E116B4"/>
    <w:rsid w:val="00E11CD2"/>
    <w:rsid w:val="00E131B4"/>
    <w:rsid w:val="00E14F54"/>
    <w:rsid w:val="00E14F94"/>
    <w:rsid w:val="00E16B06"/>
    <w:rsid w:val="00E20786"/>
    <w:rsid w:val="00E212BC"/>
    <w:rsid w:val="00E22BEE"/>
    <w:rsid w:val="00E23241"/>
    <w:rsid w:val="00E24561"/>
    <w:rsid w:val="00E2663F"/>
    <w:rsid w:val="00E27416"/>
    <w:rsid w:val="00E2775F"/>
    <w:rsid w:val="00E27C5D"/>
    <w:rsid w:val="00E30692"/>
    <w:rsid w:val="00E32D38"/>
    <w:rsid w:val="00E33621"/>
    <w:rsid w:val="00E33EF6"/>
    <w:rsid w:val="00E36AAB"/>
    <w:rsid w:val="00E4015D"/>
    <w:rsid w:val="00E410C3"/>
    <w:rsid w:val="00E43645"/>
    <w:rsid w:val="00E439FB"/>
    <w:rsid w:val="00E43DEA"/>
    <w:rsid w:val="00E46436"/>
    <w:rsid w:val="00E50794"/>
    <w:rsid w:val="00E509BC"/>
    <w:rsid w:val="00E521DE"/>
    <w:rsid w:val="00E55D69"/>
    <w:rsid w:val="00E62D9D"/>
    <w:rsid w:val="00E638C9"/>
    <w:rsid w:val="00E6531F"/>
    <w:rsid w:val="00E74BD5"/>
    <w:rsid w:val="00E805A1"/>
    <w:rsid w:val="00E815C8"/>
    <w:rsid w:val="00E82D62"/>
    <w:rsid w:val="00E8320F"/>
    <w:rsid w:val="00E844EA"/>
    <w:rsid w:val="00E86594"/>
    <w:rsid w:val="00E87A1B"/>
    <w:rsid w:val="00E9305A"/>
    <w:rsid w:val="00E9782A"/>
    <w:rsid w:val="00E978D4"/>
    <w:rsid w:val="00E97B6E"/>
    <w:rsid w:val="00EA2581"/>
    <w:rsid w:val="00EA34EF"/>
    <w:rsid w:val="00EB0648"/>
    <w:rsid w:val="00EB247F"/>
    <w:rsid w:val="00EB2A9E"/>
    <w:rsid w:val="00EB52FE"/>
    <w:rsid w:val="00EB5B15"/>
    <w:rsid w:val="00EC017C"/>
    <w:rsid w:val="00EC3446"/>
    <w:rsid w:val="00EC3597"/>
    <w:rsid w:val="00EC38FC"/>
    <w:rsid w:val="00EC57B8"/>
    <w:rsid w:val="00EC5C73"/>
    <w:rsid w:val="00EC650F"/>
    <w:rsid w:val="00EC77A4"/>
    <w:rsid w:val="00ED7489"/>
    <w:rsid w:val="00EE0272"/>
    <w:rsid w:val="00EE1274"/>
    <w:rsid w:val="00EE274A"/>
    <w:rsid w:val="00EE6E45"/>
    <w:rsid w:val="00EF10D3"/>
    <w:rsid w:val="00EF21F4"/>
    <w:rsid w:val="00EF2247"/>
    <w:rsid w:val="00EF33DE"/>
    <w:rsid w:val="00F03425"/>
    <w:rsid w:val="00F05491"/>
    <w:rsid w:val="00F0595F"/>
    <w:rsid w:val="00F0598F"/>
    <w:rsid w:val="00F06F88"/>
    <w:rsid w:val="00F15AEE"/>
    <w:rsid w:val="00F16212"/>
    <w:rsid w:val="00F167B3"/>
    <w:rsid w:val="00F24637"/>
    <w:rsid w:val="00F2519A"/>
    <w:rsid w:val="00F26176"/>
    <w:rsid w:val="00F346F2"/>
    <w:rsid w:val="00F36F50"/>
    <w:rsid w:val="00F37955"/>
    <w:rsid w:val="00F403D3"/>
    <w:rsid w:val="00F4393C"/>
    <w:rsid w:val="00F44619"/>
    <w:rsid w:val="00F4471D"/>
    <w:rsid w:val="00F46737"/>
    <w:rsid w:val="00F5068C"/>
    <w:rsid w:val="00F52595"/>
    <w:rsid w:val="00F53092"/>
    <w:rsid w:val="00F530FC"/>
    <w:rsid w:val="00F54FCA"/>
    <w:rsid w:val="00F616E5"/>
    <w:rsid w:val="00F61DCA"/>
    <w:rsid w:val="00F62ABC"/>
    <w:rsid w:val="00F64C94"/>
    <w:rsid w:val="00F667AD"/>
    <w:rsid w:val="00F66C6E"/>
    <w:rsid w:val="00F66D25"/>
    <w:rsid w:val="00F70BFF"/>
    <w:rsid w:val="00F73235"/>
    <w:rsid w:val="00F74517"/>
    <w:rsid w:val="00F76CA2"/>
    <w:rsid w:val="00F771E7"/>
    <w:rsid w:val="00F80CC1"/>
    <w:rsid w:val="00F8251D"/>
    <w:rsid w:val="00F84DB6"/>
    <w:rsid w:val="00F85081"/>
    <w:rsid w:val="00F853AB"/>
    <w:rsid w:val="00F85FFB"/>
    <w:rsid w:val="00F87BDF"/>
    <w:rsid w:val="00F909BE"/>
    <w:rsid w:val="00F90D56"/>
    <w:rsid w:val="00F92A95"/>
    <w:rsid w:val="00F940A0"/>
    <w:rsid w:val="00F962CA"/>
    <w:rsid w:val="00F97586"/>
    <w:rsid w:val="00F97753"/>
    <w:rsid w:val="00FA2194"/>
    <w:rsid w:val="00FA2325"/>
    <w:rsid w:val="00FA5114"/>
    <w:rsid w:val="00FA5C88"/>
    <w:rsid w:val="00FA639C"/>
    <w:rsid w:val="00FA6897"/>
    <w:rsid w:val="00FA7C26"/>
    <w:rsid w:val="00FB1754"/>
    <w:rsid w:val="00FB2C53"/>
    <w:rsid w:val="00FB2DC0"/>
    <w:rsid w:val="00FB3767"/>
    <w:rsid w:val="00FB3AB3"/>
    <w:rsid w:val="00FB5D60"/>
    <w:rsid w:val="00FB649C"/>
    <w:rsid w:val="00FC17C0"/>
    <w:rsid w:val="00FC2C8B"/>
    <w:rsid w:val="00FC5063"/>
    <w:rsid w:val="00FD17CF"/>
    <w:rsid w:val="00FD2788"/>
    <w:rsid w:val="00FD77AF"/>
    <w:rsid w:val="00FD7820"/>
    <w:rsid w:val="00FE4D5C"/>
    <w:rsid w:val="00FE53D4"/>
    <w:rsid w:val="00FE6343"/>
    <w:rsid w:val="00FF038A"/>
    <w:rsid w:val="00FF1650"/>
    <w:rsid w:val="00FF175E"/>
    <w:rsid w:val="00FF47F5"/>
    <w:rsid w:val="00FF5986"/>
    <w:rsid w:val="0CDA7FDA"/>
    <w:rsid w:val="19B34150"/>
    <w:rsid w:val="29185782"/>
    <w:rsid w:val="2D56E7D4"/>
    <w:rsid w:val="2FC5C4D9"/>
    <w:rsid w:val="551A77D0"/>
    <w:rsid w:val="624BD695"/>
    <w:rsid w:val="74153A0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06BC75"/>
  <w15:docId w15:val="{D9668701-09FF-47AB-A97E-0314B41AE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F"/>
    <w:pPr>
      <w:spacing w:after="120"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EC38FC"/>
    <w:pPr>
      <w:keepNext/>
      <w:keepLines/>
      <w:spacing w:before="360"/>
      <w:ind w:left="720" w:hanging="360"/>
      <w:jc w:val="left"/>
      <w:outlineLvl w:val="0"/>
    </w:pPr>
    <w:rPr>
      <w:rFonts w:asciiTheme="majorHAnsi" w:eastAsiaTheme="majorEastAsia" w:hAnsiTheme="majorHAnsi" w:cs="Times New Roman (Headings CS)"/>
      <w:b/>
      <w:bCs/>
      <w:smallCaps/>
      <w:color w:val="4F81BD" w:themeColor="accent1"/>
      <w:sz w:val="36"/>
      <w:szCs w:val="36"/>
    </w:rPr>
  </w:style>
  <w:style w:type="paragraph" w:styleId="Heading2">
    <w:name w:val="heading 2"/>
    <w:basedOn w:val="Normal"/>
    <w:next w:val="Normal"/>
    <w:link w:val="Heading2Char"/>
    <w:uiPriority w:val="9"/>
    <w:unhideWhenUsed/>
    <w:qFormat/>
    <w:rsid w:val="00EB247F"/>
    <w:pPr>
      <w:keepNext/>
      <w:keepLines/>
      <w:numPr>
        <w:ilvl w:val="1"/>
        <w:numId w:val="24"/>
      </w:numPr>
      <w:spacing w:before="360" w:after="0"/>
      <w:outlineLvl w:val="1"/>
    </w:pPr>
    <w:rPr>
      <w:rFonts w:asciiTheme="majorHAnsi" w:eastAsiaTheme="majorEastAsia" w:hAnsiTheme="majorHAnsi" w:cstheme="majorBidi"/>
      <w:b/>
      <w:bCs/>
      <w:smallCaps/>
      <w:color w:val="365F91" w:themeColor="accent1" w:themeShade="BF"/>
      <w:sz w:val="28"/>
      <w:szCs w:val="28"/>
    </w:rPr>
  </w:style>
  <w:style w:type="paragraph" w:styleId="Heading3">
    <w:name w:val="heading 3"/>
    <w:basedOn w:val="Normal"/>
    <w:next w:val="Normal"/>
    <w:link w:val="Heading3Char"/>
    <w:uiPriority w:val="9"/>
    <w:unhideWhenUsed/>
    <w:qFormat/>
    <w:rsid w:val="005D49A8"/>
    <w:pPr>
      <w:keepNext/>
      <w:keepLines/>
      <w:numPr>
        <w:ilvl w:val="2"/>
        <w:numId w:val="26"/>
      </w:numPr>
      <w:spacing w:before="240" w:after="0"/>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4B4939"/>
    <w:pPr>
      <w:keepNext/>
      <w:keepLines/>
      <w:spacing w:before="200" w:after="0"/>
      <w:ind w:left="864" w:hanging="864"/>
      <w:outlineLvl w:val="3"/>
    </w:pPr>
    <w:rPr>
      <w:rFonts w:asciiTheme="majorHAnsi" w:eastAsiaTheme="majorEastAsia" w:hAnsiTheme="majorHAnsi" w:cstheme="majorBidi"/>
      <w:b/>
      <w:bCs/>
      <w:i/>
      <w:iCs/>
      <w:color w:val="95B3D7" w:themeColor="accent1" w:themeTint="99"/>
    </w:rPr>
  </w:style>
  <w:style w:type="paragraph" w:styleId="Heading5">
    <w:name w:val="heading 5"/>
    <w:basedOn w:val="Normal"/>
    <w:next w:val="Normal"/>
    <w:link w:val="Heading5Char"/>
    <w:uiPriority w:val="9"/>
    <w:semiHidden/>
    <w:unhideWhenUsed/>
    <w:qFormat/>
    <w:pPr>
      <w:keepNext/>
      <w:keepLines/>
      <w:numPr>
        <w:ilvl w:val="4"/>
        <w:numId w:val="9"/>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pPr>
      <w:keepNext/>
      <w:keepLines/>
      <w:numPr>
        <w:ilvl w:val="5"/>
        <w:numId w:val="9"/>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EC38FC"/>
    <w:rPr>
      <w:rFonts w:asciiTheme="majorHAnsi" w:eastAsiaTheme="majorEastAsia" w:hAnsiTheme="majorHAnsi" w:cs="Times New Roman (Headings CS)"/>
      <w:b/>
      <w:bCs/>
      <w:smallCaps/>
      <w:color w:val="4F81BD" w:themeColor="accent1"/>
      <w:sz w:val="36"/>
      <w:szCs w:val="36"/>
    </w:rPr>
  </w:style>
  <w:style w:type="character" w:customStyle="1" w:styleId="Heading2Char">
    <w:name w:val="Heading 2 Char"/>
    <w:basedOn w:val="DefaultParagraphFont"/>
    <w:link w:val="Heading2"/>
    <w:uiPriority w:val="9"/>
    <w:rsid w:val="00EB247F"/>
    <w:rPr>
      <w:rFonts w:asciiTheme="majorHAnsi" w:eastAsiaTheme="majorEastAsia" w:hAnsiTheme="majorHAnsi" w:cstheme="majorBidi"/>
      <w:b/>
      <w:bCs/>
      <w:smallCaps/>
      <w:color w:val="365F91" w:themeColor="accent1" w:themeShade="BF"/>
      <w:sz w:val="28"/>
      <w:szCs w:val="28"/>
    </w:rPr>
  </w:style>
  <w:style w:type="character" w:customStyle="1" w:styleId="Heading3Char">
    <w:name w:val="Heading 3 Char"/>
    <w:basedOn w:val="DefaultParagraphFont"/>
    <w:link w:val="Heading3"/>
    <w:uiPriority w:val="9"/>
    <w:rsid w:val="005D49A8"/>
    <w:rPr>
      <w:rFonts w:asciiTheme="majorHAnsi" w:eastAsiaTheme="majorEastAsia" w:hAnsiTheme="majorHAnsi" w:cstheme="majorBidi"/>
      <w:b/>
      <w:bCs/>
      <w:color w:val="244061" w:themeColor="accent1" w:themeShade="80"/>
    </w:rPr>
  </w:style>
  <w:style w:type="character" w:customStyle="1" w:styleId="Heading4Char">
    <w:name w:val="Heading 4 Char"/>
    <w:basedOn w:val="DefaultParagraphFont"/>
    <w:link w:val="Heading4"/>
    <w:uiPriority w:val="9"/>
    <w:rsid w:val="004B4939"/>
    <w:rPr>
      <w:rFonts w:asciiTheme="majorHAnsi" w:eastAsiaTheme="majorEastAsia" w:hAnsiTheme="majorHAnsi" w:cstheme="majorBidi"/>
      <w:b/>
      <w:bCs/>
      <w:i/>
      <w:iCs/>
      <w:color w:val="95B3D7" w:themeColor="accent1" w:themeTint="99"/>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rsid w:val="00EB247F"/>
    <w:pPr>
      <w:spacing w:after="0" w:line="276" w:lineRule="auto"/>
    </w:pPr>
  </w:style>
  <w:style w:type="paragraph" w:styleId="ListParagraph">
    <w:name w:val="List Paragraph"/>
    <w:basedOn w:val="Normal"/>
    <w:uiPriority w:val="34"/>
    <w:qFormat/>
    <w:pPr>
      <w:ind w:left="720"/>
      <w:contextualSpacing/>
    </w:pPr>
  </w:style>
  <w:style w:type="character" w:styleId="Hyperlink">
    <w:name w:val="Hyperlink"/>
    <w:uiPriority w:val="99"/>
    <w:rsid w:val="00434F61"/>
    <w:rPr>
      <w:color w:val="000080"/>
      <w:u w:val="single"/>
    </w:rPr>
  </w:style>
  <w:style w:type="paragraph" w:styleId="TOC1">
    <w:name w:val="toc 1"/>
    <w:basedOn w:val="Normal"/>
    <w:next w:val="Normal"/>
    <w:autoRedefine/>
    <w:uiPriority w:val="39"/>
    <w:unhideWhenUsed/>
    <w:rsid w:val="0035210F"/>
    <w:pPr>
      <w:tabs>
        <w:tab w:val="right" w:leader="dot" w:pos="9350"/>
      </w:tabs>
      <w:spacing w:after="100"/>
    </w:pPr>
  </w:style>
  <w:style w:type="paragraph" w:styleId="TOC2">
    <w:name w:val="toc 2"/>
    <w:basedOn w:val="Normal"/>
    <w:next w:val="Normal"/>
    <w:autoRedefine/>
    <w:uiPriority w:val="39"/>
    <w:unhideWhenUsed/>
    <w:rsid w:val="00640665"/>
    <w:pPr>
      <w:spacing w:after="100"/>
      <w:ind w:left="220"/>
    </w:pPr>
  </w:style>
  <w:style w:type="paragraph" w:styleId="TOC3">
    <w:name w:val="toc 3"/>
    <w:basedOn w:val="Normal"/>
    <w:next w:val="Normal"/>
    <w:autoRedefine/>
    <w:uiPriority w:val="39"/>
    <w:unhideWhenUsed/>
    <w:rsid w:val="00640665"/>
    <w:pPr>
      <w:spacing w:after="100"/>
      <w:ind w:left="440"/>
    </w:pPr>
  </w:style>
  <w:style w:type="paragraph" w:customStyle="1" w:styleId="Pa5">
    <w:name w:val="Pa5"/>
    <w:basedOn w:val="Normal"/>
    <w:next w:val="Normal"/>
    <w:uiPriority w:val="99"/>
    <w:rsid w:val="00215F04"/>
    <w:pPr>
      <w:autoSpaceDE w:val="0"/>
      <w:autoSpaceDN w:val="0"/>
      <w:adjustRightInd w:val="0"/>
      <w:spacing w:after="0" w:line="221" w:lineRule="atLeast"/>
    </w:pPr>
    <w:rPr>
      <w:rFonts w:ascii="Calibri" w:eastAsiaTheme="minorHAnsi" w:hAnsi="Calibri" w:cs="Times New Roman"/>
      <w:sz w:val="24"/>
      <w:szCs w:val="24"/>
      <w:lang w:eastAsia="en-US"/>
    </w:rPr>
  </w:style>
  <w:style w:type="paragraph" w:customStyle="1" w:styleId="TableContents">
    <w:name w:val="Table Contents"/>
    <w:basedOn w:val="Normal"/>
    <w:rsid w:val="00541D39"/>
    <w:pPr>
      <w:widowControl w:val="0"/>
      <w:suppressLineNumbers/>
      <w:suppressAutoHyphens/>
      <w:overflowPunct w:val="0"/>
      <w:spacing w:after="0"/>
    </w:pPr>
    <w:rPr>
      <w:rFonts w:eastAsia="SimSun" w:cs="Times New Roman"/>
      <w:kern w:val="1"/>
      <w:sz w:val="24"/>
      <w:szCs w:val="24"/>
      <w:lang w:eastAsia="ar-SA"/>
    </w:rPr>
  </w:style>
  <w:style w:type="paragraph" w:styleId="BodyText">
    <w:name w:val="Body Text"/>
    <w:basedOn w:val="Normal"/>
    <w:link w:val="BodyTextChar"/>
    <w:rsid w:val="0009232E"/>
    <w:pPr>
      <w:widowControl w:val="0"/>
      <w:suppressAutoHyphens/>
      <w:overflowPunct w:val="0"/>
    </w:pPr>
    <w:rPr>
      <w:rFonts w:eastAsia="SimSun" w:cs="Times New Roman"/>
      <w:kern w:val="1"/>
      <w:sz w:val="24"/>
      <w:szCs w:val="24"/>
      <w:lang w:eastAsia="ar-SA"/>
    </w:rPr>
  </w:style>
  <w:style w:type="character" w:customStyle="1" w:styleId="BodyTextChar">
    <w:name w:val="Body Text Char"/>
    <w:basedOn w:val="DefaultParagraphFont"/>
    <w:link w:val="BodyText"/>
    <w:rsid w:val="0009232E"/>
    <w:rPr>
      <w:rFonts w:ascii="Times New Roman" w:eastAsia="SimSun" w:hAnsi="Times New Roman" w:cs="Times New Roman"/>
      <w:kern w:val="1"/>
      <w:sz w:val="24"/>
      <w:szCs w:val="24"/>
      <w:lang w:eastAsia="ar-SA"/>
    </w:rPr>
  </w:style>
  <w:style w:type="paragraph" w:styleId="FootnoteText">
    <w:name w:val="footnote text"/>
    <w:basedOn w:val="Normal"/>
    <w:link w:val="FootnoteTextChar"/>
    <w:uiPriority w:val="99"/>
    <w:semiHidden/>
    <w:unhideWhenUsed/>
    <w:rsid w:val="00D26F59"/>
    <w:pPr>
      <w:widowControl w:val="0"/>
      <w:snapToGrid w:val="0"/>
      <w:spacing w:after="0"/>
    </w:pPr>
    <w:rPr>
      <w:kern w:val="2"/>
      <w:sz w:val="18"/>
      <w:szCs w:val="18"/>
      <w:lang w:eastAsia="zh-CN"/>
    </w:rPr>
  </w:style>
  <w:style w:type="character" w:customStyle="1" w:styleId="FootnoteTextChar">
    <w:name w:val="Footnote Text Char"/>
    <w:basedOn w:val="DefaultParagraphFont"/>
    <w:link w:val="FootnoteText"/>
    <w:uiPriority w:val="99"/>
    <w:semiHidden/>
    <w:rsid w:val="00D26F59"/>
    <w:rPr>
      <w:kern w:val="2"/>
      <w:sz w:val="18"/>
      <w:szCs w:val="18"/>
      <w:lang w:eastAsia="zh-CN"/>
    </w:rPr>
  </w:style>
  <w:style w:type="character" w:styleId="FootnoteReference">
    <w:name w:val="footnote reference"/>
    <w:basedOn w:val="DefaultParagraphFont"/>
    <w:uiPriority w:val="99"/>
    <w:semiHidden/>
    <w:unhideWhenUsed/>
    <w:rsid w:val="00D26F59"/>
    <w:rPr>
      <w:vertAlign w:val="superscript"/>
    </w:rPr>
  </w:style>
  <w:style w:type="table" w:styleId="TableGrid">
    <w:name w:val="Table Grid"/>
    <w:basedOn w:val="TableNormal"/>
    <w:uiPriority w:val="39"/>
    <w:rsid w:val="00D26F59"/>
    <w:pPr>
      <w:spacing w:after="0" w:line="240" w:lineRule="auto"/>
    </w:pPr>
    <w:rPr>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
    <w:name w:val="bullet"/>
    <w:basedOn w:val="DefaultParagraphFont"/>
    <w:rsid w:val="00AD3ABE"/>
  </w:style>
  <w:style w:type="paragraph" w:customStyle="1" w:styleId="Default">
    <w:name w:val="Default"/>
    <w:rsid w:val="008464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4">
    <w:name w:val="A4"/>
    <w:uiPriority w:val="99"/>
    <w:rsid w:val="00AE3F8B"/>
    <w:rPr>
      <w:rFonts w:cs="ZWSCJY+AGaramondPro-Regular"/>
      <w:color w:val="000000"/>
      <w:sz w:val="14"/>
      <w:szCs w:val="14"/>
    </w:rPr>
  </w:style>
  <w:style w:type="character" w:styleId="CommentReference">
    <w:name w:val="annotation reference"/>
    <w:basedOn w:val="DefaultParagraphFont"/>
    <w:uiPriority w:val="99"/>
    <w:semiHidden/>
    <w:unhideWhenUsed/>
    <w:rsid w:val="005F6F5D"/>
    <w:rPr>
      <w:sz w:val="16"/>
      <w:szCs w:val="16"/>
    </w:rPr>
  </w:style>
  <w:style w:type="paragraph" w:styleId="CommentText">
    <w:name w:val="annotation text"/>
    <w:basedOn w:val="Normal"/>
    <w:link w:val="CommentTextChar"/>
    <w:uiPriority w:val="99"/>
    <w:unhideWhenUsed/>
    <w:rsid w:val="005F6F5D"/>
    <w:rPr>
      <w:sz w:val="20"/>
      <w:szCs w:val="20"/>
    </w:rPr>
  </w:style>
  <w:style w:type="character" w:customStyle="1" w:styleId="CommentTextChar">
    <w:name w:val="Comment Text Char"/>
    <w:basedOn w:val="DefaultParagraphFont"/>
    <w:link w:val="CommentText"/>
    <w:uiPriority w:val="99"/>
    <w:rsid w:val="005F6F5D"/>
    <w:rPr>
      <w:sz w:val="20"/>
      <w:szCs w:val="20"/>
    </w:rPr>
  </w:style>
  <w:style w:type="paragraph" w:styleId="CommentSubject">
    <w:name w:val="annotation subject"/>
    <w:basedOn w:val="CommentText"/>
    <w:next w:val="CommentText"/>
    <w:link w:val="CommentSubjectChar"/>
    <w:uiPriority w:val="99"/>
    <w:semiHidden/>
    <w:unhideWhenUsed/>
    <w:rsid w:val="005F6F5D"/>
    <w:rPr>
      <w:b/>
      <w:bCs/>
    </w:rPr>
  </w:style>
  <w:style w:type="character" w:customStyle="1" w:styleId="CommentSubjectChar">
    <w:name w:val="Comment Subject Char"/>
    <w:basedOn w:val="CommentTextChar"/>
    <w:link w:val="CommentSubject"/>
    <w:uiPriority w:val="99"/>
    <w:semiHidden/>
    <w:rsid w:val="005F6F5D"/>
    <w:rPr>
      <w:b/>
      <w:bCs/>
      <w:sz w:val="20"/>
      <w:szCs w:val="20"/>
    </w:rPr>
  </w:style>
  <w:style w:type="paragraph" w:styleId="BalloonText">
    <w:name w:val="Balloon Text"/>
    <w:basedOn w:val="Normal"/>
    <w:link w:val="BalloonTextChar"/>
    <w:uiPriority w:val="99"/>
    <w:semiHidden/>
    <w:unhideWhenUsed/>
    <w:rsid w:val="005F6F5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6F5D"/>
    <w:rPr>
      <w:rFonts w:ascii="Segoe UI" w:hAnsi="Segoe UI" w:cs="Segoe UI"/>
      <w:sz w:val="18"/>
      <w:szCs w:val="18"/>
    </w:rPr>
  </w:style>
  <w:style w:type="paragraph" w:styleId="TableofFigures">
    <w:name w:val="table of figures"/>
    <w:basedOn w:val="Normal"/>
    <w:next w:val="Normal"/>
    <w:uiPriority w:val="99"/>
    <w:unhideWhenUsed/>
    <w:rsid w:val="00F15AEE"/>
    <w:pPr>
      <w:spacing w:after="0"/>
    </w:pPr>
  </w:style>
  <w:style w:type="paragraph" w:styleId="Header">
    <w:name w:val="header"/>
    <w:basedOn w:val="Normal"/>
    <w:link w:val="HeaderChar"/>
    <w:uiPriority w:val="99"/>
    <w:unhideWhenUsed/>
    <w:rsid w:val="00F52595"/>
    <w:pPr>
      <w:tabs>
        <w:tab w:val="center" w:pos="4320"/>
        <w:tab w:val="right" w:pos="8640"/>
      </w:tabs>
      <w:spacing w:after="0"/>
    </w:pPr>
  </w:style>
  <w:style w:type="character" w:customStyle="1" w:styleId="HeaderChar">
    <w:name w:val="Header Char"/>
    <w:basedOn w:val="DefaultParagraphFont"/>
    <w:link w:val="Header"/>
    <w:uiPriority w:val="99"/>
    <w:rsid w:val="00F52595"/>
  </w:style>
  <w:style w:type="paragraph" w:styleId="Footer">
    <w:name w:val="footer"/>
    <w:basedOn w:val="Normal"/>
    <w:link w:val="FooterChar"/>
    <w:uiPriority w:val="99"/>
    <w:unhideWhenUsed/>
    <w:rsid w:val="00F52595"/>
    <w:pPr>
      <w:tabs>
        <w:tab w:val="center" w:pos="4320"/>
        <w:tab w:val="right" w:pos="8640"/>
      </w:tabs>
      <w:spacing w:after="0"/>
    </w:pPr>
  </w:style>
  <w:style w:type="character" w:customStyle="1" w:styleId="FooterChar">
    <w:name w:val="Footer Char"/>
    <w:basedOn w:val="DefaultParagraphFont"/>
    <w:link w:val="Footer"/>
    <w:uiPriority w:val="99"/>
    <w:rsid w:val="00F52595"/>
  </w:style>
  <w:style w:type="character" w:styleId="PageNumber">
    <w:name w:val="page number"/>
    <w:basedOn w:val="DefaultParagraphFont"/>
    <w:uiPriority w:val="99"/>
    <w:semiHidden/>
    <w:unhideWhenUsed/>
    <w:rsid w:val="00F52595"/>
  </w:style>
  <w:style w:type="paragraph" w:styleId="NormalWeb">
    <w:name w:val="Normal (Web)"/>
    <w:basedOn w:val="Normal"/>
    <w:uiPriority w:val="99"/>
    <w:unhideWhenUsed/>
    <w:rsid w:val="00762877"/>
    <w:pPr>
      <w:spacing w:before="100" w:beforeAutospacing="1" w:after="100" w:afterAutospacing="1"/>
    </w:pPr>
    <w:rPr>
      <w:rFonts w:eastAsia="Times New Roman" w:cs="Times New Roman"/>
      <w:sz w:val="24"/>
      <w:szCs w:val="24"/>
      <w:lang w:eastAsia="zh-CN"/>
    </w:rPr>
  </w:style>
  <w:style w:type="character" w:styleId="UnresolvedMention">
    <w:name w:val="Unresolved Mention"/>
    <w:basedOn w:val="DefaultParagraphFont"/>
    <w:uiPriority w:val="99"/>
    <w:semiHidden/>
    <w:unhideWhenUsed/>
    <w:rsid w:val="00FA6897"/>
    <w:rPr>
      <w:color w:val="605E5C"/>
      <w:shd w:val="clear" w:color="auto" w:fill="E1DFDD"/>
    </w:rPr>
  </w:style>
  <w:style w:type="paragraph" w:styleId="Revision">
    <w:name w:val="Revision"/>
    <w:hidden/>
    <w:uiPriority w:val="99"/>
    <w:semiHidden/>
    <w:rsid w:val="00CB603A"/>
    <w:pPr>
      <w:spacing w:after="0" w:line="240" w:lineRule="auto"/>
    </w:pPr>
  </w:style>
  <w:style w:type="character" w:styleId="FollowedHyperlink">
    <w:name w:val="FollowedHyperlink"/>
    <w:basedOn w:val="DefaultParagraphFont"/>
    <w:uiPriority w:val="99"/>
    <w:semiHidden/>
    <w:unhideWhenUsed/>
    <w:rsid w:val="00EB247F"/>
    <w:rPr>
      <w:color w:val="800080" w:themeColor="followedHyperlink"/>
      <w:u w:val="single"/>
    </w:rPr>
  </w:style>
  <w:style w:type="paragraph" w:styleId="Bibliography">
    <w:name w:val="Bibliography"/>
    <w:basedOn w:val="Normal"/>
    <w:next w:val="Normal"/>
    <w:uiPriority w:val="37"/>
    <w:unhideWhenUsed/>
    <w:rsid w:val="004822F3"/>
    <w:pPr>
      <w:spacing w:after="0" w:line="480" w:lineRule="auto"/>
      <w:ind w:left="720" w:hanging="720"/>
    </w:pPr>
  </w:style>
  <w:style w:type="character" w:styleId="EndnoteReference">
    <w:name w:val="endnote reference"/>
    <w:basedOn w:val="DefaultParagraphFont"/>
    <w:uiPriority w:val="99"/>
    <w:semiHidden/>
    <w:unhideWhenUsed/>
    <w:rsid w:val="002A3B2C"/>
    <w:rPr>
      <w:vertAlign w:val="superscript"/>
    </w:rPr>
  </w:style>
  <w:style w:type="character" w:styleId="PlaceholderText">
    <w:name w:val="Placeholder Text"/>
    <w:basedOn w:val="DefaultParagraphFont"/>
    <w:uiPriority w:val="99"/>
    <w:semiHidden/>
    <w:rsid w:val="00FA5C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715">
      <w:bodyDiv w:val="1"/>
      <w:marLeft w:val="0"/>
      <w:marRight w:val="0"/>
      <w:marTop w:val="0"/>
      <w:marBottom w:val="0"/>
      <w:divBdr>
        <w:top w:val="none" w:sz="0" w:space="0" w:color="auto"/>
        <w:left w:val="none" w:sz="0" w:space="0" w:color="auto"/>
        <w:bottom w:val="none" w:sz="0" w:space="0" w:color="auto"/>
        <w:right w:val="none" w:sz="0" w:space="0" w:color="auto"/>
      </w:divBdr>
    </w:div>
    <w:div w:id="14692741">
      <w:bodyDiv w:val="1"/>
      <w:marLeft w:val="0"/>
      <w:marRight w:val="0"/>
      <w:marTop w:val="0"/>
      <w:marBottom w:val="0"/>
      <w:divBdr>
        <w:top w:val="none" w:sz="0" w:space="0" w:color="auto"/>
        <w:left w:val="none" w:sz="0" w:space="0" w:color="auto"/>
        <w:bottom w:val="none" w:sz="0" w:space="0" w:color="auto"/>
        <w:right w:val="none" w:sz="0" w:space="0" w:color="auto"/>
      </w:divBdr>
    </w:div>
    <w:div w:id="21783337">
      <w:bodyDiv w:val="1"/>
      <w:marLeft w:val="0"/>
      <w:marRight w:val="0"/>
      <w:marTop w:val="0"/>
      <w:marBottom w:val="0"/>
      <w:divBdr>
        <w:top w:val="none" w:sz="0" w:space="0" w:color="auto"/>
        <w:left w:val="none" w:sz="0" w:space="0" w:color="auto"/>
        <w:bottom w:val="none" w:sz="0" w:space="0" w:color="auto"/>
        <w:right w:val="none" w:sz="0" w:space="0" w:color="auto"/>
      </w:divBdr>
      <w:divsChild>
        <w:div w:id="191651830">
          <w:marLeft w:val="0"/>
          <w:marRight w:val="0"/>
          <w:marTop w:val="0"/>
          <w:marBottom w:val="0"/>
          <w:divBdr>
            <w:top w:val="none" w:sz="0" w:space="0" w:color="auto"/>
            <w:left w:val="none" w:sz="0" w:space="0" w:color="auto"/>
            <w:bottom w:val="none" w:sz="0" w:space="0" w:color="auto"/>
            <w:right w:val="none" w:sz="0" w:space="0" w:color="auto"/>
          </w:divBdr>
          <w:divsChild>
            <w:div w:id="320735223">
              <w:marLeft w:val="0"/>
              <w:marRight w:val="0"/>
              <w:marTop w:val="0"/>
              <w:marBottom w:val="0"/>
              <w:divBdr>
                <w:top w:val="none" w:sz="0" w:space="0" w:color="auto"/>
                <w:left w:val="none" w:sz="0" w:space="0" w:color="auto"/>
                <w:bottom w:val="none" w:sz="0" w:space="0" w:color="auto"/>
                <w:right w:val="none" w:sz="0" w:space="0" w:color="auto"/>
              </w:divBdr>
              <w:divsChild>
                <w:div w:id="12150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45545">
      <w:bodyDiv w:val="1"/>
      <w:marLeft w:val="0"/>
      <w:marRight w:val="0"/>
      <w:marTop w:val="0"/>
      <w:marBottom w:val="0"/>
      <w:divBdr>
        <w:top w:val="none" w:sz="0" w:space="0" w:color="auto"/>
        <w:left w:val="none" w:sz="0" w:space="0" w:color="auto"/>
        <w:bottom w:val="none" w:sz="0" w:space="0" w:color="auto"/>
        <w:right w:val="none" w:sz="0" w:space="0" w:color="auto"/>
      </w:divBdr>
    </w:div>
    <w:div w:id="33235311">
      <w:bodyDiv w:val="1"/>
      <w:marLeft w:val="0"/>
      <w:marRight w:val="0"/>
      <w:marTop w:val="0"/>
      <w:marBottom w:val="0"/>
      <w:divBdr>
        <w:top w:val="none" w:sz="0" w:space="0" w:color="auto"/>
        <w:left w:val="none" w:sz="0" w:space="0" w:color="auto"/>
        <w:bottom w:val="none" w:sz="0" w:space="0" w:color="auto"/>
        <w:right w:val="none" w:sz="0" w:space="0" w:color="auto"/>
      </w:divBdr>
    </w:div>
    <w:div w:id="69081717">
      <w:bodyDiv w:val="1"/>
      <w:marLeft w:val="0"/>
      <w:marRight w:val="0"/>
      <w:marTop w:val="0"/>
      <w:marBottom w:val="0"/>
      <w:divBdr>
        <w:top w:val="none" w:sz="0" w:space="0" w:color="auto"/>
        <w:left w:val="none" w:sz="0" w:space="0" w:color="auto"/>
        <w:bottom w:val="none" w:sz="0" w:space="0" w:color="auto"/>
        <w:right w:val="none" w:sz="0" w:space="0" w:color="auto"/>
      </w:divBdr>
    </w:div>
    <w:div w:id="77798076">
      <w:bodyDiv w:val="1"/>
      <w:marLeft w:val="0"/>
      <w:marRight w:val="0"/>
      <w:marTop w:val="0"/>
      <w:marBottom w:val="0"/>
      <w:divBdr>
        <w:top w:val="none" w:sz="0" w:space="0" w:color="auto"/>
        <w:left w:val="none" w:sz="0" w:space="0" w:color="auto"/>
        <w:bottom w:val="none" w:sz="0" w:space="0" w:color="auto"/>
        <w:right w:val="none" w:sz="0" w:space="0" w:color="auto"/>
      </w:divBdr>
    </w:div>
    <w:div w:id="85224859">
      <w:bodyDiv w:val="1"/>
      <w:marLeft w:val="0"/>
      <w:marRight w:val="0"/>
      <w:marTop w:val="0"/>
      <w:marBottom w:val="0"/>
      <w:divBdr>
        <w:top w:val="none" w:sz="0" w:space="0" w:color="auto"/>
        <w:left w:val="none" w:sz="0" w:space="0" w:color="auto"/>
        <w:bottom w:val="none" w:sz="0" w:space="0" w:color="auto"/>
        <w:right w:val="none" w:sz="0" w:space="0" w:color="auto"/>
      </w:divBdr>
    </w:div>
    <w:div w:id="90855405">
      <w:bodyDiv w:val="1"/>
      <w:marLeft w:val="0"/>
      <w:marRight w:val="0"/>
      <w:marTop w:val="0"/>
      <w:marBottom w:val="0"/>
      <w:divBdr>
        <w:top w:val="none" w:sz="0" w:space="0" w:color="auto"/>
        <w:left w:val="none" w:sz="0" w:space="0" w:color="auto"/>
        <w:bottom w:val="none" w:sz="0" w:space="0" w:color="auto"/>
        <w:right w:val="none" w:sz="0" w:space="0" w:color="auto"/>
      </w:divBdr>
      <w:divsChild>
        <w:div w:id="456801394">
          <w:marLeft w:val="0"/>
          <w:marRight w:val="0"/>
          <w:marTop w:val="0"/>
          <w:marBottom w:val="0"/>
          <w:divBdr>
            <w:top w:val="none" w:sz="0" w:space="0" w:color="auto"/>
            <w:left w:val="none" w:sz="0" w:space="0" w:color="auto"/>
            <w:bottom w:val="none" w:sz="0" w:space="0" w:color="auto"/>
            <w:right w:val="none" w:sz="0" w:space="0" w:color="auto"/>
          </w:divBdr>
          <w:divsChild>
            <w:div w:id="1505785051">
              <w:marLeft w:val="0"/>
              <w:marRight w:val="0"/>
              <w:marTop w:val="0"/>
              <w:marBottom w:val="0"/>
              <w:divBdr>
                <w:top w:val="none" w:sz="0" w:space="0" w:color="auto"/>
                <w:left w:val="none" w:sz="0" w:space="0" w:color="auto"/>
                <w:bottom w:val="none" w:sz="0" w:space="0" w:color="auto"/>
                <w:right w:val="none" w:sz="0" w:space="0" w:color="auto"/>
              </w:divBdr>
              <w:divsChild>
                <w:div w:id="11212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5164">
      <w:bodyDiv w:val="1"/>
      <w:marLeft w:val="0"/>
      <w:marRight w:val="0"/>
      <w:marTop w:val="0"/>
      <w:marBottom w:val="0"/>
      <w:divBdr>
        <w:top w:val="none" w:sz="0" w:space="0" w:color="auto"/>
        <w:left w:val="none" w:sz="0" w:space="0" w:color="auto"/>
        <w:bottom w:val="none" w:sz="0" w:space="0" w:color="auto"/>
        <w:right w:val="none" w:sz="0" w:space="0" w:color="auto"/>
      </w:divBdr>
    </w:div>
    <w:div w:id="134756802">
      <w:bodyDiv w:val="1"/>
      <w:marLeft w:val="0"/>
      <w:marRight w:val="0"/>
      <w:marTop w:val="0"/>
      <w:marBottom w:val="0"/>
      <w:divBdr>
        <w:top w:val="none" w:sz="0" w:space="0" w:color="auto"/>
        <w:left w:val="none" w:sz="0" w:space="0" w:color="auto"/>
        <w:bottom w:val="none" w:sz="0" w:space="0" w:color="auto"/>
        <w:right w:val="none" w:sz="0" w:space="0" w:color="auto"/>
      </w:divBdr>
    </w:div>
    <w:div w:id="142352898">
      <w:bodyDiv w:val="1"/>
      <w:marLeft w:val="0"/>
      <w:marRight w:val="0"/>
      <w:marTop w:val="0"/>
      <w:marBottom w:val="0"/>
      <w:divBdr>
        <w:top w:val="none" w:sz="0" w:space="0" w:color="auto"/>
        <w:left w:val="none" w:sz="0" w:space="0" w:color="auto"/>
        <w:bottom w:val="none" w:sz="0" w:space="0" w:color="auto"/>
        <w:right w:val="none" w:sz="0" w:space="0" w:color="auto"/>
      </w:divBdr>
      <w:divsChild>
        <w:div w:id="853298428">
          <w:marLeft w:val="0"/>
          <w:marRight w:val="0"/>
          <w:marTop w:val="0"/>
          <w:marBottom w:val="0"/>
          <w:divBdr>
            <w:top w:val="none" w:sz="0" w:space="0" w:color="auto"/>
            <w:left w:val="none" w:sz="0" w:space="0" w:color="auto"/>
            <w:bottom w:val="none" w:sz="0" w:space="0" w:color="auto"/>
            <w:right w:val="none" w:sz="0" w:space="0" w:color="auto"/>
          </w:divBdr>
          <w:divsChild>
            <w:div w:id="2100060054">
              <w:marLeft w:val="0"/>
              <w:marRight w:val="0"/>
              <w:marTop w:val="0"/>
              <w:marBottom w:val="0"/>
              <w:divBdr>
                <w:top w:val="none" w:sz="0" w:space="0" w:color="auto"/>
                <w:left w:val="none" w:sz="0" w:space="0" w:color="auto"/>
                <w:bottom w:val="none" w:sz="0" w:space="0" w:color="auto"/>
                <w:right w:val="none" w:sz="0" w:space="0" w:color="auto"/>
              </w:divBdr>
              <w:divsChild>
                <w:div w:id="19995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0472">
      <w:bodyDiv w:val="1"/>
      <w:marLeft w:val="0"/>
      <w:marRight w:val="0"/>
      <w:marTop w:val="0"/>
      <w:marBottom w:val="0"/>
      <w:divBdr>
        <w:top w:val="none" w:sz="0" w:space="0" w:color="auto"/>
        <w:left w:val="none" w:sz="0" w:space="0" w:color="auto"/>
        <w:bottom w:val="none" w:sz="0" w:space="0" w:color="auto"/>
        <w:right w:val="none" w:sz="0" w:space="0" w:color="auto"/>
      </w:divBdr>
    </w:div>
    <w:div w:id="177045106">
      <w:bodyDiv w:val="1"/>
      <w:marLeft w:val="0"/>
      <w:marRight w:val="0"/>
      <w:marTop w:val="0"/>
      <w:marBottom w:val="0"/>
      <w:divBdr>
        <w:top w:val="none" w:sz="0" w:space="0" w:color="auto"/>
        <w:left w:val="none" w:sz="0" w:space="0" w:color="auto"/>
        <w:bottom w:val="none" w:sz="0" w:space="0" w:color="auto"/>
        <w:right w:val="none" w:sz="0" w:space="0" w:color="auto"/>
      </w:divBdr>
      <w:divsChild>
        <w:div w:id="337391873">
          <w:marLeft w:val="0"/>
          <w:marRight w:val="0"/>
          <w:marTop w:val="0"/>
          <w:marBottom w:val="0"/>
          <w:divBdr>
            <w:top w:val="none" w:sz="0" w:space="0" w:color="auto"/>
            <w:left w:val="none" w:sz="0" w:space="0" w:color="auto"/>
            <w:bottom w:val="none" w:sz="0" w:space="0" w:color="auto"/>
            <w:right w:val="none" w:sz="0" w:space="0" w:color="auto"/>
          </w:divBdr>
          <w:divsChild>
            <w:div w:id="483203271">
              <w:marLeft w:val="0"/>
              <w:marRight w:val="0"/>
              <w:marTop w:val="0"/>
              <w:marBottom w:val="0"/>
              <w:divBdr>
                <w:top w:val="none" w:sz="0" w:space="0" w:color="auto"/>
                <w:left w:val="none" w:sz="0" w:space="0" w:color="auto"/>
                <w:bottom w:val="none" w:sz="0" w:space="0" w:color="auto"/>
                <w:right w:val="none" w:sz="0" w:space="0" w:color="auto"/>
              </w:divBdr>
              <w:divsChild>
                <w:div w:id="3093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5977">
      <w:bodyDiv w:val="1"/>
      <w:marLeft w:val="0"/>
      <w:marRight w:val="0"/>
      <w:marTop w:val="0"/>
      <w:marBottom w:val="0"/>
      <w:divBdr>
        <w:top w:val="none" w:sz="0" w:space="0" w:color="auto"/>
        <w:left w:val="none" w:sz="0" w:space="0" w:color="auto"/>
        <w:bottom w:val="none" w:sz="0" w:space="0" w:color="auto"/>
        <w:right w:val="none" w:sz="0" w:space="0" w:color="auto"/>
      </w:divBdr>
      <w:divsChild>
        <w:div w:id="143861776">
          <w:marLeft w:val="0"/>
          <w:marRight w:val="0"/>
          <w:marTop w:val="0"/>
          <w:marBottom w:val="0"/>
          <w:divBdr>
            <w:top w:val="none" w:sz="0" w:space="0" w:color="auto"/>
            <w:left w:val="none" w:sz="0" w:space="0" w:color="auto"/>
            <w:bottom w:val="none" w:sz="0" w:space="0" w:color="auto"/>
            <w:right w:val="none" w:sz="0" w:space="0" w:color="auto"/>
          </w:divBdr>
          <w:divsChild>
            <w:div w:id="830874393">
              <w:marLeft w:val="0"/>
              <w:marRight w:val="0"/>
              <w:marTop w:val="0"/>
              <w:marBottom w:val="0"/>
              <w:divBdr>
                <w:top w:val="none" w:sz="0" w:space="0" w:color="auto"/>
                <w:left w:val="none" w:sz="0" w:space="0" w:color="auto"/>
                <w:bottom w:val="none" w:sz="0" w:space="0" w:color="auto"/>
                <w:right w:val="none" w:sz="0" w:space="0" w:color="auto"/>
              </w:divBdr>
              <w:divsChild>
                <w:div w:id="49337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39508">
      <w:bodyDiv w:val="1"/>
      <w:marLeft w:val="0"/>
      <w:marRight w:val="0"/>
      <w:marTop w:val="0"/>
      <w:marBottom w:val="0"/>
      <w:divBdr>
        <w:top w:val="none" w:sz="0" w:space="0" w:color="auto"/>
        <w:left w:val="none" w:sz="0" w:space="0" w:color="auto"/>
        <w:bottom w:val="none" w:sz="0" w:space="0" w:color="auto"/>
        <w:right w:val="none" w:sz="0" w:space="0" w:color="auto"/>
      </w:divBdr>
      <w:divsChild>
        <w:div w:id="800881686">
          <w:marLeft w:val="0"/>
          <w:marRight w:val="0"/>
          <w:marTop w:val="0"/>
          <w:marBottom w:val="0"/>
          <w:divBdr>
            <w:top w:val="none" w:sz="0" w:space="0" w:color="auto"/>
            <w:left w:val="none" w:sz="0" w:space="0" w:color="auto"/>
            <w:bottom w:val="none" w:sz="0" w:space="0" w:color="auto"/>
            <w:right w:val="none" w:sz="0" w:space="0" w:color="auto"/>
          </w:divBdr>
          <w:divsChild>
            <w:div w:id="1415131898">
              <w:marLeft w:val="0"/>
              <w:marRight w:val="0"/>
              <w:marTop w:val="0"/>
              <w:marBottom w:val="0"/>
              <w:divBdr>
                <w:top w:val="none" w:sz="0" w:space="0" w:color="auto"/>
                <w:left w:val="none" w:sz="0" w:space="0" w:color="auto"/>
                <w:bottom w:val="none" w:sz="0" w:space="0" w:color="auto"/>
                <w:right w:val="none" w:sz="0" w:space="0" w:color="auto"/>
              </w:divBdr>
              <w:divsChild>
                <w:div w:id="37558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1769">
      <w:bodyDiv w:val="1"/>
      <w:marLeft w:val="0"/>
      <w:marRight w:val="0"/>
      <w:marTop w:val="0"/>
      <w:marBottom w:val="0"/>
      <w:divBdr>
        <w:top w:val="none" w:sz="0" w:space="0" w:color="auto"/>
        <w:left w:val="none" w:sz="0" w:space="0" w:color="auto"/>
        <w:bottom w:val="none" w:sz="0" w:space="0" w:color="auto"/>
        <w:right w:val="none" w:sz="0" w:space="0" w:color="auto"/>
      </w:divBdr>
      <w:divsChild>
        <w:div w:id="1457332907">
          <w:marLeft w:val="0"/>
          <w:marRight w:val="0"/>
          <w:marTop w:val="0"/>
          <w:marBottom w:val="0"/>
          <w:divBdr>
            <w:top w:val="none" w:sz="0" w:space="0" w:color="auto"/>
            <w:left w:val="none" w:sz="0" w:space="0" w:color="auto"/>
            <w:bottom w:val="none" w:sz="0" w:space="0" w:color="auto"/>
            <w:right w:val="none" w:sz="0" w:space="0" w:color="auto"/>
          </w:divBdr>
        </w:div>
      </w:divsChild>
    </w:div>
    <w:div w:id="199589418">
      <w:bodyDiv w:val="1"/>
      <w:marLeft w:val="0"/>
      <w:marRight w:val="0"/>
      <w:marTop w:val="0"/>
      <w:marBottom w:val="0"/>
      <w:divBdr>
        <w:top w:val="none" w:sz="0" w:space="0" w:color="auto"/>
        <w:left w:val="none" w:sz="0" w:space="0" w:color="auto"/>
        <w:bottom w:val="none" w:sz="0" w:space="0" w:color="auto"/>
        <w:right w:val="none" w:sz="0" w:space="0" w:color="auto"/>
      </w:divBdr>
    </w:div>
    <w:div w:id="207031143">
      <w:bodyDiv w:val="1"/>
      <w:marLeft w:val="0"/>
      <w:marRight w:val="0"/>
      <w:marTop w:val="0"/>
      <w:marBottom w:val="0"/>
      <w:divBdr>
        <w:top w:val="none" w:sz="0" w:space="0" w:color="auto"/>
        <w:left w:val="none" w:sz="0" w:space="0" w:color="auto"/>
        <w:bottom w:val="none" w:sz="0" w:space="0" w:color="auto"/>
        <w:right w:val="none" w:sz="0" w:space="0" w:color="auto"/>
      </w:divBdr>
    </w:div>
    <w:div w:id="219638465">
      <w:bodyDiv w:val="1"/>
      <w:marLeft w:val="0"/>
      <w:marRight w:val="0"/>
      <w:marTop w:val="0"/>
      <w:marBottom w:val="0"/>
      <w:divBdr>
        <w:top w:val="none" w:sz="0" w:space="0" w:color="auto"/>
        <w:left w:val="none" w:sz="0" w:space="0" w:color="auto"/>
        <w:bottom w:val="none" w:sz="0" w:space="0" w:color="auto"/>
        <w:right w:val="none" w:sz="0" w:space="0" w:color="auto"/>
      </w:divBdr>
      <w:divsChild>
        <w:div w:id="2125683465">
          <w:marLeft w:val="0"/>
          <w:marRight w:val="0"/>
          <w:marTop w:val="0"/>
          <w:marBottom w:val="0"/>
          <w:divBdr>
            <w:top w:val="none" w:sz="0" w:space="0" w:color="auto"/>
            <w:left w:val="none" w:sz="0" w:space="0" w:color="auto"/>
            <w:bottom w:val="none" w:sz="0" w:space="0" w:color="auto"/>
            <w:right w:val="none" w:sz="0" w:space="0" w:color="auto"/>
          </w:divBdr>
          <w:divsChild>
            <w:div w:id="114758127">
              <w:marLeft w:val="0"/>
              <w:marRight w:val="0"/>
              <w:marTop w:val="0"/>
              <w:marBottom w:val="0"/>
              <w:divBdr>
                <w:top w:val="none" w:sz="0" w:space="0" w:color="auto"/>
                <w:left w:val="none" w:sz="0" w:space="0" w:color="auto"/>
                <w:bottom w:val="none" w:sz="0" w:space="0" w:color="auto"/>
                <w:right w:val="none" w:sz="0" w:space="0" w:color="auto"/>
              </w:divBdr>
              <w:divsChild>
                <w:div w:id="98744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19257">
      <w:bodyDiv w:val="1"/>
      <w:marLeft w:val="0"/>
      <w:marRight w:val="0"/>
      <w:marTop w:val="0"/>
      <w:marBottom w:val="0"/>
      <w:divBdr>
        <w:top w:val="none" w:sz="0" w:space="0" w:color="auto"/>
        <w:left w:val="none" w:sz="0" w:space="0" w:color="auto"/>
        <w:bottom w:val="none" w:sz="0" w:space="0" w:color="auto"/>
        <w:right w:val="none" w:sz="0" w:space="0" w:color="auto"/>
      </w:divBdr>
    </w:div>
    <w:div w:id="241531784">
      <w:bodyDiv w:val="1"/>
      <w:marLeft w:val="0"/>
      <w:marRight w:val="0"/>
      <w:marTop w:val="0"/>
      <w:marBottom w:val="0"/>
      <w:divBdr>
        <w:top w:val="none" w:sz="0" w:space="0" w:color="auto"/>
        <w:left w:val="none" w:sz="0" w:space="0" w:color="auto"/>
        <w:bottom w:val="none" w:sz="0" w:space="0" w:color="auto"/>
        <w:right w:val="none" w:sz="0" w:space="0" w:color="auto"/>
      </w:divBdr>
    </w:div>
    <w:div w:id="249236217">
      <w:bodyDiv w:val="1"/>
      <w:marLeft w:val="0"/>
      <w:marRight w:val="0"/>
      <w:marTop w:val="0"/>
      <w:marBottom w:val="0"/>
      <w:divBdr>
        <w:top w:val="none" w:sz="0" w:space="0" w:color="auto"/>
        <w:left w:val="none" w:sz="0" w:space="0" w:color="auto"/>
        <w:bottom w:val="none" w:sz="0" w:space="0" w:color="auto"/>
        <w:right w:val="none" w:sz="0" w:space="0" w:color="auto"/>
      </w:divBdr>
      <w:divsChild>
        <w:div w:id="537205912">
          <w:marLeft w:val="0"/>
          <w:marRight w:val="0"/>
          <w:marTop w:val="0"/>
          <w:marBottom w:val="0"/>
          <w:divBdr>
            <w:top w:val="none" w:sz="0" w:space="0" w:color="auto"/>
            <w:left w:val="none" w:sz="0" w:space="0" w:color="auto"/>
            <w:bottom w:val="none" w:sz="0" w:space="0" w:color="auto"/>
            <w:right w:val="none" w:sz="0" w:space="0" w:color="auto"/>
          </w:divBdr>
          <w:divsChild>
            <w:div w:id="1774935401">
              <w:marLeft w:val="0"/>
              <w:marRight w:val="0"/>
              <w:marTop w:val="0"/>
              <w:marBottom w:val="0"/>
              <w:divBdr>
                <w:top w:val="none" w:sz="0" w:space="0" w:color="auto"/>
                <w:left w:val="none" w:sz="0" w:space="0" w:color="auto"/>
                <w:bottom w:val="none" w:sz="0" w:space="0" w:color="auto"/>
                <w:right w:val="none" w:sz="0" w:space="0" w:color="auto"/>
              </w:divBdr>
              <w:divsChild>
                <w:div w:id="19396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615652">
      <w:bodyDiv w:val="1"/>
      <w:marLeft w:val="0"/>
      <w:marRight w:val="0"/>
      <w:marTop w:val="0"/>
      <w:marBottom w:val="0"/>
      <w:divBdr>
        <w:top w:val="none" w:sz="0" w:space="0" w:color="auto"/>
        <w:left w:val="none" w:sz="0" w:space="0" w:color="auto"/>
        <w:bottom w:val="none" w:sz="0" w:space="0" w:color="auto"/>
        <w:right w:val="none" w:sz="0" w:space="0" w:color="auto"/>
      </w:divBdr>
      <w:divsChild>
        <w:div w:id="1400784594">
          <w:marLeft w:val="0"/>
          <w:marRight w:val="0"/>
          <w:marTop w:val="0"/>
          <w:marBottom w:val="0"/>
          <w:divBdr>
            <w:top w:val="none" w:sz="0" w:space="0" w:color="auto"/>
            <w:left w:val="none" w:sz="0" w:space="0" w:color="auto"/>
            <w:bottom w:val="none" w:sz="0" w:space="0" w:color="auto"/>
            <w:right w:val="none" w:sz="0" w:space="0" w:color="auto"/>
          </w:divBdr>
          <w:divsChild>
            <w:div w:id="253170878">
              <w:marLeft w:val="0"/>
              <w:marRight w:val="0"/>
              <w:marTop w:val="0"/>
              <w:marBottom w:val="0"/>
              <w:divBdr>
                <w:top w:val="none" w:sz="0" w:space="0" w:color="auto"/>
                <w:left w:val="none" w:sz="0" w:space="0" w:color="auto"/>
                <w:bottom w:val="none" w:sz="0" w:space="0" w:color="auto"/>
                <w:right w:val="none" w:sz="0" w:space="0" w:color="auto"/>
              </w:divBdr>
              <w:divsChild>
                <w:div w:id="1193155957">
                  <w:marLeft w:val="0"/>
                  <w:marRight w:val="0"/>
                  <w:marTop w:val="0"/>
                  <w:marBottom w:val="0"/>
                  <w:divBdr>
                    <w:top w:val="none" w:sz="0" w:space="0" w:color="auto"/>
                    <w:left w:val="none" w:sz="0" w:space="0" w:color="auto"/>
                    <w:bottom w:val="none" w:sz="0" w:space="0" w:color="auto"/>
                    <w:right w:val="none" w:sz="0" w:space="0" w:color="auto"/>
                  </w:divBdr>
                  <w:divsChild>
                    <w:div w:id="11122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695616">
      <w:bodyDiv w:val="1"/>
      <w:marLeft w:val="0"/>
      <w:marRight w:val="0"/>
      <w:marTop w:val="0"/>
      <w:marBottom w:val="0"/>
      <w:divBdr>
        <w:top w:val="none" w:sz="0" w:space="0" w:color="auto"/>
        <w:left w:val="none" w:sz="0" w:space="0" w:color="auto"/>
        <w:bottom w:val="none" w:sz="0" w:space="0" w:color="auto"/>
        <w:right w:val="none" w:sz="0" w:space="0" w:color="auto"/>
      </w:divBdr>
    </w:div>
    <w:div w:id="294529713">
      <w:bodyDiv w:val="1"/>
      <w:marLeft w:val="0"/>
      <w:marRight w:val="0"/>
      <w:marTop w:val="0"/>
      <w:marBottom w:val="0"/>
      <w:divBdr>
        <w:top w:val="none" w:sz="0" w:space="0" w:color="auto"/>
        <w:left w:val="none" w:sz="0" w:space="0" w:color="auto"/>
        <w:bottom w:val="none" w:sz="0" w:space="0" w:color="auto"/>
        <w:right w:val="none" w:sz="0" w:space="0" w:color="auto"/>
      </w:divBdr>
    </w:div>
    <w:div w:id="315496703">
      <w:bodyDiv w:val="1"/>
      <w:marLeft w:val="0"/>
      <w:marRight w:val="0"/>
      <w:marTop w:val="0"/>
      <w:marBottom w:val="0"/>
      <w:divBdr>
        <w:top w:val="none" w:sz="0" w:space="0" w:color="auto"/>
        <w:left w:val="none" w:sz="0" w:space="0" w:color="auto"/>
        <w:bottom w:val="none" w:sz="0" w:space="0" w:color="auto"/>
        <w:right w:val="none" w:sz="0" w:space="0" w:color="auto"/>
      </w:divBdr>
    </w:div>
    <w:div w:id="325674989">
      <w:bodyDiv w:val="1"/>
      <w:marLeft w:val="0"/>
      <w:marRight w:val="0"/>
      <w:marTop w:val="0"/>
      <w:marBottom w:val="0"/>
      <w:divBdr>
        <w:top w:val="none" w:sz="0" w:space="0" w:color="auto"/>
        <w:left w:val="none" w:sz="0" w:space="0" w:color="auto"/>
        <w:bottom w:val="none" w:sz="0" w:space="0" w:color="auto"/>
        <w:right w:val="none" w:sz="0" w:space="0" w:color="auto"/>
      </w:divBdr>
      <w:divsChild>
        <w:div w:id="2019886825">
          <w:marLeft w:val="0"/>
          <w:marRight w:val="0"/>
          <w:marTop w:val="0"/>
          <w:marBottom w:val="0"/>
          <w:divBdr>
            <w:top w:val="none" w:sz="0" w:space="0" w:color="auto"/>
            <w:left w:val="none" w:sz="0" w:space="0" w:color="auto"/>
            <w:bottom w:val="none" w:sz="0" w:space="0" w:color="auto"/>
            <w:right w:val="none" w:sz="0" w:space="0" w:color="auto"/>
          </w:divBdr>
          <w:divsChild>
            <w:div w:id="1959334289">
              <w:marLeft w:val="0"/>
              <w:marRight w:val="0"/>
              <w:marTop w:val="0"/>
              <w:marBottom w:val="0"/>
              <w:divBdr>
                <w:top w:val="none" w:sz="0" w:space="0" w:color="auto"/>
                <w:left w:val="none" w:sz="0" w:space="0" w:color="auto"/>
                <w:bottom w:val="none" w:sz="0" w:space="0" w:color="auto"/>
                <w:right w:val="none" w:sz="0" w:space="0" w:color="auto"/>
              </w:divBdr>
              <w:divsChild>
                <w:div w:id="2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442">
      <w:bodyDiv w:val="1"/>
      <w:marLeft w:val="0"/>
      <w:marRight w:val="0"/>
      <w:marTop w:val="0"/>
      <w:marBottom w:val="0"/>
      <w:divBdr>
        <w:top w:val="none" w:sz="0" w:space="0" w:color="auto"/>
        <w:left w:val="none" w:sz="0" w:space="0" w:color="auto"/>
        <w:bottom w:val="none" w:sz="0" w:space="0" w:color="auto"/>
        <w:right w:val="none" w:sz="0" w:space="0" w:color="auto"/>
      </w:divBdr>
      <w:divsChild>
        <w:div w:id="1481531182">
          <w:marLeft w:val="0"/>
          <w:marRight w:val="0"/>
          <w:marTop w:val="0"/>
          <w:marBottom w:val="0"/>
          <w:divBdr>
            <w:top w:val="none" w:sz="0" w:space="0" w:color="auto"/>
            <w:left w:val="none" w:sz="0" w:space="0" w:color="auto"/>
            <w:bottom w:val="none" w:sz="0" w:space="0" w:color="auto"/>
            <w:right w:val="none" w:sz="0" w:space="0" w:color="auto"/>
          </w:divBdr>
          <w:divsChild>
            <w:div w:id="2094204207">
              <w:marLeft w:val="0"/>
              <w:marRight w:val="0"/>
              <w:marTop w:val="0"/>
              <w:marBottom w:val="0"/>
              <w:divBdr>
                <w:top w:val="none" w:sz="0" w:space="0" w:color="auto"/>
                <w:left w:val="none" w:sz="0" w:space="0" w:color="auto"/>
                <w:bottom w:val="none" w:sz="0" w:space="0" w:color="auto"/>
                <w:right w:val="none" w:sz="0" w:space="0" w:color="auto"/>
              </w:divBdr>
              <w:divsChild>
                <w:div w:id="15645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809022">
      <w:bodyDiv w:val="1"/>
      <w:marLeft w:val="0"/>
      <w:marRight w:val="0"/>
      <w:marTop w:val="0"/>
      <w:marBottom w:val="0"/>
      <w:divBdr>
        <w:top w:val="none" w:sz="0" w:space="0" w:color="auto"/>
        <w:left w:val="none" w:sz="0" w:space="0" w:color="auto"/>
        <w:bottom w:val="none" w:sz="0" w:space="0" w:color="auto"/>
        <w:right w:val="none" w:sz="0" w:space="0" w:color="auto"/>
      </w:divBdr>
    </w:div>
    <w:div w:id="353768005">
      <w:bodyDiv w:val="1"/>
      <w:marLeft w:val="0"/>
      <w:marRight w:val="0"/>
      <w:marTop w:val="0"/>
      <w:marBottom w:val="0"/>
      <w:divBdr>
        <w:top w:val="none" w:sz="0" w:space="0" w:color="auto"/>
        <w:left w:val="none" w:sz="0" w:space="0" w:color="auto"/>
        <w:bottom w:val="none" w:sz="0" w:space="0" w:color="auto"/>
        <w:right w:val="none" w:sz="0" w:space="0" w:color="auto"/>
      </w:divBdr>
      <w:divsChild>
        <w:div w:id="1704206789">
          <w:marLeft w:val="0"/>
          <w:marRight w:val="0"/>
          <w:marTop w:val="0"/>
          <w:marBottom w:val="0"/>
          <w:divBdr>
            <w:top w:val="none" w:sz="0" w:space="0" w:color="auto"/>
            <w:left w:val="none" w:sz="0" w:space="0" w:color="auto"/>
            <w:bottom w:val="none" w:sz="0" w:space="0" w:color="auto"/>
            <w:right w:val="none" w:sz="0" w:space="0" w:color="auto"/>
          </w:divBdr>
          <w:divsChild>
            <w:div w:id="1409962646">
              <w:marLeft w:val="0"/>
              <w:marRight w:val="0"/>
              <w:marTop w:val="0"/>
              <w:marBottom w:val="0"/>
              <w:divBdr>
                <w:top w:val="none" w:sz="0" w:space="0" w:color="auto"/>
                <w:left w:val="none" w:sz="0" w:space="0" w:color="auto"/>
                <w:bottom w:val="none" w:sz="0" w:space="0" w:color="auto"/>
                <w:right w:val="none" w:sz="0" w:space="0" w:color="auto"/>
              </w:divBdr>
              <w:divsChild>
                <w:div w:id="18247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4336">
      <w:bodyDiv w:val="1"/>
      <w:marLeft w:val="0"/>
      <w:marRight w:val="0"/>
      <w:marTop w:val="0"/>
      <w:marBottom w:val="0"/>
      <w:divBdr>
        <w:top w:val="none" w:sz="0" w:space="0" w:color="auto"/>
        <w:left w:val="none" w:sz="0" w:space="0" w:color="auto"/>
        <w:bottom w:val="none" w:sz="0" w:space="0" w:color="auto"/>
        <w:right w:val="none" w:sz="0" w:space="0" w:color="auto"/>
      </w:divBdr>
    </w:div>
    <w:div w:id="378282833">
      <w:bodyDiv w:val="1"/>
      <w:marLeft w:val="0"/>
      <w:marRight w:val="0"/>
      <w:marTop w:val="0"/>
      <w:marBottom w:val="0"/>
      <w:divBdr>
        <w:top w:val="none" w:sz="0" w:space="0" w:color="auto"/>
        <w:left w:val="none" w:sz="0" w:space="0" w:color="auto"/>
        <w:bottom w:val="none" w:sz="0" w:space="0" w:color="auto"/>
        <w:right w:val="none" w:sz="0" w:space="0" w:color="auto"/>
      </w:divBdr>
      <w:divsChild>
        <w:div w:id="113015413">
          <w:marLeft w:val="0"/>
          <w:marRight w:val="0"/>
          <w:marTop w:val="0"/>
          <w:marBottom w:val="0"/>
          <w:divBdr>
            <w:top w:val="none" w:sz="0" w:space="0" w:color="auto"/>
            <w:left w:val="none" w:sz="0" w:space="0" w:color="auto"/>
            <w:bottom w:val="none" w:sz="0" w:space="0" w:color="auto"/>
            <w:right w:val="none" w:sz="0" w:space="0" w:color="auto"/>
          </w:divBdr>
          <w:divsChild>
            <w:div w:id="1755929089">
              <w:marLeft w:val="0"/>
              <w:marRight w:val="0"/>
              <w:marTop w:val="0"/>
              <w:marBottom w:val="0"/>
              <w:divBdr>
                <w:top w:val="none" w:sz="0" w:space="0" w:color="auto"/>
                <w:left w:val="none" w:sz="0" w:space="0" w:color="auto"/>
                <w:bottom w:val="none" w:sz="0" w:space="0" w:color="auto"/>
                <w:right w:val="none" w:sz="0" w:space="0" w:color="auto"/>
              </w:divBdr>
              <w:divsChild>
                <w:div w:id="595215541">
                  <w:marLeft w:val="0"/>
                  <w:marRight w:val="0"/>
                  <w:marTop w:val="0"/>
                  <w:marBottom w:val="0"/>
                  <w:divBdr>
                    <w:top w:val="none" w:sz="0" w:space="0" w:color="auto"/>
                    <w:left w:val="none" w:sz="0" w:space="0" w:color="auto"/>
                    <w:bottom w:val="none" w:sz="0" w:space="0" w:color="auto"/>
                    <w:right w:val="none" w:sz="0" w:space="0" w:color="auto"/>
                  </w:divBdr>
                  <w:divsChild>
                    <w:div w:id="20582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817454">
      <w:bodyDiv w:val="1"/>
      <w:marLeft w:val="0"/>
      <w:marRight w:val="0"/>
      <w:marTop w:val="0"/>
      <w:marBottom w:val="0"/>
      <w:divBdr>
        <w:top w:val="none" w:sz="0" w:space="0" w:color="auto"/>
        <w:left w:val="none" w:sz="0" w:space="0" w:color="auto"/>
        <w:bottom w:val="none" w:sz="0" w:space="0" w:color="auto"/>
        <w:right w:val="none" w:sz="0" w:space="0" w:color="auto"/>
      </w:divBdr>
    </w:div>
    <w:div w:id="423302004">
      <w:bodyDiv w:val="1"/>
      <w:marLeft w:val="0"/>
      <w:marRight w:val="0"/>
      <w:marTop w:val="0"/>
      <w:marBottom w:val="0"/>
      <w:divBdr>
        <w:top w:val="none" w:sz="0" w:space="0" w:color="auto"/>
        <w:left w:val="none" w:sz="0" w:space="0" w:color="auto"/>
        <w:bottom w:val="none" w:sz="0" w:space="0" w:color="auto"/>
        <w:right w:val="none" w:sz="0" w:space="0" w:color="auto"/>
      </w:divBdr>
    </w:div>
    <w:div w:id="425810959">
      <w:bodyDiv w:val="1"/>
      <w:marLeft w:val="0"/>
      <w:marRight w:val="0"/>
      <w:marTop w:val="0"/>
      <w:marBottom w:val="0"/>
      <w:divBdr>
        <w:top w:val="none" w:sz="0" w:space="0" w:color="auto"/>
        <w:left w:val="none" w:sz="0" w:space="0" w:color="auto"/>
        <w:bottom w:val="none" w:sz="0" w:space="0" w:color="auto"/>
        <w:right w:val="none" w:sz="0" w:space="0" w:color="auto"/>
      </w:divBdr>
      <w:divsChild>
        <w:div w:id="2017149550">
          <w:marLeft w:val="0"/>
          <w:marRight w:val="0"/>
          <w:marTop w:val="0"/>
          <w:marBottom w:val="0"/>
          <w:divBdr>
            <w:top w:val="none" w:sz="0" w:space="0" w:color="auto"/>
            <w:left w:val="none" w:sz="0" w:space="0" w:color="auto"/>
            <w:bottom w:val="none" w:sz="0" w:space="0" w:color="auto"/>
            <w:right w:val="none" w:sz="0" w:space="0" w:color="auto"/>
          </w:divBdr>
          <w:divsChild>
            <w:div w:id="1063530926">
              <w:marLeft w:val="0"/>
              <w:marRight w:val="0"/>
              <w:marTop w:val="0"/>
              <w:marBottom w:val="0"/>
              <w:divBdr>
                <w:top w:val="none" w:sz="0" w:space="0" w:color="auto"/>
                <w:left w:val="none" w:sz="0" w:space="0" w:color="auto"/>
                <w:bottom w:val="none" w:sz="0" w:space="0" w:color="auto"/>
                <w:right w:val="none" w:sz="0" w:space="0" w:color="auto"/>
              </w:divBdr>
              <w:divsChild>
                <w:div w:id="43236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91777">
      <w:bodyDiv w:val="1"/>
      <w:marLeft w:val="0"/>
      <w:marRight w:val="0"/>
      <w:marTop w:val="0"/>
      <w:marBottom w:val="0"/>
      <w:divBdr>
        <w:top w:val="none" w:sz="0" w:space="0" w:color="auto"/>
        <w:left w:val="none" w:sz="0" w:space="0" w:color="auto"/>
        <w:bottom w:val="none" w:sz="0" w:space="0" w:color="auto"/>
        <w:right w:val="none" w:sz="0" w:space="0" w:color="auto"/>
      </w:divBdr>
    </w:div>
    <w:div w:id="454520105">
      <w:bodyDiv w:val="1"/>
      <w:marLeft w:val="0"/>
      <w:marRight w:val="0"/>
      <w:marTop w:val="0"/>
      <w:marBottom w:val="0"/>
      <w:divBdr>
        <w:top w:val="none" w:sz="0" w:space="0" w:color="auto"/>
        <w:left w:val="none" w:sz="0" w:space="0" w:color="auto"/>
        <w:bottom w:val="none" w:sz="0" w:space="0" w:color="auto"/>
        <w:right w:val="none" w:sz="0" w:space="0" w:color="auto"/>
      </w:divBdr>
    </w:div>
    <w:div w:id="501437466">
      <w:bodyDiv w:val="1"/>
      <w:marLeft w:val="0"/>
      <w:marRight w:val="0"/>
      <w:marTop w:val="0"/>
      <w:marBottom w:val="0"/>
      <w:divBdr>
        <w:top w:val="none" w:sz="0" w:space="0" w:color="auto"/>
        <w:left w:val="none" w:sz="0" w:space="0" w:color="auto"/>
        <w:bottom w:val="none" w:sz="0" w:space="0" w:color="auto"/>
        <w:right w:val="none" w:sz="0" w:space="0" w:color="auto"/>
      </w:divBdr>
      <w:divsChild>
        <w:div w:id="1221743075">
          <w:marLeft w:val="0"/>
          <w:marRight w:val="0"/>
          <w:marTop w:val="0"/>
          <w:marBottom w:val="0"/>
          <w:divBdr>
            <w:top w:val="none" w:sz="0" w:space="0" w:color="auto"/>
            <w:left w:val="none" w:sz="0" w:space="0" w:color="auto"/>
            <w:bottom w:val="none" w:sz="0" w:space="0" w:color="auto"/>
            <w:right w:val="none" w:sz="0" w:space="0" w:color="auto"/>
          </w:divBdr>
          <w:divsChild>
            <w:div w:id="822309217">
              <w:marLeft w:val="0"/>
              <w:marRight w:val="0"/>
              <w:marTop w:val="0"/>
              <w:marBottom w:val="0"/>
              <w:divBdr>
                <w:top w:val="none" w:sz="0" w:space="0" w:color="auto"/>
                <w:left w:val="none" w:sz="0" w:space="0" w:color="auto"/>
                <w:bottom w:val="none" w:sz="0" w:space="0" w:color="auto"/>
                <w:right w:val="none" w:sz="0" w:space="0" w:color="auto"/>
              </w:divBdr>
              <w:divsChild>
                <w:div w:id="203136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531703">
      <w:bodyDiv w:val="1"/>
      <w:marLeft w:val="0"/>
      <w:marRight w:val="0"/>
      <w:marTop w:val="0"/>
      <w:marBottom w:val="0"/>
      <w:divBdr>
        <w:top w:val="none" w:sz="0" w:space="0" w:color="auto"/>
        <w:left w:val="none" w:sz="0" w:space="0" w:color="auto"/>
        <w:bottom w:val="none" w:sz="0" w:space="0" w:color="auto"/>
        <w:right w:val="none" w:sz="0" w:space="0" w:color="auto"/>
      </w:divBdr>
      <w:divsChild>
        <w:div w:id="1828402230">
          <w:marLeft w:val="0"/>
          <w:marRight w:val="0"/>
          <w:marTop w:val="0"/>
          <w:marBottom w:val="0"/>
          <w:divBdr>
            <w:top w:val="none" w:sz="0" w:space="0" w:color="auto"/>
            <w:left w:val="none" w:sz="0" w:space="0" w:color="auto"/>
            <w:bottom w:val="none" w:sz="0" w:space="0" w:color="auto"/>
            <w:right w:val="none" w:sz="0" w:space="0" w:color="auto"/>
          </w:divBdr>
          <w:divsChild>
            <w:div w:id="170144514">
              <w:marLeft w:val="0"/>
              <w:marRight w:val="0"/>
              <w:marTop w:val="0"/>
              <w:marBottom w:val="0"/>
              <w:divBdr>
                <w:top w:val="none" w:sz="0" w:space="0" w:color="auto"/>
                <w:left w:val="none" w:sz="0" w:space="0" w:color="auto"/>
                <w:bottom w:val="none" w:sz="0" w:space="0" w:color="auto"/>
                <w:right w:val="none" w:sz="0" w:space="0" w:color="auto"/>
              </w:divBdr>
              <w:divsChild>
                <w:div w:id="1887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3887">
      <w:bodyDiv w:val="1"/>
      <w:marLeft w:val="0"/>
      <w:marRight w:val="0"/>
      <w:marTop w:val="0"/>
      <w:marBottom w:val="0"/>
      <w:divBdr>
        <w:top w:val="none" w:sz="0" w:space="0" w:color="auto"/>
        <w:left w:val="none" w:sz="0" w:space="0" w:color="auto"/>
        <w:bottom w:val="none" w:sz="0" w:space="0" w:color="auto"/>
        <w:right w:val="none" w:sz="0" w:space="0" w:color="auto"/>
      </w:divBdr>
    </w:div>
    <w:div w:id="606890806">
      <w:bodyDiv w:val="1"/>
      <w:marLeft w:val="0"/>
      <w:marRight w:val="0"/>
      <w:marTop w:val="0"/>
      <w:marBottom w:val="0"/>
      <w:divBdr>
        <w:top w:val="none" w:sz="0" w:space="0" w:color="auto"/>
        <w:left w:val="none" w:sz="0" w:space="0" w:color="auto"/>
        <w:bottom w:val="none" w:sz="0" w:space="0" w:color="auto"/>
        <w:right w:val="none" w:sz="0" w:space="0" w:color="auto"/>
      </w:divBdr>
      <w:divsChild>
        <w:div w:id="424497635">
          <w:marLeft w:val="0"/>
          <w:marRight w:val="0"/>
          <w:marTop w:val="0"/>
          <w:marBottom w:val="0"/>
          <w:divBdr>
            <w:top w:val="none" w:sz="0" w:space="0" w:color="auto"/>
            <w:left w:val="none" w:sz="0" w:space="0" w:color="auto"/>
            <w:bottom w:val="none" w:sz="0" w:space="0" w:color="auto"/>
            <w:right w:val="none" w:sz="0" w:space="0" w:color="auto"/>
          </w:divBdr>
          <w:divsChild>
            <w:div w:id="394358926">
              <w:marLeft w:val="0"/>
              <w:marRight w:val="0"/>
              <w:marTop w:val="0"/>
              <w:marBottom w:val="0"/>
              <w:divBdr>
                <w:top w:val="none" w:sz="0" w:space="0" w:color="auto"/>
                <w:left w:val="none" w:sz="0" w:space="0" w:color="auto"/>
                <w:bottom w:val="none" w:sz="0" w:space="0" w:color="auto"/>
                <w:right w:val="none" w:sz="0" w:space="0" w:color="auto"/>
              </w:divBdr>
              <w:divsChild>
                <w:div w:id="2266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1620">
      <w:bodyDiv w:val="1"/>
      <w:marLeft w:val="0"/>
      <w:marRight w:val="0"/>
      <w:marTop w:val="0"/>
      <w:marBottom w:val="0"/>
      <w:divBdr>
        <w:top w:val="none" w:sz="0" w:space="0" w:color="auto"/>
        <w:left w:val="none" w:sz="0" w:space="0" w:color="auto"/>
        <w:bottom w:val="none" w:sz="0" w:space="0" w:color="auto"/>
        <w:right w:val="none" w:sz="0" w:space="0" w:color="auto"/>
      </w:divBdr>
      <w:divsChild>
        <w:div w:id="602111446">
          <w:marLeft w:val="0"/>
          <w:marRight w:val="0"/>
          <w:marTop w:val="0"/>
          <w:marBottom w:val="0"/>
          <w:divBdr>
            <w:top w:val="none" w:sz="0" w:space="0" w:color="auto"/>
            <w:left w:val="none" w:sz="0" w:space="0" w:color="auto"/>
            <w:bottom w:val="none" w:sz="0" w:space="0" w:color="auto"/>
            <w:right w:val="none" w:sz="0" w:space="0" w:color="auto"/>
          </w:divBdr>
          <w:divsChild>
            <w:div w:id="1921980352">
              <w:marLeft w:val="0"/>
              <w:marRight w:val="0"/>
              <w:marTop w:val="0"/>
              <w:marBottom w:val="0"/>
              <w:divBdr>
                <w:top w:val="none" w:sz="0" w:space="0" w:color="auto"/>
                <w:left w:val="none" w:sz="0" w:space="0" w:color="auto"/>
                <w:bottom w:val="none" w:sz="0" w:space="0" w:color="auto"/>
                <w:right w:val="none" w:sz="0" w:space="0" w:color="auto"/>
              </w:divBdr>
              <w:divsChild>
                <w:div w:id="17891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13233">
      <w:bodyDiv w:val="1"/>
      <w:marLeft w:val="0"/>
      <w:marRight w:val="0"/>
      <w:marTop w:val="0"/>
      <w:marBottom w:val="0"/>
      <w:divBdr>
        <w:top w:val="none" w:sz="0" w:space="0" w:color="auto"/>
        <w:left w:val="none" w:sz="0" w:space="0" w:color="auto"/>
        <w:bottom w:val="none" w:sz="0" w:space="0" w:color="auto"/>
        <w:right w:val="none" w:sz="0" w:space="0" w:color="auto"/>
      </w:divBdr>
    </w:div>
    <w:div w:id="630866932">
      <w:bodyDiv w:val="1"/>
      <w:marLeft w:val="0"/>
      <w:marRight w:val="0"/>
      <w:marTop w:val="0"/>
      <w:marBottom w:val="0"/>
      <w:divBdr>
        <w:top w:val="none" w:sz="0" w:space="0" w:color="auto"/>
        <w:left w:val="none" w:sz="0" w:space="0" w:color="auto"/>
        <w:bottom w:val="none" w:sz="0" w:space="0" w:color="auto"/>
        <w:right w:val="none" w:sz="0" w:space="0" w:color="auto"/>
      </w:divBdr>
    </w:div>
    <w:div w:id="641615726">
      <w:bodyDiv w:val="1"/>
      <w:marLeft w:val="0"/>
      <w:marRight w:val="0"/>
      <w:marTop w:val="0"/>
      <w:marBottom w:val="0"/>
      <w:divBdr>
        <w:top w:val="none" w:sz="0" w:space="0" w:color="auto"/>
        <w:left w:val="none" w:sz="0" w:space="0" w:color="auto"/>
        <w:bottom w:val="none" w:sz="0" w:space="0" w:color="auto"/>
        <w:right w:val="none" w:sz="0" w:space="0" w:color="auto"/>
      </w:divBdr>
      <w:divsChild>
        <w:div w:id="662857032">
          <w:marLeft w:val="0"/>
          <w:marRight w:val="0"/>
          <w:marTop w:val="0"/>
          <w:marBottom w:val="0"/>
          <w:divBdr>
            <w:top w:val="none" w:sz="0" w:space="0" w:color="auto"/>
            <w:left w:val="none" w:sz="0" w:space="0" w:color="auto"/>
            <w:bottom w:val="none" w:sz="0" w:space="0" w:color="auto"/>
            <w:right w:val="none" w:sz="0" w:space="0" w:color="auto"/>
          </w:divBdr>
          <w:divsChild>
            <w:div w:id="2011906824">
              <w:marLeft w:val="0"/>
              <w:marRight w:val="0"/>
              <w:marTop w:val="0"/>
              <w:marBottom w:val="0"/>
              <w:divBdr>
                <w:top w:val="none" w:sz="0" w:space="0" w:color="auto"/>
                <w:left w:val="none" w:sz="0" w:space="0" w:color="auto"/>
                <w:bottom w:val="none" w:sz="0" w:space="0" w:color="auto"/>
                <w:right w:val="none" w:sz="0" w:space="0" w:color="auto"/>
              </w:divBdr>
              <w:divsChild>
                <w:div w:id="9807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3360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85595771">
      <w:bodyDiv w:val="1"/>
      <w:marLeft w:val="0"/>
      <w:marRight w:val="0"/>
      <w:marTop w:val="0"/>
      <w:marBottom w:val="0"/>
      <w:divBdr>
        <w:top w:val="none" w:sz="0" w:space="0" w:color="auto"/>
        <w:left w:val="none" w:sz="0" w:space="0" w:color="auto"/>
        <w:bottom w:val="none" w:sz="0" w:space="0" w:color="auto"/>
        <w:right w:val="none" w:sz="0" w:space="0" w:color="auto"/>
      </w:divBdr>
    </w:div>
    <w:div w:id="695084239">
      <w:bodyDiv w:val="1"/>
      <w:marLeft w:val="0"/>
      <w:marRight w:val="0"/>
      <w:marTop w:val="0"/>
      <w:marBottom w:val="0"/>
      <w:divBdr>
        <w:top w:val="none" w:sz="0" w:space="0" w:color="auto"/>
        <w:left w:val="none" w:sz="0" w:space="0" w:color="auto"/>
        <w:bottom w:val="none" w:sz="0" w:space="0" w:color="auto"/>
        <w:right w:val="none" w:sz="0" w:space="0" w:color="auto"/>
      </w:divBdr>
    </w:div>
    <w:div w:id="698824384">
      <w:bodyDiv w:val="1"/>
      <w:marLeft w:val="0"/>
      <w:marRight w:val="0"/>
      <w:marTop w:val="0"/>
      <w:marBottom w:val="0"/>
      <w:divBdr>
        <w:top w:val="none" w:sz="0" w:space="0" w:color="auto"/>
        <w:left w:val="none" w:sz="0" w:space="0" w:color="auto"/>
        <w:bottom w:val="none" w:sz="0" w:space="0" w:color="auto"/>
        <w:right w:val="none" w:sz="0" w:space="0" w:color="auto"/>
      </w:divBdr>
    </w:div>
    <w:div w:id="726800312">
      <w:bodyDiv w:val="1"/>
      <w:marLeft w:val="0"/>
      <w:marRight w:val="0"/>
      <w:marTop w:val="0"/>
      <w:marBottom w:val="0"/>
      <w:divBdr>
        <w:top w:val="none" w:sz="0" w:space="0" w:color="auto"/>
        <w:left w:val="none" w:sz="0" w:space="0" w:color="auto"/>
        <w:bottom w:val="none" w:sz="0" w:space="0" w:color="auto"/>
        <w:right w:val="none" w:sz="0" w:space="0" w:color="auto"/>
      </w:divBdr>
      <w:divsChild>
        <w:div w:id="38282464">
          <w:marLeft w:val="0"/>
          <w:marRight w:val="0"/>
          <w:marTop w:val="0"/>
          <w:marBottom w:val="0"/>
          <w:divBdr>
            <w:top w:val="none" w:sz="0" w:space="0" w:color="auto"/>
            <w:left w:val="none" w:sz="0" w:space="0" w:color="auto"/>
            <w:bottom w:val="none" w:sz="0" w:space="0" w:color="auto"/>
            <w:right w:val="none" w:sz="0" w:space="0" w:color="auto"/>
          </w:divBdr>
          <w:divsChild>
            <w:div w:id="1468861951">
              <w:marLeft w:val="0"/>
              <w:marRight w:val="0"/>
              <w:marTop w:val="0"/>
              <w:marBottom w:val="0"/>
              <w:divBdr>
                <w:top w:val="none" w:sz="0" w:space="0" w:color="auto"/>
                <w:left w:val="none" w:sz="0" w:space="0" w:color="auto"/>
                <w:bottom w:val="none" w:sz="0" w:space="0" w:color="auto"/>
                <w:right w:val="none" w:sz="0" w:space="0" w:color="auto"/>
              </w:divBdr>
              <w:divsChild>
                <w:div w:id="191300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836150">
      <w:bodyDiv w:val="1"/>
      <w:marLeft w:val="0"/>
      <w:marRight w:val="0"/>
      <w:marTop w:val="0"/>
      <w:marBottom w:val="0"/>
      <w:divBdr>
        <w:top w:val="none" w:sz="0" w:space="0" w:color="auto"/>
        <w:left w:val="none" w:sz="0" w:space="0" w:color="auto"/>
        <w:bottom w:val="none" w:sz="0" w:space="0" w:color="auto"/>
        <w:right w:val="none" w:sz="0" w:space="0" w:color="auto"/>
      </w:divBdr>
    </w:div>
    <w:div w:id="746346961">
      <w:bodyDiv w:val="1"/>
      <w:marLeft w:val="0"/>
      <w:marRight w:val="0"/>
      <w:marTop w:val="0"/>
      <w:marBottom w:val="0"/>
      <w:divBdr>
        <w:top w:val="none" w:sz="0" w:space="0" w:color="auto"/>
        <w:left w:val="none" w:sz="0" w:space="0" w:color="auto"/>
        <w:bottom w:val="none" w:sz="0" w:space="0" w:color="auto"/>
        <w:right w:val="none" w:sz="0" w:space="0" w:color="auto"/>
      </w:divBdr>
      <w:divsChild>
        <w:div w:id="1439325135">
          <w:marLeft w:val="0"/>
          <w:marRight w:val="0"/>
          <w:marTop w:val="0"/>
          <w:marBottom w:val="0"/>
          <w:divBdr>
            <w:top w:val="none" w:sz="0" w:space="0" w:color="auto"/>
            <w:left w:val="none" w:sz="0" w:space="0" w:color="auto"/>
            <w:bottom w:val="none" w:sz="0" w:space="0" w:color="auto"/>
            <w:right w:val="none" w:sz="0" w:space="0" w:color="auto"/>
          </w:divBdr>
          <w:divsChild>
            <w:div w:id="180165786">
              <w:marLeft w:val="0"/>
              <w:marRight w:val="0"/>
              <w:marTop w:val="0"/>
              <w:marBottom w:val="0"/>
              <w:divBdr>
                <w:top w:val="none" w:sz="0" w:space="0" w:color="auto"/>
                <w:left w:val="none" w:sz="0" w:space="0" w:color="auto"/>
                <w:bottom w:val="none" w:sz="0" w:space="0" w:color="auto"/>
                <w:right w:val="none" w:sz="0" w:space="0" w:color="auto"/>
              </w:divBdr>
              <w:divsChild>
                <w:div w:id="18677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246494">
      <w:bodyDiv w:val="1"/>
      <w:marLeft w:val="0"/>
      <w:marRight w:val="0"/>
      <w:marTop w:val="0"/>
      <w:marBottom w:val="0"/>
      <w:divBdr>
        <w:top w:val="none" w:sz="0" w:space="0" w:color="auto"/>
        <w:left w:val="none" w:sz="0" w:space="0" w:color="auto"/>
        <w:bottom w:val="none" w:sz="0" w:space="0" w:color="auto"/>
        <w:right w:val="none" w:sz="0" w:space="0" w:color="auto"/>
      </w:divBdr>
      <w:divsChild>
        <w:div w:id="729110729">
          <w:marLeft w:val="0"/>
          <w:marRight w:val="0"/>
          <w:marTop w:val="0"/>
          <w:marBottom w:val="0"/>
          <w:divBdr>
            <w:top w:val="none" w:sz="0" w:space="0" w:color="auto"/>
            <w:left w:val="none" w:sz="0" w:space="0" w:color="auto"/>
            <w:bottom w:val="none" w:sz="0" w:space="0" w:color="auto"/>
            <w:right w:val="none" w:sz="0" w:space="0" w:color="auto"/>
          </w:divBdr>
          <w:divsChild>
            <w:div w:id="802695699">
              <w:marLeft w:val="0"/>
              <w:marRight w:val="0"/>
              <w:marTop w:val="0"/>
              <w:marBottom w:val="0"/>
              <w:divBdr>
                <w:top w:val="none" w:sz="0" w:space="0" w:color="auto"/>
                <w:left w:val="none" w:sz="0" w:space="0" w:color="auto"/>
                <w:bottom w:val="none" w:sz="0" w:space="0" w:color="auto"/>
                <w:right w:val="none" w:sz="0" w:space="0" w:color="auto"/>
              </w:divBdr>
              <w:divsChild>
                <w:div w:id="15954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266453">
      <w:bodyDiv w:val="1"/>
      <w:marLeft w:val="0"/>
      <w:marRight w:val="0"/>
      <w:marTop w:val="0"/>
      <w:marBottom w:val="0"/>
      <w:divBdr>
        <w:top w:val="none" w:sz="0" w:space="0" w:color="auto"/>
        <w:left w:val="none" w:sz="0" w:space="0" w:color="auto"/>
        <w:bottom w:val="none" w:sz="0" w:space="0" w:color="auto"/>
        <w:right w:val="none" w:sz="0" w:space="0" w:color="auto"/>
      </w:divBdr>
      <w:divsChild>
        <w:div w:id="288897056">
          <w:marLeft w:val="0"/>
          <w:marRight w:val="0"/>
          <w:marTop w:val="0"/>
          <w:marBottom w:val="0"/>
          <w:divBdr>
            <w:top w:val="none" w:sz="0" w:space="0" w:color="auto"/>
            <w:left w:val="none" w:sz="0" w:space="0" w:color="auto"/>
            <w:bottom w:val="none" w:sz="0" w:space="0" w:color="auto"/>
            <w:right w:val="none" w:sz="0" w:space="0" w:color="auto"/>
          </w:divBdr>
          <w:divsChild>
            <w:div w:id="322859567">
              <w:marLeft w:val="0"/>
              <w:marRight w:val="0"/>
              <w:marTop w:val="0"/>
              <w:marBottom w:val="0"/>
              <w:divBdr>
                <w:top w:val="none" w:sz="0" w:space="0" w:color="auto"/>
                <w:left w:val="none" w:sz="0" w:space="0" w:color="auto"/>
                <w:bottom w:val="none" w:sz="0" w:space="0" w:color="auto"/>
                <w:right w:val="none" w:sz="0" w:space="0" w:color="auto"/>
              </w:divBdr>
              <w:divsChild>
                <w:div w:id="1304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476602">
      <w:bodyDiv w:val="1"/>
      <w:marLeft w:val="0"/>
      <w:marRight w:val="0"/>
      <w:marTop w:val="0"/>
      <w:marBottom w:val="0"/>
      <w:divBdr>
        <w:top w:val="none" w:sz="0" w:space="0" w:color="auto"/>
        <w:left w:val="none" w:sz="0" w:space="0" w:color="auto"/>
        <w:bottom w:val="none" w:sz="0" w:space="0" w:color="auto"/>
        <w:right w:val="none" w:sz="0" w:space="0" w:color="auto"/>
      </w:divBdr>
    </w:div>
    <w:div w:id="806438329">
      <w:bodyDiv w:val="1"/>
      <w:marLeft w:val="0"/>
      <w:marRight w:val="0"/>
      <w:marTop w:val="0"/>
      <w:marBottom w:val="0"/>
      <w:divBdr>
        <w:top w:val="none" w:sz="0" w:space="0" w:color="auto"/>
        <w:left w:val="none" w:sz="0" w:space="0" w:color="auto"/>
        <w:bottom w:val="none" w:sz="0" w:space="0" w:color="auto"/>
        <w:right w:val="none" w:sz="0" w:space="0" w:color="auto"/>
      </w:divBdr>
    </w:div>
    <w:div w:id="832180215">
      <w:bodyDiv w:val="1"/>
      <w:marLeft w:val="0"/>
      <w:marRight w:val="0"/>
      <w:marTop w:val="0"/>
      <w:marBottom w:val="0"/>
      <w:divBdr>
        <w:top w:val="none" w:sz="0" w:space="0" w:color="auto"/>
        <w:left w:val="none" w:sz="0" w:space="0" w:color="auto"/>
        <w:bottom w:val="none" w:sz="0" w:space="0" w:color="auto"/>
        <w:right w:val="none" w:sz="0" w:space="0" w:color="auto"/>
      </w:divBdr>
    </w:div>
    <w:div w:id="834999683">
      <w:bodyDiv w:val="1"/>
      <w:marLeft w:val="0"/>
      <w:marRight w:val="0"/>
      <w:marTop w:val="0"/>
      <w:marBottom w:val="0"/>
      <w:divBdr>
        <w:top w:val="none" w:sz="0" w:space="0" w:color="auto"/>
        <w:left w:val="none" w:sz="0" w:space="0" w:color="auto"/>
        <w:bottom w:val="none" w:sz="0" w:space="0" w:color="auto"/>
        <w:right w:val="none" w:sz="0" w:space="0" w:color="auto"/>
      </w:divBdr>
      <w:divsChild>
        <w:div w:id="490603588">
          <w:marLeft w:val="0"/>
          <w:marRight w:val="0"/>
          <w:marTop w:val="0"/>
          <w:marBottom w:val="0"/>
          <w:divBdr>
            <w:top w:val="none" w:sz="0" w:space="0" w:color="auto"/>
            <w:left w:val="none" w:sz="0" w:space="0" w:color="auto"/>
            <w:bottom w:val="none" w:sz="0" w:space="0" w:color="auto"/>
            <w:right w:val="none" w:sz="0" w:space="0" w:color="auto"/>
          </w:divBdr>
          <w:divsChild>
            <w:div w:id="112680200">
              <w:marLeft w:val="0"/>
              <w:marRight w:val="0"/>
              <w:marTop w:val="0"/>
              <w:marBottom w:val="0"/>
              <w:divBdr>
                <w:top w:val="none" w:sz="0" w:space="0" w:color="auto"/>
                <w:left w:val="none" w:sz="0" w:space="0" w:color="auto"/>
                <w:bottom w:val="none" w:sz="0" w:space="0" w:color="auto"/>
                <w:right w:val="none" w:sz="0" w:space="0" w:color="auto"/>
              </w:divBdr>
              <w:divsChild>
                <w:div w:id="93863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731827">
      <w:bodyDiv w:val="1"/>
      <w:marLeft w:val="0"/>
      <w:marRight w:val="0"/>
      <w:marTop w:val="0"/>
      <w:marBottom w:val="0"/>
      <w:divBdr>
        <w:top w:val="none" w:sz="0" w:space="0" w:color="auto"/>
        <w:left w:val="none" w:sz="0" w:space="0" w:color="auto"/>
        <w:bottom w:val="none" w:sz="0" w:space="0" w:color="auto"/>
        <w:right w:val="none" w:sz="0" w:space="0" w:color="auto"/>
      </w:divBdr>
      <w:divsChild>
        <w:div w:id="1477910862">
          <w:marLeft w:val="0"/>
          <w:marRight w:val="0"/>
          <w:marTop w:val="0"/>
          <w:marBottom w:val="0"/>
          <w:divBdr>
            <w:top w:val="none" w:sz="0" w:space="0" w:color="auto"/>
            <w:left w:val="none" w:sz="0" w:space="0" w:color="auto"/>
            <w:bottom w:val="none" w:sz="0" w:space="0" w:color="auto"/>
            <w:right w:val="none" w:sz="0" w:space="0" w:color="auto"/>
          </w:divBdr>
          <w:divsChild>
            <w:div w:id="1960601850">
              <w:marLeft w:val="0"/>
              <w:marRight w:val="0"/>
              <w:marTop w:val="0"/>
              <w:marBottom w:val="0"/>
              <w:divBdr>
                <w:top w:val="none" w:sz="0" w:space="0" w:color="auto"/>
                <w:left w:val="none" w:sz="0" w:space="0" w:color="auto"/>
                <w:bottom w:val="none" w:sz="0" w:space="0" w:color="auto"/>
                <w:right w:val="none" w:sz="0" w:space="0" w:color="auto"/>
              </w:divBdr>
              <w:divsChild>
                <w:div w:id="5567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70945">
      <w:bodyDiv w:val="1"/>
      <w:marLeft w:val="0"/>
      <w:marRight w:val="0"/>
      <w:marTop w:val="0"/>
      <w:marBottom w:val="0"/>
      <w:divBdr>
        <w:top w:val="none" w:sz="0" w:space="0" w:color="auto"/>
        <w:left w:val="none" w:sz="0" w:space="0" w:color="auto"/>
        <w:bottom w:val="none" w:sz="0" w:space="0" w:color="auto"/>
        <w:right w:val="none" w:sz="0" w:space="0" w:color="auto"/>
      </w:divBdr>
    </w:div>
    <w:div w:id="859124914">
      <w:bodyDiv w:val="1"/>
      <w:marLeft w:val="0"/>
      <w:marRight w:val="0"/>
      <w:marTop w:val="0"/>
      <w:marBottom w:val="0"/>
      <w:divBdr>
        <w:top w:val="none" w:sz="0" w:space="0" w:color="auto"/>
        <w:left w:val="none" w:sz="0" w:space="0" w:color="auto"/>
        <w:bottom w:val="none" w:sz="0" w:space="0" w:color="auto"/>
        <w:right w:val="none" w:sz="0" w:space="0" w:color="auto"/>
      </w:divBdr>
      <w:divsChild>
        <w:div w:id="5910286">
          <w:marLeft w:val="0"/>
          <w:marRight w:val="0"/>
          <w:marTop w:val="0"/>
          <w:marBottom w:val="0"/>
          <w:divBdr>
            <w:top w:val="none" w:sz="0" w:space="0" w:color="auto"/>
            <w:left w:val="none" w:sz="0" w:space="0" w:color="auto"/>
            <w:bottom w:val="none" w:sz="0" w:space="0" w:color="auto"/>
            <w:right w:val="none" w:sz="0" w:space="0" w:color="auto"/>
          </w:divBdr>
          <w:divsChild>
            <w:div w:id="826558923">
              <w:marLeft w:val="0"/>
              <w:marRight w:val="0"/>
              <w:marTop w:val="0"/>
              <w:marBottom w:val="0"/>
              <w:divBdr>
                <w:top w:val="none" w:sz="0" w:space="0" w:color="auto"/>
                <w:left w:val="none" w:sz="0" w:space="0" w:color="auto"/>
                <w:bottom w:val="none" w:sz="0" w:space="0" w:color="auto"/>
                <w:right w:val="none" w:sz="0" w:space="0" w:color="auto"/>
              </w:divBdr>
              <w:divsChild>
                <w:div w:id="20463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83809">
      <w:bodyDiv w:val="1"/>
      <w:marLeft w:val="0"/>
      <w:marRight w:val="0"/>
      <w:marTop w:val="0"/>
      <w:marBottom w:val="0"/>
      <w:divBdr>
        <w:top w:val="none" w:sz="0" w:space="0" w:color="auto"/>
        <w:left w:val="none" w:sz="0" w:space="0" w:color="auto"/>
        <w:bottom w:val="none" w:sz="0" w:space="0" w:color="auto"/>
        <w:right w:val="none" w:sz="0" w:space="0" w:color="auto"/>
      </w:divBdr>
    </w:div>
    <w:div w:id="884178771">
      <w:bodyDiv w:val="1"/>
      <w:marLeft w:val="0"/>
      <w:marRight w:val="0"/>
      <w:marTop w:val="0"/>
      <w:marBottom w:val="0"/>
      <w:divBdr>
        <w:top w:val="none" w:sz="0" w:space="0" w:color="auto"/>
        <w:left w:val="none" w:sz="0" w:space="0" w:color="auto"/>
        <w:bottom w:val="none" w:sz="0" w:space="0" w:color="auto"/>
        <w:right w:val="none" w:sz="0" w:space="0" w:color="auto"/>
      </w:divBdr>
      <w:divsChild>
        <w:div w:id="356122629">
          <w:marLeft w:val="0"/>
          <w:marRight w:val="0"/>
          <w:marTop w:val="0"/>
          <w:marBottom w:val="0"/>
          <w:divBdr>
            <w:top w:val="none" w:sz="0" w:space="0" w:color="auto"/>
            <w:left w:val="none" w:sz="0" w:space="0" w:color="auto"/>
            <w:bottom w:val="none" w:sz="0" w:space="0" w:color="auto"/>
            <w:right w:val="none" w:sz="0" w:space="0" w:color="auto"/>
          </w:divBdr>
          <w:divsChild>
            <w:div w:id="115999161">
              <w:marLeft w:val="0"/>
              <w:marRight w:val="0"/>
              <w:marTop w:val="0"/>
              <w:marBottom w:val="0"/>
              <w:divBdr>
                <w:top w:val="none" w:sz="0" w:space="0" w:color="auto"/>
                <w:left w:val="none" w:sz="0" w:space="0" w:color="auto"/>
                <w:bottom w:val="none" w:sz="0" w:space="0" w:color="auto"/>
                <w:right w:val="none" w:sz="0" w:space="0" w:color="auto"/>
              </w:divBdr>
              <w:divsChild>
                <w:div w:id="8580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06031">
      <w:bodyDiv w:val="1"/>
      <w:marLeft w:val="0"/>
      <w:marRight w:val="0"/>
      <w:marTop w:val="0"/>
      <w:marBottom w:val="0"/>
      <w:divBdr>
        <w:top w:val="none" w:sz="0" w:space="0" w:color="auto"/>
        <w:left w:val="none" w:sz="0" w:space="0" w:color="auto"/>
        <w:bottom w:val="none" w:sz="0" w:space="0" w:color="auto"/>
        <w:right w:val="none" w:sz="0" w:space="0" w:color="auto"/>
      </w:divBdr>
    </w:div>
    <w:div w:id="932322262">
      <w:bodyDiv w:val="1"/>
      <w:marLeft w:val="0"/>
      <w:marRight w:val="0"/>
      <w:marTop w:val="0"/>
      <w:marBottom w:val="0"/>
      <w:divBdr>
        <w:top w:val="none" w:sz="0" w:space="0" w:color="auto"/>
        <w:left w:val="none" w:sz="0" w:space="0" w:color="auto"/>
        <w:bottom w:val="none" w:sz="0" w:space="0" w:color="auto"/>
        <w:right w:val="none" w:sz="0" w:space="0" w:color="auto"/>
      </w:divBdr>
    </w:div>
    <w:div w:id="932930123">
      <w:bodyDiv w:val="1"/>
      <w:marLeft w:val="0"/>
      <w:marRight w:val="0"/>
      <w:marTop w:val="0"/>
      <w:marBottom w:val="0"/>
      <w:divBdr>
        <w:top w:val="none" w:sz="0" w:space="0" w:color="auto"/>
        <w:left w:val="none" w:sz="0" w:space="0" w:color="auto"/>
        <w:bottom w:val="none" w:sz="0" w:space="0" w:color="auto"/>
        <w:right w:val="none" w:sz="0" w:space="0" w:color="auto"/>
      </w:divBdr>
      <w:divsChild>
        <w:div w:id="836846581">
          <w:marLeft w:val="0"/>
          <w:marRight w:val="0"/>
          <w:marTop w:val="0"/>
          <w:marBottom w:val="0"/>
          <w:divBdr>
            <w:top w:val="none" w:sz="0" w:space="0" w:color="auto"/>
            <w:left w:val="none" w:sz="0" w:space="0" w:color="auto"/>
            <w:bottom w:val="none" w:sz="0" w:space="0" w:color="auto"/>
            <w:right w:val="none" w:sz="0" w:space="0" w:color="auto"/>
          </w:divBdr>
          <w:divsChild>
            <w:div w:id="1023245989">
              <w:marLeft w:val="0"/>
              <w:marRight w:val="0"/>
              <w:marTop w:val="0"/>
              <w:marBottom w:val="0"/>
              <w:divBdr>
                <w:top w:val="none" w:sz="0" w:space="0" w:color="auto"/>
                <w:left w:val="none" w:sz="0" w:space="0" w:color="auto"/>
                <w:bottom w:val="none" w:sz="0" w:space="0" w:color="auto"/>
                <w:right w:val="none" w:sz="0" w:space="0" w:color="auto"/>
              </w:divBdr>
              <w:divsChild>
                <w:div w:id="18462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6238">
      <w:bodyDiv w:val="1"/>
      <w:marLeft w:val="0"/>
      <w:marRight w:val="0"/>
      <w:marTop w:val="0"/>
      <w:marBottom w:val="0"/>
      <w:divBdr>
        <w:top w:val="none" w:sz="0" w:space="0" w:color="auto"/>
        <w:left w:val="none" w:sz="0" w:space="0" w:color="auto"/>
        <w:bottom w:val="none" w:sz="0" w:space="0" w:color="auto"/>
        <w:right w:val="none" w:sz="0" w:space="0" w:color="auto"/>
      </w:divBdr>
    </w:div>
    <w:div w:id="1001539864">
      <w:bodyDiv w:val="1"/>
      <w:marLeft w:val="0"/>
      <w:marRight w:val="0"/>
      <w:marTop w:val="0"/>
      <w:marBottom w:val="0"/>
      <w:divBdr>
        <w:top w:val="none" w:sz="0" w:space="0" w:color="auto"/>
        <w:left w:val="none" w:sz="0" w:space="0" w:color="auto"/>
        <w:bottom w:val="none" w:sz="0" w:space="0" w:color="auto"/>
        <w:right w:val="none" w:sz="0" w:space="0" w:color="auto"/>
      </w:divBdr>
      <w:divsChild>
        <w:div w:id="2142577354">
          <w:marLeft w:val="480"/>
          <w:marRight w:val="0"/>
          <w:marTop w:val="0"/>
          <w:marBottom w:val="0"/>
          <w:divBdr>
            <w:top w:val="none" w:sz="0" w:space="0" w:color="auto"/>
            <w:left w:val="none" w:sz="0" w:space="0" w:color="auto"/>
            <w:bottom w:val="none" w:sz="0" w:space="0" w:color="auto"/>
            <w:right w:val="none" w:sz="0" w:space="0" w:color="auto"/>
          </w:divBdr>
          <w:divsChild>
            <w:div w:id="749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1208">
      <w:bodyDiv w:val="1"/>
      <w:marLeft w:val="0"/>
      <w:marRight w:val="0"/>
      <w:marTop w:val="0"/>
      <w:marBottom w:val="0"/>
      <w:divBdr>
        <w:top w:val="none" w:sz="0" w:space="0" w:color="auto"/>
        <w:left w:val="none" w:sz="0" w:space="0" w:color="auto"/>
        <w:bottom w:val="none" w:sz="0" w:space="0" w:color="auto"/>
        <w:right w:val="none" w:sz="0" w:space="0" w:color="auto"/>
      </w:divBdr>
    </w:div>
    <w:div w:id="1013415868">
      <w:bodyDiv w:val="1"/>
      <w:marLeft w:val="0"/>
      <w:marRight w:val="0"/>
      <w:marTop w:val="0"/>
      <w:marBottom w:val="0"/>
      <w:divBdr>
        <w:top w:val="none" w:sz="0" w:space="0" w:color="auto"/>
        <w:left w:val="none" w:sz="0" w:space="0" w:color="auto"/>
        <w:bottom w:val="none" w:sz="0" w:space="0" w:color="auto"/>
        <w:right w:val="none" w:sz="0" w:space="0" w:color="auto"/>
      </w:divBdr>
    </w:div>
    <w:div w:id="1104426503">
      <w:bodyDiv w:val="1"/>
      <w:marLeft w:val="0"/>
      <w:marRight w:val="0"/>
      <w:marTop w:val="0"/>
      <w:marBottom w:val="0"/>
      <w:divBdr>
        <w:top w:val="none" w:sz="0" w:space="0" w:color="auto"/>
        <w:left w:val="none" w:sz="0" w:space="0" w:color="auto"/>
        <w:bottom w:val="none" w:sz="0" w:space="0" w:color="auto"/>
        <w:right w:val="none" w:sz="0" w:space="0" w:color="auto"/>
      </w:divBdr>
      <w:divsChild>
        <w:div w:id="740759178">
          <w:marLeft w:val="0"/>
          <w:marRight w:val="0"/>
          <w:marTop w:val="0"/>
          <w:marBottom w:val="0"/>
          <w:divBdr>
            <w:top w:val="none" w:sz="0" w:space="0" w:color="auto"/>
            <w:left w:val="none" w:sz="0" w:space="0" w:color="auto"/>
            <w:bottom w:val="none" w:sz="0" w:space="0" w:color="auto"/>
            <w:right w:val="none" w:sz="0" w:space="0" w:color="auto"/>
          </w:divBdr>
          <w:divsChild>
            <w:div w:id="1246107928">
              <w:marLeft w:val="0"/>
              <w:marRight w:val="0"/>
              <w:marTop w:val="0"/>
              <w:marBottom w:val="0"/>
              <w:divBdr>
                <w:top w:val="none" w:sz="0" w:space="0" w:color="auto"/>
                <w:left w:val="none" w:sz="0" w:space="0" w:color="auto"/>
                <w:bottom w:val="none" w:sz="0" w:space="0" w:color="auto"/>
                <w:right w:val="none" w:sz="0" w:space="0" w:color="auto"/>
              </w:divBdr>
              <w:divsChild>
                <w:div w:id="1095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872703">
      <w:bodyDiv w:val="1"/>
      <w:marLeft w:val="0"/>
      <w:marRight w:val="0"/>
      <w:marTop w:val="0"/>
      <w:marBottom w:val="0"/>
      <w:divBdr>
        <w:top w:val="none" w:sz="0" w:space="0" w:color="auto"/>
        <w:left w:val="none" w:sz="0" w:space="0" w:color="auto"/>
        <w:bottom w:val="none" w:sz="0" w:space="0" w:color="auto"/>
        <w:right w:val="none" w:sz="0" w:space="0" w:color="auto"/>
      </w:divBdr>
    </w:div>
    <w:div w:id="1130903138">
      <w:bodyDiv w:val="1"/>
      <w:marLeft w:val="0"/>
      <w:marRight w:val="0"/>
      <w:marTop w:val="0"/>
      <w:marBottom w:val="0"/>
      <w:divBdr>
        <w:top w:val="none" w:sz="0" w:space="0" w:color="auto"/>
        <w:left w:val="none" w:sz="0" w:space="0" w:color="auto"/>
        <w:bottom w:val="none" w:sz="0" w:space="0" w:color="auto"/>
        <w:right w:val="none" w:sz="0" w:space="0" w:color="auto"/>
      </w:divBdr>
      <w:divsChild>
        <w:div w:id="1093672680">
          <w:marLeft w:val="0"/>
          <w:marRight w:val="0"/>
          <w:marTop w:val="0"/>
          <w:marBottom w:val="0"/>
          <w:divBdr>
            <w:top w:val="none" w:sz="0" w:space="0" w:color="auto"/>
            <w:left w:val="none" w:sz="0" w:space="0" w:color="auto"/>
            <w:bottom w:val="none" w:sz="0" w:space="0" w:color="auto"/>
            <w:right w:val="none" w:sz="0" w:space="0" w:color="auto"/>
          </w:divBdr>
          <w:divsChild>
            <w:div w:id="768351589">
              <w:marLeft w:val="0"/>
              <w:marRight w:val="0"/>
              <w:marTop w:val="0"/>
              <w:marBottom w:val="0"/>
              <w:divBdr>
                <w:top w:val="none" w:sz="0" w:space="0" w:color="auto"/>
                <w:left w:val="none" w:sz="0" w:space="0" w:color="auto"/>
                <w:bottom w:val="none" w:sz="0" w:space="0" w:color="auto"/>
                <w:right w:val="none" w:sz="0" w:space="0" w:color="auto"/>
              </w:divBdr>
              <w:divsChild>
                <w:div w:id="13747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523853">
      <w:bodyDiv w:val="1"/>
      <w:marLeft w:val="0"/>
      <w:marRight w:val="0"/>
      <w:marTop w:val="0"/>
      <w:marBottom w:val="0"/>
      <w:divBdr>
        <w:top w:val="none" w:sz="0" w:space="0" w:color="auto"/>
        <w:left w:val="none" w:sz="0" w:space="0" w:color="auto"/>
        <w:bottom w:val="none" w:sz="0" w:space="0" w:color="auto"/>
        <w:right w:val="none" w:sz="0" w:space="0" w:color="auto"/>
      </w:divBdr>
      <w:divsChild>
        <w:div w:id="2125148268">
          <w:marLeft w:val="0"/>
          <w:marRight w:val="0"/>
          <w:marTop w:val="0"/>
          <w:marBottom w:val="0"/>
          <w:divBdr>
            <w:top w:val="none" w:sz="0" w:space="0" w:color="auto"/>
            <w:left w:val="none" w:sz="0" w:space="0" w:color="auto"/>
            <w:bottom w:val="none" w:sz="0" w:space="0" w:color="auto"/>
            <w:right w:val="none" w:sz="0" w:space="0" w:color="auto"/>
          </w:divBdr>
          <w:divsChild>
            <w:div w:id="256594119">
              <w:marLeft w:val="0"/>
              <w:marRight w:val="0"/>
              <w:marTop w:val="0"/>
              <w:marBottom w:val="0"/>
              <w:divBdr>
                <w:top w:val="none" w:sz="0" w:space="0" w:color="auto"/>
                <w:left w:val="none" w:sz="0" w:space="0" w:color="auto"/>
                <w:bottom w:val="none" w:sz="0" w:space="0" w:color="auto"/>
                <w:right w:val="none" w:sz="0" w:space="0" w:color="auto"/>
              </w:divBdr>
              <w:divsChild>
                <w:div w:id="7357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71725">
      <w:bodyDiv w:val="1"/>
      <w:marLeft w:val="0"/>
      <w:marRight w:val="0"/>
      <w:marTop w:val="0"/>
      <w:marBottom w:val="0"/>
      <w:divBdr>
        <w:top w:val="none" w:sz="0" w:space="0" w:color="auto"/>
        <w:left w:val="none" w:sz="0" w:space="0" w:color="auto"/>
        <w:bottom w:val="none" w:sz="0" w:space="0" w:color="auto"/>
        <w:right w:val="none" w:sz="0" w:space="0" w:color="auto"/>
      </w:divBdr>
      <w:divsChild>
        <w:div w:id="16348927">
          <w:marLeft w:val="0"/>
          <w:marRight w:val="0"/>
          <w:marTop w:val="0"/>
          <w:marBottom w:val="0"/>
          <w:divBdr>
            <w:top w:val="none" w:sz="0" w:space="0" w:color="auto"/>
            <w:left w:val="none" w:sz="0" w:space="0" w:color="auto"/>
            <w:bottom w:val="none" w:sz="0" w:space="0" w:color="auto"/>
            <w:right w:val="none" w:sz="0" w:space="0" w:color="auto"/>
          </w:divBdr>
          <w:divsChild>
            <w:div w:id="957177629">
              <w:marLeft w:val="0"/>
              <w:marRight w:val="0"/>
              <w:marTop w:val="0"/>
              <w:marBottom w:val="0"/>
              <w:divBdr>
                <w:top w:val="none" w:sz="0" w:space="0" w:color="auto"/>
                <w:left w:val="none" w:sz="0" w:space="0" w:color="auto"/>
                <w:bottom w:val="none" w:sz="0" w:space="0" w:color="auto"/>
                <w:right w:val="none" w:sz="0" w:space="0" w:color="auto"/>
              </w:divBdr>
              <w:divsChild>
                <w:div w:id="17757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04013">
      <w:bodyDiv w:val="1"/>
      <w:marLeft w:val="0"/>
      <w:marRight w:val="0"/>
      <w:marTop w:val="0"/>
      <w:marBottom w:val="0"/>
      <w:divBdr>
        <w:top w:val="none" w:sz="0" w:space="0" w:color="auto"/>
        <w:left w:val="none" w:sz="0" w:space="0" w:color="auto"/>
        <w:bottom w:val="none" w:sz="0" w:space="0" w:color="auto"/>
        <w:right w:val="none" w:sz="0" w:space="0" w:color="auto"/>
      </w:divBdr>
      <w:divsChild>
        <w:div w:id="1481996939">
          <w:marLeft w:val="480"/>
          <w:marRight w:val="0"/>
          <w:marTop w:val="0"/>
          <w:marBottom w:val="0"/>
          <w:divBdr>
            <w:top w:val="none" w:sz="0" w:space="0" w:color="auto"/>
            <w:left w:val="none" w:sz="0" w:space="0" w:color="auto"/>
            <w:bottom w:val="none" w:sz="0" w:space="0" w:color="auto"/>
            <w:right w:val="none" w:sz="0" w:space="0" w:color="auto"/>
          </w:divBdr>
          <w:divsChild>
            <w:div w:id="1469207542">
              <w:marLeft w:val="0"/>
              <w:marRight w:val="0"/>
              <w:marTop w:val="0"/>
              <w:marBottom w:val="0"/>
              <w:divBdr>
                <w:top w:val="none" w:sz="0" w:space="0" w:color="auto"/>
                <w:left w:val="none" w:sz="0" w:space="0" w:color="auto"/>
                <w:bottom w:val="none" w:sz="0" w:space="0" w:color="auto"/>
                <w:right w:val="none" w:sz="0" w:space="0" w:color="auto"/>
              </w:divBdr>
            </w:div>
            <w:div w:id="656349589">
              <w:marLeft w:val="0"/>
              <w:marRight w:val="0"/>
              <w:marTop w:val="0"/>
              <w:marBottom w:val="0"/>
              <w:divBdr>
                <w:top w:val="none" w:sz="0" w:space="0" w:color="auto"/>
                <w:left w:val="none" w:sz="0" w:space="0" w:color="auto"/>
                <w:bottom w:val="none" w:sz="0" w:space="0" w:color="auto"/>
                <w:right w:val="none" w:sz="0" w:space="0" w:color="auto"/>
              </w:divBdr>
            </w:div>
            <w:div w:id="146290492">
              <w:marLeft w:val="0"/>
              <w:marRight w:val="0"/>
              <w:marTop w:val="0"/>
              <w:marBottom w:val="0"/>
              <w:divBdr>
                <w:top w:val="none" w:sz="0" w:space="0" w:color="auto"/>
                <w:left w:val="none" w:sz="0" w:space="0" w:color="auto"/>
                <w:bottom w:val="none" w:sz="0" w:space="0" w:color="auto"/>
                <w:right w:val="none" w:sz="0" w:space="0" w:color="auto"/>
              </w:divBdr>
            </w:div>
            <w:div w:id="15278415">
              <w:marLeft w:val="0"/>
              <w:marRight w:val="0"/>
              <w:marTop w:val="0"/>
              <w:marBottom w:val="0"/>
              <w:divBdr>
                <w:top w:val="none" w:sz="0" w:space="0" w:color="auto"/>
                <w:left w:val="none" w:sz="0" w:space="0" w:color="auto"/>
                <w:bottom w:val="none" w:sz="0" w:space="0" w:color="auto"/>
                <w:right w:val="none" w:sz="0" w:space="0" w:color="auto"/>
              </w:divBdr>
            </w:div>
            <w:div w:id="1694456339">
              <w:marLeft w:val="0"/>
              <w:marRight w:val="0"/>
              <w:marTop w:val="0"/>
              <w:marBottom w:val="0"/>
              <w:divBdr>
                <w:top w:val="none" w:sz="0" w:space="0" w:color="auto"/>
                <w:left w:val="none" w:sz="0" w:space="0" w:color="auto"/>
                <w:bottom w:val="none" w:sz="0" w:space="0" w:color="auto"/>
                <w:right w:val="none" w:sz="0" w:space="0" w:color="auto"/>
              </w:divBdr>
            </w:div>
            <w:div w:id="1030029449">
              <w:marLeft w:val="0"/>
              <w:marRight w:val="0"/>
              <w:marTop w:val="0"/>
              <w:marBottom w:val="0"/>
              <w:divBdr>
                <w:top w:val="none" w:sz="0" w:space="0" w:color="auto"/>
                <w:left w:val="none" w:sz="0" w:space="0" w:color="auto"/>
                <w:bottom w:val="none" w:sz="0" w:space="0" w:color="auto"/>
                <w:right w:val="none" w:sz="0" w:space="0" w:color="auto"/>
              </w:divBdr>
            </w:div>
            <w:div w:id="345789209">
              <w:marLeft w:val="0"/>
              <w:marRight w:val="0"/>
              <w:marTop w:val="0"/>
              <w:marBottom w:val="0"/>
              <w:divBdr>
                <w:top w:val="none" w:sz="0" w:space="0" w:color="auto"/>
                <w:left w:val="none" w:sz="0" w:space="0" w:color="auto"/>
                <w:bottom w:val="none" w:sz="0" w:space="0" w:color="auto"/>
                <w:right w:val="none" w:sz="0" w:space="0" w:color="auto"/>
              </w:divBdr>
            </w:div>
            <w:div w:id="364674360">
              <w:marLeft w:val="0"/>
              <w:marRight w:val="0"/>
              <w:marTop w:val="0"/>
              <w:marBottom w:val="0"/>
              <w:divBdr>
                <w:top w:val="none" w:sz="0" w:space="0" w:color="auto"/>
                <w:left w:val="none" w:sz="0" w:space="0" w:color="auto"/>
                <w:bottom w:val="none" w:sz="0" w:space="0" w:color="auto"/>
                <w:right w:val="none" w:sz="0" w:space="0" w:color="auto"/>
              </w:divBdr>
            </w:div>
            <w:div w:id="2048607125">
              <w:marLeft w:val="0"/>
              <w:marRight w:val="0"/>
              <w:marTop w:val="0"/>
              <w:marBottom w:val="0"/>
              <w:divBdr>
                <w:top w:val="none" w:sz="0" w:space="0" w:color="auto"/>
                <w:left w:val="none" w:sz="0" w:space="0" w:color="auto"/>
                <w:bottom w:val="none" w:sz="0" w:space="0" w:color="auto"/>
                <w:right w:val="none" w:sz="0" w:space="0" w:color="auto"/>
              </w:divBdr>
            </w:div>
            <w:div w:id="1073507053">
              <w:marLeft w:val="0"/>
              <w:marRight w:val="0"/>
              <w:marTop w:val="0"/>
              <w:marBottom w:val="0"/>
              <w:divBdr>
                <w:top w:val="none" w:sz="0" w:space="0" w:color="auto"/>
                <w:left w:val="none" w:sz="0" w:space="0" w:color="auto"/>
                <w:bottom w:val="none" w:sz="0" w:space="0" w:color="auto"/>
                <w:right w:val="none" w:sz="0" w:space="0" w:color="auto"/>
              </w:divBdr>
            </w:div>
            <w:div w:id="834147892">
              <w:marLeft w:val="0"/>
              <w:marRight w:val="0"/>
              <w:marTop w:val="0"/>
              <w:marBottom w:val="0"/>
              <w:divBdr>
                <w:top w:val="none" w:sz="0" w:space="0" w:color="auto"/>
                <w:left w:val="none" w:sz="0" w:space="0" w:color="auto"/>
                <w:bottom w:val="none" w:sz="0" w:space="0" w:color="auto"/>
                <w:right w:val="none" w:sz="0" w:space="0" w:color="auto"/>
              </w:divBdr>
            </w:div>
            <w:div w:id="1491600498">
              <w:marLeft w:val="0"/>
              <w:marRight w:val="0"/>
              <w:marTop w:val="0"/>
              <w:marBottom w:val="0"/>
              <w:divBdr>
                <w:top w:val="none" w:sz="0" w:space="0" w:color="auto"/>
                <w:left w:val="none" w:sz="0" w:space="0" w:color="auto"/>
                <w:bottom w:val="none" w:sz="0" w:space="0" w:color="auto"/>
                <w:right w:val="none" w:sz="0" w:space="0" w:color="auto"/>
              </w:divBdr>
            </w:div>
            <w:div w:id="383261743">
              <w:marLeft w:val="0"/>
              <w:marRight w:val="0"/>
              <w:marTop w:val="0"/>
              <w:marBottom w:val="0"/>
              <w:divBdr>
                <w:top w:val="none" w:sz="0" w:space="0" w:color="auto"/>
                <w:left w:val="none" w:sz="0" w:space="0" w:color="auto"/>
                <w:bottom w:val="none" w:sz="0" w:space="0" w:color="auto"/>
                <w:right w:val="none" w:sz="0" w:space="0" w:color="auto"/>
              </w:divBdr>
            </w:div>
            <w:div w:id="981419968">
              <w:marLeft w:val="0"/>
              <w:marRight w:val="0"/>
              <w:marTop w:val="0"/>
              <w:marBottom w:val="0"/>
              <w:divBdr>
                <w:top w:val="none" w:sz="0" w:space="0" w:color="auto"/>
                <w:left w:val="none" w:sz="0" w:space="0" w:color="auto"/>
                <w:bottom w:val="none" w:sz="0" w:space="0" w:color="auto"/>
                <w:right w:val="none" w:sz="0" w:space="0" w:color="auto"/>
              </w:divBdr>
            </w:div>
            <w:div w:id="701631584">
              <w:marLeft w:val="0"/>
              <w:marRight w:val="0"/>
              <w:marTop w:val="0"/>
              <w:marBottom w:val="0"/>
              <w:divBdr>
                <w:top w:val="none" w:sz="0" w:space="0" w:color="auto"/>
                <w:left w:val="none" w:sz="0" w:space="0" w:color="auto"/>
                <w:bottom w:val="none" w:sz="0" w:space="0" w:color="auto"/>
                <w:right w:val="none" w:sz="0" w:space="0" w:color="auto"/>
              </w:divBdr>
            </w:div>
            <w:div w:id="972057243">
              <w:marLeft w:val="0"/>
              <w:marRight w:val="0"/>
              <w:marTop w:val="0"/>
              <w:marBottom w:val="0"/>
              <w:divBdr>
                <w:top w:val="none" w:sz="0" w:space="0" w:color="auto"/>
                <w:left w:val="none" w:sz="0" w:space="0" w:color="auto"/>
                <w:bottom w:val="none" w:sz="0" w:space="0" w:color="auto"/>
                <w:right w:val="none" w:sz="0" w:space="0" w:color="auto"/>
              </w:divBdr>
            </w:div>
            <w:div w:id="1673023698">
              <w:marLeft w:val="0"/>
              <w:marRight w:val="0"/>
              <w:marTop w:val="0"/>
              <w:marBottom w:val="0"/>
              <w:divBdr>
                <w:top w:val="none" w:sz="0" w:space="0" w:color="auto"/>
                <w:left w:val="none" w:sz="0" w:space="0" w:color="auto"/>
                <w:bottom w:val="none" w:sz="0" w:space="0" w:color="auto"/>
                <w:right w:val="none" w:sz="0" w:space="0" w:color="auto"/>
              </w:divBdr>
            </w:div>
            <w:div w:id="890460984">
              <w:marLeft w:val="0"/>
              <w:marRight w:val="0"/>
              <w:marTop w:val="0"/>
              <w:marBottom w:val="0"/>
              <w:divBdr>
                <w:top w:val="none" w:sz="0" w:space="0" w:color="auto"/>
                <w:left w:val="none" w:sz="0" w:space="0" w:color="auto"/>
                <w:bottom w:val="none" w:sz="0" w:space="0" w:color="auto"/>
                <w:right w:val="none" w:sz="0" w:space="0" w:color="auto"/>
              </w:divBdr>
            </w:div>
            <w:div w:id="561674615">
              <w:marLeft w:val="0"/>
              <w:marRight w:val="0"/>
              <w:marTop w:val="0"/>
              <w:marBottom w:val="0"/>
              <w:divBdr>
                <w:top w:val="none" w:sz="0" w:space="0" w:color="auto"/>
                <w:left w:val="none" w:sz="0" w:space="0" w:color="auto"/>
                <w:bottom w:val="none" w:sz="0" w:space="0" w:color="auto"/>
                <w:right w:val="none" w:sz="0" w:space="0" w:color="auto"/>
              </w:divBdr>
            </w:div>
            <w:div w:id="1938369068">
              <w:marLeft w:val="0"/>
              <w:marRight w:val="0"/>
              <w:marTop w:val="0"/>
              <w:marBottom w:val="0"/>
              <w:divBdr>
                <w:top w:val="none" w:sz="0" w:space="0" w:color="auto"/>
                <w:left w:val="none" w:sz="0" w:space="0" w:color="auto"/>
                <w:bottom w:val="none" w:sz="0" w:space="0" w:color="auto"/>
                <w:right w:val="none" w:sz="0" w:space="0" w:color="auto"/>
              </w:divBdr>
            </w:div>
            <w:div w:id="1761634955">
              <w:marLeft w:val="0"/>
              <w:marRight w:val="0"/>
              <w:marTop w:val="0"/>
              <w:marBottom w:val="0"/>
              <w:divBdr>
                <w:top w:val="none" w:sz="0" w:space="0" w:color="auto"/>
                <w:left w:val="none" w:sz="0" w:space="0" w:color="auto"/>
                <w:bottom w:val="none" w:sz="0" w:space="0" w:color="auto"/>
                <w:right w:val="none" w:sz="0" w:space="0" w:color="auto"/>
              </w:divBdr>
            </w:div>
            <w:div w:id="1900242708">
              <w:marLeft w:val="0"/>
              <w:marRight w:val="0"/>
              <w:marTop w:val="0"/>
              <w:marBottom w:val="0"/>
              <w:divBdr>
                <w:top w:val="none" w:sz="0" w:space="0" w:color="auto"/>
                <w:left w:val="none" w:sz="0" w:space="0" w:color="auto"/>
                <w:bottom w:val="none" w:sz="0" w:space="0" w:color="auto"/>
                <w:right w:val="none" w:sz="0" w:space="0" w:color="auto"/>
              </w:divBdr>
            </w:div>
            <w:div w:id="404568984">
              <w:marLeft w:val="0"/>
              <w:marRight w:val="0"/>
              <w:marTop w:val="0"/>
              <w:marBottom w:val="0"/>
              <w:divBdr>
                <w:top w:val="none" w:sz="0" w:space="0" w:color="auto"/>
                <w:left w:val="none" w:sz="0" w:space="0" w:color="auto"/>
                <w:bottom w:val="none" w:sz="0" w:space="0" w:color="auto"/>
                <w:right w:val="none" w:sz="0" w:space="0" w:color="auto"/>
              </w:divBdr>
            </w:div>
            <w:div w:id="1622882100">
              <w:marLeft w:val="0"/>
              <w:marRight w:val="0"/>
              <w:marTop w:val="0"/>
              <w:marBottom w:val="0"/>
              <w:divBdr>
                <w:top w:val="none" w:sz="0" w:space="0" w:color="auto"/>
                <w:left w:val="none" w:sz="0" w:space="0" w:color="auto"/>
                <w:bottom w:val="none" w:sz="0" w:space="0" w:color="auto"/>
                <w:right w:val="none" w:sz="0" w:space="0" w:color="auto"/>
              </w:divBdr>
            </w:div>
            <w:div w:id="1262181781">
              <w:marLeft w:val="0"/>
              <w:marRight w:val="0"/>
              <w:marTop w:val="0"/>
              <w:marBottom w:val="0"/>
              <w:divBdr>
                <w:top w:val="none" w:sz="0" w:space="0" w:color="auto"/>
                <w:left w:val="none" w:sz="0" w:space="0" w:color="auto"/>
                <w:bottom w:val="none" w:sz="0" w:space="0" w:color="auto"/>
                <w:right w:val="none" w:sz="0" w:space="0" w:color="auto"/>
              </w:divBdr>
            </w:div>
            <w:div w:id="1078207300">
              <w:marLeft w:val="0"/>
              <w:marRight w:val="0"/>
              <w:marTop w:val="0"/>
              <w:marBottom w:val="0"/>
              <w:divBdr>
                <w:top w:val="none" w:sz="0" w:space="0" w:color="auto"/>
                <w:left w:val="none" w:sz="0" w:space="0" w:color="auto"/>
                <w:bottom w:val="none" w:sz="0" w:space="0" w:color="auto"/>
                <w:right w:val="none" w:sz="0" w:space="0" w:color="auto"/>
              </w:divBdr>
            </w:div>
            <w:div w:id="42799698">
              <w:marLeft w:val="0"/>
              <w:marRight w:val="0"/>
              <w:marTop w:val="0"/>
              <w:marBottom w:val="0"/>
              <w:divBdr>
                <w:top w:val="none" w:sz="0" w:space="0" w:color="auto"/>
                <w:left w:val="none" w:sz="0" w:space="0" w:color="auto"/>
                <w:bottom w:val="none" w:sz="0" w:space="0" w:color="auto"/>
                <w:right w:val="none" w:sz="0" w:space="0" w:color="auto"/>
              </w:divBdr>
            </w:div>
            <w:div w:id="1925647769">
              <w:marLeft w:val="0"/>
              <w:marRight w:val="0"/>
              <w:marTop w:val="0"/>
              <w:marBottom w:val="0"/>
              <w:divBdr>
                <w:top w:val="none" w:sz="0" w:space="0" w:color="auto"/>
                <w:left w:val="none" w:sz="0" w:space="0" w:color="auto"/>
                <w:bottom w:val="none" w:sz="0" w:space="0" w:color="auto"/>
                <w:right w:val="none" w:sz="0" w:space="0" w:color="auto"/>
              </w:divBdr>
            </w:div>
            <w:div w:id="591816614">
              <w:marLeft w:val="0"/>
              <w:marRight w:val="0"/>
              <w:marTop w:val="0"/>
              <w:marBottom w:val="0"/>
              <w:divBdr>
                <w:top w:val="none" w:sz="0" w:space="0" w:color="auto"/>
                <w:left w:val="none" w:sz="0" w:space="0" w:color="auto"/>
                <w:bottom w:val="none" w:sz="0" w:space="0" w:color="auto"/>
                <w:right w:val="none" w:sz="0" w:space="0" w:color="auto"/>
              </w:divBdr>
            </w:div>
            <w:div w:id="2013946129">
              <w:marLeft w:val="0"/>
              <w:marRight w:val="0"/>
              <w:marTop w:val="0"/>
              <w:marBottom w:val="0"/>
              <w:divBdr>
                <w:top w:val="none" w:sz="0" w:space="0" w:color="auto"/>
                <w:left w:val="none" w:sz="0" w:space="0" w:color="auto"/>
                <w:bottom w:val="none" w:sz="0" w:space="0" w:color="auto"/>
                <w:right w:val="none" w:sz="0" w:space="0" w:color="auto"/>
              </w:divBdr>
            </w:div>
            <w:div w:id="1807089847">
              <w:marLeft w:val="0"/>
              <w:marRight w:val="0"/>
              <w:marTop w:val="0"/>
              <w:marBottom w:val="0"/>
              <w:divBdr>
                <w:top w:val="none" w:sz="0" w:space="0" w:color="auto"/>
                <w:left w:val="none" w:sz="0" w:space="0" w:color="auto"/>
                <w:bottom w:val="none" w:sz="0" w:space="0" w:color="auto"/>
                <w:right w:val="none" w:sz="0" w:space="0" w:color="auto"/>
              </w:divBdr>
            </w:div>
            <w:div w:id="2081902428">
              <w:marLeft w:val="0"/>
              <w:marRight w:val="0"/>
              <w:marTop w:val="0"/>
              <w:marBottom w:val="0"/>
              <w:divBdr>
                <w:top w:val="none" w:sz="0" w:space="0" w:color="auto"/>
                <w:left w:val="none" w:sz="0" w:space="0" w:color="auto"/>
                <w:bottom w:val="none" w:sz="0" w:space="0" w:color="auto"/>
                <w:right w:val="none" w:sz="0" w:space="0" w:color="auto"/>
              </w:divBdr>
            </w:div>
            <w:div w:id="474689334">
              <w:marLeft w:val="0"/>
              <w:marRight w:val="0"/>
              <w:marTop w:val="0"/>
              <w:marBottom w:val="0"/>
              <w:divBdr>
                <w:top w:val="none" w:sz="0" w:space="0" w:color="auto"/>
                <w:left w:val="none" w:sz="0" w:space="0" w:color="auto"/>
                <w:bottom w:val="none" w:sz="0" w:space="0" w:color="auto"/>
                <w:right w:val="none" w:sz="0" w:space="0" w:color="auto"/>
              </w:divBdr>
            </w:div>
            <w:div w:id="1042631389">
              <w:marLeft w:val="0"/>
              <w:marRight w:val="0"/>
              <w:marTop w:val="0"/>
              <w:marBottom w:val="0"/>
              <w:divBdr>
                <w:top w:val="none" w:sz="0" w:space="0" w:color="auto"/>
                <w:left w:val="none" w:sz="0" w:space="0" w:color="auto"/>
                <w:bottom w:val="none" w:sz="0" w:space="0" w:color="auto"/>
                <w:right w:val="none" w:sz="0" w:space="0" w:color="auto"/>
              </w:divBdr>
            </w:div>
            <w:div w:id="628127749">
              <w:marLeft w:val="0"/>
              <w:marRight w:val="0"/>
              <w:marTop w:val="0"/>
              <w:marBottom w:val="0"/>
              <w:divBdr>
                <w:top w:val="none" w:sz="0" w:space="0" w:color="auto"/>
                <w:left w:val="none" w:sz="0" w:space="0" w:color="auto"/>
                <w:bottom w:val="none" w:sz="0" w:space="0" w:color="auto"/>
                <w:right w:val="none" w:sz="0" w:space="0" w:color="auto"/>
              </w:divBdr>
            </w:div>
            <w:div w:id="1992517261">
              <w:marLeft w:val="0"/>
              <w:marRight w:val="0"/>
              <w:marTop w:val="0"/>
              <w:marBottom w:val="0"/>
              <w:divBdr>
                <w:top w:val="none" w:sz="0" w:space="0" w:color="auto"/>
                <w:left w:val="none" w:sz="0" w:space="0" w:color="auto"/>
                <w:bottom w:val="none" w:sz="0" w:space="0" w:color="auto"/>
                <w:right w:val="none" w:sz="0" w:space="0" w:color="auto"/>
              </w:divBdr>
            </w:div>
            <w:div w:id="1681465892">
              <w:marLeft w:val="0"/>
              <w:marRight w:val="0"/>
              <w:marTop w:val="0"/>
              <w:marBottom w:val="0"/>
              <w:divBdr>
                <w:top w:val="none" w:sz="0" w:space="0" w:color="auto"/>
                <w:left w:val="none" w:sz="0" w:space="0" w:color="auto"/>
                <w:bottom w:val="none" w:sz="0" w:space="0" w:color="auto"/>
                <w:right w:val="none" w:sz="0" w:space="0" w:color="auto"/>
              </w:divBdr>
            </w:div>
            <w:div w:id="1678775840">
              <w:marLeft w:val="0"/>
              <w:marRight w:val="0"/>
              <w:marTop w:val="0"/>
              <w:marBottom w:val="0"/>
              <w:divBdr>
                <w:top w:val="none" w:sz="0" w:space="0" w:color="auto"/>
                <w:left w:val="none" w:sz="0" w:space="0" w:color="auto"/>
                <w:bottom w:val="none" w:sz="0" w:space="0" w:color="auto"/>
                <w:right w:val="none" w:sz="0" w:space="0" w:color="auto"/>
              </w:divBdr>
            </w:div>
            <w:div w:id="1348363662">
              <w:marLeft w:val="0"/>
              <w:marRight w:val="0"/>
              <w:marTop w:val="0"/>
              <w:marBottom w:val="0"/>
              <w:divBdr>
                <w:top w:val="none" w:sz="0" w:space="0" w:color="auto"/>
                <w:left w:val="none" w:sz="0" w:space="0" w:color="auto"/>
                <w:bottom w:val="none" w:sz="0" w:space="0" w:color="auto"/>
                <w:right w:val="none" w:sz="0" w:space="0" w:color="auto"/>
              </w:divBdr>
            </w:div>
            <w:div w:id="443233871">
              <w:marLeft w:val="0"/>
              <w:marRight w:val="0"/>
              <w:marTop w:val="0"/>
              <w:marBottom w:val="0"/>
              <w:divBdr>
                <w:top w:val="none" w:sz="0" w:space="0" w:color="auto"/>
                <w:left w:val="none" w:sz="0" w:space="0" w:color="auto"/>
                <w:bottom w:val="none" w:sz="0" w:space="0" w:color="auto"/>
                <w:right w:val="none" w:sz="0" w:space="0" w:color="auto"/>
              </w:divBdr>
            </w:div>
            <w:div w:id="475224947">
              <w:marLeft w:val="0"/>
              <w:marRight w:val="0"/>
              <w:marTop w:val="0"/>
              <w:marBottom w:val="0"/>
              <w:divBdr>
                <w:top w:val="none" w:sz="0" w:space="0" w:color="auto"/>
                <w:left w:val="none" w:sz="0" w:space="0" w:color="auto"/>
                <w:bottom w:val="none" w:sz="0" w:space="0" w:color="auto"/>
                <w:right w:val="none" w:sz="0" w:space="0" w:color="auto"/>
              </w:divBdr>
            </w:div>
            <w:div w:id="1871261930">
              <w:marLeft w:val="0"/>
              <w:marRight w:val="0"/>
              <w:marTop w:val="0"/>
              <w:marBottom w:val="0"/>
              <w:divBdr>
                <w:top w:val="none" w:sz="0" w:space="0" w:color="auto"/>
                <w:left w:val="none" w:sz="0" w:space="0" w:color="auto"/>
                <w:bottom w:val="none" w:sz="0" w:space="0" w:color="auto"/>
                <w:right w:val="none" w:sz="0" w:space="0" w:color="auto"/>
              </w:divBdr>
            </w:div>
            <w:div w:id="377973828">
              <w:marLeft w:val="0"/>
              <w:marRight w:val="0"/>
              <w:marTop w:val="0"/>
              <w:marBottom w:val="0"/>
              <w:divBdr>
                <w:top w:val="none" w:sz="0" w:space="0" w:color="auto"/>
                <w:left w:val="none" w:sz="0" w:space="0" w:color="auto"/>
                <w:bottom w:val="none" w:sz="0" w:space="0" w:color="auto"/>
                <w:right w:val="none" w:sz="0" w:space="0" w:color="auto"/>
              </w:divBdr>
            </w:div>
            <w:div w:id="152450161">
              <w:marLeft w:val="0"/>
              <w:marRight w:val="0"/>
              <w:marTop w:val="0"/>
              <w:marBottom w:val="0"/>
              <w:divBdr>
                <w:top w:val="none" w:sz="0" w:space="0" w:color="auto"/>
                <w:left w:val="none" w:sz="0" w:space="0" w:color="auto"/>
                <w:bottom w:val="none" w:sz="0" w:space="0" w:color="auto"/>
                <w:right w:val="none" w:sz="0" w:space="0" w:color="auto"/>
              </w:divBdr>
            </w:div>
            <w:div w:id="1796218267">
              <w:marLeft w:val="0"/>
              <w:marRight w:val="0"/>
              <w:marTop w:val="0"/>
              <w:marBottom w:val="0"/>
              <w:divBdr>
                <w:top w:val="none" w:sz="0" w:space="0" w:color="auto"/>
                <w:left w:val="none" w:sz="0" w:space="0" w:color="auto"/>
                <w:bottom w:val="none" w:sz="0" w:space="0" w:color="auto"/>
                <w:right w:val="none" w:sz="0" w:space="0" w:color="auto"/>
              </w:divBdr>
            </w:div>
            <w:div w:id="1605185582">
              <w:marLeft w:val="0"/>
              <w:marRight w:val="0"/>
              <w:marTop w:val="0"/>
              <w:marBottom w:val="0"/>
              <w:divBdr>
                <w:top w:val="none" w:sz="0" w:space="0" w:color="auto"/>
                <w:left w:val="none" w:sz="0" w:space="0" w:color="auto"/>
                <w:bottom w:val="none" w:sz="0" w:space="0" w:color="auto"/>
                <w:right w:val="none" w:sz="0" w:space="0" w:color="auto"/>
              </w:divBdr>
            </w:div>
            <w:div w:id="2052000576">
              <w:marLeft w:val="0"/>
              <w:marRight w:val="0"/>
              <w:marTop w:val="0"/>
              <w:marBottom w:val="0"/>
              <w:divBdr>
                <w:top w:val="none" w:sz="0" w:space="0" w:color="auto"/>
                <w:left w:val="none" w:sz="0" w:space="0" w:color="auto"/>
                <w:bottom w:val="none" w:sz="0" w:space="0" w:color="auto"/>
                <w:right w:val="none" w:sz="0" w:space="0" w:color="auto"/>
              </w:divBdr>
            </w:div>
            <w:div w:id="800533362">
              <w:marLeft w:val="0"/>
              <w:marRight w:val="0"/>
              <w:marTop w:val="0"/>
              <w:marBottom w:val="0"/>
              <w:divBdr>
                <w:top w:val="none" w:sz="0" w:space="0" w:color="auto"/>
                <w:left w:val="none" w:sz="0" w:space="0" w:color="auto"/>
                <w:bottom w:val="none" w:sz="0" w:space="0" w:color="auto"/>
                <w:right w:val="none" w:sz="0" w:space="0" w:color="auto"/>
              </w:divBdr>
            </w:div>
            <w:div w:id="1401365318">
              <w:marLeft w:val="0"/>
              <w:marRight w:val="0"/>
              <w:marTop w:val="0"/>
              <w:marBottom w:val="0"/>
              <w:divBdr>
                <w:top w:val="none" w:sz="0" w:space="0" w:color="auto"/>
                <w:left w:val="none" w:sz="0" w:space="0" w:color="auto"/>
                <w:bottom w:val="none" w:sz="0" w:space="0" w:color="auto"/>
                <w:right w:val="none" w:sz="0" w:space="0" w:color="auto"/>
              </w:divBdr>
            </w:div>
            <w:div w:id="1404183855">
              <w:marLeft w:val="0"/>
              <w:marRight w:val="0"/>
              <w:marTop w:val="0"/>
              <w:marBottom w:val="0"/>
              <w:divBdr>
                <w:top w:val="none" w:sz="0" w:space="0" w:color="auto"/>
                <w:left w:val="none" w:sz="0" w:space="0" w:color="auto"/>
                <w:bottom w:val="none" w:sz="0" w:space="0" w:color="auto"/>
                <w:right w:val="none" w:sz="0" w:space="0" w:color="auto"/>
              </w:divBdr>
            </w:div>
            <w:div w:id="267852947">
              <w:marLeft w:val="0"/>
              <w:marRight w:val="0"/>
              <w:marTop w:val="0"/>
              <w:marBottom w:val="0"/>
              <w:divBdr>
                <w:top w:val="none" w:sz="0" w:space="0" w:color="auto"/>
                <w:left w:val="none" w:sz="0" w:space="0" w:color="auto"/>
                <w:bottom w:val="none" w:sz="0" w:space="0" w:color="auto"/>
                <w:right w:val="none" w:sz="0" w:space="0" w:color="auto"/>
              </w:divBdr>
            </w:div>
            <w:div w:id="1075973767">
              <w:marLeft w:val="0"/>
              <w:marRight w:val="0"/>
              <w:marTop w:val="0"/>
              <w:marBottom w:val="0"/>
              <w:divBdr>
                <w:top w:val="none" w:sz="0" w:space="0" w:color="auto"/>
                <w:left w:val="none" w:sz="0" w:space="0" w:color="auto"/>
                <w:bottom w:val="none" w:sz="0" w:space="0" w:color="auto"/>
                <w:right w:val="none" w:sz="0" w:space="0" w:color="auto"/>
              </w:divBdr>
            </w:div>
            <w:div w:id="1421758650">
              <w:marLeft w:val="0"/>
              <w:marRight w:val="0"/>
              <w:marTop w:val="0"/>
              <w:marBottom w:val="0"/>
              <w:divBdr>
                <w:top w:val="none" w:sz="0" w:space="0" w:color="auto"/>
                <w:left w:val="none" w:sz="0" w:space="0" w:color="auto"/>
                <w:bottom w:val="none" w:sz="0" w:space="0" w:color="auto"/>
                <w:right w:val="none" w:sz="0" w:space="0" w:color="auto"/>
              </w:divBdr>
            </w:div>
            <w:div w:id="380252896">
              <w:marLeft w:val="0"/>
              <w:marRight w:val="0"/>
              <w:marTop w:val="0"/>
              <w:marBottom w:val="0"/>
              <w:divBdr>
                <w:top w:val="none" w:sz="0" w:space="0" w:color="auto"/>
                <w:left w:val="none" w:sz="0" w:space="0" w:color="auto"/>
                <w:bottom w:val="none" w:sz="0" w:space="0" w:color="auto"/>
                <w:right w:val="none" w:sz="0" w:space="0" w:color="auto"/>
              </w:divBdr>
            </w:div>
            <w:div w:id="1402748003">
              <w:marLeft w:val="0"/>
              <w:marRight w:val="0"/>
              <w:marTop w:val="0"/>
              <w:marBottom w:val="0"/>
              <w:divBdr>
                <w:top w:val="none" w:sz="0" w:space="0" w:color="auto"/>
                <w:left w:val="none" w:sz="0" w:space="0" w:color="auto"/>
                <w:bottom w:val="none" w:sz="0" w:space="0" w:color="auto"/>
                <w:right w:val="none" w:sz="0" w:space="0" w:color="auto"/>
              </w:divBdr>
            </w:div>
            <w:div w:id="798957708">
              <w:marLeft w:val="0"/>
              <w:marRight w:val="0"/>
              <w:marTop w:val="0"/>
              <w:marBottom w:val="0"/>
              <w:divBdr>
                <w:top w:val="none" w:sz="0" w:space="0" w:color="auto"/>
                <w:left w:val="none" w:sz="0" w:space="0" w:color="auto"/>
                <w:bottom w:val="none" w:sz="0" w:space="0" w:color="auto"/>
                <w:right w:val="none" w:sz="0" w:space="0" w:color="auto"/>
              </w:divBdr>
            </w:div>
            <w:div w:id="1012536899">
              <w:marLeft w:val="0"/>
              <w:marRight w:val="0"/>
              <w:marTop w:val="0"/>
              <w:marBottom w:val="0"/>
              <w:divBdr>
                <w:top w:val="none" w:sz="0" w:space="0" w:color="auto"/>
                <w:left w:val="none" w:sz="0" w:space="0" w:color="auto"/>
                <w:bottom w:val="none" w:sz="0" w:space="0" w:color="auto"/>
                <w:right w:val="none" w:sz="0" w:space="0" w:color="auto"/>
              </w:divBdr>
            </w:div>
            <w:div w:id="222957023">
              <w:marLeft w:val="0"/>
              <w:marRight w:val="0"/>
              <w:marTop w:val="0"/>
              <w:marBottom w:val="0"/>
              <w:divBdr>
                <w:top w:val="none" w:sz="0" w:space="0" w:color="auto"/>
                <w:left w:val="none" w:sz="0" w:space="0" w:color="auto"/>
                <w:bottom w:val="none" w:sz="0" w:space="0" w:color="auto"/>
                <w:right w:val="none" w:sz="0" w:space="0" w:color="auto"/>
              </w:divBdr>
            </w:div>
            <w:div w:id="879433684">
              <w:marLeft w:val="0"/>
              <w:marRight w:val="0"/>
              <w:marTop w:val="0"/>
              <w:marBottom w:val="0"/>
              <w:divBdr>
                <w:top w:val="none" w:sz="0" w:space="0" w:color="auto"/>
                <w:left w:val="none" w:sz="0" w:space="0" w:color="auto"/>
                <w:bottom w:val="none" w:sz="0" w:space="0" w:color="auto"/>
                <w:right w:val="none" w:sz="0" w:space="0" w:color="auto"/>
              </w:divBdr>
            </w:div>
            <w:div w:id="980960734">
              <w:marLeft w:val="0"/>
              <w:marRight w:val="0"/>
              <w:marTop w:val="0"/>
              <w:marBottom w:val="0"/>
              <w:divBdr>
                <w:top w:val="none" w:sz="0" w:space="0" w:color="auto"/>
                <w:left w:val="none" w:sz="0" w:space="0" w:color="auto"/>
                <w:bottom w:val="none" w:sz="0" w:space="0" w:color="auto"/>
                <w:right w:val="none" w:sz="0" w:space="0" w:color="auto"/>
              </w:divBdr>
            </w:div>
            <w:div w:id="1810517867">
              <w:marLeft w:val="0"/>
              <w:marRight w:val="0"/>
              <w:marTop w:val="0"/>
              <w:marBottom w:val="0"/>
              <w:divBdr>
                <w:top w:val="none" w:sz="0" w:space="0" w:color="auto"/>
                <w:left w:val="none" w:sz="0" w:space="0" w:color="auto"/>
                <w:bottom w:val="none" w:sz="0" w:space="0" w:color="auto"/>
                <w:right w:val="none" w:sz="0" w:space="0" w:color="auto"/>
              </w:divBdr>
            </w:div>
            <w:div w:id="1542938955">
              <w:marLeft w:val="0"/>
              <w:marRight w:val="0"/>
              <w:marTop w:val="0"/>
              <w:marBottom w:val="0"/>
              <w:divBdr>
                <w:top w:val="none" w:sz="0" w:space="0" w:color="auto"/>
                <w:left w:val="none" w:sz="0" w:space="0" w:color="auto"/>
                <w:bottom w:val="none" w:sz="0" w:space="0" w:color="auto"/>
                <w:right w:val="none" w:sz="0" w:space="0" w:color="auto"/>
              </w:divBdr>
            </w:div>
            <w:div w:id="380056065">
              <w:marLeft w:val="0"/>
              <w:marRight w:val="0"/>
              <w:marTop w:val="0"/>
              <w:marBottom w:val="0"/>
              <w:divBdr>
                <w:top w:val="none" w:sz="0" w:space="0" w:color="auto"/>
                <w:left w:val="none" w:sz="0" w:space="0" w:color="auto"/>
                <w:bottom w:val="none" w:sz="0" w:space="0" w:color="auto"/>
                <w:right w:val="none" w:sz="0" w:space="0" w:color="auto"/>
              </w:divBdr>
            </w:div>
            <w:div w:id="1557429349">
              <w:marLeft w:val="0"/>
              <w:marRight w:val="0"/>
              <w:marTop w:val="0"/>
              <w:marBottom w:val="0"/>
              <w:divBdr>
                <w:top w:val="none" w:sz="0" w:space="0" w:color="auto"/>
                <w:left w:val="none" w:sz="0" w:space="0" w:color="auto"/>
                <w:bottom w:val="none" w:sz="0" w:space="0" w:color="auto"/>
                <w:right w:val="none" w:sz="0" w:space="0" w:color="auto"/>
              </w:divBdr>
            </w:div>
            <w:div w:id="1755202469">
              <w:marLeft w:val="0"/>
              <w:marRight w:val="0"/>
              <w:marTop w:val="0"/>
              <w:marBottom w:val="0"/>
              <w:divBdr>
                <w:top w:val="none" w:sz="0" w:space="0" w:color="auto"/>
                <w:left w:val="none" w:sz="0" w:space="0" w:color="auto"/>
                <w:bottom w:val="none" w:sz="0" w:space="0" w:color="auto"/>
                <w:right w:val="none" w:sz="0" w:space="0" w:color="auto"/>
              </w:divBdr>
            </w:div>
            <w:div w:id="926500274">
              <w:marLeft w:val="0"/>
              <w:marRight w:val="0"/>
              <w:marTop w:val="0"/>
              <w:marBottom w:val="0"/>
              <w:divBdr>
                <w:top w:val="none" w:sz="0" w:space="0" w:color="auto"/>
                <w:left w:val="none" w:sz="0" w:space="0" w:color="auto"/>
                <w:bottom w:val="none" w:sz="0" w:space="0" w:color="auto"/>
                <w:right w:val="none" w:sz="0" w:space="0" w:color="auto"/>
              </w:divBdr>
            </w:div>
            <w:div w:id="15459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4447">
      <w:bodyDiv w:val="1"/>
      <w:marLeft w:val="0"/>
      <w:marRight w:val="0"/>
      <w:marTop w:val="0"/>
      <w:marBottom w:val="0"/>
      <w:divBdr>
        <w:top w:val="none" w:sz="0" w:space="0" w:color="auto"/>
        <w:left w:val="none" w:sz="0" w:space="0" w:color="auto"/>
        <w:bottom w:val="none" w:sz="0" w:space="0" w:color="auto"/>
        <w:right w:val="none" w:sz="0" w:space="0" w:color="auto"/>
      </w:divBdr>
      <w:divsChild>
        <w:div w:id="1762412394">
          <w:marLeft w:val="0"/>
          <w:marRight w:val="0"/>
          <w:marTop w:val="0"/>
          <w:marBottom w:val="0"/>
          <w:divBdr>
            <w:top w:val="none" w:sz="0" w:space="0" w:color="auto"/>
            <w:left w:val="none" w:sz="0" w:space="0" w:color="auto"/>
            <w:bottom w:val="none" w:sz="0" w:space="0" w:color="auto"/>
            <w:right w:val="none" w:sz="0" w:space="0" w:color="auto"/>
          </w:divBdr>
          <w:divsChild>
            <w:div w:id="1657877170">
              <w:marLeft w:val="0"/>
              <w:marRight w:val="0"/>
              <w:marTop w:val="0"/>
              <w:marBottom w:val="0"/>
              <w:divBdr>
                <w:top w:val="none" w:sz="0" w:space="0" w:color="auto"/>
                <w:left w:val="none" w:sz="0" w:space="0" w:color="auto"/>
                <w:bottom w:val="none" w:sz="0" w:space="0" w:color="auto"/>
                <w:right w:val="none" w:sz="0" w:space="0" w:color="auto"/>
              </w:divBdr>
              <w:divsChild>
                <w:div w:id="211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592129">
      <w:bodyDiv w:val="1"/>
      <w:marLeft w:val="0"/>
      <w:marRight w:val="0"/>
      <w:marTop w:val="0"/>
      <w:marBottom w:val="0"/>
      <w:divBdr>
        <w:top w:val="none" w:sz="0" w:space="0" w:color="auto"/>
        <w:left w:val="none" w:sz="0" w:space="0" w:color="auto"/>
        <w:bottom w:val="none" w:sz="0" w:space="0" w:color="auto"/>
        <w:right w:val="none" w:sz="0" w:space="0" w:color="auto"/>
      </w:divBdr>
    </w:div>
    <w:div w:id="1221865684">
      <w:bodyDiv w:val="1"/>
      <w:marLeft w:val="0"/>
      <w:marRight w:val="0"/>
      <w:marTop w:val="0"/>
      <w:marBottom w:val="0"/>
      <w:divBdr>
        <w:top w:val="none" w:sz="0" w:space="0" w:color="auto"/>
        <w:left w:val="none" w:sz="0" w:space="0" w:color="auto"/>
        <w:bottom w:val="none" w:sz="0" w:space="0" w:color="auto"/>
        <w:right w:val="none" w:sz="0" w:space="0" w:color="auto"/>
      </w:divBdr>
      <w:divsChild>
        <w:div w:id="1695614501">
          <w:marLeft w:val="0"/>
          <w:marRight w:val="0"/>
          <w:marTop w:val="0"/>
          <w:marBottom w:val="0"/>
          <w:divBdr>
            <w:top w:val="none" w:sz="0" w:space="0" w:color="auto"/>
            <w:left w:val="none" w:sz="0" w:space="0" w:color="auto"/>
            <w:bottom w:val="none" w:sz="0" w:space="0" w:color="auto"/>
            <w:right w:val="none" w:sz="0" w:space="0" w:color="auto"/>
          </w:divBdr>
          <w:divsChild>
            <w:div w:id="341857692">
              <w:marLeft w:val="0"/>
              <w:marRight w:val="0"/>
              <w:marTop w:val="0"/>
              <w:marBottom w:val="0"/>
              <w:divBdr>
                <w:top w:val="none" w:sz="0" w:space="0" w:color="auto"/>
                <w:left w:val="none" w:sz="0" w:space="0" w:color="auto"/>
                <w:bottom w:val="none" w:sz="0" w:space="0" w:color="auto"/>
                <w:right w:val="none" w:sz="0" w:space="0" w:color="auto"/>
              </w:divBdr>
              <w:divsChild>
                <w:div w:id="1850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0813">
      <w:bodyDiv w:val="1"/>
      <w:marLeft w:val="0"/>
      <w:marRight w:val="0"/>
      <w:marTop w:val="0"/>
      <w:marBottom w:val="0"/>
      <w:divBdr>
        <w:top w:val="none" w:sz="0" w:space="0" w:color="auto"/>
        <w:left w:val="none" w:sz="0" w:space="0" w:color="auto"/>
        <w:bottom w:val="none" w:sz="0" w:space="0" w:color="auto"/>
        <w:right w:val="none" w:sz="0" w:space="0" w:color="auto"/>
      </w:divBdr>
    </w:div>
    <w:div w:id="1246958988">
      <w:bodyDiv w:val="1"/>
      <w:marLeft w:val="0"/>
      <w:marRight w:val="0"/>
      <w:marTop w:val="0"/>
      <w:marBottom w:val="0"/>
      <w:divBdr>
        <w:top w:val="none" w:sz="0" w:space="0" w:color="auto"/>
        <w:left w:val="none" w:sz="0" w:space="0" w:color="auto"/>
        <w:bottom w:val="none" w:sz="0" w:space="0" w:color="auto"/>
        <w:right w:val="none" w:sz="0" w:space="0" w:color="auto"/>
      </w:divBdr>
    </w:div>
    <w:div w:id="1251088228">
      <w:bodyDiv w:val="1"/>
      <w:marLeft w:val="0"/>
      <w:marRight w:val="0"/>
      <w:marTop w:val="0"/>
      <w:marBottom w:val="0"/>
      <w:divBdr>
        <w:top w:val="none" w:sz="0" w:space="0" w:color="auto"/>
        <w:left w:val="none" w:sz="0" w:space="0" w:color="auto"/>
        <w:bottom w:val="none" w:sz="0" w:space="0" w:color="auto"/>
        <w:right w:val="none" w:sz="0" w:space="0" w:color="auto"/>
      </w:divBdr>
    </w:div>
    <w:div w:id="1253511197">
      <w:bodyDiv w:val="1"/>
      <w:marLeft w:val="0"/>
      <w:marRight w:val="0"/>
      <w:marTop w:val="0"/>
      <w:marBottom w:val="0"/>
      <w:divBdr>
        <w:top w:val="none" w:sz="0" w:space="0" w:color="auto"/>
        <w:left w:val="none" w:sz="0" w:space="0" w:color="auto"/>
        <w:bottom w:val="none" w:sz="0" w:space="0" w:color="auto"/>
        <w:right w:val="none" w:sz="0" w:space="0" w:color="auto"/>
      </w:divBdr>
      <w:divsChild>
        <w:div w:id="1359702425">
          <w:marLeft w:val="0"/>
          <w:marRight w:val="0"/>
          <w:marTop w:val="0"/>
          <w:marBottom w:val="0"/>
          <w:divBdr>
            <w:top w:val="none" w:sz="0" w:space="0" w:color="auto"/>
            <w:left w:val="none" w:sz="0" w:space="0" w:color="auto"/>
            <w:bottom w:val="none" w:sz="0" w:space="0" w:color="auto"/>
            <w:right w:val="none" w:sz="0" w:space="0" w:color="auto"/>
          </w:divBdr>
          <w:divsChild>
            <w:div w:id="1279487419">
              <w:marLeft w:val="0"/>
              <w:marRight w:val="0"/>
              <w:marTop w:val="0"/>
              <w:marBottom w:val="0"/>
              <w:divBdr>
                <w:top w:val="none" w:sz="0" w:space="0" w:color="auto"/>
                <w:left w:val="none" w:sz="0" w:space="0" w:color="auto"/>
                <w:bottom w:val="none" w:sz="0" w:space="0" w:color="auto"/>
                <w:right w:val="none" w:sz="0" w:space="0" w:color="auto"/>
              </w:divBdr>
              <w:divsChild>
                <w:div w:id="33163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949072">
      <w:bodyDiv w:val="1"/>
      <w:marLeft w:val="0"/>
      <w:marRight w:val="0"/>
      <w:marTop w:val="0"/>
      <w:marBottom w:val="0"/>
      <w:divBdr>
        <w:top w:val="none" w:sz="0" w:space="0" w:color="auto"/>
        <w:left w:val="none" w:sz="0" w:space="0" w:color="auto"/>
        <w:bottom w:val="none" w:sz="0" w:space="0" w:color="auto"/>
        <w:right w:val="none" w:sz="0" w:space="0" w:color="auto"/>
      </w:divBdr>
      <w:divsChild>
        <w:div w:id="1850631093">
          <w:marLeft w:val="0"/>
          <w:marRight w:val="0"/>
          <w:marTop w:val="0"/>
          <w:marBottom w:val="0"/>
          <w:divBdr>
            <w:top w:val="none" w:sz="0" w:space="0" w:color="auto"/>
            <w:left w:val="none" w:sz="0" w:space="0" w:color="auto"/>
            <w:bottom w:val="none" w:sz="0" w:space="0" w:color="auto"/>
            <w:right w:val="none" w:sz="0" w:space="0" w:color="auto"/>
          </w:divBdr>
          <w:divsChild>
            <w:div w:id="921332783">
              <w:marLeft w:val="0"/>
              <w:marRight w:val="0"/>
              <w:marTop w:val="0"/>
              <w:marBottom w:val="0"/>
              <w:divBdr>
                <w:top w:val="none" w:sz="0" w:space="0" w:color="auto"/>
                <w:left w:val="none" w:sz="0" w:space="0" w:color="auto"/>
                <w:bottom w:val="none" w:sz="0" w:space="0" w:color="auto"/>
                <w:right w:val="none" w:sz="0" w:space="0" w:color="auto"/>
              </w:divBdr>
              <w:divsChild>
                <w:div w:id="152262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3978">
      <w:bodyDiv w:val="1"/>
      <w:marLeft w:val="0"/>
      <w:marRight w:val="0"/>
      <w:marTop w:val="0"/>
      <w:marBottom w:val="0"/>
      <w:divBdr>
        <w:top w:val="none" w:sz="0" w:space="0" w:color="auto"/>
        <w:left w:val="none" w:sz="0" w:space="0" w:color="auto"/>
        <w:bottom w:val="none" w:sz="0" w:space="0" w:color="auto"/>
        <w:right w:val="none" w:sz="0" w:space="0" w:color="auto"/>
      </w:divBdr>
      <w:divsChild>
        <w:div w:id="1832721592">
          <w:marLeft w:val="0"/>
          <w:marRight w:val="0"/>
          <w:marTop w:val="0"/>
          <w:marBottom w:val="0"/>
          <w:divBdr>
            <w:top w:val="none" w:sz="0" w:space="0" w:color="auto"/>
            <w:left w:val="none" w:sz="0" w:space="0" w:color="auto"/>
            <w:bottom w:val="none" w:sz="0" w:space="0" w:color="auto"/>
            <w:right w:val="none" w:sz="0" w:space="0" w:color="auto"/>
          </w:divBdr>
          <w:divsChild>
            <w:div w:id="1342007940">
              <w:marLeft w:val="0"/>
              <w:marRight w:val="0"/>
              <w:marTop w:val="0"/>
              <w:marBottom w:val="0"/>
              <w:divBdr>
                <w:top w:val="none" w:sz="0" w:space="0" w:color="auto"/>
                <w:left w:val="none" w:sz="0" w:space="0" w:color="auto"/>
                <w:bottom w:val="none" w:sz="0" w:space="0" w:color="auto"/>
                <w:right w:val="none" w:sz="0" w:space="0" w:color="auto"/>
              </w:divBdr>
              <w:divsChild>
                <w:div w:id="20405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61661">
      <w:bodyDiv w:val="1"/>
      <w:marLeft w:val="0"/>
      <w:marRight w:val="0"/>
      <w:marTop w:val="0"/>
      <w:marBottom w:val="0"/>
      <w:divBdr>
        <w:top w:val="none" w:sz="0" w:space="0" w:color="auto"/>
        <w:left w:val="none" w:sz="0" w:space="0" w:color="auto"/>
        <w:bottom w:val="none" w:sz="0" w:space="0" w:color="auto"/>
        <w:right w:val="none" w:sz="0" w:space="0" w:color="auto"/>
      </w:divBdr>
      <w:divsChild>
        <w:div w:id="1012999299">
          <w:marLeft w:val="0"/>
          <w:marRight w:val="0"/>
          <w:marTop w:val="0"/>
          <w:marBottom w:val="0"/>
          <w:divBdr>
            <w:top w:val="none" w:sz="0" w:space="0" w:color="auto"/>
            <w:left w:val="none" w:sz="0" w:space="0" w:color="auto"/>
            <w:bottom w:val="none" w:sz="0" w:space="0" w:color="auto"/>
            <w:right w:val="none" w:sz="0" w:space="0" w:color="auto"/>
          </w:divBdr>
          <w:divsChild>
            <w:div w:id="783501756">
              <w:marLeft w:val="0"/>
              <w:marRight w:val="0"/>
              <w:marTop w:val="0"/>
              <w:marBottom w:val="0"/>
              <w:divBdr>
                <w:top w:val="none" w:sz="0" w:space="0" w:color="auto"/>
                <w:left w:val="none" w:sz="0" w:space="0" w:color="auto"/>
                <w:bottom w:val="none" w:sz="0" w:space="0" w:color="auto"/>
                <w:right w:val="none" w:sz="0" w:space="0" w:color="auto"/>
              </w:divBdr>
              <w:divsChild>
                <w:div w:id="3851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953323">
      <w:bodyDiv w:val="1"/>
      <w:marLeft w:val="0"/>
      <w:marRight w:val="0"/>
      <w:marTop w:val="0"/>
      <w:marBottom w:val="0"/>
      <w:divBdr>
        <w:top w:val="none" w:sz="0" w:space="0" w:color="auto"/>
        <w:left w:val="none" w:sz="0" w:space="0" w:color="auto"/>
        <w:bottom w:val="none" w:sz="0" w:space="0" w:color="auto"/>
        <w:right w:val="none" w:sz="0" w:space="0" w:color="auto"/>
      </w:divBdr>
    </w:div>
    <w:div w:id="1345859872">
      <w:bodyDiv w:val="1"/>
      <w:marLeft w:val="0"/>
      <w:marRight w:val="0"/>
      <w:marTop w:val="0"/>
      <w:marBottom w:val="0"/>
      <w:divBdr>
        <w:top w:val="none" w:sz="0" w:space="0" w:color="auto"/>
        <w:left w:val="none" w:sz="0" w:space="0" w:color="auto"/>
        <w:bottom w:val="none" w:sz="0" w:space="0" w:color="auto"/>
        <w:right w:val="none" w:sz="0" w:space="0" w:color="auto"/>
      </w:divBdr>
    </w:div>
    <w:div w:id="1361859691">
      <w:bodyDiv w:val="1"/>
      <w:marLeft w:val="0"/>
      <w:marRight w:val="0"/>
      <w:marTop w:val="0"/>
      <w:marBottom w:val="0"/>
      <w:divBdr>
        <w:top w:val="none" w:sz="0" w:space="0" w:color="auto"/>
        <w:left w:val="none" w:sz="0" w:space="0" w:color="auto"/>
        <w:bottom w:val="none" w:sz="0" w:space="0" w:color="auto"/>
        <w:right w:val="none" w:sz="0" w:space="0" w:color="auto"/>
      </w:divBdr>
    </w:div>
    <w:div w:id="1365057300">
      <w:bodyDiv w:val="1"/>
      <w:marLeft w:val="0"/>
      <w:marRight w:val="0"/>
      <w:marTop w:val="0"/>
      <w:marBottom w:val="0"/>
      <w:divBdr>
        <w:top w:val="none" w:sz="0" w:space="0" w:color="auto"/>
        <w:left w:val="none" w:sz="0" w:space="0" w:color="auto"/>
        <w:bottom w:val="none" w:sz="0" w:space="0" w:color="auto"/>
        <w:right w:val="none" w:sz="0" w:space="0" w:color="auto"/>
      </w:divBdr>
    </w:div>
    <w:div w:id="1382748699">
      <w:bodyDiv w:val="1"/>
      <w:marLeft w:val="0"/>
      <w:marRight w:val="0"/>
      <w:marTop w:val="0"/>
      <w:marBottom w:val="0"/>
      <w:divBdr>
        <w:top w:val="none" w:sz="0" w:space="0" w:color="auto"/>
        <w:left w:val="none" w:sz="0" w:space="0" w:color="auto"/>
        <w:bottom w:val="none" w:sz="0" w:space="0" w:color="auto"/>
        <w:right w:val="none" w:sz="0" w:space="0" w:color="auto"/>
      </w:divBdr>
    </w:div>
    <w:div w:id="1384334377">
      <w:bodyDiv w:val="1"/>
      <w:marLeft w:val="0"/>
      <w:marRight w:val="0"/>
      <w:marTop w:val="0"/>
      <w:marBottom w:val="0"/>
      <w:divBdr>
        <w:top w:val="none" w:sz="0" w:space="0" w:color="auto"/>
        <w:left w:val="none" w:sz="0" w:space="0" w:color="auto"/>
        <w:bottom w:val="none" w:sz="0" w:space="0" w:color="auto"/>
        <w:right w:val="none" w:sz="0" w:space="0" w:color="auto"/>
      </w:divBdr>
    </w:div>
    <w:div w:id="1401444018">
      <w:bodyDiv w:val="1"/>
      <w:marLeft w:val="0"/>
      <w:marRight w:val="0"/>
      <w:marTop w:val="0"/>
      <w:marBottom w:val="0"/>
      <w:divBdr>
        <w:top w:val="none" w:sz="0" w:space="0" w:color="auto"/>
        <w:left w:val="none" w:sz="0" w:space="0" w:color="auto"/>
        <w:bottom w:val="none" w:sz="0" w:space="0" w:color="auto"/>
        <w:right w:val="none" w:sz="0" w:space="0" w:color="auto"/>
      </w:divBdr>
    </w:div>
    <w:div w:id="1404839584">
      <w:bodyDiv w:val="1"/>
      <w:marLeft w:val="0"/>
      <w:marRight w:val="0"/>
      <w:marTop w:val="0"/>
      <w:marBottom w:val="0"/>
      <w:divBdr>
        <w:top w:val="none" w:sz="0" w:space="0" w:color="auto"/>
        <w:left w:val="none" w:sz="0" w:space="0" w:color="auto"/>
        <w:bottom w:val="none" w:sz="0" w:space="0" w:color="auto"/>
        <w:right w:val="none" w:sz="0" w:space="0" w:color="auto"/>
      </w:divBdr>
      <w:divsChild>
        <w:div w:id="1022439263">
          <w:marLeft w:val="0"/>
          <w:marRight w:val="0"/>
          <w:marTop w:val="0"/>
          <w:marBottom w:val="0"/>
          <w:divBdr>
            <w:top w:val="none" w:sz="0" w:space="0" w:color="auto"/>
            <w:left w:val="none" w:sz="0" w:space="0" w:color="auto"/>
            <w:bottom w:val="none" w:sz="0" w:space="0" w:color="auto"/>
            <w:right w:val="none" w:sz="0" w:space="0" w:color="auto"/>
          </w:divBdr>
          <w:divsChild>
            <w:div w:id="1748308785">
              <w:marLeft w:val="0"/>
              <w:marRight w:val="0"/>
              <w:marTop w:val="0"/>
              <w:marBottom w:val="0"/>
              <w:divBdr>
                <w:top w:val="none" w:sz="0" w:space="0" w:color="auto"/>
                <w:left w:val="none" w:sz="0" w:space="0" w:color="auto"/>
                <w:bottom w:val="none" w:sz="0" w:space="0" w:color="auto"/>
                <w:right w:val="none" w:sz="0" w:space="0" w:color="auto"/>
              </w:divBdr>
              <w:divsChild>
                <w:div w:id="106981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27041">
      <w:bodyDiv w:val="1"/>
      <w:marLeft w:val="0"/>
      <w:marRight w:val="0"/>
      <w:marTop w:val="0"/>
      <w:marBottom w:val="0"/>
      <w:divBdr>
        <w:top w:val="none" w:sz="0" w:space="0" w:color="auto"/>
        <w:left w:val="none" w:sz="0" w:space="0" w:color="auto"/>
        <w:bottom w:val="none" w:sz="0" w:space="0" w:color="auto"/>
        <w:right w:val="none" w:sz="0" w:space="0" w:color="auto"/>
      </w:divBdr>
      <w:divsChild>
        <w:div w:id="1877614900">
          <w:marLeft w:val="0"/>
          <w:marRight w:val="0"/>
          <w:marTop w:val="0"/>
          <w:marBottom w:val="0"/>
          <w:divBdr>
            <w:top w:val="none" w:sz="0" w:space="0" w:color="auto"/>
            <w:left w:val="none" w:sz="0" w:space="0" w:color="auto"/>
            <w:bottom w:val="none" w:sz="0" w:space="0" w:color="auto"/>
            <w:right w:val="none" w:sz="0" w:space="0" w:color="auto"/>
          </w:divBdr>
          <w:divsChild>
            <w:div w:id="1786343805">
              <w:marLeft w:val="0"/>
              <w:marRight w:val="0"/>
              <w:marTop w:val="0"/>
              <w:marBottom w:val="0"/>
              <w:divBdr>
                <w:top w:val="none" w:sz="0" w:space="0" w:color="auto"/>
                <w:left w:val="none" w:sz="0" w:space="0" w:color="auto"/>
                <w:bottom w:val="none" w:sz="0" w:space="0" w:color="auto"/>
                <w:right w:val="none" w:sz="0" w:space="0" w:color="auto"/>
              </w:divBdr>
              <w:divsChild>
                <w:div w:id="119557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955837">
      <w:bodyDiv w:val="1"/>
      <w:marLeft w:val="0"/>
      <w:marRight w:val="0"/>
      <w:marTop w:val="0"/>
      <w:marBottom w:val="0"/>
      <w:divBdr>
        <w:top w:val="none" w:sz="0" w:space="0" w:color="auto"/>
        <w:left w:val="none" w:sz="0" w:space="0" w:color="auto"/>
        <w:bottom w:val="none" w:sz="0" w:space="0" w:color="auto"/>
        <w:right w:val="none" w:sz="0" w:space="0" w:color="auto"/>
      </w:divBdr>
    </w:div>
    <w:div w:id="1445006093">
      <w:bodyDiv w:val="1"/>
      <w:marLeft w:val="0"/>
      <w:marRight w:val="0"/>
      <w:marTop w:val="0"/>
      <w:marBottom w:val="0"/>
      <w:divBdr>
        <w:top w:val="none" w:sz="0" w:space="0" w:color="auto"/>
        <w:left w:val="none" w:sz="0" w:space="0" w:color="auto"/>
        <w:bottom w:val="none" w:sz="0" w:space="0" w:color="auto"/>
        <w:right w:val="none" w:sz="0" w:space="0" w:color="auto"/>
      </w:divBdr>
    </w:div>
    <w:div w:id="1473477982">
      <w:bodyDiv w:val="1"/>
      <w:marLeft w:val="0"/>
      <w:marRight w:val="0"/>
      <w:marTop w:val="0"/>
      <w:marBottom w:val="0"/>
      <w:divBdr>
        <w:top w:val="none" w:sz="0" w:space="0" w:color="auto"/>
        <w:left w:val="none" w:sz="0" w:space="0" w:color="auto"/>
        <w:bottom w:val="none" w:sz="0" w:space="0" w:color="auto"/>
        <w:right w:val="none" w:sz="0" w:space="0" w:color="auto"/>
      </w:divBdr>
    </w:div>
    <w:div w:id="1523663251">
      <w:bodyDiv w:val="1"/>
      <w:marLeft w:val="0"/>
      <w:marRight w:val="0"/>
      <w:marTop w:val="0"/>
      <w:marBottom w:val="0"/>
      <w:divBdr>
        <w:top w:val="none" w:sz="0" w:space="0" w:color="auto"/>
        <w:left w:val="none" w:sz="0" w:space="0" w:color="auto"/>
        <w:bottom w:val="none" w:sz="0" w:space="0" w:color="auto"/>
        <w:right w:val="none" w:sz="0" w:space="0" w:color="auto"/>
      </w:divBdr>
    </w:div>
    <w:div w:id="1548029074">
      <w:bodyDiv w:val="1"/>
      <w:marLeft w:val="0"/>
      <w:marRight w:val="0"/>
      <w:marTop w:val="0"/>
      <w:marBottom w:val="0"/>
      <w:divBdr>
        <w:top w:val="none" w:sz="0" w:space="0" w:color="auto"/>
        <w:left w:val="none" w:sz="0" w:space="0" w:color="auto"/>
        <w:bottom w:val="none" w:sz="0" w:space="0" w:color="auto"/>
        <w:right w:val="none" w:sz="0" w:space="0" w:color="auto"/>
      </w:divBdr>
    </w:div>
    <w:div w:id="1606377272">
      <w:bodyDiv w:val="1"/>
      <w:marLeft w:val="0"/>
      <w:marRight w:val="0"/>
      <w:marTop w:val="0"/>
      <w:marBottom w:val="0"/>
      <w:divBdr>
        <w:top w:val="none" w:sz="0" w:space="0" w:color="auto"/>
        <w:left w:val="none" w:sz="0" w:space="0" w:color="auto"/>
        <w:bottom w:val="none" w:sz="0" w:space="0" w:color="auto"/>
        <w:right w:val="none" w:sz="0" w:space="0" w:color="auto"/>
      </w:divBdr>
      <w:divsChild>
        <w:div w:id="256598369">
          <w:marLeft w:val="0"/>
          <w:marRight w:val="0"/>
          <w:marTop w:val="0"/>
          <w:marBottom w:val="0"/>
          <w:divBdr>
            <w:top w:val="none" w:sz="0" w:space="0" w:color="auto"/>
            <w:left w:val="none" w:sz="0" w:space="0" w:color="auto"/>
            <w:bottom w:val="none" w:sz="0" w:space="0" w:color="auto"/>
            <w:right w:val="none" w:sz="0" w:space="0" w:color="auto"/>
          </w:divBdr>
          <w:divsChild>
            <w:div w:id="428697868">
              <w:marLeft w:val="0"/>
              <w:marRight w:val="0"/>
              <w:marTop w:val="0"/>
              <w:marBottom w:val="0"/>
              <w:divBdr>
                <w:top w:val="none" w:sz="0" w:space="0" w:color="auto"/>
                <w:left w:val="none" w:sz="0" w:space="0" w:color="auto"/>
                <w:bottom w:val="none" w:sz="0" w:space="0" w:color="auto"/>
                <w:right w:val="none" w:sz="0" w:space="0" w:color="auto"/>
              </w:divBdr>
              <w:divsChild>
                <w:div w:id="9454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13331">
      <w:bodyDiv w:val="1"/>
      <w:marLeft w:val="0"/>
      <w:marRight w:val="0"/>
      <w:marTop w:val="0"/>
      <w:marBottom w:val="0"/>
      <w:divBdr>
        <w:top w:val="none" w:sz="0" w:space="0" w:color="auto"/>
        <w:left w:val="none" w:sz="0" w:space="0" w:color="auto"/>
        <w:bottom w:val="none" w:sz="0" w:space="0" w:color="auto"/>
        <w:right w:val="none" w:sz="0" w:space="0" w:color="auto"/>
      </w:divBdr>
    </w:div>
    <w:div w:id="1614821573">
      <w:bodyDiv w:val="1"/>
      <w:marLeft w:val="0"/>
      <w:marRight w:val="0"/>
      <w:marTop w:val="0"/>
      <w:marBottom w:val="0"/>
      <w:divBdr>
        <w:top w:val="none" w:sz="0" w:space="0" w:color="auto"/>
        <w:left w:val="none" w:sz="0" w:space="0" w:color="auto"/>
        <w:bottom w:val="none" w:sz="0" w:space="0" w:color="auto"/>
        <w:right w:val="none" w:sz="0" w:space="0" w:color="auto"/>
      </w:divBdr>
    </w:div>
    <w:div w:id="1618826158">
      <w:bodyDiv w:val="1"/>
      <w:marLeft w:val="0"/>
      <w:marRight w:val="0"/>
      <w:marTop w:val="0"/>
      <w:marBottom w:val="0"/>
      <w:divBdr>
        <w:top w:val="none" w:sz="0" w:space="0" w:color="auto"/>
        <w:left w:val="none" w:sz="0" w:space="0" w:color="auto"/>
        <w:bottom w:val="none" w:sz="0" w:space="0" w:color="auto"/>
        <w:right w:val="none" w:sz="0" w:space="0" w:color="auto"/>
      </w:divBdr>
    </w:div>
    <w:div w:id="1620061559">
      <w:bodyDiv w:val="1"/>
      <w:marLeft w:val="0"/>
      <w:marRight w:val="0"/>
      <w:marTop w:val="0"/>
      <w:marBottom w:val="0"/>
      <w:divBdr>
        <w:top w:val="none" w:sz="0" w:space="0" w:color="auto"/>
        <w:left w:val="none" w:sz="0" w:space="0" w:color="auto"/>
        <w:bottom w:val="none" w:sz="0" w:space="0" w:color="auto"/>
        <w:right w:val="none" w:sz="0" w:space="0" w:color="auto"/>
      </w:divBdr>
      <w:divsChild>
        <w:div w:id="221723091">
          <w:marLeft w:val="480"/>
          <w:marRight w:val="0"/>
          <w:marTop w:val="0"/>
          <w:marBottom w:val="0"/>
          <w:divBdr>
            <w:top w:val="none" w:sz="0" w:space="0" w:color="auto"/>
            <w:left w:val="none" w:sz="0" w:space="0" w:color="auto"/>
            <w:bottom w:val="none" w:sz="0" w:space="0" w:color="auto"/>
            <w:right w:val="none" w:sz="0" w:space="0" w:color="auto"/>
          </w:divBdr>
          <w:divsChild>
            <w:div w:id="174005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215">
      <w:bodyDiv w:val="1"/>
      <w:marLeft w:val="0"/>
      <w:marRight w:val="0"/>
      <w:marTop w:val="0"/>
      <w:marBottom w:val="0"/>
      <w:divBdr>
        <w:top w:val="none" w:sz="0" w:space="0" w:color="auto"/>
        <w:left w:val="none" w:sz="0" w:space="0" w:color="auto"/>
        <w:bottom w:val="none" w:sz="0" w:space="0" w:color="auto"/>
        <w:right w:val="none" w:sz="0" w:space="0" w:color="auto"/>
      </w:divBdr>
      <w:divsChild>
        <w:div w:id="468209445">
          <w:marLeft w:val="0"/>
          <w:marRight w:val="0"/>
          <w:marTop w:val="0"/>
          <w:marBottom w:val="0"/>
          <w:divBdr>
            <w:top w:val="none" w:sz="0" w:space="0" w:color="auto"/>
            <w:left w:val="none" w:sz="0" w:space="0" w:color="auto"/>
            <w:bottom w:val="none" w:sz="0" w:space="0" w:color="auto"/>
            <w:right w:val="none" w:sz="0" w:space="0" w:color="auto"/>
          </w:divBdr>
          <w:divsChild>
            <w:div w:id="733966818">
              <w:marLeft w:val="0"/>
              <w:marRight w:val="0"/>
              <w:marTop w:val="0"/>
              <w:marBottom w:val="0"/>
              <w:divBdr>
                <w:top w:val="none" w:sz="0" w:space="0" w:color="auto"/>
                <w:left w:val="none" w:sz="0" w:space="0" w:color="auto"/>
                <w:bottom w:val="none" w:sz="0" w:space="0" w:color="auto"/>
                <w:right w:val="none" w:sz="0" w:space="0" w:color="auto"/>
              </w:divBdr>
              <w:divsChild>
                <w:div w:id="17007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4127">
      <w:bodyDiv w:val="1"/>
      <w:marLeft w:val="0"/>
      <w:marRight w:val="0"/>
      <w:marTop w:val="0"/>
      <w:marBottom w:val="0"/>
      <w:divBdr>
        <w:top w:val="none" w:sz="0" w:space="0" w:color="auto"/>
        <w:left w:val="none" w:sz="0" w:space="0" w:color="auto"/>
        <w:bottom w:val="none" w:sz="0" w:space="0" w:color="auto"/>
        <w:right w:val="none" w:sz="0" w:space="0" w:color="auto"/>
      </w:divBdr>
      <w:divsChild>
        <w:div w:id="1287808430">
          <w:marLeft w:val="0"/>
          <w:marRight w:val="0"/>
          <w:marTop w:val="0"/>
          <w:marBottom w:val="0"/>
          <w:divBdr>
            <w:top w:val="none" w:sz="0" w:space="0" w:color="auto"/>
            <w:left w:val="none" w:sz="0" w:space="0" w:color="auto"/>
            <w:bottom w:val="none" w:sz="0" w:space="0" w:color="auto"/>
            <w:right w:val="none" w:sz="0" w:space="0" w:color="auto"/>
          </w:divBdr>
          <w:divsChild>
            <w:div w:id="2099402903">
              <w:marLeft w:val="0"/>
              <w:marRight w:val="0"/>
              <w:marTop w:val="0"/>
              <w:marBottom w:val="0"/>
              <w:divBdr>
                <w:top w:val="none" w:sz="0" w:space="0" w:color="auto"/>
                <w:left w:val="none" w:sz="0" w:space="0" w:color="auto"/>
                <w:bottom w:val="none" w:sz="0" w:space="0" w:color="auto"/>
                <w:right w:val="none" w:sz="0" w:space="0" w:color="auto"/>
              </w:divBdr>
              <w:divsChild>
                <w:div w:id="14197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91468">
      <w:bodyDiv w:val="1"/>
      <w:marLeft w:val="0"/>
      <w:marRight w:val="0"/>
      <w:marTop w:val="0"/>
      <w:marBottom w:val="0"/>
      <w:divBdr>
        <w:top w:val="none" w:sz="0" w:space="0" w:color="auto"/>
        <w:left w:val="none" w:sz="0" w:space="0" w:color="auto"/>
        <w:bottom w:val="none" w:sz="0" w:space="0" w:color="auto"/>
        <w:right w:val="none" w:sz="0" w:space="0" w:color="auto"/>
      </w:divBdr>
      <w:divsChild>
        <w:div w:id="1107896145">
          <w:marLeft w:val="0"/>
          <w:marRight w:val="0"/>
          <w:marTop w:val="0"/>
          <w:marBottom w:val="0"/>
          <w:divBdr>
            <w:top w:val="none" w:sz="0" w:space="0" w:color="auto"/>
            <w:left w:val="none" w:sz="0" w:space="0" w:color="auto"/>
            <w:bottom w:val="none" w:sz="0" w:space="0" w:color="auto"/>
            <w:right w:val="none" w:sz="0" w:space="0" w:color="auto"/>
          </w:divBdr>
          <w:divsChild>
            <w:div w:id="302933871">
              <w:marLeft w:val="0"/>
              <w:marRight w:val="0"/>
              <w:marTop w:val="0"/>
              <w:marBottom w:val="0"/>
              <w:divBdr>
                <w:top w:val="none" w:sz="0" w:space="0" w:color="auto"/>
                <w:left w:val="none" w:sz="0" w:space="0" w:color="auto"/>
                <w:bottom w:val="none" w:sz="0" w:space="0" w:color="auto"/>
                <w:right w:val="none" w:sz="0" w:space="0" w:color="auto"/>
              </w:divBdr>
              <w:divsChild>
                <w:div w:id="7648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9261">
      <w:bodyDiv w:val="1"/>
      <w:marLeft w:val="0"/>
      <w:marRight w:val="0"/>
      <w:marTop w:val="0"/>
      <w:marBottom w:val="0"/>
      <w:divBdr>
        <w:top w:val="none" w:sz="0" w:space="0" w:color="auto"/>
        <w:left w:val="none" w:sz="0" w:space="0" w:color="auto"/>
        <w:bottom w:val="none" w:sz="0" w:space="0" w:color="auto"/>
        <w:right w:val="none" w:sz="0" w:space="0" w:color="auto"/>
      </w:divBdr>
    </w:div>
    <w:div w:id="1701513504">
      <w:bodyDiv w:val="1"/>
      <w:marLeft w:val="0"/>
      <w:marRight w:val="0"/>
      <w:marTop w:val="0"/>
      <w:marBottom w:val="0"/>
      <w:divBdr>
        <w:top w:val="none" w:sz="0" w:space="0" w:color="auto"/>
        <w:left w:val="none" w:sz="0" w:space="0" w:color="auto"/>
        <w:bottom w:val="none" w:sz="0" w:space="0" w:color="auto"/>
        <w:right w:val="none" w:sz="0" w:space="0" w:color="auto"/>
      </w:divBdr>
      <w:divsChild>
        <w:div w:id="355350544">
          <w:marLeft w:val="0"/>
          <w:marRight w:val="0"/>
          <w:marTop w:val="0"/>
          <w:marBottom w:val="0"/>
          <w:divBdr>
            <w:top w:val="none" w:sz="0" w:space="0" w:color="auto"/>
            <w:left w:val="none" w:sz="0" w:space="0" w:color="auto"/>
            <w:bottom w:val="none" w:sz="0" w:space="0" w:color="auto"/>
            <w:right w:val="none" w:sz="0" w:space="0" w:color="auto"/>
          </w:divBdr>
          <w:divsChild>
            <w:div w:id="491457327">
              <w:marLeft w:val="0"/>
              <w:marRight w:val="0"/>
              <w:marTop w:val="0"/>
              <w:marBottom w:val="0"/>
              <w:divBdr>
                <w:top w:val="none" w:sz="0" w:space="0" w:color="auto"/>
                <w:left w:val="none" w:sz="0" w:space="0" w:color="auto"/>
                <w:bottom w:val="none" w:sz="0" w:space="0" w:color="auto"/>
                <w:right w:val="none" w:sz="0" w:space="0" w:color="auto"/>
              </w:divBdr>
              <w:divsChild>
                <w:div w:id="5496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2178">
      <w:bodyDiv w:val="1"/>
      <w:marLeft w:val="0"/>
      <w:marRight w:val="0"/>
      <w:marTop w:val="0"/>
      <w:marBottom w:val="0"/>
      <w:divBdr>
        <w:top w:val="none" w:sz="0" w:space="0" w:color="auto"/>
        <w:left w:val="none" w:sz="0" w:space="0" w:color="auto"/>
        <w:bottom w:val="none" w:sz="0" w:space="0" w:color="auto"/>
        <w:right w:val="none" w:sz="0" w:space="0" w:color="auto"/>
      </w:divBdr>
    </w:div>
    <w:div w:id="1738674082">
      <w:bodyDiv w:val="1"/>
      <w:marLeft w:val="0"/>
      <w:marRight w:val="0"/>
      <w:marTop w:val="0"/>
      <w:marBottom w:val="0"/>
      <w:divBdr>
        <w:top w:val="none" w:sz="0" w:space="0" w:color="auto"/>
        <w:left w:val="none" w:sz="0" w:space="0" w:color="auto"/>
        <w:bottom w:val="none" w:sz="0" w:space="0" w:color="auto"/>
        <w:right w:val="none" w:sz="0" w:space="0" w:color="auto"/>
      </w:divBdr>
      <w:divsChild>
        <w:div w:id="207753">
          <w:marLeft w:val="0"/>
          <w:marRight w:val="0"/>
          <w:marTop w:val="0"/>
          <w:marBottom w:val="0"/>
          <w:divBdr>
            <w:top w:val="none" w:sz="0" w:space="0" w:color="auto"/>
            <w:left w:val="none" w:sz="0" w:space="0" w:color="auto"/>
            <w:bottom w:val="none" w:sz="0" w:space="0" w:color="auto"/>
            <w:right w:val="none" w:sz="0" w:space="0" w:color="auto"/>
          </w:divBdr>
        </w:div>
        <w:div w:id="1663260">
          <w:marLeft w:val="0"/>
          <w:marRight w:val="0"/>
          <w:marTop w:val="0"/>
          <w:marBottom w:val="0"/>
          <w:divBdr>
            <w:top w:val="none" w:sz="0" w:space="0" w:color="auto"/>
            <w:left w:val="none" w:sz="0" w:space="0" w:color="auto"/>
            <w:bottom w:val="none" w:sz="0" w:space="0" w:color="auto"/>
            <w:right w:val="none" w:sz="0" w:space="0" w:color="auto"/>
          </w:divBdr>
        </w:div>
        <w:div w:id="2242976">
          <w:marLeft w:val="0"/>
          <w:marRight w:val="0"/>
          <w:marTop w:val="0"/>
          <w:marBottom w:val="0"/>
          <w:divBdr>
            <w:top w:val="none" w:sz="0" w:space="0" w:color="auto"/>
            <w:left w:val="none" w:sz="0" w:space="0" w:color="auto"/>
            <w:bottom w:val="none" w:sz="0" w:space="0" w:color="auto"/>
            <w:right w:val="none" w:sz="0" w:space="0" w:color="auto"/>
          </w:divBdr>
        </w:div>
        <w:div w:id="4669800">
          <w:marLeft w:val="0"/>
          <w:marRight w:val="0"/>
          <w:marTop w:val="0"/>
          <w:marBottom w:val="0"/>
          <w:divBdr>
            <w:top w:val="none" w:sz="0" w:space="0" w:color="auto"/>
            <w:left w:val="none" w:sz="0" w:space="0" w:color="auto"/>
            <w:bottom w:val="none" w:sz="0" w:space="0" w:color="auto"/>
            <w:right w:val="none" w:sz="0" w:space="0" w:color="auto"/>
          </w:divBdr>
        </w:div>
        <w:div w:id="4791889">
          <w:marLeft w:val="0"/>
          <w:marRight w:val="0"/>
          <w:marTop w:val="0"/>
          <w:marBottom w:val="0"/>
          <w:divBdr>
            <w:top w:val="none" w:sz="0" w:space="0" w:color="auto"/>
            <w:left w:val="none" w:sz="0" w:space="0" w:color="auto"/>
            <w:bottom w:val="none" w:sz="0" w:space="0" w:color="auto"/>
            <w:right w:val="none" w:sz="0" w:space="0" w:color="auto"/>
          </w:divBdr>
        </w:div>
        <w:div w:id="12924717">
          <w:marLeft w:val="0"/>
          <w:marRight w:val="0"/>
          <w:marTop w:val="0"/>
          <w:marBottom w:val="0"/>
          <w:divBdr>
            <w:top w:val="none" w:sz="0" w:space="0" w:color="auto"/>
            <w:left w:val="none" w:sz="0" w:space="0" w:color="auto"/>
            <w:bottom w:val="none" w:sz="0" w:space="0" w:color="auto"/>
            <w:right w:val="none" w:sz="0" w:space="0" w:color="auto"/>
          </w:divBdr>
        </w:div>
        <w:div w:id="16739866">
          <w:marLeft w:val="0"/>
          <w:marRight w:val="0"/>
          <w:marTop w:val="0"/>
          <w:marBottom w:val="0"/>
          <w:divBdr>
            <w:top w:val="none" w:sz="0" w:space="0" w:color="auto"/>
            <w:left w:val="none" w:sz="0" w:space="0" w:color="auto"/>
            <w:bottom w:val="none" w:sz="0" w:space="0" w:color="auto"/>
            <w:right w:val="none" w:sz="0" w:space="0" w:color="auto"/>
          </w:divBdr>
        </w:div>
        <w:div w:id="18704527">
          <w:marLeft w:val="0"/>
          <w:marRight w:val="0"/>
          <w:marTop w:val="0"/>
          <w:marBottom w:val="0"/>
          <w:divBdr>
            <w:top w:val="none" w:sz="0" w:space="0" w:color="auto"/>
            <w:left w:val="none" w:sz="0" w:space="0" w:color="auto"/>
            <w:bottom w:val="none" w:sz="0" w:space="0" w:color="auto"/>
            <w:right w:val="none" w:sz="0" w:space="0" w:color="auto"/>
          </w:divBdr>
        </w:div>
        <w:div w:id="19553658">
          <w:marLeft w:val="0"/>
          <w:marRight w:val="0"/>
          <w:marTop w:val="0"/>
          <w:marBottom w:val="0"/>
          <w:divBdr>
            <w:top w:val="none" w:sz="0" w:space="0" w:color="auto"/>
            <w:left w:val="none" w:sz="0" w:space="0" w:color="auto"/>
            <w:bottom w:val="none" w:sz="0" w:space="0" w:color="auto"/>
            <w:right w:val="none" w:sz="0" w:space="0" w:color="auto"/>
          </w:divBdr>
        </w:div>
        <w:div w:id="22901985">
          <w:marLeft w:val="0"/>
          <w:marRight w:val="0"/>
          <w:marTop w:val="0"/>
          <w:marBottom w:val="0"/>
          <w:divBdr>
            <w:top w:val="none" w:sz="0" w:space="0" w:color="auto"/>
            <w:left w:val="none" w:sz="0" w:space="0" w:color="auto"/>
            <w:bottom w:val="none" w:sz="0" w:space="0" w:color="auto"/>
            <w:right w:val="none" w:sz="0" w:space="0" w:color="auto"/>
          </w:divBdr>
        </w:div>
        <w:div w:id="27919721">
          <w:marLeft w:val="0"/>
          <w:marRight w:val="0"/>
          <w:marTop w:val="0"/>
          <w:marBottom w:val="0"/>
          <w:divBdr>
            <w:top w:val="none" w:sz="0" w:space="0" w:color="auto"/>
            <w:left w:val="none" w:sz="0" w:space="0" w:color="auto"/>
            <w:bottom w:val="none" w:sz="0" w:space="0" w:color="auto"/>
            <w:right w:val="none" w:sz="0" w:space="0" w:color="auto"/>
          </w:divBdr>
        </w:div>
        <w:div w:id="28728640">
          <w:marLeft w:val="0"/>
          <w:marRight w:val="0"/>
          <w:marTop w:val="0"/>
          <w:marBottom w:val="0"/>
          <w:divBdr>
            <w:top w:val="none" w:sz="0" w:space="0" w:color="auto"/>
            <w:left w:val="none" w:sz="0" w:space="0" w:color="auto"/>
            <w:bottom w:val="none" w:sz="0" w:space="0" w:color="auto"/>
            <w:right w:val="none" w:sz="0" w:space="0" w:color="auto"/>
          </w:divBdr>
        </w:div>
        <w:div w:id="34816872">
          <w:marLeft w:val="0"/>
          <w:marRight w:val="0"/>
          <w:marTop w:val="0"/>
          <w:marBottom w:val="0"/>
          <w:divBdr>
            <w:top w:val="none" w:sz="0" w:space="0" w:color="auto"/>
            <w:left w:val="none" w:sz="0" w:space="0" w:color="auto"/>
            <w:bottom w:val="none" w:sz="0" w:space="0" w:color="auto"/>
            <w:right w:val="none" w:sz="0" w:space="0" w:color="auto"/>
          </w:divBdr>
        </w:div>
        <w:div w:id="38281545">
          <w:marLeft w:val="0"/>
          <w:marRight w:val="0"/>
          <w:marTop w:val="0"/>
          <w:marBottom w:val="0"/>
          <w:divBdr>
            <w:top w:val="none" w:sz="0" w:space="0" w:color="auto"/>
            <w:left w:val="none" w:sz="0" w:space="0" w:color="auto"/>
            <w:bottom w:val="none" w:sz="0" w:space="0" w:color="auto"/>
            <w:right w:val="none" w:sz="0" w:space="0" w:color="auto"/>
          </w:divBdr>
        </w:div>
        <w:div w:id="42759715">
          <w:marLeft w:val="0"/>
          <w:marRight w:val="0"/>
          <w:marTop w:val="0"/>
          <w:marBottom w:val="0"/>
          <w:divBdr>
            <w:top w:val="none" w:sz="0" w:space="0" w:color="auto"/>
            <w:left w:val="none" w:sz="0" w:space="0" w:color="auto"/>
            <w:bottom w:val="none" w:sz="0" w:space="0" w:color="auto"/>
            <w:right w:val="none" w:sz="0" w:space="0" w:color="auto"/>
          </w:divBdr>
        </w:div>
        <w:div w:id="43796285">
          <w:marLeft w:val="0"/>
          <w:marRight w:val="0"/>
          <w:marTop w:val="0"/>
          <w:marBottom w:val="0"/>
          <w:divBdr>
            <w:top w:val="none" w:sz="0" w:space="0" w:color="auto"/>
            <w:left w:val="none" w:sz="0" w:space="0" w:color="auto"/>
            <w:bottom w:val="none" w:sz="0" w:space="0" w:color="auto"/>
            <w:right w:val="none" w:sz="0" w:space="0" w:color="auto"/>
          </w:divBdr>
        </w:div>
        <w:div w:id="43987955">
          <w:marLeft w:val="0"/>
          <w:marRight w:val="0"/>
          <w:marTop w:val="0"/>
          <w:marBottom w:val="0"/>
          <w:divBdr>
            <w:top w:val="none" w:sz="0" w:space="0" w:color="auto"/>
            <w:left w:val="none" w:sz="0" w:space="0" w:color="auto"/>
            <w:bottom w:val="none" w:sz="0" w:space="0" w:color="auto"/>
            <w:right w:val="none" w:sz="0" w:space="0" w:color="auto"/>
          </w:divBdr>
        </w:div>
        <w:div w:id="47925987">
          <w:marLeft w:val="0"/>
          <w:marRight w:val="0"/>
          <w:marTop w:val="0"/>
          <w:marBottom w:val="0"/>
          <w:divBdr>
            <w:top w:val="none" w:sz="0" w:space="0" w:color="auto"/>
            <w:left w:val="none" w:sz="0" w:space="0" w:color="auto"/>
            <w:bottom w:val="none" w:sz="0" w:space="0" w:color="auto"/>
            <w:right w:val="none" w:sz="0" w:space="0" w:color="auto"/>
          </w:divBdr>
        </w:div>
        <w:div w:id="47997791">
          <w:marLeft w:val="0"/>
          <w:marRight w:val="0"/>
          <w:marTop w:val="0"/>
          <w:marBottom w:val="0"/>
          <w:divBdr>
            <w:top w:val="none" w:sz="0" w:space="0" w:color="auto"/>
            <w:left w:val="none" w:sz="0" w:space="0" w:color="auto"/>
            <w:bottom w:val="none" w:sz="0" w:space="0" w:color="auto"/>
            <w:right w:val="none" w:sz="0" w:space="0" w:color="auto"/>
          </w:divBdr>
        </w:div>
        <w:div w:id="49548048">
          <w:marLeft w:val="0"/>
          <w:marRight w:val="0"/>
          <w:marTop w:val="0"/>
          <w:marBottom w:val="0"/>
          <w:divBdr>
            <w:top w:val="none" w:sz="0" w:space="0" w:color="auto"/>
            <w:left w:val="none" w:sz="0" w:space="0" w:color="auto"/>
            <w:bottom w:val="none" w:sz="0" w:space="0" w:color="auto"/>
            <w:right w:val="none" w:sz="0" w:space="0" w:color="auto"/>
          </w:divBdr>
        </w:div>
        <w:div w:id="50543368">
          <w:marLeft w:val="0"/>
          <w:marRight w:val="0"/>
          <w:marTop w:val="0"/>
          <w:marBottom w:val="0"/>
          <w:divBdr>
            <w:top w:val="none" w:sz="0" w:space="0" w:color="auto"/>
            <w:left w:val="none" w:sz="0" w:space="0" w:color="auto"/>
            <w:bottom w:val="none" w:sz="0" w:space="0" w:color="auto"/>
            <w:right w:val="none" w:sz="0" w:space="0" w:color="auto"/>
          </w:divBdr>
        </w:div>
        <w:div w:id="53161420">
          <w:marLeft w:val="0"/>
          <w:marRight w:val="0"/>
          <w:marTop w:val="0"/>
          <w:marBottom w:val="0"/>
          <w:divBdr>
            <w:top w:val="none" w:sz="0" w:space="0" w:color="auto"/>
            <w:left w:val="none" w:sz="0" w:space="0" w:color="auto"/>
            <w:bottom w:val="none" w:sz="0" w:space="0" w:color="auto"/>
            <w:right w:val="none" w:sz="0" w:space="0" w:color="auto"/>
          </w:divBdr>
        </w:div>
        <w:div w:id="54009929">
          <w:marLeft w:val="0"/>
          <w:marRight w:val="0"/>
          <w:marTop w:val="0"/>
          <w:marBottom w:val="0"/>
          <w:divBdr>
            <w:top w:val="none" w:sz="0" w:space="0" w:color="auto"/>
            <w:left w:val="none" w:sz="0" w:space="0" w:color="auto"/>
            <w:bottom w:val="none" w:sz="0" w:space="0" w:color="auto"/>
            <w:right w:val="none" w:sz="0" w:space="0" w:color="auto"/>
          </w:divBdr>
        </w:div>
        <w:div w:id="57048657">
          <w:marLeft w:val="0"/>
          <w:marRight w:val="0"/>
          <w:marTop w:val="0"/>
          <w:marBottom w:val="0"/>
          <w:divBdr>
            <w:top w:val="none" w:sz="0" w:space="0" w:color="auto"/>
            <w:left w:val="none" w:sz="0" w:space="0" w:color="auto"/>
            <w:bottom w:val="none" w:sz="0" w:space="0" w:color="auto"/>
            <w:right w:val="none" w:sz="0" w:space="0" w:color="auto"/>
          </w:divBdr>
        </w:div>
        <w:div w:id="58292030">
          <w:marLeft w:val="0"/>
          <w:marRight w:val="0"/>
          <w:marTop w:val="0"/>
          <w:marBottom w:val="0"/>
          <w:divBdr>
            <w:top w:val="none" w:sz="0" w:space="0" w:color="auto"/>
            <w:left w:val="none" w:sz="0" w:space="0" w:color="auto"/>
            <w:bottom w:val="none" w:sz="0" w:space="0" w:color="auto"/>
            <w:right w:val="none" w:sz="0" w:space="0" w:color="auto"/>
          </w:divBdr>
        </w:div>
        <w:div w:id="58746864">
          <w:marLeft w:val="0"/>
          <w:marRight w:val="0"/>
          <w:marTop w:val="0"/>
          <w:marBottom w:val="0"/>
          <w:divBdr>
            <w:top w:val="none" w:sz="0" w:space="0" w:color="auto"/>
            <w:left w:val="none" w:sz="0" w:space="0" w:color="auto"/>
            <w:bottom w:val="none" w:sz="0" w:space="0" w:color="auto"/>
            <w:right w:val="none" w:sz="0" w:space="0" w:color="auto"/>
          </w:divBdr>
        </w:div>
        <w:div w:id="61300417">
          <w:marLeft w:val="0"/>
          <w:marRight w:val="0"/>
          <w:marTop w:val="0"/>
          <w:marBottom w:val="0"/>
          <w:divBdr>
            <w:top w:val="none" w:sz="0" w:space="0" w:color="auto"/>
            <w:left w:val="none" w:sz="0" w:space="0" w:color="auto"/>
            <w:bottom w:val="none" w:sz="0" w:space="0" w:color="auto"/>
            <w:right w:val="none" w:sz="0" w:space="0" w:color="auto"/>
          </w:divBdr>
        </w:div>
        <w:div w:id="63190058">
          <w:marLeft w:val="0"/>
          <w:marRight w:val="0"/>
          <w:marTop w:val="0"/>
          <w:marBottom w:val="0"/>
          <w:divBdr>
            <w:top w:val="none" w:sz="0" w:space="0" w:color="auto"/>
            <w:left w:val="none" w:sz="0" w:space="0" w:color="auto"/>
            <w:bottom w:val="none" w:sz="0" w:space="0" w:color="auto"/>
            <w:right w:val="none" w:sz="0" w:space="0" w:color="auto"/>
          </w:divBdr>
        </w:div>
        <w:div w:id="67969625">
          <w:marLeft w:val="0"/>
          <w:marRight w:val="0"/>
          <w:marTop w:val="0"/>
          <w:marBottom w:val="0"/>
          <w:divBdr>
            <w:top w:val="none" w:sz="0" w:space="0" w:color="auto"/>
            <w:left w:val="none" w:sz="0" w:space="0" w:color="auto"/>
            <w:bottom w:val="none" w:sz="0" w:space="0" w:color="auto"/>
            <w:right w:val="none" w:sz="0" w:space="0" w:color="auto"/>
          </w:divBdr>
        </w:div>
        <w:div w:id="71388736">
          <w:marLeft w:val="0"/>
          <w:marRight w:val="0"/>
          <w:marTop w:val="0"/>
          <w:marBottom w:val="0"/>
          <w:divBdr>
            <w:top w:val="none" w:sz="0" w:space="0" w:color="auto"/>
            <w:left w:val="none" w:sz="0" w:space="0" w:color="auto"/>
            <w:bottom w:val="none" w:sz="0" w:space="0" w:color="auto"/>
            <w:right w:val="none" w:sz="0" w:space="0" w:color="auto"/>
          </w:divBdr>
        </w:div>
        <w:div w:id="72170725">
          <w:marLeft w:val="0"/>
          <w:marRight w:val="0"/>
          <w:marTop w:val="0"/>
          <w:marBottom w:val="0"/>
          <w:divBdr>
            <w:top w:val="none" w:sz="0" w:space="0" w:color="auto"/>
            <w:left w:val="none" w:sz="0" w:space="0" w:color="auto"/>
            <w:bottom w:val="none" w:sz="0" w:space="0" w:color="auto"/>
            <w:right w:val="none" w:sz="0" w:space="0" w:color="auto"/>
          </w:divBdr>
        </w:div>
        <w:div w:id="77287792">
          <w:marLeft w:val="0"/>
          <w:marRight w:val="0"/>
          <w:marTop w:val="0"/>
          <w:marBottom w:val="0"/>
          <w:divBdr>
            <w:top w:val="none" w:sz="0" w:space="0" w:color="auto"/>
            <w:left w:val="none" w:sz="0" w:space="0" w:color="auto"/>
            <w:bottom w:val="none" w:sz="0" w:space="0" w:color="auto"/>
            <w:right w:val="none" w:sz="0" w:space="0" w:color="auto"/>
          </w:divBdr>
        </w:div>
        <w:div w:id="78455620">
          <w:marLeft w:val="0"/>
          <w:marRight w:val="0"/>
          <w:marTop w:val="0"/>
          <w:marBottom w:val="0"/>
          <w:divBdr>
            <w:top w:val="none" w:sz="0" w:space="0" w:color="auto"/>
            <w:left w:val="none" w:sz="0" w:space="0" w:color="auto"/>
            <w:bottom w:val="none" w:sz="0" w:space="0" w:color="auto"/>
            <w:right w:val="none" w:sz="0" w:space="0" w:color="auto"/>
          </w:divBdr>
        </w:div>
        <w:div w:id="92944649">
          <w:marLeft w:val="0"/>
          <w:marRight w:val="0"/>
          <w:marTop w:val="0"/>
          <w:marBottom w:val="0"/>
          <w:divBdr>
            <w:top w:val="none" w:sz="0" w:space="0" w:color="auto"/>
            <w:left w:val="none" w:sz="0" w:space="0" w:color="auto"/>
            <w:bottom w:val="none" w:sz="0" w:space="0" w:color="auto"/>
            <w:right w:val="none" w:sz="0" w:space="0" w:color="auto"/>
          </w:divBdr>
        </w:div>
        <w:div w:id="105783299">
          <w:marLeft w:val="0"/>
          <w:marRight w:val="0"/>
          <w:marTop w:val="0"/>
          <w:marBottom w:val="0"/>
          <w:divBdr>
            <w:top w:val="none" w:sz="0" w:space="0" w:color="auto"/>
            <w:left w:val="none" w:sz="0" w:space="0" w:color="auto"/>
            <w:bottom w:val="none" w:sz="0" w:space="0" w:color="auto"/>
            <w:right w:val="none" w:sz="0" w:space="0" w:color="auto"/>
          </w:divBdr>
        </w:div>
        <w:div w:id="106585838">
          <w:marLeft w:val="0"/>
          <w:marRight w:val="0"/>
          <w:marTop w:val="0"/>
          <w:marBottom w:val="0"/>
          <w:divBdr>
            <w:top w:val="none" w:sz="0" w:space="0" w:color="auto"/>
            <w:left w:val="none" w:sz="0" w:space="0" w:color="auto"/>
            <w:bottom w:val="none" w:sz="0" w:space="0" w:color="auto"/>
            <w:right w:val="none" w:sz="0" w:space="0" w:color="auto"/>
          </w:divBdr>
        </w:div>
        <w:div w:id="109016757">
          <w:marLeft w:val="0"/>
          <w:marRight w:val="0"/>
          <w:marTop w:val="0"/>
          <w:marBottom w:val="0"/>
          <w:divBdr>
            <w:top w:val="none" w:sz="0" w:space="0" w:color="auto"/>
            <w:left w:val="none" w:sz="0" w:space="0" w:color="auto"/>
            <w:bottom w:val="none" w:sz="0" w:space="0" w:color="auto"/>
            <w:right w:val="none" w:sz="0" w:space="0" w:color="auto"/>
          </w:divBdr>
        </w:div>
        <w:div w:id="111167333">
          <w:marLeft w:val="0"/>
          <w:marRight w:val="0"/>
          <w:marTop w:val="0"/>
          <w:marBottom w:val="0"/>
          <w:divBdr>
            <w:top w:val="none" w:sz="0" w:space="0" w:color="auto"/>
            <w:left w:val="none" w:sz="0" w:space="0" w:color="auto"/>
            <w:bottom w:val="none" w:sz="0" w:space="0" w:color="auto"/>
            <w:right w:val="none" w:sz="0" w:space="0" w:color="auto"/>
          </w:divBdr>
        </w:div>
        <w:div w:id="111947690">
          <w:marLeft w:val="0"/>
          <w:marRight w:val="0"/>
          <w:marTop w:val="0"/>
          <w:marBottom w:val="0"/>
          <w:divBdr>
            <w:top w:val="none" w:sz="0" w:space="0" w:color="auto"/>
            <w:left w:val="none" w:sz="0" w:space="0" w:color="auto"/>
            <w:bottom w:val="none" w:sz="0" w:space="0" w:color="auto"/>
            <w:right w:val="none" w:sz="0" w:space="0" w:color="auto"/>
          </w:divBdr>
        </w:div>
        <w:div w:id="113790136">
          <w:marLeft w:val="0"/>
          <w:marRight w:val="0"/>
          <w:marTop w:val="0"/>
          <w:marBottom w:val="0"/>
          <w:divBdr>
            <w:top w:val="none" w:sz="0" w:space="0" w:color="auto"/>
            <w:left w:val="none" w:sz="0" w:space="0" w:color="auto"/>
            <w:bottom w:val="none" w:sz="0" w:space="0" w:color="auto"/>
            <w:right w:val="none" w:sz="0" w:space="0" w:color="auto"/>
          </w:divBdr>
        </w:div>
        <w:div w:id="116917529">
          <w:marLeft w:val="0"/>
          <w:marRight w:val="0"/>
          <w:marTop w:val="0"/>
          <w:marBottom w:val="0"/>
          <w:divBdr>
            <w:top w:val="none" w:sz="0" w:space="0" w:color="auto"/>
            <w:left w:val="none" w:sz="0" w:space="0" w:color="auto"/>
            <w:bottom w:val="none" w:sz="0" w:space="0" w:color="auto"/>
            <w:right w:val="none" w:sz="0" w:space="0" w:color="auto"/>
          </w:divBdr>
        </w:div>
        <w:div w:id="117145270">
          <w:marLeft w:val="0"/>
          <w:marRight w:val="0"/>
          <w:marTop w:val="0"/>
          <w:marBottom w:val="0"/>
          <w:divBdr>
            <w:top w:val="none" w:sz="0" w:space="0" w:color="auto"/>
            <w:left w:val="none" w:sz="0" w:space="0" w:color="auto"/>
            <w:bottom w:val="none" w:sz="0" w:space="0" w:color="auto"/>
            <w:right w:val="none" w:sz="0" w:space="0" w:color="auto"/>
          </w:divBdr>
        </w:div>
        <w:div w:id="117603699">
          <w:marLeft w:val="0"/>
          <w:marRight w:val="0"/>
          <w:marTop w:val="0"/>
          <w:marBottom w:val="0"/>
          <w:divBdr>
            <w:top w:val="none" w:sz="0" w:space="0" w:color="auto"/>
            <w:left w:val="none" w:sz="0" w:space="0" w:color="auto"/>
            <w:bottom w:val="none" w:sz="0" w:space="0" w:color="auto"/>
            <w:right w:val="none" w:sz="0" w:space="0" w:color="auto"/>
          </w:divBdr>
        </w:div>
        <w:div w:id="118493674">
          <w:marLeft w:val="0"/>
          <w:marRight w:val="0"/>
          <w:marTop w:val="0"/>
          <w:marBottom w:val="0"/>
          <w:divBdr>
            <w:top w:val="none" w:sz="0" w:space="0" w:color="auto"/>
            <w:left w:val="none" w:sz="0" w:space="0" w:color="auto"/>
            <w:bottom w:val="none" w:sz="0" w:space="0" w:color="auto"/>
            <w:right w:val="none" w:sz="0" w:space="0" w:color="auto"/>
          </w:divBdr>
        </w:div>
        <w:div w:id="119300564">
          <w:marLeft w:val="0"/>
          <w:marRight w:val="0"/>
          <w:marTop w:val="0"/>
          <w:marBottom w:val="0"/>
          <w:divBdr>
            <w:top w:val="none" w:sz="0" w:space="0" w:color="auto"/>
            <w:left w:val="none" w:sz="0" w:space="0" w:color="auto"/>
            <w:bottom w:val="none" w:sz="0" w:space="0" w:color="auto"/>
            <w:right w:val="none" w:sz="0" w:space="0" w:color="auto"/>
          </w:divBdr>
        </w:div>
        <w:div w:id="121191828">
          <w:marLeft w:val="0"/>
          <w:marRight w:val="0"/>
          <w:marTop w:val="0"/>
          <w:marBottom w:val="0"/>
          <w:divBdr>
            <w:top w:val="none" w:sz="0" w:space="0" w:color="auto"/>
            <w:left w:val="none" w:sz="0" w:space="0" w:color="auto"/>
            <w:bottom w:val="none" w:sz="0" w:space="0" w:color="auto"/>
            <w:right w:val="none" w:sz="0" w:space="0" w:color="auto"/>
          </w:divBdr>
        </w:div>
        <w:div w:id="122967704">
          <w:marLeft w:val="0"/>
          <w:marRight w:val="0"/>
          <w:marTop w:val="0"/>
          <w:marBottom w:val="0"/>
          <w:divBdr>
            <w:top w:val="none" w:sz="0" w:space="0" w:color="auto"/>
            <w:left w:val="none" w:sz="0" w:space="0" w:color="auto"/>
            <w:bottom w:val="none" w:sz="0" w:space="0" w:color="auto"/>
            <w:right w:val="none" w:sz="0" w:space="0" w:color="auto"/>
          </w:divBdr>
        </w:div>
        <w:div w:id="123668015">
          <w:marLeft w:val="0"/>
          <w:marRight w:val="0"/>
          <w:marTop w:val="0"/>
          <w:marBottom w:val="0"/>
          <w:divBdr>
            <w:top w:val="none" w:sz="0" w:space="0" w:color="auto"/>
            <w:left w:val="none" w:sz="0" w:space="0" w:color="auto"/>
            <w:bottom w:val="none" w:sz="0" w:space="0" w:color="auto"/>
            <w:right w:val="none" w:sz="0" w:space="0" w:color="auto"/>
          </w:divBdr>
        </w:div>
        <w:div w:id="127168821">
          <w:marLeft w:val="0"/>
          <w:marRight w:val="0"/>
          <w:marTop w:val="0"/>
          <w:marBottom w:val="0"/>
          <w:divBdr>
            <w:top w:val="none" w:sz="0" w:space="0" w:color="auto"/>
            <w:left w:val="none" w:sz="0" w:space="0" w:color="auto"/>
            <w:bottom w:val="none" w:sz="0" w:space="0" w:color="auto"/>
            <w:right w:val="none" w:sz="0" w:space="0" w:color="auto"/>
          </w:divBdr>
        </w:div>
        <w:div w:id="128134916">
          <w:marLeft w:val="0"/>
          <w:marRight w:val="0"/>
          <w:marTop w:val="0"/>
          <w:marBottom w:val="0"/>
          <w:divBdr>
            <w:top w:val="none" w:sz="0" w:space="0" w:color="auto"/>
            <w:left w:val="none" w:sz="0" w:space="0" w:color="auto"/>
            <w:bottom w:val="none" w:sz="0" w:space="0" w:color="auto"/>
            <w:right w:val="none" w:sz="0" w:space="0" w:color="auto"/>
          </w:divBdr>
        </w:div>
        <w:div w:id="130637821">
          <w:marLeft w:val="0"/>
          <w:marRight w:val="0"/>
          <w:marTop w:val="0"/>
          <w:marBottom w:val="0"/>
          <w:divBdr>
            <w:top w:val="none" w:sz="0" w:space="0" w:color="auto"/>
            <w:left w:val="none" w:sz="0" w:space="0" w:color="auto"/>
            <w:bottom w:val="none" w:sz="0" w:space="0" w:color="auto"/>
            <w:right w:val="none" w:sz="0" w:space="0" w:color="auto"/>
          </w:divBdr>
        </w:div>
        <w:div w:id="135070858">
          <w:marLeft w:val="0"/>
          <w:marRight w:val="0"/>
          <w:marTop w:val="0"/>
          <w:marBottom w:val="0"/>
          <w:divBdr>
            <w:top w:val="none" w:sz="0" w:space="0" w:color="auto"/>
            <w:left w:val="none" w:sz="0" w:space="0" w:color="auto"/>
            <w:bottom w:val="none" w:sz="0" w:space="0" w:color="auto"/>
            <w:right w:val="none" w:sz="0" w:space="0" w:color="auto"/>
          </w:divBdr>
        </w:div>
        <w:div w:id="136458674">
          <w:marLeft w:val="0"/>
          <w:marRight w:val="0"/>
          <w:marTop w:val="0"/>
          <w:marBottom w:val="0"/>
          <w:divBdr>
            <w:top w:val="none" w:sz="0" w:space="0" w:color="auto"/>
            <w:left w:val="none" w:sz="0" w:space="0" w:color="auto"/>
            <w:bottom w:val="none" w:sz="0" w:space="0" w:color="auto"/>
            <w:right w:val="none" w:sz="0" w:space="0" w:color="auto"/>
          </w:divBdr>
        </w:div>
        <w:div w:id="145709727">
          <w:marLeft w:val="0"/>
          <w:marRight w:val="0"/>
          <w:marTop w:val="0"/>
          <w:marBottom w:val="0"/>
          <w:divBdr>
            <w:top w:val="none" w:sz="0" w:space="0" w:color="auto"/>
            <w:left w:val="none" w:sz="0" w:space="0" w:color="auto"/>
            <w:bottom w:val="none" w:sz="0" w:space="0" w:color="auto"/>
            <w:right w:val="none" w:sz="0" w:space="0" w:color="auto"/>
          </w:divBdr>
        </w:div>
        <w:div w:id="151725385">
          <w:marLeft w:val="0"/>
          <w:marRight w:val="0"/>
          <w:marTop w:val="0"/>
          <w:marBottom w:val="0"/>
          <w:divBdr>
            <w:top w:val="none" w:sz="0" w:space="0" w:color="auto"/>
            <w:left w:val="none" w:sz="0" w:space="0" w:color="auto"/>
            <w:bottom w:val="none" w:sz="0" w:space="0" w:color="auto"/>
            <w:right w:val="none" w:sz="0" w:space="0" w:color="auto"/>
          </w:divBdr>
        </w:div>
        <w:div w:id="154535789">
          <w:marLeft w:val="0"/>
          <w:marRight w:val="0"/>
          <w:marTop w:val="0"/>
          <w:marBottom w:val="0"/>
          <w:divBdr>
            <w:top w:val="none" w:sz="0" w:space="0" w:color="auto"/>
            <w:left w:val="none" w:sz="0" w:space="0" w:color="auto"/>
            <w:bottom w:val="none" w:sz="0" w:space="0" w:color="auto"/>
            <w:right w:val="none" w:sz="0" w:space="0" w:color="auto"/>
          </w:divBdr>
        </w:div>
        <w:div w:id="155464943">
          <w:marLeft w:val="0"/>
          <w:marRight w:val="0"/>
          <w:marTop w:val="0"/>
          <w:marBottom w:val="0"/>
          <w:divBdr>
            <w:top w:val="none" w:sz="0" w:space="0" w:color="auto"/>
            <w:left w:val="none" w:sz="0" w:space="0" w:color="auto"/>
            <w:bottom w:val="none" w:sz="0" w:space="0" w:color="auto"/>
            <w:right w:val="none" w:sz="0" w:space="0" w:color="auto"/>
          </w:divBdr>
        </w:div>
        <w:div w:id="162821611">
          <w:marLeft w:val="0"/>
          <w:marRight w:val="0"/>
          <w:marTop w:val="0"/>
          <w:marBottom w:val="0"/>
          <w:divBdr>
            <w:top w:val="none" w:sz="0" w:space="0" w:color="auto"/>
            <w:left w:val="none" w:sz="0" w:space="0" w:color="auto"/>
            <w:bottom w:val="none" w:sz="0" w:space="0" w:color="auto"/>
            <w:right w:val="none" w:sz="0" w:space="0" w:color="auto"/>
          </w:divBdr>
        </w:div>
        <w:div w:id="162858518">
          <w:marLeft w:val="0"/>
          <w:marRight w:val="0"/>
          <w:marTop w:val="0"/>
          <w:marBottom w:val="0"/>
          <w:divBdr>
            <w:top w:val="none" w:sz="0" w:space="0" w:color="auto"/>
            <w:left w:val="none" w:sz="0" w:space="0" w:color="auto"/>
            <w:bottom w:val="none" w:sz="0" w:space="0" w:color="auto"/>
            <w:right w:val="none" w:sz="0" w:space="0" w:color="auto"/>
          </w:divBdr>
        </w:div>
        <w:div w:id="163131885">
          <w:marLeft w:val="0"/>
          <w:marRight w:val="0"/>
          <w:marTop w:val="0"/>
          <w:marBottom w:val="0"/>
          <w:divBdr>
            <w:top w:val="none" w:sz="0" w:space="0" w:color="auto"/>
            <w:left w:val="none" w:sz="0" w:space="0" w:color="auto"/>
            <w:bottom w:val="none" w:sz="0" w:space="0" w:color="auto"/>
            <w:right w:val="none" w:sz="0" w:space="0" w:color="auto"/>
          </w:divBdr>
        </w:div>
        <w:div w:id="163277901">
          <w:marLeft w:val="0"/>
          <w:marRight w:val="0"/>
          <w:marTop w:val="0"/>
          <w:marBottom w:val="0"/>
          <w:divBdr>
            <w:top w:val="none" w:sz="0" w:space="0" w:color="auto"/>
            <w:left w:val="none" w:sz="0" w:space="0" w:color="auto"/>
            <w:bottom w:val="none" w:sz="0" w:space="0" w:color="auto"/>
            <w:right w:val="none" w:sz="0" w:space="0" w:color="auto"/>
          </w:divBdr>
        </w:div>
        <w:div w:id="167183330">
          <w:marLeft w:val="0"/>
          <w:marRight w:val="0"/>
          <w:marTop w:val="0"/>
          <w:marBottom w:val="0"/>
          <w:divBdr>
            <w:top w:val="none" w:sz="0" w:space="0" w:color="auto"/>
            <w:left w:val="none" w:sz="0" w:space="0" w:color="auto"/>
            <w:bottom w:val="none" w:sz="0" w:space="0" w:color="auto"/>
            <w:right w:val="none" w:sz="0" w:space="0" w:color="auto"/>
          </w:divBdr>
        </w:div>
        <w:div w:id="170268165">
          <w:marLeft w:val="0"/>
          <w:marRight w:val="0"/>
          <w:marTop w:val="0"/>
          <w:marBottom w:val="0"/>
          <w:divBdr>
            <w:top w:val="none" w:sz="0" w:space="0" w:color="auto"/>
            <w:left w:val="none" w:sz="0" w:space="0" w:color="auto"/>
            <w:bottom w:val="none" w:sz="0" w:space="0" w:color="auto"/>
            <w:right w:val="none" w:sz="0" w:space="0" w:color="auto"/>
          </w:divBdr>
        </w:div>
        <w:div w:id="170412649">
          <w:marLeft w:val="0"/>
          <w:marRight w:val="0"/>
          <w:marTop w:val="0"/>
          <w:marBottom w:val="0"/>
          <w:divBdr>
            <w:top w:val="none" w:sz="0" w:space="0" w:color="auto"/>
            <w:left w:val="none" w:sz="0" w:space="0" w:color="auto"/>
            <w:bottom w:val="none" w:sz="0" w:space="0" w:color="auto"/>
            <w:right w:val="none" w:sz="0" w:space="0" w:color="auto"/>
          </w:divBdr>
        </w:div>
        <w:div w:id="171191513">
          <w:marLeft w:val="0"/>
          <w:marRight w:val="0"/>
          <w:marTop w:val="0"/>
          <w:marBottom w:val="0"/>
          <w:divBdr>
            <w:top w:val="none" w:sz="0" w:space="0" w:color="auto"/>
            <w:left w:val="none" w:sz="0" w:space="0" w:color="auto"/>
            <w:bottom w:val="none" w:sz="0" w:space="0" w:color="auto"/>
            <w:right w:val="none" w:sz="0" w:space="0" w:color="auto"/>
          </w:divBdr>
        </w:div>
        <w:div w:id="171847389">
          <w:marLeft w:val="0"/>
          <w:marRight w:val="0"/>
          <w:marTop w:val="0"/>
          <w:marBottom w:val="0"/>
          <w:divBdr>
            <w:top w:val="none" w:sz="0" w:space="0" w:color="auto"/>
            <w:left w:val="none" w:sz="0" w:space="0" w:color="auto"/>
            <w:bottom w:val="none" w:sz="0" w:space="0" w:color="auto"/>
            <w:right w:val="none" w:sz="0" w:space="0" w:color="auto"/>
          </w:divBdr>
        </w:div>
        <w:div w:id="172575068">
          <w:marLeft w:val="0"/>
          <w:marRight w:val="0"/>
          <w:marTop w:val="0"/>
          <w:marBottom w:val="0"/>
          <w:divBdr>
            <w:top w:val="none" w:sz="0" w:space="0" w:color="auto"/>
            <w:left w:val="none" w:sz="0" w:space="0" w:color="auto"/>
            <w:bottom w:val="none" w:sz="0" w:space="0" w:color="auto"/>
            <w:right w:val="none" w:sz="0" w:space="0" w:color="auto"/>
          </w:divBdr>
        </w:div>
        <w:div w:id="172915467">
          <w:marLeft w:val="0"/>
          <w:marRight w:val="0"/>
          <w:marTop w:val="0"/>
          <w:marBottom w:val="0"/>
          <w:divBdr>
            <w:top w:val="none" w:sz="0" w:space="0" w:color="auto"/>
            <w:left w:val="none" w:sz="0" w:space="0" w:color="auto"/>
            <w:bottom w:val="none" w:sz="0" w:space="0" w:color="auto"/>
            <w:right w:val="none" w:sz="0" w:space="0" w:color="auto"/>
          </w:divBdr>
        </w:div>
        <w:div w:id="175047370">
          <w:marLeft w:val="0"/>
          <w:marRight w:val="0"/>
          <w:marTop w:val="0"/>
          <w:marBottom w:val="0"/>
          <w:divBdr>
            <w:top w:val="none" w:sz="0" w:space="0" w:color="auto"/>
            <w:left w:val="none" w:sz="0" w:space="0" w:color="auto"/>
            <w:bottom w:val="none" w:sz="0" w:space="0" w:color="auto"/>
            <w:right w:val="none" w:sz="0" w:space="0" w:color="auto"/>
          </w:divBdr>
        </w:div>
        <w:div w:id="177432787">
          <w:marLeft w:val="0"/>
          <w:marRight w:val="0"/>
          <w:marTop w:val="0"/>
          <w:marBottom w:val="0"/>
          <w:divBdr>
            <w:top w:val="none" w:sz="0" w:space="0" w:color="auto"/>
            <w:left w:val="none" w:sz="0" w:space="0" w:color="auto"/>
            <w:bottom w:val="none" w:sz="0" w:space="0" w:color="auto"/>
            <w:right w:val="none" w:sz="0" w:space="0" w:color="auto"/>
          </w:divBdr>
        </w:div>
        <w:div w:id="179273648">
          <w:marLeft w:val="0"/>
          <w:marRight w:val="0"/>
          <w:marTop w:val="0"/>
          <w:marBottom w:val="0"/>
          <w:divBdr>
            <w:top w:val="none" w:sz="0" w:space="0" w:color="auto"/>
            <w:left w:val="none" w:sz="0" w:space="0" w:color="auto"/>
            <w:bottom w:val="none" w:sz="0" w:space="0" w:color="auto"/>
            <w:right w:val="none" w:sz="0" w:space="0" w:color="auto"/>
          </w:divBdr>
        </w:div>
        <w:div w:id="184907041">
          <w:marLeft w:val="0"/>
          <w:marRight w:val="0"/>
          <w:marTop w:val="0"/>
          <w:marBottom w:val="0"/>
          <w:divBdr>
            <w:top w:val="none" w:sz="0" w:space="0" w:color="auto"/>
            <w:left w:val="none" w:sz="0" w:space="0" w:color="auto"/>
            <w:bottom w:val="none" w:sz="0" w:space="0" w:color="auto"/>
            <w:right w:val="none" w:sz="0" w:space="0" w:color="auto"/>
          </w:divBdr>
        </w:div>
        <w:div w:id="185094474">
          <w:marLeft w:val="0"/>
          <w:marRight w:val="0"/>
          <w:marTop w:val="0"/>
          <w:marBottom w:val="0"/>
          <w:divBdr>
            <w:top w:val="none" w:sz="0" w:space="0" w:color="auto"/>
            <w:left w:val="none" w:sz="0" w:space="0" w:color="auto"/>
            <w:bottom w:val="none" w:sz="0" w:space="0" w:color="auto"/>
            <w:right w:val="none" w:sz="0" w:space="0" w:color="auto"/>
          </w:divBdr>
        </w:div>
        <w:div w:id="185146569">
          <w:marLeft w:val="0"/>
          <w:marRight w:val="0"/>
          <w:marTop w:val="0"/>
          <w:marBottom w:val="0"/>
          <w:divBdr>
            <w:top w:val="none" w:sz="0" w:space="0" w:color="auto"/>
            <w:left w:val="none" w:sz="0" w:space="0" w:color="auto"/>
            <w:bottom w:val="none" w:sz="0" w:space="0" w:color="auto"/>
            <w:right w:val="none" w:sz="0" w:space="0" w:color="auto"/>
          </w:divBdr>
        </w:div>
        <w:div w:id="187531006">
          <w:marLeft w:val="0"/>
          <w:marRight w:val="0"/>
          <w:marTop w:val="0"/>
          <w:marBottom w:val="0"/>
          <w:divBdr>
            <w:top w:val="none" w:sz="0" w:space="0" w:color="auto"/>
            <w:left w:val="none" w:sz="0" w:space="0" w:color="auto"/>
            <w:bottom w:val="none" w:sz="0" w:space="0" w:color="auto"/>
            <w:right w:val="none" w:sz="0" w:space="0" w:color="auto"/>
          </w:divBdr>
        </w:div>
        <w:div w:id="192807403">
          <w:marLeft w:val="0"/>
          <w:marRight w:val="0"/>
          <w:marTop w:val="0"/>
          <w:marBottom w:val="0"/>
          <w:divBdr>
            <w:top w:val="none" w:sz="0" w:space="0" w:color="auto"/>
            <w:left w:val="none" w:sz="0" w:space="0" w:color="auto"/>
            <w:bottom w:val="none" w:sz="0" w:space="0" w:color="auto"/>
            <w:right w:val="none" w:sz="0" w:space="0" w:color="auto"/>
          </w:divBdr>
        </w:div>
        <w:div w:id="193268821">
          <w:marLeft w:val="0"/>
          <w:marRight w:val="0"/>
          <w:marTop w:val="0"/>
          <w:marBottom w:val="0"/>
          <w:divBdr>
            <w:top w:val="none" w:sz="0" w:space="0" w:color="auto"/>
            <w:left w:val="none" w:sz="0" w:space="0" w:color="auto"/>
            <w:bottom w:val="none" w:sz="0" w:space="0" w:color="auto"/>
            <w:right w:val="none" w:sz="0" w:space="0" w:color="auto"/>
          </w:divBdr>
        </w:div>
        <w:div w:id="199249879">
          <w:marLeft w:val="0"/>
          <w:marRight w:val="0"/>
          <w:marTop w:val="0"/>
          <w:marBottom w:val="0"/>
          <w:divBdr>
            <w:top w:val="none" w:sz="0" w:space="0" w:color="auto"/>
            <w:left w:val="none" w:sz="0" w:space="0" w:color="auto"/>
            <w:bottom w:val="none" w:sz="0" w:space="0" w:color="auto"/>
            <w:right w:val="none" w:sz="0" w:space="0" w:color="auto"/>
          </w:divBdr>
        </w:div>
        <w:div w:id="203950720">
          <w:marLeft w:val="0"/>
          <w:marRight w:val="0"/>
          <w:marTop w:val="0"/>
          <w:marBottom w:val="0"/>
          <w:divBdr>
            <w:top w:val="none" w:sz="0" w:space="0" w:color="auto"/>
            <w:left w:val="none" w:sz="0" w:space="0" w:color="auto"/>
            <w:bottom w:val="none" w:sz="0" w:space="0" w:color="auto"/>
            <w:right w:val="none" w:sz="0" w:space="0" w:color="auto"/>
          </w:divBdr>
        </w:div>
        <w:div w:id="204486050">
          <w:marLeft w:val="0"/>
          <w:marRight w:val="0"/>
          <w:marTop w:val="0"/>
          <w:marBottom w:val="0"/>
          <w:divBdr>
            <w:top w:val="none" w:sz="0" w:space="0" w:color="auto"/>
            <w:left w:val="none" w:sz="0" w:space="0" w:color="auto"/>
            <w:bottom w:val="none" w:sz="0" w:space="0" w:color="auto"/>
            <w:right w:val="none" w:sz="0" w:space="0" w:color="auto"/>
          </w:divBdr>
        </w:div>
        <w:div w:id="210188353">
          <w:marLeft w:val="0"/>
          <w:marRight w:val="0"/>
          <w:marTop w:val="0"/>
          <w:marBottom w:val="0"/>
          <w:divBdr>
            <w:top w:val="none" w:sz="0" w:space="0" w:color="auto"/>
            <w:left w:val="none" w:sz="0" w:space="0" w:color="auto"/>
            <w:bottom w:val="none" w:sz="0" w:space="0" w:color="auto"/>
            <w:right w:val="none" w:sz="0" w:space="0" w:color="auto"/>
          </w:divBdr>
        </w:div>
        <w:div w:id="213124763">
          <w:marLeft w:val="0"/>
          <w:marRight w:val="0"/>
          <w:marTop w:val="0"/>
          <w:marBottom w:val="0"/>
          <w:divBdr>
            <w:top w:val="none" w:sz="0" w:space="0" w:color="auto"/>
            <w:left w:val="none" w:sz="0" w:space="0" w:color="auto"/>
            <w:bottom w:val="none" w:sz="0" w:space="0" w:color="auto"/>
            <w:right w:val="none" w:sz="0" w:space="0" w:color="auto"/>
          </w:divBdr>
        </w:div>
        <w:div w:id="215892809">
          <w:marLeft w:val="0"/>
          <w:marRight w:val="0"/>
          <w:marTop w:val="0"/>
          <w:marBottom w:val="0"/>
          <w:divBdr>
            <w:top w:val="none" w:sz="0" w:space="0" w:color="auto"/>
            <w:left w:val="none" w:sz="0" w:space="0" w:color="auto"/>
            <w:bottom w:val="none" w:sz="0" w:space="0" w:color="auto"/>
            <w:right w:val="none" w:sz="0" w:space="0" w:color="auto"/>
          </w:divBdr>
        </w:div>
        <w:div w:id="216822110">
          <w:marLeft w:val="0"/>
          <w:marRight w:val="0"/>
          <w:marTop w:val="0"/>
          <w:marBottom w:val="0"/>
          <w:divBdr>
            <w:top w:val="none" w:sz="0" w:space="0" w:color="auto"/>
            <w:left w:val="none" w:sz="0" w:space="0" w:color="auto"/>
            <w:bottom w:val="none" w:sz="0" w:space="0" w:color="auto"/>
            <w:right w:val="none" w:sz="0" w:space="0" w:color="auto"/>
          </w:divBdr>
        </w:div>
        <w:div w:id="218979309">
          <w:marLeft w:val="0"/>
          <w:marRight w:val="0"/>
          <w:marTop w:val="0"/>
          <w:marBottom w:val="0"/>
          <w:divBdr>
            <w:top w:val="none" w:sz="0" w:space="0" w:color="auto"/>
            <w:left w:val="none" w:sz="0" w:space="0" w:color="auto"/>
            <w:bottom w:val="none" w:sz="0" w:space="0" w:color="auto"/>
            <w:right w:val="none" w:sz="0" w:space="0" w:color="auto"/>
          </w:divBdr>
        </w:div>
        <w:div w:id="222108327">
          <w:marLeft w:val="0"/>
          <w:marRight w:val="0"/>
          <w:marTop w:val="0"/>
          <w:marBottom w:val="0"/>
          <w:divBdr>
            <w:top w:val="none" w:sz="0" w:space="0" w:color="auto"/>
            <w:left w:val="none" w:sz="0" w:space="0" w:color="auto"/>
            <w:bottom w:val="none" w:sz="0" w:space="0" w:color="auto"/>
            <w:right w:val="none" w:sz="0" w:space="0" w:color="auto"/>
          </w:divBdr>
        </w:div>
        <w:div w:id="224226228">
          <w:marLeft w:val="0"/>
          <w:marRight w:val="0"/>
          <w:marTop w:val="0"/>
          <w:marBottom w:val="0"/>
          <w:divBdr>
            <w:top w:val="none" w:sz="0" w:space="0" w:color="auto"/>
            <w:left w:val="none" w:sz="0" w:space="0" w:color="auto"/>
            <w:bottom w:val="none" w:sz="0" w:space="0" w:color="auto"/>
            <w:right w:val="none" w:sz="0" w:space="0" w:color="auto"/>
          </w:divBdr>
        </w:div>
        <w:div w:id="226232707">
          <w:marLeft w:val="0"/>
          <w:marRight w:val="0"/>
          <w:marTop w:val="0"/>
          <w:marBottom w:val="0"/>
          <w:divBdr>
            <w:top w:val="none" w:sz="0" w:space="0" w:color="auto"/>
            <w:left w:val="none" w:sz="0" w:space="0" w:color="auto"/>
            <w:bottom w:val="none" w:sz="0" w:space="0" w:color="auto"/>
            <w:right w:val="none" w:sz="0" w:space="0" w:color="auto"/>
          </w:divBdr>
        </w:div>
        <w:div w:id="228729975">
          <w:marLeft w:val="0"/>
          <w:marRight w:val="0"/>
          <w:marTop w:val="0"/>
          <w:marBottom w:val="0"/>
          <w:divBdr>
            <w:top w:val="none" w:sz="0" w:space="0" w:color="auto"/>
            <w:left w:val="none" w:sz="0" w:space="0" w:color="auto"/>
            <w:bottom w:val="none" w:sz="0" w:space="0" w:color="auto"/>
            <w:right w:val="none" w:sz="0" w:space="0" w:color="auto"/>
          </w:divBdr>
        </w:div>
        <w:div w:id="230308501">
          <w:marLeft w:val="0"/>
          <w:marRight w:val="0"/>
          <w:marTop w:val="0"/>
          <w:marBottom w:val="0"/>
          <w:divBdr>
            <w:top w:val="none" w:sz="0" w:space="0" w:color="auto"/>
            <w:left w:val="none" w:sz="0" w:space="0" w:color="auto"/>
            <w:bottom w:val="none" w:sz="0" w:space="0" w:color="auto"/>
            <w:right w:val="none" w:sz="0" w:space="0" w:color="auto"/>
          </w:divBdr>
        </w:div>
        <w:div w:id="231356861">
          <w:marLeft w:val="0"/>
          <w:marRight w:val="0"/>
          <w:marTop w:val="0"/>
          <w:marBottom w:val="0"/>
          <w:divBdr>
            <w:top w:val="none" w:sz="0" w:space="0" w:color="auto"/>
            <w:left w:val="none" w:sz="0" w:space="0" w:color="auto"/>
            <w:bottom w:val="none" w:sz="0" w:space="0" w:color="auto"/>
            <w:right w:val="none" w:sz="0" w:space="0" w:color="auto"/>
          </w:divBdr>
        </w:div>
        <w:div w:id="234358982">
          <w:marLeft w:val="0"/>
          <w:marRight w:val="0"/>
          <w:marTop w:val="0"/>
          <w:marBottom w:val="0"/>
          <w:divBdr>
            <w:top w:val="none" w:sz="0" w:space="0" w:color="auto"/>
            <w:left w:val="none" w:sz="0" w:space="0" w:color="auto"/>
            <w:bottom w:val="none" w:sz="0" w:space="0" w:color="auto"/>
            <w:right w:val="none" w:sz="0" w:space="0" w:color="auto"/>
          </w:divBdr>
        </w:div>
        <w:div w:id="235478442">
          <w:marLeft w:val="0"/>
          <w:marRight w:val="0"/>
          <w:marTop w:val="0"/>
          <w:marBottom w:val="0"/>
          <w:divBdr>
            <w:top w:val="none" w:sz="0" w:space="0" w:color="auto"/>
            <w:left w:val="none" w:sz="0" w:space="0" w:color="auto"/>
            <w:bottom w:val="none" w:sz="0" w:space="0" w:color="auto"/>
            <w:right w:val="none" w:sz="0" w:space="0" w:color="auto"/>
          </w:divBdr>
        </w:div>
        <w:div w:id="236207882">
          <w:marLeft w:val="0"/>
          <w:marRight w:val="0"/>
          <w:marTop w:val="0"/>
          <w:marBottom w:val="0"/>
          <w:divBdr>
            <w:top w:val="none" w:sz="0" w:space="0" w:color="auto"/>
            <w:left w:val="none" w:sz="0" w:space="0" w:color="auto"/>
            <w:bottom w:val="none" w:sz="0" w:space="0" w:color="auto"/>
            <w:right w:val="none" w:sz="0" w:space="0" w:color="auto"/>
          </w:divBdr>
        </w:div>
        <w:div w:id="240219588">
          <w:marLeft w:val="0"/>
          <w:marRight w:val="0"/>
          <w:marTop w:val="0"/>
          <w:marBottom w:val="0"/>
          <w:divBdr>
            <w:top w:val="none" w:sz="0" w:space="0" w:color="auto"/>
            <w:left w:val="none" w:sz="0" w:space="0" w:color="auto"/>
            <w:bottom w:val="none" w:sz="0" w:space="0" w:color="auto"/>
            <w:right w:val="none" w:sz="0" w:space="0" w:color="auto"/>
          </w:divBdr>
        </w:div>
        <w:div w:id="243340177">
          <w:marLeft w:val="0"/>
          <w:marRight w:val="0"/>
          <w:marTop w:val="0"/>
          <w:marBottom w:val="0"/>
          <w:divBdr>
            <w:top w:val="none" w:sz="0" w:space="0" w:color="auto"/>
            <w:left w:val="none" w:sz="0" w:space="0" w:color="auto"/>
            <w:bottom w:val="none" w:sz="0" w:space="0" w:color="auto"/>
            <w:right w:val="none" w:sz="0" w:space="0" w:color="auto"/>
          </w:divBdr>
        </w:div>
        <w:div w:id="244413038">
          <w:marLeft w:val="0"/>
          <w:marRight w:val="0"/>
          <w:marTop w:val="0"/>
          <w:marBottom w:val="0"/>
          <w:divBdr>
            <w:top w:val="none" w:sz="0" w:space="0" w:color="auto"/>
            <w:left w:val="none" w:sz="0" w:space="0" w:color="auto"/>
            <w:bottom w:val="none" w:sz="0" w:space="0" w:color="auto"/>
            <w:right w:val="none" w:sz="0" w:space="0" w:color="auto"/>
          </w:divBdr>
        </w:div>
        <w:div w:id="248737400">
          <w:marLeft w:val="0"/>
          <w:marRight w:val="0"/>
          <w:marTop w:val="0"/>
          <w:marBottom w:val="0"/>
          <w:divBdr>
            <w:top w:val="none" w:sz="0" w:space="0" w:color="auto"/>
            <w:left w:val="none" w:sz="0" w:space="0" w:color="auto"/>
            <w:bottom w:val="none" w:sz="0" w:space="0" w:color="auto"/>
            <w:right w:val="none" w:sz="0" w:space="0" w:color="auto"/>
          </w:divBdr>
        </w:div>
        <w:div w:id="252710962">
          <w:marLeft w:val="0"/>
          <w:marRight w:val="0"/>
          <w:marTop w:val="0"/>
          <w:marBottom w:val="0"/>
          <w:divBdr>
            <w:top w:val="none" w:sz="0" w:space="0" w:color="auto"/>
            <w:left w:val="none" w:sz="0" w:space="0" w:color="auto"/>
            <w:bottom w:val="none" w:sz="0" w:space="0" w:color="auto"/>
            <w:right w:val="none" w:sz="0" w:space="0" w:color="auto"/>
          </w:divBdr>
        </w:div>
        <w:div w:id="254704935">
          <w:marLeft w:val="0"/>
          <w:marRight w:val="0"/>
          <w:marTop w:val="0"/>
          <w:marBottom w:val="0"/>
          <w:divBdr>
            <w:top w:val="none" w:sz="0" w:space="0" w:color="auto"/>
            <w:left w:val="none" w:sz="0" w:space="0" w:color="auto"/>
            <w:bottom w:val="none" w:sz="0" w:space="0" w:color="auto"/>
            <w:right w:val="none" w:sz="0" w:space="0" w:color="auto"/>
          </w:divBdr>
        </w:div>
        <w:div w:id="256522587">
          <w:marLeft w:val="0"/>
          <w:marRight w:val="0"/>
          <w:marTop w:val="0"/>
          <w:marBottom w:val="0"/>
          <w:divBdr>
            <w:top w:val="none" w:sz="0" w:space="0" w:color="auto"/>
            <w:left w:val="none" w:sz="0" w:space="0" w:color="auto"/>
            <w:bottom w:val="none" w:sz="0" w:space="0" w:color="auto"/>
            <w:right w:val="none" w:sz="0" w:space="0" w:color="auto"/>
          </w:divBdr>
        </w:div>
        <w:div w:id="256910998">
          <w:marLeft w:val="0"/>
          <w:marRight w:val="0"/>
          <w:marTop w:val="0"/>
          <w:marBottom w:val="0"/>
          <w:divBdr>
            <w:top w:val="none" w:sz="0" w:space="0" w:color="auto"/>
            <w:left w:val="none" w:sz="0" w:space="0" w:color="auto"/>
            <w:bottom w:val="none" w:sz="0" w:space="0" w:color="auto"/>
            <w:right w:val="none" w:sz="0" w:space="0" w:color="auto"/>
          </w:divBdr>
        </w:div>
        <w:div w:id="257716509">
          <w:marLeft w:val="0"/>
          <w:marRight w:val="0"/>
          <w:marTop w:val="0"/>
          <w:marBottom w:val="0"/>
          <w:divBdr>
            <w:top w:val="none" w:sz="0" w:space="0" w:color="auto"/>
            <w:left w:val="none" w:sz="0" w:space="0" w:color="auto"/>
            <w:bottom w:val="none" w:sz="0" w:space="0" w:color="auto"/>
            <w:right w:val="none" w:sz="0" w:space="0" w:color="auto"/>
          </w:divBdr>
        </w:div>
        <w:div w:id="266933744">
          <w:marLeft w:val="0"/>
          <w:marRight w:val="0"/>
          <w:marTop w:val="0"/>
          <w:marBottom w:val="0"/>
          <w:divBdr>
            <w:top w:val="none" w:sz="0" w:space="0" w:color="auto"/>
            <w:left w:val="none" w:sz="0" w:space="0" w:color="auto"/>
            <w:bottom w:val="none" w:sz="0" w:space="0" w:color="auto"/>
            <w:right w:val="none" w:sz="0" w:space="0" w:color="auto"/>
          </w:divBdr>
        </w:div>
        <w:div w:id="267860025">
          <w:marLeft w:val="0"/>
          <w:marRight w:val="0"/>
          <w:marTop w:val="0"/>
          <w:marBottom w:val="0"/>
          <w:divBdr>
            <w:top w:val="none" w:sz="0" w:space="0" w:color="auto"/>
            <w:left w:val="none" w:sz="0" w:space="0" w:color="auto"/>
            <w:bottom w:val="none" w:sz="0" w:space="0" w:color="auto"/>
            <w:right w:val="none" w:sz="0" w:space="0" w:color="auto"/>
          </w:divBdr>
        </w:div>
        <w:div w:id="271012691">
          <w:marLeft w:val="0"/>
          <w:marRight w:val="0"/>
          <w:marTop w:val="0"/>
          <w:marBottom w:val="0"/>
          <w:divBdr>
            <w:top w:val="none" w:sz="0" w:space="0" w:color="auto"/>
            <w:left w:val="none" w:sz="0" w:space="0" w:color="auto"/>
            <w:bottom w:val="none" w:sz="0" w:space="0" w:color="auto"/>
            <w:right w:val="none" w:sz="0" w:space="0" w:color="auto"/>
          </w:divBdr>
        </w:div>
        <w:div w:id="274990839">
          <w:marLeft w:val="0"/>
          <w:marRight w:val="0"/>
          <w:marTop w:val="0"/>
          <w:marBottom w:val="0"/>
          <w:divBdr>
            <w:top w:val="none" w:sz="0" w:space="0" w:color="auto"/>
            <w:left w:val="none" w:sz="0" w:space="0" w:color="auto"/>
            <w:bottom w:val="none" w:sz="0" w:space="0" w:color="auto"/>
            <w:right w:val="none" w:sz="0" w:space="0" w:color="auto"/>
          </w:divBdr>
        </w:div>
        <w:div w:id="278729260">
          <w:marLeft w:val="0"/>
          <w:marRight w:val="0"/>
          <w:marTop w:val="0"/>
          <w:marBottom w:val="0"/>
          <w:divBdr>
            <w:top w:val="none" w:sz="0" w:space="0" w:color="auto"/>
            <w:left w:val="none" w:sz="0" w:space="0" w:color="auto"/>
            <w:bottom w:val="none" w:sz="0" w:space="0" w:color="auto"/>
            <w:right w:val="none" w:sz="0" w:space="0" w:color="auto"/>
          </w:divBdr>
        </w:div>
        <w:div w:id="278799798">
          <w:marLeft w:val="0"/>
          <w:marRight w:val="0"/>
          <w:marTop w:val="0"/>
          <w:marBottom w:val="0"/>
          <w:divBdr>
            <w:top w:val="none" w:sz="0" w:space="0" w:color="auto"/>
            <w:left w:val="none" w:sz="0" w:space="0" w:color="auto"/>
            <w:bottom w:val="none" w:sz="0" w:space="0" w:color="auto"/>
            <w:right w:val="none" w:sz="0" w:space="0" w:color="auto"/>
          </w:divBdr>
        </w:div>
        <w:div w:id="297346592">
          <w:marLeft w:val="0"/>
          <w:marRight w:val="0"/>
          <w:marTop w:val="0"/>
          <w:marBottom w:val="0"/>
          <w:divBdr>
            <w:top w:val="none" w:sz="0" w:space="0" w:color="auto"/>
            <w:left w:val="none" w:sz="0" w:space="0" w:color="auto"/>
            <w:bottom w:val="none" w:sz="0" w:space="0" w:color="auto"/>
            <w:right w:val="none" w:sz="0" w:space="0" w:color="auto"/>
          </w:divBdr>
        </w:div>
        <w:div w:id="298344461">
          <w:marLeft w:val="0"/>
          <w:marRight w:val="0"/>
          <w:marTop w:val="0"/>
          <w:marBottom w:val="0"/>
          <w:divBdr>
            <w:top w:val="none" w:sz="0" w:space="0" w:color="auto"/>
            <w:left w:val="none" w:sz="0" w:space="0" w:color="auto"/>
            <w:bottom w:val="none" w:sz="0" w:space="0" w:color="auto"/>
            <w:right w:val="none" w:sz="0" w:space="0" w:color="auto"/>
          </w:divBdr>
        </w:div>
        <w:div w:id="298459632">
          <w:marLeft w:val="0"/>
          <w:marRight w:val="0"/>
          <w:marTop w:val="0"/>
          <w:marBottom w:val="0"/>
          <w:divBdr>
            <w:top w:val="none" w:sz="0" w:space="0" w:color="auto"/>
            <w:left w:val="none" w:sz="0" w:space="0" w:color="auto"/>
            <w:bottom w:val="none" w:sz="0" w:space="0" w:color="auto"/>
            <w:right w:val="none" w:sz="0" w:space="0" w:color="auto"/>
          </w:divBdr>
        </w:div>
        <w:div w:id="300115352">
          <w:marLeft w:val="0"/>
          <w:marRight w:val="0"/>
          <w:marTop w:val="0"/>
          <w:marBottom w:val="0"/>
          <w:divBdr>
            <w:top w:val="none" w:sz="0" w:space="0" w:color="auto"/>
            <w:left w:val="none" w:sz="0" w:space="0" w:color="auto"/>
            <w:bottom w:val="none" w:sz="0" w:space="0" w:color="auto"/>
            <w:right w:val="none" w:sz="0" w:space="0" w:color="auto"/>
          </w:divBdr>
        </w:div>
        <w:div w:id="300771560">
          <w:marLeft w:val="0"/>
          <w:marRight w:val="0"/>
          <w:marTop w:val="0"/>
          <w:marBottom w:val="0"/>
          <w:divBdr>
            <w:top w:val="none" w:sz="0" w:space="0" w:color="auto"/>
            <w:left w:val="none" w:sz="0" w:space="0" w:color="auto"/>
            <w:bottom w:val="none" w:sz="0" w:space="0" w:color="auto"/>
            <w:right w:val="none" w:sz="0" w:space="0" w:color="auto"/>
          </w:divBdr>
        </w:div>
        <w:div w:id="302924764">
          <w:marLeft w:val="0"/>
          <w:marRight w:val="0"/>
          <w:marTop w:val="0"/>
          <w:marBottom w:val="0"/>
          <w:divBdr>
            <w:top w:val="none" w:sz="0" w:space="0" w:color="auto"/>
            <w:left w:val="none" w:sz="0" w:space="0" w:color="auto"/>
            <w:bottom w:val="none" w:sz="0" w:space="0" w:color="auto"/>
            <w:right w:val="none" w:sz="0" w:space="0" w:color="auto"/>
          </w:divBdr>
        </w:div>
        <w:div w:id="304167024">
          <w:marLeft w:val="0"/>
          <w:marRight w:val="0"/>
          <w:marTop w:val="0"/>
          <w:marBottom w:val="0"/>
          <w:divBdr>
            <w:top w:val="none" w:sz="0" w:space="0" w:color="auto"/>
            <w:left w:val="none" w:sz="0" w:space="0" w:color="auto"/>
            <w:bottom w:val="none" w:sz="0" w:space="0" w:color="auto"/>
            <w:right w:val="none" w:sz="0" w:space="0" w:color="auto"/>
          </w:divBdr>
        </w:div>
        <w:div w:id="304746519">
          <w:marLeft w:val="0"/>
          <w:marRight w:val="0"/>
          <w:marTop w:val="0"/>
          <w:marBottom w:val="0"/>
          <w:divBdr>
            <w:top w:val="none" w:sz="0" w:space="0" w:color="auto"/>
            <w:left w:val="none" w:sz="0" w:space="0" w:color="auto"/>
            <w:bottom w:val="none" w:sz="0" w:space="0" w:color="auto"/>
            <w:right w:val="none" w:sz="0" w:space="0" w:color="auto"/>
          </w:divBdr>
        </w:div>
        <w:div w:id="316954993">
          <w:marLeft w:val="0"/>
          <w:marRight w:val="0"/>
          <w:marTop w:val="0"/>
          <w:marBottom w:val="0"/>
          <w:divBdr>
            <w:top w:val="none" w:sz="0" w:space="0" w:color="auto"/>
            <w:left w:val="none" w:sz="0" w:space="0" w:color="auto"/>
            <w:bottom w:val="none" w:sz="0" w:space="0" w:color="auto"/>
            <w:right w:val="none" w:sz="0" w:space="0" w:color="auto"/>
          </w:divBdr>
        </w:div>
        <w:div w:id="319239382">
          <w:marLeft w:val="0"/>
          <w:marRight w:val="0"/>
          <w:marTop w:val="0"/>
          <w:marBottom w:val="0"/>
          <w:divBdr>
            <w:top w:val="none" w:sz="0" w:space="0" w:color="auto"/>
            <w:left w:val="none" w:sz="0" w:space="0" w:color="auto"/>
            <w:bottom w:val="none" w:sz="0" w:space="0" w:color="auto"/>
            <w:right w:val="none" w:sz="0" w:space="0" w:color="auto"/>
          </w:divBdr>
        </w:div>
        <w:div w:id="327370323">
          <w:marLeft w:val="0"/>
          <w:marRight w:val="0"/>
          <w:marTop w:val="0"/>
          <w:marBottom w:val="0"/>
          <w:divBdr>
            <w:top w:val="none" w:sz="0" w:space="0" w:color="auto"/>
            <w:left w:val="none" w:sz="0" w:space="0" w:color="auto"/>
            <w:bottom w:val="none" w:sz="0" w:space="0" w:color="auto"/>
            <w:right w:val="none" w:sz="0" w:space="0" w:color="auto"/>
          </w:divBdr>
        </w:div>
        <w:div w:id="332605978">
          <w:marLeft w:val="0"/>
          <w:marRight w:val="0"/>
          <w:marTop w:val="0"/>
          <w:marBottom w:val="0"/>
          <w:divBdr>
            <w:top w:val="none" w:sz="0" w:space="0" w:color="auto"/>
            <w:left w:val="none" w:sz="0" w:space="0" w:color="auto"/>
            <w:bottom w:val="none" w:sz="0" w:space="0" w:color="auto"/>
            <w:right w:val="none" w:sz="0" w:space="0" w:color="auto"/>
          </w:divBdr>
        </w:div>
        <w:div w:id="337538660">
          <w:marLeft w:val="0"/>
          <w:marRight w:val="0"/>
          <w:marTop w:val="0"/>
          <w:marBottom w:val="0"/>
          <w:divBdr>
            <w:top w:val="none" w:sz="0" w:space="0" w:color="auto"/>
            <w:left w:val="none" w:sz="0" w:space="0" w:color="auto"/>
            <w:bottom w:val="none" w:sz="0" w:space="0" w:color="auto"/>
            <w:right w:val="none" w:sz="0" w:space="0" w:color="auto"/>
          </w:divBdr>
        </w:div>
        <w:div w:id="340396402">
          <w:marLeft w:val="0"/>
          <w:marRight w:val="0"/>
          <w:marTop w:val="0"/>
          <w:marBottom w:val="0"/>
          <w:divBdr>
            <w:top w:val="none" w:sz="0" w:space="0" w:color="auto"/>
            <w:left w:val="none" w:sz="0" w:space="0" w:color="auto"/>
            <w:bottom w:val="none" w:sz="0" w:space="0" w:color="auto"/>
            <w:right w:val="none" w:sz="0" w:space="0" w:color="auto"/>
          </w:divBdr>
        </w:div>
        <w:div w:id="347296952">
          <w:marLeft w:val="0"/>
          <w:marRight w:val="0"/>
          <w:marTop w:val="0"/>
          <w:marBottom w:val="0"/>
          <w:divBdr>
            <w:top w:val="none" w:sz="0" w:space="0" w:color="auto"/>
            <w:left w:val="none" w:sz="0" w:space="0" w:color="auto"/>
            <w:bottom w:val="none" w:sz="0" w:space="0" w:color="auto"/>
            <w:right w:val="none" w:sz="0" w:space="0" w:color="auto"/>
          </w:divBdr>
        </w:div>
        <w:div w:id="347372051">
          <w:marLeft w:val="0"/>
          <w:marRight w:val="0"/>
          <w:marTop w:val="0"/>
          <w:marBottom w:val="0"/>
          <w:divBdr>
            <w:top w:val="none" w:sz="0" w:space="0" w:color="auto"/>
            <w:left w:val="none" w:sz="0" w:space="0" w:color="auto"/>
            <w:bottom w:val="none" w:sz="0" w:space="0" w:color="auto"/>
            <w:right w:val="none" w:sz="0" w:space="0" w:color="auto"/>
          </w:divBdr>
        </w:div>
        <w:div w:id="350185342">
          <w:marLeft w:val="0"/>
          <w:marRight w:val="0"/>
          <w:marTop w:val="0"/>
          <w:marBottom w:val="0"/>
          <w:divBdr>
            <w:top w:val="none" w:sz="0" w:space="0" w:color="auto"/>
            <w:left w:val="none" w:sz="0" w:space="0" w:color="auto"/>
            <w:bottom w:val="none" w:sz="0" w:space="0" w:color="auto"/>
            <w:right w:val="none" w:sz="0" w:space="0" w:color="auto"/>
          </w:divBdr>
        </w:div>
        <w:div w:id="351106259">
          <w:marLeft w:val="0"/>
          <w:marRight w:val="0"/>
          <w:marTop w:val="0"/>
          <w:marBottom w:val="0"/>
          <w:divBdr>
            <w:top w:val="none" w:sz="0" w:space="0" w:color="auto"/>
            <w:left w:val="none" w:sz="0" w:space="0" w:color="auto"/>
            <w:bottom w:val="none" w:sz="0" w:space="0" w:color="auto"/>
            <w:right w:val="none" w:sz="0" w:space="0" w:color="auto"/>
          </w:divBdr>
        </w:div>
        <w:div w:id="353119082">
          <w:marLeft w:val="0"/>
          <w:marRight w:val="0"/>
          <w:marTop w:val="0"/>
          <w:marBottom w:val="0"/>
          <w:divBdr>
            <w:top w:val="none" w:sz="0" w:space="0" w:color="auto"/>
            <w:left w:val="none" w:sz="0" w:space="0" w:color="auto"/>
            <w:bottom w:val="none" w:sz="0" w:space="0" w:color="auto"/>
            <w:right w:val="none" w:sz="0" w:space="0" w:color="auto"/>
          </w:divBdr>
        </w:div>
        <w:div w:id="360054994">
          <w:marLeft w:val="0"/>
          <w:marRight w:val="0"/>
          <w:marTop w:val="0"/>
          <w:marBottom w:val="0"/>
          <w:divBdr>
            <w:top w:val="none" w:sz="0" w:space="0" w:color="auto"/>
            <w:left w:val="none" w:sz="0" w:space="0" w:color="auto"/>
            <w:bottom w:val="none" w:sz="0" w:space="0" w:color="auto"/>
            <w:right w:val="none" w:sz="0" w:space="0" w:color="auto"/>
          </w:divBdr>
        </w:div>
        <w:div w:id="361319893">
          <w:marLeft w:val="0"/>
          <w:marRight w:val="0"/>
          <w:marTop w:val="0"/>
          <w:marBottom w:val="0"/>
          <w:divBdr>
            <w:top w:val="none" w:sz="0" w:space="0" w:color="auto"/>
            <w:left w:val="none" w:sz="0" w:space="0" w:color="auto"/>
            <w:bottom w:val="none" w:sz="0" w:space="0" w:color="auto"/>
            <w:right w:val="none" w:sz="0" w:space="0" w:color="auto"/>
          </w:divBdr>
        </w:div>
        <w:div w:id="362633946">
          <w:marLeft w:val="0"/>
          <w:marRight w:val="0"/>
          <w:marTop w:val="0"/>
          <w:marBottom w:val="0"/>
          <w:divBdr>
            <w:top w:val="none" w:sz="0" w:space="0" w:color="auto"/>
            <w:left w:val="none" w:sz="0" w:space="0" w:color="auto"/>
            <w:bottom w:val="none" w:sz="0" w:space="0" w:color="auto"/>
            <w:right w:val="none" w:sz="0" w:space="0" w:color="auto"/>
          </w:divBdr>
        </w:div>
        <w:div w:id="363219202">
          <w:marLeft w:val="0"/>
          <w:marRight w:val="0"/>
          <w:marTop w:val="0"/>
          <w:marBottom w:val="0"/>
          <w:divBdr>
            <w:top w:val="none" w:sz="0" w:space="0" w:color="auto"/>
            <w:left w:val="none" w:sz="0" w:space="0" w:color="auto"/>
            <w:bottom w:val="none" w:sz="0" w:space="0" w:color="auto"/>
            <w:right w:val="none" w:sz="0" w:space="0" w:color="auto"/>
          </w:divBdr>
        </w:div>
        <w:div w:id="365721936">
          <w:marLeft w:val="0"/>
          <w:marRight w:val="0"/>
          <w:marTop w:val="0"/>
          <w:marBottom w:val="0"/>
          <w:divBdr>
            <w:top w:val="none" w:sz="0" w:space="0" w:color="auto"/>
            <w:left w:val="none" w:sz="0" w:space="0" w:color="auto"/>
            <w:bottom w:val="none" w:sz="0" w:space="0" w:color="auto"/>
            <w:right w:val="none" w:sz="0" w:space="0" w:color="auto"/>
          </w:divBdr>
        </w:div>
        <w:div w:id="367687814">
          <w:marLeft w:val="0"/>
          <w:marRight w:val="0"/>
          <w:marTop w:val="0"/>
          <w:marBottom w:val="0"/>
          <w:divBdr>
            <w:top w:val="none" w:sz="0" w:space="0" w:color="auto"/>
            <w:left w:val="none" w:sz="0" w:space="0" w:color="auto"/>
            <w:bottom w:val="none" w:sz="0" w:space="0" w:color="auto"/>
            <w:right w:val="none" w:sz="0" w:space="0" w:color="auto"/>
          </w:divBdr>
        </w:div>
        <w:div w:id="368142774">
          <w:marLeft w:val="0"/>
          <w:marRight w:val="0"/>
          <w:marTop w:val="0"/>
          <w:marBottom w:val="0"/>
          <w:divBdr>
            <w:top w:val="none" w:sz="0" w:space="0" w:color="auto"/>
            <w:left w:val="none" w:sz="0" w:space="0" w:color="auto"/>
            <w:bottom w:val="none" w:sz="0" w:space="0" w:color="auto"/>
            <w:right w:val="none" w:sz="0" w:space="0" w:color="auto"/>
          </w:divBdr>
        </w:div>
        <w:div w:id="370308859">
          <w:marLeft w:val="0"/>
          <w:marRight w:val="0"/>
          <w:marTop w:val="0"/>
          <w:marBottom w:val="0"/>
          <w:divBdr>
            <w:top w:val="none" w:sz="0" w:space="0" w:color="auto"/>
            <w:left w:val="none" w:sz="0" w:space="0" w:color="auto"/>
            <w:bottom w:val="none" w:sz="0" w:space="0" w:color="auto"/>
            <w:right w:val="none" w:sz="0" w:space="0" w:color="auto"/>
          </w:divBdr>
        </w:div>
        <w:div w:id="372079370">
          <w:marLeft w:val="0"/>
          <w:marRight w:val="0"/>
          <w:marTop w:val="0"/>
          <w:marBottom w:val="0"/>
          <w:divBdr>
            <w:top w:val="none" w:sz="0" w:space="0" w:color="auto"/>
            <w:left w:val="none" w:sz="0" w:space="0" w:color="auto"/>
            <w:bottom w:val="none" w:sz="0" w:space="0" w:color="auto"/>
            <w:right w:val="none" w:sz="0" w:space="0" w:color="auto"/>
          </w:divBdr>
        </w:div>
        <w:div w:id="382876380">
          <w:marLeft w:val="0"/>
          <w:marRight w:val="0"/>
          <w:marTop w:val="0"/>
          <w:marBottom w:val="0"/>
          <w:divBdr>
            <w:top w:val="none" w:sz="0" w:space="0" w:color="auto"/>
            <w:left w:val="none" w:sz="0" w:space="0" w:color="auto"/>
            <w:bottom w:val="none" w:sz="0" w:space="0" w:color="auto"/>
            <w:right w:val="none" w:sz="0" w:space="0" w:color="auto"/>
          </w:divBdr>
        </w:div>
        <w:div w:id="386955890">
          <w:marLeft w:val="0"/>
          <w:marRight w:val="0"/>
          <w:marTop w:val="0"/>
          <w:marBottom w:val="0"/>
          <w:divBdr>
            <w:top w:val="none" w:sz="0" w:space="0" w:color="auto"/>
            <w:left w:val="none" w:sz="0" w:space="0" w:color="auto"/>
            <w:bottom w:val="none" w:sz="0" w:space="0" w:color="auto"/>
            <w:right w:val="none" w:sz="0" w:space="0" w:color="auto"/>
          </w:divBdr>
        </w:div>
        <w:div w:id="389113307">
          <w:marLeft w:val="0"/>
          <w:marRight w:val="0"/>
          <w:marTop w:val="0"/>
          <w:marBottom w:val="0"/>
          <w:divBdr>
            <w:top w:val="none" w:sz="0" w:space="0" w:color="auto"/>
            <w:left w:val="none" w:sz="0" w:space="0" w:color="auto"/>
            <w:bottom w:val="none" w:sz="0" w:space="0" w:color="auto"/>
            <w:right w:val="none" w:sz="0" w:space="0" w:color="auto"/>
          </w:divBdr>
        </w:div>
        <w:div w:id="391781669">
          <w:marLeft w:val="0"/>
          <w:marRight w:val="0"/>
          <w:marTop w:val="0"/>
          <w:marBottom w:val="0"/>
          <w:divBdr>
            <w:top w:val="none" w:sz="0" w:space="0" w:color="auto"/>
            <w:left w:val="none" w:sz="0" w:space="0" w:color="auto"/>
            <w:bottom w:val="none" w:sz="0" w:space="0" w:color="auto"/>
            <w:right w:val="none" w:sz="0" w:space="0" w:color="auto"/>
          </w:divBdr>
        </w:div>
        <w:div w:id="393702556">
          <w:marLeft w:val="0"/>
          <w:marRight w:val="0"/>
          <w:marTop w:val="0"/>
          <w:marBottom w:val="0"/>
          <w:divBdr>
            <w:top w:val="none" w:sz="0" w:space="0" w:color="auto"/>
            <w:left w:val="none" w:sz="0" w:space="0" w:color="auto"/>
            <w:bottom w:val="none" w:sz="0" w:space="0" w:color="auto"/>
            <w:right w:val="none" w:sz="0" w:space="0" w:color="auto"/>
          </w:divBdr>
        </w:div>
        <w:div w:id="394745774">
          <w:marLeft w:val="0"/>
          <w:marRight w:val="0"/>
          <w:marTop w:val="0"/>
          <w:marBottom w:val="0"/>
          <w:divBdr>
            <w:top w:val="none" w:sz="0" w:space="0" w:color="auto"/>
            <w:left w:val="none" w:sz="0" w:space="0" w:color="auto"/>
            <w:bottom w:val="none" w:sz="0" w:space="0" w:color="auto"/>
            <w:right w:val="none" w:sz="0" w:space="0" w:color="auto"/>
          </w:divBdr>
        </w:div>
        <w:div w:id="395671067">
          <w:marLeft w:val="0"/>
          <w:marRight w:val="0"/>
          <w:marTop w:val="0"/>
          <w:marBottom w:val="0"/>
          <w:divBdr>
            <w:top w:val="none" w:sz="0" w:space="0" w:color="auto"/>
            <w:left w:val="none" w:sz="0" w:space="0" w:color="auto"/>
            <w:bottom w:val="none" w:sz="0" w:space="0" w:color="auto"/>
            <w:right w:val="none" w:sz="0" w:space="0" w:color="auto"/>
          </w:divBdr>
        </w:div>
        <w:div w:id="395857921">
          <w:marLeft w:val="0"/>
          <w:marRight w:val="0"/>
          <w:marTop w:val="0"/>
          <w:marBottom w:val="0"/>
          <w:divBdr>
            <w:top w:val="none" w:sz="0" w:space="0" w:color="auto"/>
            <w:left w:val="none" w:sz="0" w:space="0" w:color="auto"/>
            <w:bottom w:val="none" w:sz="0" w:space="0" w:color="auto"/>
            <w:right w:val="none" w:sz="0" w:space="0" w:color="auto"/>
          </w:divBdr>
        </w:div>
        <w:div w:id="399257832">
          <w:marLeft w:val="0"/>
          <w:marRight w:val="0"/>
          <w:marTop w:val="0"/>
          <w:marBottom w:val="0"/>
          <w:divBdr>
            <w:top w:val="none" w:sz="0" w:space="0" w:color="auto"/>
            <w:left w:val="none" w:sz="0" w:space="0" w:color="auto"/>
            <w:bottom w:val="none" w:sz="0" w:space="0" w:color="auto"/>
            <w:right w:val="none" w:sz="0" w:space="0" w:color="auto"/>
          </w:divBdr>
        </w:div>
        <w:div w:id="400711198">
          <w:marLeft w:val="0"/>
          <w:marRight w:val="0"/>
          <w:marTop w:val="0"/>
          <w:marBottom w:val="0"/>
          <w:divBdr>
            <w:top w:val="none" w:sz="0" w:space="0" w:color="auto"/>
            <w:left w:val="none" w:sz="0" w:space="0" w:color="auto"/>
            <w:bottom w:val="none" w:sz="0" w:space="0" w:color="auto"/>
            <w:right w:val="none" w:sz="0" w:space="0" w:color="auto"/>
          </w:divBdr>
        </w:div>
        <w:div w:id="400833053">
          <w:marLeft w:val="0"/>
          <w:marRight w:val="0"/>
          <w:marTop w:val="0"/>
          <w:marBottom w:val="0"/>
          <w:divBdr>
            <w:top w:val="none" w:sz="0" w:space="0" w:color="auto"/>
            <w:left w:val="none" w:sz="0" w:space="0" w:color="auto"/>
            <w:bottom w:val="none" w:sz="0" w:space="0" w:color="auto"/>
            <w:right w:val="none" w:sz="0" w:space="0" w:color="auto"/>
          </w:divBdr>
        </w:div>
        <w:div w:id="401101726">
          <w:marLeft w:val="0"/>
          <w:marRight w:val="0"/>
          <w:marTop w:val="0"/>
          <w:marBottom w:val="0"/>
          <w:divBdr>
            <w:top w:val="none" w:sz="0" w:space="0" w:color="auto"/>
            <w:left w:val="none" w:sz="0" w:space="0" w:color="auto"/>
            <w:bottom w:val="none" w:sz="0" w:space="0" w:color="auto"/>
            <w:right w:val="none" w:sz="0" w:space="0" w:color="auto"/>
          </w:divBdr>
        </w:div>
        <w:div w:id="401635929">
          <w:marLeft w:val="0"/>
          <w:marRight w:val="0"/>
          <w:marTop w:val="0"/>
          <w:marBottom w:val="0"/>
          <w:divBdr>
            <w:top w:val="none" w:sz="0" w:space="0" w:color="auto"/>
            <w:left w:val="none" w:sz="0" w:space="0" w:color="auto"/>
            <w:bottom w:val="none" w:sz="0" w:space="0" w:color="auto"/>
            <w:right w:val="none" w:sz="0" w:space="0" w:color="auto"/>
          </w:divBdr>
        </w:div>
        <w:div w:id="402919792">
          <w:marLeft w:val="0"/>
          <w:marRight w:val="0"/>
          <w:marTop w:val="0"/>
          <w:marBottom w:val="0"/>
          <w:divBdr>
            <w:top w:val="none" w:sz="0" w:space="0" w:color="auto"/>
            <w:left w:val="none" w:sz="0" w:space="0" w:color="auto"/>
            <w:bottom w:val="none" w:sz="0" w:space="0" w:color="auto"/>
            <w:right w:val="none" w:sz="0" w:space="0" w:color="auto"/>
          </w:divBdr>
        </w:div>
        <w:div w:id="409278574">
          <w:marLeft w:val="0"/>
          <w:marRight w:val="0"/>
          <w:marTop w:val="0"/>
          <w:marBottom w:val="0"/>
          <w:divBdr>
            <w:top w:val="none" w:sz="0" w:space="0" w:color="auto"/>
            <w:left w:val="none" w:sz="0" w:space="0" w:color="auto"/>
            <w:bottom w:val="none" w:sz="0" w:space="0" w:color="auto"/>
            <w:right w:val="none" w:sz="0" w:space="0" w:color="auto"/>
          </w:divBdr>
        </w:div>
        <w:div w:id="414784821">
          <w:marLeft w:val="0"/>
          <w:marRight w:val="0"/>
          <w:marTop w:val="0"/>
          <w:marBottom w:val="0"/>
          <w:divBdr>
            <w:top w:val="none" w:sz="0" w:space="0" w:color="auto"/>
            <w:left w:val="none" w:sz="0" w:space="0" w:color="auto"/>
            <w:bottom w:val="none" w:sz="0" w:space="0" w:color="auto"/>
            <w:right w:val="none" w:sz="0" w:space="0" w:color="auto"/>
          </w:divBdr>
        </w:div>
        <w:div w:id="414908922">
          <w:marLeft w:val="0"/>
          <w:marRight w:val="0"/>
          <w:marTop w:val="0"/>
          <w:marBottom w:val="0"/>
          <w:divBdr>
            <w:top w:val="none" w:sz="0" w:space="0" w:color="auto"/>
            <w:left w:val="none" w:sz="0" w:space="0" w:color="auto"/>
            <w:bottom w:val="none" w:sz="0" w:space="0" w:color="auto"/>
            <w:right w:val="none" w:sz="0" w:space="0" w:color="auto"/>
          </w:divBdr>
        </w:div>
        <w:div w:id="419256484">
          <w:marLeft w:val="0"/>
          <w:marRight w:val="0"/>
          <w:marTop w:val="0"/>
          <w:marBottom w:val="0"/>
          <w:divBdr>
            <w:top w:val="none" w:sz="0" w:space="0" w:color="auto"/>
            <w:left w:val="none" w:sz="0" w:space="0" w:color="auto"/>
            <w:bottom w:val="none" w:sz="0" w:space="0" w:color="auto"/>
            <w:right w:val="none" w:sz="0" w:space="0" w:color="auto"/>
          </w:divBdr>
        </w:div>
        <w:div w:id="423571315">
          <w:marLeft w:val="0"/>
          <w:marRight w:val="0"/>
          <w:marTop w:val="0"/>
          <w:marBottom w:val="0"/>
          <w:divBdr>
            <w:top w:val="none" w:sz="0" w:space="0" w:color="auto"/>
            <w:left w:val="none" w:sz="0" w:space="0" w:color="auto"/>
            <w:bottom w:val="none" w:sz="0" w:space="0" w:color="auto"/>
            <w:right w:val="none" w:sz="0" w:space="0" w:color="auto"/>
          </w:divBdr>
        </w:div>
        <w:div w:id="423956676">
          <w:marLeft w:val="0"/>
          <w:marRight w:val="0"/>
          <w:marTop w:val="0"/>
          <w:marBottom w:val="0"/>
          <w:divBdr>
            <w:top w:val="none" w:sz="0" w:space="0" w:color="auto"/>
            <w:left w:val="none" w:sz="0" w:space="0" w:color="auto"/>
            <w:bottom w:val="none" w:sz="0" w:space="0" w:color="auto"/>
            <w:right w:val="none" w:sz="0" w:space="0" w:color="auto"/>
          </w:divBdr>
        </w:div>
        <w:div w:id="425808719">
          <w:marLeft w:val="0"/>
          <w:marRight w:val="0"/>
          <w:marTop w:val="0"/>
          <w:marBottom w:val="0"/>
          <w:divBdr>
            <w:top w:val="none" w:sz="0" w:space="0" w:color="auto"/>
            <w:left w:val="none" w:sz="0" w:space="0" w:color="auto"/>
            <w:bottom w:val="none" w:sz="0" w:space="0" w:color="auto"/>
            <w:right w:val="none" w:sz="0" w:space="0" w:color="auto"/>
          </w:divBdr>
        </w:div>
        <w:div w:id="437331120">
          <w:marLeft w:val="0"/>
          <w:marRight w:val="0"/>
          <w:marTop w:val="0"/>
          <w:marBottom w:val="0"/>
          <w:divBdr>
            <w:top w:val="none" w:sz="0" w:space="0" w:color="auto"/>
            <w:left w:val="none" w:sz="0" w:space="0" w:color="auto"/>
            <w:bottom w:val="none" w:sz="0" w:space="0" w:color="auto"/>
            <w:right w:val="none" w:sz="0" w:space="0" w:color="auto"/>
          </w:divBdr>
        </w:div>
        <w:div w:id="444345570">
          <w:marLeft w:val="0"/>
          <w:marRight w:val="0"/>
          <w:marTop w:val="0"/>
          <w:marBottom w:val="0"/>
          <w:divBdr>
            <w:top w:val="none" w:sz="0" w:space="0" w:color="auto"/>
            <w:left w:val="none" w:sz="0" w:space="0" w:color="auto"/>
            <w:bottom w:val="none" w:sz="0" w:space="0" w:color="auto"/>
            <w:right w:val="none" w:sz="0" w:space="0" w:color="auto"/>
          </w:divBdr>
        </w:div>
        <w:div w:id="448013515">
          <w:marLeft w:val="0"/>
          <w:marRight w:val="0"/>
          <w:marTop w:val="0"/>
          <w:marBottom w:val="0"/>
          <w:divBdr>
            <w:top w:val="none" w:sz="0" w:space="0" w:color="auto"/>
            <w:left w:val="none" w:sz="0" w:space="0" w:color="auto"/>
            <w:bottom w:val="none" w:sz="0" w:space="0" w:color="auto"/>
            <w:right w:val="none" w:sz="0" w:space="0" w:color="auto"/>
          </w:divBdr>
        </w:div>
        <w:div w:id="455103017">
          <w:marLeft w:val="0"/>
          <w:marRight w:val="0"/>
          <w:marTop w:val="0"/>
          <w:marBottom w:val="0"/>
          <w:divBdr>
            <w:top w:val="none" w:sz="0" w:space="0" w:color="auto"/>
            <w:left w:val="none" w:sz="0" w:space="0" w:color="auto"/>
            <w:bottom w:val="none" w:sz="0" w:space="0" w:color="auto"/>
            <w:right w:val="none" w:sz="0" w:space="0" w:color="auto"/>
          </w:divBdr>
        </w:div>
        <w:div w:id="455221247">
          <w:marLeft w:val="0"/>
          <w:marRight w:val="0"/>
          <w:marTop w:val="0"/>
          <w:marBottom w:val="0"/>
          <w:divBdr>
            <w:top w:val="none" w:sz="0" w:space="0" w:color="auto"/>
            <w:left w:val="none" w:sz="0" w:space="0" w:color="auto"/>
            <w:bottom w:val="none" w:sz="0" w:space="0" w:color="auto"/>
            <w:right w:val="none" w:sz="0" w:space="0" w:color="auto"/>
          </w:divBdr>
        </w:div>
        <w:div w:id="458452404">
          <w:marLeft w:val="0"/>
          <w:marRight w:val="0"/>
          <w:marTop w:val="0"/>
          <w:marBottom w:val="0"/>
          <w:divBdr>
            <w:top w:val="none" w:sz="0" w:space="0" w:color="auto"/>
            <w:left w:val="none" w:sz="0" w:space="0" w:color="auto"/>
            <w:bottom w:val="none" w:sz="0" w:space="0" w:color="auto"/>
            <w:right w:val="none" w:sz="0" w:space="0" w:color="auto"/>
          </w:divBdr>
        </w:div>
        <w:div w:id="461852981">
          <w:marLeft w:val="0"/>
          <w:marRight w:val="0"/>
          <w:marTop w:val="0"/>
          <w:marBottom w:val="0"/>
          <w:divBdr>
            <w:top w:val="none" w:sz="0" w:space="0" w:color="auto"/>
            <w:left w:val="none" w:sz="0" w:space="0" w:color="auto"/>
            <w:bottom w:val="none" w:sz="0" w:space="0" w:color="auto"/>
            <w:right w:val="none" w:sz="0" w:space="0" w:color="auto"/>
          </w:divBdr>
        </w:div>
        <w:div w:id="464352552">
          <w:marLeft w:val="0"/>
          <w:marRight w:val="0"/>
          <w:marTop w:val="0"/>
          <w:marBottom w:val="0"/>
          <w:divBdr>
            <w:top w:val="none" w:sz="0" w:space="0" w:color="auto"/>
            <w:left w:val="none" w:sz="0" w:space="0" w:color="auto"/>
            <w:bottom w:val="none" w:sz="0" w:space="0" w:color="auto"/>
            <w:right w:val="none" w:sz="0" w:space="0" w:color="auto"/>
          </w:divBdr>
        </w:div>
        <w:div w:id="464398043">
          <w:marLeft w:val="0"/>
          <w:marRight w:val="0"/>
          <w:marTop w:val="0"/>
          <w:marBottom w:val="0"/>
          <w:divBdr>
            <w:top w:val="none" w:sz="0" w:space="0" w:color="auto"/>
            <w:left w:val="none" w:sz="0" w:space="0" w:color="auto"/>
            <w:bottom w:val="none" w:sz="0" w:space="0" w:color="auto"/>
            <w:right w:val="none" w:sz="0" w:space="0" w:color="auto"/>
          </w:divBdr>
        </w:div>
        <w:div w:id="465782165">
          <w:marLeft w:val="0"/>
          <w:marRight w:val="0"/>
          <w:marTop w:val="0"/>
          <w:marBottom w:val="0"/>
          <w:divBdr>
            <w:top w:val="none" w:sz="0" w:space="0" w:color="auto"/>
            <w:left w:val="none" w:sz="0" w:space="0" w:color="auto"/>
            <w:bottom w:val="none" w:sz="0" w:space="0" w:color="auto"/>
            <w:right w:val="none" w:sz="0" w:space="0" w:color="auto"/>
          </w:divBdr>
        </w:div>
        <w:div w:id="469328001">
          <w:marLeft w:val="0"/>
          <w:marRight w:val="0"/>
          <w:marTop w:val="0"/>
          <w:marBottom w:val="0"/>
          <w:divBdr>
            <w:top w:val="none" w:sz="0" w:space="0" w:color="auto"/>
            <w:left w:val="none" w:sz="0" w:space="0" w:color="auto"/>
            <w:bottom w:val="none" w:sz="0" w:space="0" w:color="auto"/>
            <w:right w:val="none" w:sz="0" w:space="0" w:color="auto"/>
          </w:divBdr>
        </w:div>
        <w:div w:id="469372699">
          <w:marLeft w:val="0"/>
          <w:marRight w:val="0"/>
          <w:marTop w:val="0"/>
          <w:marBottom w:val="0"/>
          <w:divBdr>
            <w:top w:val="none" w:sz="0" w:space="0" w:color="auto"/>
            <w:left w:val="none" w:sz="0" w:space="0" w:color="auto"/>
            <w:bottom w:val="none" w:sz="0" w:space="0" w:color="auto"/>
            <w:right w:val="none" w:sz="0" w:space="0" w:color="auto"/>
          </w:divBdr>
        </w:div>
        <w:div w:id="474447013">
          <w:marLeft w:val="0"/>
          <w:marRight w:val="0"/>
          <w:marTop w:val="0"/>
          <w:marBottom w:val="0"/>
          <w:divBdr>
            <w:top w:val="none" w:sz="0" w:space="0" w:color="auto"/>
            <w:left w:val="none" w:sz="0" w:space="0" w:color="auto"/>
            <w:bottom w:val="none" w:sz="0" w:space="0" w:color="auto"/>
            <w:right w:val="none" w:sz="0" w:space="0" w:color="auto"/>
          </w:divBdr>
        </w:div>
        <w:div w:id="475025578">
          <w:marLeft w:val="0"/>
          <w:marRight w:val="0"/>
          <w:marTop w:val="0"/>
          <w:marBottom w:val="0"/>
          <w:divBdr>
            <w:top w:val="none" w:sz="0" w:space="0" w:color="auto"/>
            <w:left w:val="none" w:sz="0" w:space="0" w:color="auto"/>
            <w:bottom w:val="none" w:sz="0" w:space="0" w:color="auto"/>
            <w:right w:val="none" w:sz="0" w:space="0" w:color="auto"/>
          </w:divBdr>
        </w:div>
        <w:div w:id="476075086">
          <w:marLeft w:val="0"/>
          <w:marRight w:val="0"/>
          <w:marTop w:val="0"/>
          <w:marBottom w:val="0"/>
          <w:divBdr>
            <w:top w:val="none" w:sz="0" w:space="0" w:color="auto"/>
            <w:left w:val="none" w:sz="0" w:space="0" w:color="auto"/>
            <w:bottom w:val="none" w:sz="0" w:space="0" w:color="auto"/>
            <w:right w:val="none" w:sz="0" w:space="0" w:color="auto"/>
          </w:divBdr>
        </w:div>
        <w:div w:id="477116928">
          <w:marLeft w:val="0"/>
          <w:marRight w:val="0"/>
          <w:marTop w:val="0"/>
          <w:marBottom w:val="0"/>
          <w:divBdr>
            <w:top w:val="none" w:sz="0" w:space="0" w:color="auto"/>
            <w:left w:val="none" w:sz="0" w:space="0" w:color="auto"/>
            <w:bottom w:val="none" w:sz="0" w:space="0" w:color="auto"/>
            <w:right w:val="none" w:sz="0" w:space="0" w:color="auto"/>
          </w:divBdr>
        </w:div>
        <w:div w:id="478957490">
          <w:marLeft w:val="0"/>
          <w:marRight w:val="0"/>
          <w:marTop w:val="0"/>
          <w:marBottom w:val="0"/>
          <w:divBdr>
            <w:top w:val="none" w:sz="0" w:space="0" w:color="auto"/>
            <w:left w:val="none" w:sz="0" w:space="0" w:color="auto"/>
            <w:bottom w:val="none" w:sz="0" w:space="0" w:color="auto"/>
            <w:right w:val="none" w:sz="0" w:space="0" w:color="auto"/>
          </w:divBdr>
        </w:div>
        <w:div w:id="480736799">
          <w:marLeft w:val="0"/>
          <w:marRight w:val="0"/>
          <w:marTop w:val="0"/>
          <w:marBottom w:val="0"/>
          <w:divBdr>
            <w:top w:val="none" w:sz="0" w:space="0" w:color="auto"/>
            <w:left w:val="none" w:sz="0" w:space="0" w:color="auto"/>
            <w:bottom w:val="none" w:sz="0" w:space="0" w:color="auto"/>
            <w:right w:val="none" w:sz="0" w:space="0" w:color="auto"/>
          </w:divBdr>
        </w:div>
        <w:div w:id="485128334">
          <w:marLeft w:val="0"/>
          <w:marRight w:val="0"/>
          <w:marTop w:val="0"/>
          <w:marBottom w:val="0"/>
          <w:divBdr>
            <w:top w:val="none" w:sz="0" w:space="0" w:color="auto"/>
            <w:left w:val="none" w:sz="0" w:space="0" w:color="auto"/>
            <w:bottom w:val="none" w:sz="0" w:space="0" w:color="auto"/>
            <w:right w:val="none" w:sz="0" w:space="0" w:color="auto"/>
          </w:divBdr>
        </w:div>
        <w:div w:id="486362723">
          <w:marLeft w:val="0"/>
          <w:marRight w:val="0"/>
          <w:marTop w:val="0"/>
          <w:marBottom w:val="0"/>
          <w:divBdr>
            <w:top w:val="none" w:sz="0" w:space="0" w:color="auto"/>
            <w:left w:val="none" w:sz="0" w:space="0" w:color="auto"/>
            <w:bottom w:val="none" w:sz="0" w:space="0" w:color="auto"/>
            <w:right w:val="none" w:sz="0" w:space="0" w:color="auto"/>
          </w:divBdr>
        </w:div>
        <w:div w:id="487788687">
          <w:marLeft w:val="0"/>
          <w:marRight w:val="0"/>
          <w:marTop w:val="0"/>
          <w:marBottom w:val="0"/>
          <w:divBdr>
            <w:top w:val="none" w:sz="0" w:space="0" w:color="auto"/>
            <w:left w:val="none" w:sz="0" w:space="0" w:color="auto"/>
            <w:bottom w:val="none" w:sz="0" w:space="0" w:color="auto"/>
            <w:right w:val="none" w:sz="0" w:space="0" w:color="auto"/>
          </w:divBdr>
        </w:div>
        <w:div w:id="488788227">
          <w:marLeft w:val="0"/>
          <w:marRight w:val="0"/>
          <w:marTop w:val="0"/>
          <w:marBottom w:val="0"/>
          <w:divBdr>
            <w:top w:val="none" w:sz="0" w:space="0" w:color="auto"/>
            <w:left w:val="none" w:sz="0" w:space="0" w:color="auto"/>
            <w:bottom w:val="none" w:sz="0" w:space="0" w:color="auto"/>
            <w:right w:val="none" w:sz="0" w:space="0" w:color="auto"/>
          </w:divBdr>
        </w:div>
        <w:div w:id="489828337">
          <w:marLeft w:val="0"/>
          <w:marRight w:val="0"/>
          <w:marTop w:val="0"/>
          <w:marBottom w:val="0"/>
          <w:divBdr>
            <w:top w:val="none" w:sz="0" w:space="0" w:color="auto"/>
            <w:left w:val="none" w:sz="0" w:space="0" w:color="auto"/>
            <w:bottom w:val="none" w:sz="0" w:space="0" w:color="auto"/>
            <w:right w:val="none" w:sz="0" w:space="0" w:color="auto"/>
          </w:divBdr>
        </w:div>
        <w:div w:id="490603557">
          <w:marLeft w:val="0"/>
          <w:marRight w:val="0"/>
          <w:marTop w:val="0"/>
          <w:marBottom w:val="0"/>
          <w:divBdr>
            <w:top w:val="none" w:sz="0" w:space="0" w:color="auto"/>
            <w:left w:val="none" w:sz="0" w:space="0" w:color="auto"/>
            <w:bottom w:val="none" w:sz="0" w:space="0" w:color="auto"/>
            <w:right w:val="none" w:sz="0" w:space="0" w:color="auto"/>
          </w:divBdr>
        </w:div>
        <w:div w:id="498423387">
          <w:marLeft w:val="0"/>
          <w:marRight w:val="0"/>
          <w:marTop w:val="0"/>
          <w:marBottom w:val="0"/>
          <w:divBdr>
            <w:top w:val="none" w:sz="0" w:space="0" w:color="auto"/>
            <w:left w:val="none" w:sz="0" w:space="0" w:color="auto"/>
            <w:bottom w:val="none" w:sz="0" w:space="0" w:color="auto"/>
            <w:right w:val="none" w:sz="0" w:space="0" w:color="auto"/>
          </w:divBdr>
        </w:div>
        <w:div w:id="499277037">
          <w:marLeft w:val="0"/>
          <w:marRight w:val="0"/>
          <w:marTop w:val="0"/>
          <w:marBottom w:val="0"/>
          <w:divBdr>
            <w:top w:val="none" w:sz="0" w:space="0" w:color="auto"/>
            <w:left w:val="none" w:sz="0" w:space="0" w:color="auto"/>
            <w:bottom w:val="none" w:sz="0" w:space="0" w:color="auto"/>
            <w:right w:val="none" w:sz="0" w:space="0" w:color="auto"/>
          </w:divBdr>
        </w:div>
        <w:div w:id="499583494">
          <w:marLeft w:val="0"/>
          <w:marRight w:val="0"/>
          <w:marTop w:val="0"/>
          <w:marBottom w:val="0"/>
          <w:divBdr>
            <w:top w:val="none" w:sz="0" w:space="0" w:color="auto"/>
            <w:left w:val="none" w:sz="0" w:space="0" w:color="auto"/>
            <w:bottom w:val="none" w:sz="0" w:space="0" w:color="auto"/>
            <w:right w:val="none" w:sz="0" w:space="0" w:color="auto"/>
          </w:divBdr>
        </w:div>
        <w:div w:id="503670587">
          <w:marLeft w:val="0"/>
          <w:marRight w:val="0"/>
          <w:marTop w:val="0"/>
          <w:marBottom w:val="0"/>
          <w:divBdr>
            <w:top w:val="none" w:sz="0" w:space="0" w:color="auto"/>
            <w:left w:val="none" w:sz="0" w:space="0" w:color="auto"/>
            <w:bottom w:val="none" w:sz="0" w:space="0" w:color="auto"/>
            <w:right w:val="none" w:sz="0" w:space="0" w:color="auto"/>
          </w:divBdr>
        </w:div>
        <w:div w:id="506213171">
          <w:marLeft w:val="0"/>
          <w:marRight w:val="0"/>
          <w:marTop w:val="0"/>
          <w:marBottom w:val="0"/>
          <w:divBdr>
            <w:top w:val="none" w:sz="0" w:space="0" w:color="auto"/>
            <w:left w:val="none" w:sz="0" w:space="0" w:color="auto"/>
            <w:bottom w:val="none" w:sz="0" w:space="0" w:color="auto"/>
            <w:right w:val="none" w:sz="0" w:space="0" w:color="auto"/>
          </w:divBdr>
        </w:div>
        <w:div w:id="507060864">
          <w:marLeft w:val="0"/>
          <w:marRight w:val="0"/>
          <w:marTop w:val="0"/>
          <w:marBottom w:val="0"/>
          <w:divBdr>
            <w:top w:val="none" w:sz="0" w:space="0" w:color="auto"/>
            <w:left w:val="none" w:sz="0" w:space="0" w:color="auto"/>
            <w:bottom w:val="none" w:sz="0" w:space="0" w:color="auto"/>
            <w:right w:val="none" w:sz="0" w:space="0" w:color="auto"/>
          </w:divBdr>
        </w:div>
        <w:div w:id="508251220">
          <w:marLeft w:val="0"/>
          <w:marRight w:val="0"/>
          <w:marTop w:val="0"/>
          <w:marBottom w:val="0"/>
          <w:divBdr>
            <w:top w:val="none" w:sz="0" w:space="0" w:color="auto"/>
            <w:left w:val="none" w:sz="0" w:space="0" w:color="auto"/>
            <w:bottom w:val="none" w:sz="0" w:space="0" w:color="auto"/>
            <w:right w:val="none" w:sz="0" w:space="0" w:color="auto"/>
          </w:divBdr>
        </w:div>
        <w:div w:id="510265636">
          <w:marLeft w:val="0"/>
          <w:marRight w:val="0"/>
          <w:marTop w:val="0"/>
          <w:marBottom w:val="0"/>
          <w:divBdr>
            <w:top w:val="none" w:sz="0" w:space="0" w:color="auto"/>
            <w:left w:val="none" w:sz="0" w:space="0" w:color="auto"/>
            <w:bottom w:val="none" w:sz="0" w:space="0" w:color="auto"/>
            <w:right w:val="none" w:sz="0" w:space="0" w:color="auto"/>
          </w:divBdr>
        </w:div>
        <w:div w:id="510488911">
          <w:marLeft w:val="0"/>
          <w:marRight w:val="0"/>
          <w:marTop w:val="0"/>
          <w:marBottom w:val="0"/>
          <w:divBdr>
            <w:top w:val="none" w:sz="0" w:space="0" w:color="auto"/>
            <w:left w:val="none" w:sz="0" w:space="0" w:color="auto"/>
            <w:bottom w:val="none" w:sz="0" w:space="0" w:color="auto"/>
            <w:right w:val="none" w:sz="0" w:space="0" w:color="auto"/>
          </w:divBdr>
        </w:div>
        <w:div w:id="511460224">
          <w:marLeft w:val="0"/>
          <w:marRight w:val="0"/>
          <w:marTop w:val="0"/>
          <w:marBottom w:val="0"/>
          <w:divBdr>
            <w:top w:val="none" w:sz="0" w:space="0" w:color="auto"/>
            <w:left w:val="none" w:sz="0" w:space="0" w:color="auto"/>
            <w:bottom w:val="none" w:sz="0" w:space="0" w:color="auto"/>
            <w:right w:val="none" w:sz="0" w:space="0" w:color="auto"/>
          </w:divBdr>
        </w:div>
        <w:div w:id="515193964">
          <w:marLeft w:val="0"/>
          <w:marRight w:val="0"/>
          <w:marTop w:val="0"/>
          <w:marBottom w:val="0"/>
          <w:divBdr>
            <w:top w:val="none" w:sz="0" w:space="0" w:color="auto"/>
            <w:left w:val="none" w:sz="0" w:space="0" w:color="auto"/>
            <w:bottom w:val="none" w:sz="0" w:space="0" w:color="auto"/>
            <w:right w:val="none" w:sz="0" w:space="0" w:color="auto"/>
          </w:divBdr>
        </w:div>
        <w:div w:id="515577986">
          <w:marLeft w:val="0"/>
          <w:marRight w:val="0"/>
          <w:marTop w:val="0"/>
          <w:marBottom w:val="0"/>
          <w:divBdr>
            <w:top w:val="none" w:sz="0" w:space="0" w:color="auto"/>
            <w:left w:val="none" w:sz="0" w:space="0" w:color="auto"/>
            <w:bottom w:val="none" w:sz="0" w:space="0" w:color="auto"/>
            <w:right w:val="none" w:sz="0" w:space="0" w:color="auto"/>
          </w:divBdr>
        </w:div>
        <w:div w:id="519778785">
          <w:marLeft w:val="0"/>
          <w:marRight w:val="0"/>
          <w:marTop w:val="0"/>
          <w:marBottom w:val="0"/>
          <w:divBdr>
            <w:top w:val="none" w:sz="0" w:space="0" w:color="auto"/>
            <w:left w:val="none" w:sz="0" w:space="0" w:color="auto"/>
            <w:bottom w:val="none" w:sz="0" w:space="0" w:color="auto"/>
            <w:right w:val="none" w:sz="0" w:space="0" w:color="auto"/>
          </w:divBdr>
        </w:div>
        <w:div w:id="526600923">
          <w:marLeft w:val="0"/>
          <w:marRight w:val="0"/>
          <w:marTop w:val="0"/>
          <w:marBottom w:val="0"/>
          <w:divBdr>
            <w:top w:val="none" w:sz="0" w:space="0" w:color="auto"/>
            <w:left w:val="none" w:sz="0" w:space="0" w:color="auto"/>
            <w:bottom w:val="none" w:sz="0" w:space="0" w:color="auto"/>
            <w:right w:val="none" w:sz="0" w:space="0" w:color="auto"/>
          </w:divBdr>
        </w:div>
        <w:div w:id="527717604">
          <w:marLeft w:val="0"/>
          <w:marRight w:val="0"/>
          <w:marTop w:val="0"/>
          <w:marBottom w:val="0"/>
          <w:divBdr>
            <w:top w:val="none" w:sz="0" w:space="0" w:color="auto"/>
            <w:left w:val="none" w:sz="0" w:space="0" w:color="auto"/>
            <w:bottom w:val="none" w:sz="0" w:space="0" w:color="auto"/>
            <w:right w:val="none" w:sz="0" w:space="0" w:color="auto"/>
          </w:divBdr>
        </w:div>
        <w:div w:id="530270108">
          <w:marLeft w:val="0"/>
          <w:marRight w:val="0"/>
          <w:marTop w:val="0"/>
          <w:marBottom w:val="0"/>
          <w:divBdr>
            <w:top w:val="none" w:sz="0" w:space="0" w:color="auto"/>
            <w:left w:val="none" w:sz="0" w:space="0" w:color="auto"/>
            <w:bottom w:val="none" w:sz="0" w:space="0" w:color="auto"/>
            <w:right w:val="none" w:sz="0" w:space="0" w:color="auto"/>
          </w:divBdr>
        </w:div>
        <w:div w:id="532381353">
          <w:marLeft w:val="0"/>
          <w:marRight w:val="0"/>
          <w:marTop w:val="0"/>
          <w:marBottom w:val="0"/>
          <w:divBdr>
            <w:top w:val="none" w:sz="0" w:space="0" w:color="auto"/>
            <w:left w:val="none" w:sz="0" w:space="0" w:color="auto"/>
            <w:bottom w:val="none" w:sz="0" w:space="0" w:color="auto"/>
            <w:right w:val="none" w:sz="0" w:space="0" w:color="auto"/>
          </w:divBdr>
        </w:div>
        <w:div w:id="536744351">
          <w:marLeft w:val="0"/>
          <w:marRight w:val="0"/>
          <w:marTop w:val="0"/>
          <w:marBottom w:val="0"/>
          <w:divBdr>
            <w:top w:val="none" w:sz="0" w:space="0" w:color="auto"/>
            <w:left w:val="none" w:sz="0" w:space="0" w:color="auto"/>
            <w:bottom w:val="none" w:sz="0" w:space="0" w:color="auto"/>
            <w:right w:val="none" w:sz="0" w:space="0" w:color="auto"/>
          </w:divBdr>
        </w:div>
        <w:div w:id="537085056">
          <w:marLeft w:val="0"/>
          <w:marRight w:val="0"/>
          <w:marTop w:val="0"/>
          <w:marBottom w:val="0"/>
          <w:divBdr>
            <w:top w:val="none" w:sz="0" w:space="0" w:color="auto"/>
            <w:left w:val="none" w:sz="0" w:space="0" w:color="auto"/>
            <w:bottom w:val="none" w:sz="0" w:space="0" w:color="auto"/>
            <w:right w:val="none" w:sz="0" w:space="0" w:color="auto"/>
          </w:divBdr>
        </w:div>
        <w:div w:id="537159034">
          <w:marLeft w:val="0"/>
          <w:marRight w:val="0"/>
          <w:marTop w:val="0"/>
          <w:marBottom w:val="0"/>
          <w:divBdr>
            <w:top w:val="none" w:sz="0" w:space="0" w:color="auto"/>
            <w:left w:val="none" w:sz="0" w:space="0" w:color="auto"/>
            <w:bottom w:val="none" w:sz="0" w:space="0" w:color="auto"/>
            <w:right w:val="none" w:sz="0" w:space="0" w:color="auto"/>
          </w:divBdr>
        </w:div>
        <w:div w:id="539165631">
          <w:marLeft w:val="0"/>
          <w:marRight w:val="0"/>
          <w:marTop w:val="0"/>
          <w:marBottom w:val="0"/>
          <w:divBdr>
            <w:top w:val="none" w:sz="0" w:space="0" w:color="auto"/>
            <w:left w:val="none" w:sz="0" w:space="0" w:color="auto"/>
            <w:bottom w:val="none" w:sz="0" w:space="0" w:color="auto"/>
            <w:right w:val="none" w:sz="0" w:space="0" w:color="auto"/>
          </w:divBdr>
        </w:div>
        <w:div w:id="539704189">
          <w:marLeft w:val="0"/>
          <w:marRight w:val="0"/>
          <w:marTop w:val="0"/>
          <w:marBottom w:val="0"/>
          <w:divBdr>
            <w:top w:val="none" w:sz="0" w:space="0" w:color="auto"/>
            <w:left w:val="none" w:sz="0" w:space="0" w:color="auto"/>
            <w:bottom w:val="none" w:sz="0" w:space="0" w:color="auto"/>
            <w:right w:val="none" w:sz="0" w:space="0" w:color="auto"/>
          </w:divBdr>
        </w:div>
        <w:div w:id="539826561">
          <w:marLeft w:val="0"/>
          <w:marRight w:val="0"/>
          <w:marTop w:val="0"/>
          <w:marBottom w:val="0"/>
          <w:divBdr>
            <w:top w:val="none" w:sz="0" w:space="0" w:color="auto"/>
            <w:left w:val="none" w:sz="0" w:space="0" w:color="auto"/>
            <w:bottom w:val="none" w:sz="0" w:space="0" w:color="auto"/>
            <w:right w:val="none" w:sz="0" w:space="0" w:color="auto"/>
          </w:divBdr>
        </w:div>
        <w:div w:id="540216545">
          <w:marLeft w:val="0"/>
          <w:marRight w:val="0"/>
          <w:marTop w:val="0"/>
          <w:marBottom w:val="0"/>
          <w:divBdr>
            <w:top w:val="none" w:sz="0" w:space="0" w:color="auto"/>
            <w:left w:val="none" w:sz="0" w:space="0" w:color="auto"/>
            <w:bottom w:val="none" w:sz="0" w:space="0" w:color="auto"/>
            <w:right w:val="none" w:sz="0" w:space="0" w:color="auto"/>
          </w:divBdr>
        </w:div>
        <w:div w:id="546258764">
          <w:marLeft w:val="0"/>
          <w:marRight w:val="0"/>
          <w:marTop w:val="0"/>
          <w:marBottom w:val="0"/>
          <w:divBdr>
            <w:top w:val="none" w:sz="0" w:space="0" w:color="auto"/>
            <w:left w:val="none" w:sz="0" w:space="0" w:color="auto"/>
            <w:bottom w:val="none" w:sz="0" w:space="0" w:color="auto"/>
            <w:right w:val="none" w:sz="0" w:space="0" w:color="auto"/>
          </w:divBdr>
        </w:div>
        <w:div w:id="546452381">
          <w:marLeft w:val="0"/>
          <w:marRight w:val="0"/>
          <w:marTop w:val="0"/>
          <w:marBottom w:val="0"/>
          <w:divBdr>
            <w:top w:val="none" w:sz="0" w:space="0" w:color="auto"/>
            <w:left w:val="none" w:sz="0" w:space="0" w:color="auto"/>
            <w:bottom w:val="none" w:sz="0" w:space="0" w:color="auto"/>
            <w:right w:val="none" w:sz="0" w:space="0" w:color="auto"/>
          </w:divBdr>
        </w:div>
        <w:div w:id="547689524">
          <w:marLeft w:val="0"/>
          <w:marRight w:val="0"/>
          <w:marTop w:val="0"/>
          <w:marBottom w:val="0"/>
          <w:divBdr>
            <w:top w:val="none" w:sz="0" w:space="0" w:color="auto"/>
            <w:left w:val="none" w:sz="0" w:space="0" w:color="auto"/>
            <w:bottom w:val="none" w:sz="0" w:space="0" w:color="auto"/>
            <w:right w:val="none" w:sz="0" w:space="0" w:color="auto"/>
          </w:divBdr>
        </w:div>
        <w:div w:id="549417521">
          <w:marLeft w:val="0"/>
          <w:marRight w:val="0"/>
          <w:marTop w:val="0"/>
          <w:marBottom w:val="0"/>
          <w:divBdr>
            <w:top w:val="none" w:sz="0" w:space="0" w:color="auto"/>
            <w:left w:val="none" w:sz="0" w:space="0" w:color="auto"/>
            <w:bottom w:val="none" w:sz="0" w:space="0" w:color="auto"/>
            <w:right w:val="none" w:sz="0" w:space="0" w:color="auto"/>
          </w:divBdr>
        </w:div>
        <w:div w:id="550577377">
          <w:marLeft w:val="0"/>
          <w:marRight w:val="0"/>
          <w:marTop w:val="0"/>
          <w:marBottom w:val="0"/>
          <w:divBdr>
            <w:top w:val="none" w:sz="0" w:space="0" w:color="auto"/>
            <w:left w:val="none" w:sz="0" w:space="0" w:color="auto"/>
            <w:bottom w:val="none" w:sz="0" w:space="0" w:color="auto"/>
            <w:right w:val="none" w:sz="0" w:space="0" w:color="auto"/>
          </w:divBdr>
        </w:div>
        <w:div w:id="556622313">
          <w:marLeft w:val="0"/>
          <w:marRight w:val="0"/>
          <w:marTop w:val="0"/>
          <w:marBottom w:val="0"/>
          <w:divBdr>
            <w:top w:val="none" w:sz="0" w:space="0" w:color="auto"/>
            <w:left w:val="none" w:sz="0" w:space="0" w:color="auto"/>
            <w:bottom w:val="none" w:sz="0" w:space="0" w:color="auto"/>
            <w:right w:val="none" w:sz="0" w:space="0" w:color="auto"/>
          </w:divBdr>
        </w:div>
        <w:div w:id="559944631">
          <w:marLeft w:val="0"/>
          <w:marRight w:val="0"/>
          <w:marTop w:val="0"/>
          <w:marBottom w:val="0"/>
          <w:divBdr>
            <w:top w:val="none" w:sz="0" w:space="0" w:color="auto"/>
            <w:left w:val="none" w:sz="0" w:space="0" w:color="auto"/>
            <w:bottom w:val="none" w:sz="0" w:space="0" w:color="auto"/>
            <w:right w:val="none" w:sz="0" w:space="0" w:color="auto"/>
          </w:divBdr>
        </w:div>
        <w:div w:id="562789707">
          <w:marLeft w:val="0"/>
          <w:marRight w:val="0"/>
          <w:marTop w:val="0"/>
          <w:marBottom w:val="0"/>
          <w:divBdr>
            <w:top w:val="none" w:sz="0" w:space="0" w:color="auto"/>
            <w:left w:val="none" w:sz="0" w:space="0" w:color="auto"/>
            <w:bottom w:val="none" w:sz="0" w:space="0" w:color="auto"/>
            <w:right w:val="none" w:sz="0" w:space="0" w:color="auto"/>
          </w:divBdr>
        </w:div>
        <w:div w:id="564219900">
          <w:marLeft w:val="0"/>
          <w:marRight w:val="0"/>
          <w:marTop w:val="0"/>
          <w:marBottom w:val="0"/>
          <w:divBdr>
            <w:top w:val="none" w:sz="0" w:space="0" w:color="auto"/>
            <w:left w:val="none" w:sz="0" w:space="0" w:color="auto"/>
            <w:bottom w:val="none" w:sz="0" w:space="0" w:color="auto"/>
            <w:right w:val="none" w:sz="0" w:space="0" w:color="auto"/>
          </w:divBdr>
        </w:div>
        <w:div w:id="564682892">
          <w:marLeft w:val="0"/>
          <w:marRight w:val="0"/>
          <w:marTop w:val="0"/>
          <w:marBottom w:val="0"/>
          <w:divBdr>
            <w:top w:val="none" w:sz="0" w:space="0" w:color="auto"/>
            <w:left w:val="none" w:sz="0" w:space="0" w:color="auto"/>
            <w:bottom w:val="none" w:sz="0" w:space="0" w:color="auto"/>
            <w:right w:val="none" w:sz="0" w:space="0" w:color="auto"/>
          </w:divBdr>
        </w:div>
        <w:div w:id="568346390">
          <w:marLeft w:val="0"/>
          <w:marRight w:val="0"/>
          <w:marTop w:val="0"/>
          <w:marBottom w:val="0"/>
          <w:divBdr>
            <w:top w:val="none" w:sz="0" w:space="0" w:color="auto"/>
            <w:left w:val="none" w:sz="0" w:space="0" w:color="auto"/>
            <w:bottom w:val="none" w:sz="0" w:space="0" w:color="auto"/>
            <w:right w:val="none" w:sz="0" w:space="0" w:color="auto"/>
          </w:divBdr>
        </w:div>
        <w:div w:id="570045310">
          <w:marLeft w:val="0"/>
          <w:marRight w:val="0"/>
          <w:marTop w:val="0"/>
          <w:marBottom w:val="0"/>
          <w:divBdr>
            <w:top w:val="none" w:sz="0" w:space="0" w:color="auto"/>
            <w:left w:val="none" w:sz="0" w:space="0" w:color="auto"/>
            <w:bottom w:val="none" w:sz="0" w:space="0" w:color="auto"/>
            <w:right w:val="none" w:sz="0" w:space="0" w:color="auto"/>
          </w:divBdr>
        </w:div>
        <w:div w:id="570236806">
          <w:marLeft w:val="0"/>
          <w:marRight w:val="0"/>
          <w:marTop w:val="0"/>
          <w:marBottom w:val="0"/>
          <w:divBdr>
            <w:top w:val="none" w:sz="0" w:space="0" w:color="auto"/>
            <w:left w:val="none" w:sz="0" w:space="0" w:color="auto"/>
            <w:bottom w:val="none" w:sz="0" w:space="0" w:color="auto"/>
            <w:right w:val="none" w:sz="0" w:space="0" w:color="auto"/>
          </w:divBdr>
        </w:div>
        <w:div w:id="571701274">
          <w:marLeft w:val="0"/>
          <w:marRight w:val="0"/>
          <w:marTop w:val="0"/>
          <w:marBottom w:val="0"/>
          <w:divBdr>
            <w:top w:val="none" w:sz="0" w:space="0" w:color="auto"/>
            <w:left w:val="none" w:sz="0" w:space="0" w:color="auto"/>
            <w:bottom w:val="none" w:sz="0" w:space="0" w:color="auto"/>
            <w:right w:val="none" w:sz="0" w:space="0" w:color="auto"/>
          </w:divBdr>
        </w:div>
        <w:div w:id="572541893">
          <w:marLeft w:val="0"/>
          <w:marRight w:val="0"/>
          <w:marTop w:val="0"/>
          <w:marBottom w:val="0"/>
          <w:divBdr>
            <w:top w:val="none" w:sz="0" w:space="0" w:color="auto"/>
            <w:left w:val="none" w:sz="0" w:space="0" w:color="auto"/>
            <w:bottom w:val="none" w:sz="0" w:space="0" w:color="auto"/>
            <w:right w:val="none" w:sz="0" w:space="0" w:color="auto"/>
          </w:divBdr>
        </w:div>
        <w:div w:id="572590356">
          <w:marLeft w:val="0"/>
          <w:marRight w:val="0"/>
          <w:marTop w:val="0"/>
          <w:marBottom w:val="0"/>
          <w:divBdr>
            <w:top w:val="none" w:sz="0" w:space="0" w:color="auto"/>
            <w:left w:val="none" w:sz="0" w:space="0" w:color="auto"/>
            <w:bottom w:val="none" w:sz="0" w:space="0" w:color="auto"/>
            <w:right w:val="none" w:sz="0" w:space="0" w:color="auto"/>
          </w:divBdr>
        </w:div>
        <w:div w:id="581137274">
          <w:marLeft w:val="0"/>
          <w:marRight w:val="0"/>
          <w:marTop w:val="0"/>
          <w:marBottom w:val="0"/>
          <w:divBdr>
            <w:top w:val="none" w:sz="0" w:space="0" w:color="auto"/>
            <w:left w:val="none" w:sz="0" w:space="0" w:color="auto"/>
            <w:bottom w:val="none" w:sz="0" w:space="0" w:color="auto"/>
            <w:right w:val="none" w:sz="0" w:space="0" w:color="auto"/>
          </w:divBdr>
        </w:div>
        <w:div w:id="582682449">
          <w:marLeft w:val="0"/>
          <w:marRight w:val="0"/>
          <w:marTop w:val="0"/>
          <w:marBottom w:val="0"/>
          <w:divBdr>
            <w:top w:val="none" w:sz="0" w:space="0" w:color="auto"/>
            <w:left w:val="none" w:sz="0" w:space="0" w:color="auto"/>
            <w:bottom w:val="none" w:sz="0" w:space="0" w:color="auto"/>
            <w:right w:val="none" w:sz="0" w:space="0" w:color="auto"/>
          </w:divBdr>
        </w:div>
        <w:div w:id="585768821">
          <w:marLeft w:val="0"/>
          <w:marRight w:val="0"/>
          <w:marTop w:val="0"/>
          <w:marBottom w:val="0"/>
          <w:divBdr>
            <w:top w:val="none" w:sz="0" w:space="0" w:color="auto"/>
            <w:left w:val="none" w:sz="0" w:space="0" w:color="auto"/>
            <w:bottom w:val="none" w:sz="0" w:space="0" w:color="auto"/>
            <w:right w:val="none" w:sz="0" w:space="0" w:color="auto"/>
          </w:divBdr>
        </w:div>
        <w:div w:id="592209018">
          <w:marLeft w:val="0"/>
          <w:marRight w:val="0"/>
          <w:marTop w:val="0"/>
          <w:marBottom w:val="0"/>
          <w:divBdr>
            <w:top w:val="none" w:sz="0" w:space="0" w:color="auto"/>
            <w:left w:val="none" w:sz="0" w:space="0" w:color="auto"/>
            <w:bottom w:val="none" w:sz="0" w:space="0" w:color="auto"/>
            <w:right w:val="none" w:sz="0" w:space="0" w:color="auto"/>
          </w:divBdr>
        </w:div>
        <w:div w:id="595746650">
          <w:marLeft w:val="0"/>
          <w:marRight w:val="0"/>
          <w:marTop w:val="0"/>
          <w:marBottom w:val="0"/>
          <w:divBdr>
            <w:top w:val="none" w:sz="0" w:space="0" w:color="auto"/>
            <w:left w:val="none" w:sz="0" w:space="0" w:color="auto"/>
            <w:bottom w:val="none" w:sz="0" w:space="0" w:color="auto"/>
            <w:right w:val="none" w:sz="0" w:space="0" w:color="auto"/>
          </w:divBdr>
        </w:div>
        <w:div w:id="595942002">
          <w:marLeft w:val="0"/>
          <w:marRight w:val="0"/>
          <w:marTop w:val="0"/>
          <w:marBottom w:val="0"/>
          <w:divBdr>
            <w:top w:val="none" w:sz="0" w:space="0" w:color="auto"/>
            <w:left w:val="none" w:sz="0" w:space="0" w:color="auto"/>
            <w:bottom w:val="none" w:sz="0" w:space="0" w:color="auto"/>
            <w:right w:val="none" w:sz="0" w:space="0" w:color="auto"/>
          </w:divBdr>
        </w:div>
        <w:div w:id="596521341">
          <w:marLeft w:val="0"/>
          <w:marRight w:val="0"/>
          <w:marTop w:val="0"/>
          <w:marBottom w:val="0"/>
          <w:divBdr>
            <w:top w:val="none" w:sz="0" w:space="0" w:color="auto"/>
            <w:left w:val="none" w:sz="0" w:space="0" w:color="auto"/>
            <w:bottom w:val="none" w:sz="0" w:space="0" w:color="auto"/>
            <w:right w:val="none" w:sz="0" w:space="0" w:color="auto"/>
          </w:divBdr>
        </w:div>
        <w:div w:id="597299213">
          <w:marLeft w:val="0"/>
          <w:marRight w:val="0"/>
          <w:marTop w:val="0"/>
          <w:marBottom w:val="0"/>
          <w:divBdr>
            <w:top w:val="none" w:sz="0" w:space="0" w:color="auto"/>
            <w:left w:val="none" w:sz="0" w:space="0" w:color="auto"/>
            <w:bottom w:val="none" w:sz="0" w:space="0" w:color="auto"/>
            <w:right w:val="none" w:sz="0" w:space="0" w:color="auto"/>
          </w:divBdr>
        </w:div>
        <w:div w:id="600261024">
          <w:marLeft w:val="0"/>
          <w:marRight w:val="0"/>
          <w:marTop w:val="0"/>
          <w:marBottom w:val="0"/>
          <w:divBdr>
            <w:top w:val="none" w:sz="0" w:space="0" w:color="auto"/>
            <w:left w:val="none" w:sz="0" w:space="0" w:color="auto"/>
            <w:bottom w:val="none" w:sz="0" w:space="0" w:color="auto"/>
            <w:right w:val="none" w:sz="0" w:space="0" w:color="auto"/>
          </w:divBdr>
        </w:div>
        <w:div w:id="603457371">
          <w:marLeft w:val="0"/>
          <w:marRight w:val="0"/>
          <w:marTop w:val="0"/>
          <w:marBottom w:val="0"/>
          <w:divBdr>
            <w:top w:val="none" w:sz="0" w:space="0" w:color="auto"/>
            <w:left w:val="none" w:sz="0" w:space="0" w:color="auto"/>
            <w:bottom w:val="none" w:sz="0" w:space="0" w:color="auto"/>
            <w:right w:val="none" w:sz="0" w:space="0" w:color="auto"/>
          </w:divBdr>
        </w:div>
        <w:div w:id="606356787">
          <w:marLeft w:val="0"/>
          <w:marRight w:val="0"/>
          <w:marTop w:val="0"/>
          <w:marBottom w:val="0"/>
          <w:divBdr>
            <w:top w:val="none" w:sz="0" w:space="0" w:color="auto"/>
            <w:left w:val="none" w:sz="0" w:space="0" w:color="auto"/>
            <w:bottom w:val="none" w:sz="0" w:space="0" w:color="auto"/>
            <w:right w:val="none" w:sz="0" w:space="0" w:color="auto"/>
          </w:divBdr>
        </w:div>
        <w:div w:id="607662407">
          <w:marLeft w:val="0"/>
          <w:marRight w:val="0"/>
          <w:marTop w:val="0"/>
          <w:marBottom w:val="0"/>
          <w:divBdr>
            <w:top w:val="none" w:sz="0" w:space="0" w:color="auto"/>
            <w:left w:val="none" w:sz="0" w:space="0" w:color="auto"/>
            <w:bottom w:val="none" w:sz="0" w:space="0" w:color="auto"/>
            <w:right w:val="none" w:sz="0" w:space="0" w:color="auto"/>
          </w:divBdr>
        </w:div>
        <w:div w:id="608246529">
          <w:marLeft w:val="0"/>
          <w:marRight w:val="0"/>
          <w:marTop w:val="0"/>
          <w:marBottom w:val="0"/>
          <w:divBdr>
            <w:top w:val="none" w:sz="0" w:space="0" w:color="auto"/>
            <w:left w:val="none" w:sz="0" w:space="0" w:color="auto"/>
            <w:bottom w:val="none" w:sz="0" w:space="0" w:color="auto"/>
            <w:right w:val="none" w:sz="0" w:space="0" w:color="auto"/>
          </w:divBdr>
        </w:div>
        <w:div w:id="612712707">
          <w:marLeft w:val="0"/>
          <w:marRight w:val="0"/>
          <w:marTop w:val="0"/>
          <w:marBottom w:val="0"/>
          <w:divBdr>
            <w:top w:val="none" w:sz="0" w:space="0" w:color="auto"/>
            <w:left w:val="none" w:sz="0" w:space="0" w:color="auto"/>
            <w:bottom w:val="none" w:sz="0" w:space="0" w:color="auto"/>
            <w:right w:val="none" w:sz="0" w:space="0" w:color="auto"/>
          </w:divBdr>
        </w:div>
        <w:div w:id="614559973">
          <w:marLeft w:val="0"/>
          <w:marRight w:val="0"/>
          <w:marTop w:val="0"/>
          <w:marBottom w:val="0"/>
          <w:divBdr>
            <w:top w:val="none" w:sz="0" w:space="0" w:color="auto"/>
            <w:left w:val="none" w:sz="0" w:space="0" w:color="auto"/>
            <w:bottom w:val="none" w:sz="0" w:space="0" w:color="auto"/>
            <w:right w:val="none" w:sz="0" w:space="0" w:color="auto"/>
          </w:divBdr>
        </w:div>
        <w:div w:id="615019695">
          <w:marLeft w:val="0"/>
          <w:marRight w:val="0"/>
          <w:marTop w:val="0"/>
          <w:marBottom w:val="0"/>
          <w:divBdr>
            <w:top w:val="none" w:sz="0" w:space="0" w:color="auto"/>
            <w:left w:val="none" w:sz="0" w:space="0" w:color="auto"/>
            <w:bottom w:val="none" w:sz="0" w:space="0" w:color="auto"/>
            <w:right w:val="none" w:sz="0" w:space="0" w:color="auto"/>
          </w:divBdr>
        </w:div>
        <w:div w:id="618873891">
          <w:marLeft w:val="0"/>
          <w:marRight w:val="0"/>
          <w:marTop w:val="0"/>
          <w:marBottom w:val="0"/>
          <w:divBdr>
            <w:top w:val="none" w:sz="0" w:space="0" w:color="auto"/>
            <w:left w:val="none" w:sz="0" w:space="0" w:color="auto"/>
            <w:bottom w:val="none" w:sz="0" w:space="0" w:color="auto"/>
            <w:right w:val="none" w:sz="0" w:space="0" w:color="auto"/>
          </w:divBdr>
        </w:div>
        <w:div w:id="622344967">
          <w:marLeft w:val="0"/>
          <w:marRight w:val="0"/>
          <w:marTop w:val="0"/>
          <w:marBottom w:val="0"/>
          <w:divBdr>
            <w:top w:val="none" w:sz="0" w:space="0" w:color="auto"/>
            <w:left w:val="none" w:sz="0" w:space="0" w:color="auto"/>
            <w:bottom w:val="none" w:sz="0" w:space="0" w:color="auto"/>
            <w:right w:val="none" w:sz="0" w:space="0" w:color="auto"/>
          </w:divBdr>
        </w:div>
        <w:div w:id="625890386">
          <w:marLeft w:val="0"/>
          <w:marRight w:val="0"/>
          <w:marTop w:val="0"/>
          <w:marBottom w:val="0"/>
          <w:divBdr>
            <w:top w:val="none" w:sz="0" w:space="0" w:color="auto"/>
            <w:left w:val="none" w:sz="0" w:space="0" w:color="auto"/>
            <w:bottom w:val="none" w:sz="0" w:space="0" w:color="auto"/>
            <w:right w:val="none" w:sz="0" w:space="0" w:color="auto"/>
          </w:divBdr>
        </w:div>
        <w:div w:id="627710730">
          <w:marLeft w:val="0"/>
          <w:marRight w:val="0"/>
          <w:marTop w:val="0"/>
          <w:marBottom w:val="0"/>
          <w:divBdr>
            <w:top w:val="none" w:sz="0" w:space="0" w:color="auto"/>
            <w:left w:val="none" w:sz="0" w:space="0" w:color="auto"/>
            <w:bottom w:val="none" w:sz="0" w:space="0" w:color="auto"/>
            <w:right w:val="none" w:sz="0" w:space="0" w:color="auto"/>
          </w:divBdr>
        </w:div>
        <w:div w:id="628242010">
          <w:marLeft w:val="0"/>
          <w:marRight w:val="0"/>
          <w:marTop w:val="0"/>
          <w:marBottom w:val="0"/>
          <w:divBdr>
            <w:top w:val="none" w:sz="0" w:space="0" w:color="auto"/>
            <w:left w:val="none" w:sz="0" w:space="0" w:color="auto"/>
            <w:bottom w:val="none" w:sz="0" w:space="0" w:color="auto"/>
            <w:right w:val="none" w:sz="0" w:space="0" w:color="auto"/>
          </w:divBdr>
        </w:div>
        <w:div w:id="630474538">
          <w:marLeft w:val="0"/>
          <w:marRight w:val="0"/>
          <w:marTop w:val="0"/>
          <w:marBottom w:val="0"/>
          <w:divBdr>
            <w:top w:val="none" w:sz="0" w:space="0" w:color="auto"/>
            <w:left w:val="none" w:sz="0" w:space="0" w:color="auto"/>
            <w:bottom w:val="none" w:sz="0" w:space="0" w:color="auto"/>
            <w:right w:val="none" w:sz="0" w:space="0" w:color="auto"/>
          </w:divBdr>
        </w:div>
        <w:div w:id="644041794">
          <w:marLeft w:val="0"/>
          <w:marRight w:val="0"/>
          <w:marTop w:val="0"/>
          <w:marBottom w:val="0"/>
          <w:divBdr>
            <w:top w:val="none" w:sz="0" w:space="0" w:color="auto"/>
            <w:left w:val="none" w:sz="0" w:space="0" w:color="auto"/>
            <w:bottom w:val="none" w:sz="0" w:space="0" w:color="auto"/>
            <w:right w:val="none" w:sz="0" w:space="0" w:color="auto"/>
          </w:divBdr>
        </w:div>
        <w:div w:id="646863848">
          <w:marLeft w:val="0"/>
          <w:marRight w:val="0"/>
          <w:marTop w:val="0"/>
          <w:marBottom w:val="0"/>
          <w:divBdr>
            <w:top w:val="none" w:sz="0" w:space="0" w:color="auto"/>
            <w:left w:val="none" w:sz="0" w:space="0" w:color="auto"/>
            <w:bottom w:val="none" w:sz="0" w:space="0" w:color="auto"/>
            <w:right w:val="none" w:sz="0" w:space="0" w:color="auto"/>
          </w:divBdr>
        </w:div>
        <w:div w:id="648828446">
          <w:marLeft w:val="0"/>
          <w:marRight w:val="0"/>
          <w:marTop w:val="0"/>
          <w:marBottom w:val="0"/>
          <w:divBdr>
            <w:top w:val="none" w:sz="0" w:space="0" w:color="auto"/>
            <w:left w:val="none" w:sz="0" w:space="0" w:color="auto"/>
            <w:bottom w:val="none" w:sz="0" w:space="0" w:color="auto"/>
            <w:right w:val="none" w:sz="0" w:space="0" w:color="auto"/>
          </w:divBdr>
        </w:div>
        <w:div w:id="649404331">
          <w:marLeft w:val="0"/>
          <w:marRight w:val="0"/>
          <w:marTop w:val="0"/>
          <w:marBottom w:val="0"/>
          <w:divBdr>
            <w:top w:val="none" w:sz="0" w:space="0" w:color="auto"/>
            <w:left w:val="none" w:sz="0" w:space="0" w:color="auto"/>
            <w:bottom w:val="none" w:sz="0" w:space="0" w:color="auto"/>
            <w:right w:val="none" w:sz="0" w:space="0" w:color="auto"/>
          </w:divBdr>
        </w:div>
        <w:div w:id="657348227">
          <w:marLeft w:val="0"/>
          <w:marRight w:val="0"/>
          <w:marTop w:val="0"/>
          <w:marBottom w:val="0"/>
          <w:divBdr>
            <w:top w:val="none" w:sz="0" w:space="0" w:color="auto"/>
            <w:left w:val="none" w:sz="0" w:space="0" w:color="auto"/>
            <w:bottom w:val="none" w:sz="0" w:space="0" w:color="auto"/>
            <w:right w:val="none" w:sz="0" w:space="0" w:color="auto"/>
          </w:divBdr>
        </w:div>
        <w:div w:id="658578303">
          <w:marLeft w:val="0"/>
          <w:marRight w:val="0"/>
          <w:marTop w:val="0"/>
          <w:marBottom w:val="0"/>
          <w:divBdr>
            <w:top w:val="none" w:sz="0" w:space="0" w:color="auto"/>
            <w:left w:val="none" w:sz="0" w:space="0" w:color="auto"/>
            <w:bottom w:val="none" w:sz="0" w:space="0" w:color="auto"/>
            <w:right w:val="none" w:sz="0" w:space="0" w:color="auto"/>
          </w:divBdr>
        </w:div>
        <w:div w:id="659038372">
          <w:marLeft w:val="0"/>
          <w:marRight w:val="0"/>
          <w:marTop w:val="0"/>
          <w:marBottom w:val="0"/>
          <w:divBdr>
            <w:top w:val="none" w:sz="0" w:space="0" w:color="auto"/>
            <w:left w:val="none" w:sz="0" w:space="0" w:color="auto"/>
            <w:bottom w:val="none" w:sz="0" w:space="0" w:color="auto"/>
            <w:right w:val="none" w:sz="0" w:space="0" w:color="auto"/>
          </w:divBdr>
        </w:div>
        <w:div w:id="662049075">
          <w:marLeft w:val="0"/>
          <w:marRight w:val="0"/>
          <w:marTop w:val="0"/>
          <w:marBottom w:val="0"/>
          <w:divBdr>
            <w:top w:val="none" w:sz="0" w:space="0" w:color="auto"/>
            <w:left w:val="none" w:sz="0" w:space="0" w:color="auto"/>
            <w:bottom w:val="none" w:sz="0" w:space="0" w:color="auto"/>
            <w:right w:val="none" w:sz="0" w:space="0" w:color="auto"/>
          </w:divBdr>
        </w:div>
        <w:div w:id="662244726">
          <w:marLeft w:val="0"/>
          <w:marRight w:val="0"/>
          <w:marTop w:val="0"/>
          <w:marBottom w:val="0"/>
          <w:divBdr>
            <w:top w:val="none" w:sz="0" w:space="0" w:color="auto"/>
            <w:left w:val="none" w:sz="0" w:space="0" w:color="auto"/>
            <w:bottom w:val="none" w:sz="0" w:space="0" w:color="auto"/>
            <w:right w:val="none" w:sz="0" w:space="0" w:color="auto"/>
          </w:divBdr>
        </w:div>
        <w:div w:id="662899854">
          <w:marLeft w:val="0"/>
          <w:marRight w:val="0"/>
          <w:marTop w:val="0"/>
          <w:marBottom w:val="0"/>
          <w:divBdr>
            <w:top w:val="none" w:sz="0" w:space="0" w:color="auto"/>
            <w:left w:val="none" w:sz="0" w:space="0" w:color="auto"/>
            <w:bottom w:val="none" w:sz="0" w:space="0" w:color="auto"/>
            <w:right w:val="none" w:sz="0" w:space="0" w:color="auto"/>
          </w:divBdr>
        </w:div>
        <w:div w:id="664166363">
          <w:marLeft w:val="0"/>
          <w:marRight w:val="0"/>
          <w:marTop w:val="0"/>
          <w:marBottom w:val="0"/>
          <w:divBdr>
            <w:top w:val="none" w:sz="0" w:space="0" w:color="auto"/>
            <w:left w:val="none" w:sz="0" w:space="0" w:color="auto"/>
            <w:bottom w:val="none" w:sz="0" w:space="0" w:color="auto"/>
            <w:right w:val="none" w:sz="0" w:space="0" w:color="auto"/>
          </w:divBdr>
        </w:div>
        <w:div w:id="664894000">
          <w:marLeft w:val="0"/>
          <w:marRight w:val="0"/>
          <w:marTop w:val="0"/>
          <w:marBottom w:val="0"/>
          <w:divBdr>
            <w:top w:val="none" w:sz="0" w:space="0" w:color="auto"/>
            <w:left w:val="none" w:sz="0" w:space="0" w:color="auto"/>
            <w:bottom w:val="none" w:sz="0" w:space="0" w:color="auto"/>
            <w:right w:val="none" w:sz="0" w:space="0" w:color="auto"/>
          </w:divBdr>
        </w:div>
        <w:div w:id="673189415">
          <w:marLeft w:val="0"/>
          <w:marRight w:val="0"/>
          <w:marTop w:val="0"/>
          <w:marBottom w:val="0"/>
          <w:divBdr>
            <w:top w:val="none" w:sz="0" w:space="0" w:color="auto"/>
            <w:left w:val="none" w:sz="0" w:space="0" w:color="auto"/>
            <w:bottom w:val="none" w:sz="0" w:space="0" w:color="auto"/>
            <w:right w:val="none" w:sz="0" w:space="0" w:color="auto"/>
          </w:divBdr>
        </w:div>
        <w:div w:id="675155672">
          <w:marLeft w:val="0"/>
          <w:marRight w:val="0"/>
          <w:marTop w:val="0"/>
          <w:marBottom w:val="0"/>
          <w:divBdr>
            <w:top w:val="none" w:sz="0" w:space="0" w:color="auto"/>
            <w:left w:val="none" w:sz="0" w:space="0" w:color="auto"/>
            <w:bottom w:val="none" w:sz="0" w:space="0" w:color="auto"/>
            <w:right w:val="none" w:sz="0" w:space="0" w:color="auto"/>
          </w:divBdr>
        </w:div>
        <w:div w:id="675422747">
          <w:marLeft w:val="0"/>
          <w:marRight w:val="0"/>
          <w:marTop w:val="0"/>
          <w:marBottom w:val="0"/>
          <w:divBdr>
            <w:top w:val="none" w:sz="0" w:space="0" w:color="auto"/>
            <w:left w:val="none" w:sz="0" w:space="0" w:color="auto"/>
            <w:bottom w:val="none" w:sz="0" w:space="0" w:color="auto"/>
            <w:right w:val="none" w:sz="0" w:space="0" w:color="auto"/>
          </w:divBdr>
        </w:div>
        <w:div w:id="677002128">
          <w:marLeft w:val="0"/>
          <w:marRight w:val="0"/>
          <w:marTop w:val="0"/>
          <w:marBottom w:val="0"/>
          <w:divBdr>
            <w:top w:val="none" w:sz="0" w:space="0" w:color="auto"/>
            <w:left w:val="none" w:sz="0" w:space="0" w:color="auto"/>
            <w:bottom w:val="none" w:sz="0" w:space="0" w:color="auto"/>
            <w:right w:val="none" w:sz="0" w:space="0" w:color="auto"/>
          </w:divBdr>
        </w:div>
        <w:div w:id="681858396">
          <w:marLeft w:val="0"/>
          <w:marRight w:val="0"/>
          <w:marTop w:val="0"/>
          <w:marBottom w:val="0"/>
          <w:divBdr>
            <w:top w:val="none" w:sz="0" w:space="0" w:color="auto"/>
            <w:left w:val="none" w:sz="0" w:space="0" w:color="auto"/>
            <w:bottom w:val="none" w:sz="0" w:space="0" w:color="auto"/>
            <w:right w:val="none" w:sz="0" w:space="0" w:color="auto"/>
          </w:divBdr>
        </w:div>
        <w:div w:id="683554132">
          <w:marLeft w:val="0"/>
          <w:marRight w:val="0"/>
          <w:marTop w:val="0"/>
          <w:marBottom w:val="0"/>
          <w:divBdr>
            <w:top w:val="none" w:sz="0" w:space="0" w:color="auto"/>
            <w:left w:val="none" w:sz="0" w:space="0" w:color="auto"/>
            <w:bottom w:val="none" w:sz="0" w:space="0" w:color="auto"/>
            <w:right w:val="none" w:sz="0" w:space="0" w:color="auto"/>
          </w:divBdr>
        </w:div>
        <w:div w:id="683896536">
          <w:marLeft w:val="0"/>
          <w:marRight w:val="0"/>
          <w:marTop w:val="0"/>
          <w:marBottom w:val="0"/>
          <w:divBdr>
            <w:top w:val="none" w:sz="0" w:space="0" w:color="auto"/>
            <w:left w:val="none" w:sz="0" w:space="0" w:color="auto"/>
            <w:bottom w:val="none" w:sz="0" w:space="0" w:color="auto"/>
            <w:right w:val="none" w:sz="0" w:space="0" w:color="auto"/>
          </w:divBdr>
        </w:div>
        <w:div w:id="685206729">
          <w:marLeft w:val="0"/>
          <w:marRight w:val="0"/>
          <w:marTop w:val="0"/>
          <w:marBottom w:val="0"/>
          <w:divBdr>
            <w:top w:val="none" w:sz="0" w:space="0" w:color="auto"/>
            <w:left w:val="none" w:sz="0" w:space="0" w:color="auto"/>
            <w:bottom w:val="none" w:sz="0" w:space="0" w:color="auto"/>
            <w:right w:val="none" w:sz="0" w:space="0" w:color="auto"/>
          </w:divBdr>
        </w:div>
        <w:div w:id="691300456">
          <w:marLeft w:val="0"/>
          <w:marRight w:val="0"/>
          <w:marTop w:val="0"/>
          <w:marBottom w:val="0"/>
          <w:divBdr>
            <w:top w:val="none" w:sz="0" w:space="0" w:color="auto"/>
            <w:left w:val="none" w:sz="0" w:space="0" w:color="auto"/>
            <w:bottom w:val="none" w:sz="0" w:space="0" w:color="auto"/>
            <w:right w:val="none" w:sz="0" w:space="0" w:color="auto"/>
          </w:divBdr>
        </w:div>
        <w:div w:id="691808467">
          <w:marLeft w:val="0"/>
          <w:marRight w:val="0"/>
          <w:marTop w:val="0"/>
          <w:marBottom w:val="0"/>
          <w:divBdr>
            <w:top w:val="none" w:sz="0" w:space="0" w:color="auto"/>
            <w:left w:val="none" w:sz="0" w:space="0" w:color="auto"/>
            <w:bottom w:val="none" w:sz="0" w:space="0" w:color="auto"/>
            <w:right w:val="none" w:sz="0" w:space="0" w:color="auto"/>
          </w:divBdr>
        </w:div>
        <w:div w:id="691957584">
          <w:marLeft w:val="0"/>
          <w:marRight w:val="0"/>
          <w:marTop w:val="0"/>
          <w:marBottom w:val="0"/>
          <w:divBdr>
            <w:top w:val="none" w:sz="0" w:space="0" w:color="auto"/>
            <w:left w:val="none" w:sz="0" w:space="0" w:color="auto"/>
            <w:bottom w:val="none" w:sz="0" w:space="0" w:color="auto"/>
            <w:right w:val="none" w:sz="0" w:space="0" w:color="auto"/>
          </w:divBdr>
        </w:div>
        <w:div w:id="692193303">
          <w:marLeft w:val="0"/>
          <w:marRight w:val="0"/>
          <w:marTop w:val="0"/>
          <w:marBottom w:val="0"/>
          <w:divBdr>
            <w:top w:val="none" w:sz="0" w:space="0" w:color="auto"/>
            <w:left w:val="none" w:sz="0" w:space="0" w:color="auto"/>
            <w:bottom w:val="none" w:sz="0" w:space="0" w:color="auto"/>
            <w:right w:val="none" w:sz="0" w:space="0" w:color="auto"/>
          </w:divBdr>
        </w:div>
        <w:div w:id="692996241">
          <w:marLeft w:val="0"/>
          <w:marRight w:val="0"/>
          <w:marTop w:val="0"/>
          <w:marBottom w:val="0"/>
          <w:divBdr>
            <w:top w:val="none" w:sz="0" w:space="0" w:color="auto"/>
            <w:left w:val="none" w:sz="0" w:space="0" w:color="auto"/>
            <w:bottom w:val="none" w:sz="0" w:space="0" w:color="auto"/>
            <w:right w:val="none" w:sz="0" w:space="0" w:color="auto"/>
          </w:divBdr>
        </w:div>
        <w:div w:id="693267922">
          <w:marLeft w:val="0"/>
          <w:marRight w:val="0"/>
          <w:marTop w:val="0"/>
          <w:marBottom w:val="0"/>
          <w:divBdr>
            <w:top w:val="none" w:sz="0" w:space="0" w:color="auto"/>
            <w:left w:val="none" w:sz="0" w:space="0" w:color="auto"/>
            <w:bottom w:val="none" w:sz="0" w:space="0" w:color="auto"/>
            <w:right w:val="none" w:sz="0" w:space="0" w:color="auto"/>
          </w:divBdr>
        </w:div>
        <w:div w:id="696932764">
          <w:marLeft w:val="0"/>
          <w:marRight w:val="0"/>
          <w:marTop w:val="0"/>
          <w:marBottom w:val="0"/>
          <w:divBdr>
            <w:top w:val="none" w:sz="0" w:space="0" w:color="auto"/>
            <w:left w:val="none" w:sz="0" w:space="0" w:color="auto"/>
            <w:bottom w:val="none" w:sz="0" w:space="0" w:color="auto"/>
            <w:right w:val="none" w:sz="0" w:space="0" w:color="auto"/>
          </w:divBdr>
        </w:div>
        <w:div w:id="700208274">
          <w:marLeft w:val="0"/>
          <w:marRight w:val="0"/>
          <w:marTop w:val="0"/>
          <w:marBottom w:val="0"/>
          <w:divBdr>
            <w:top w:val="none" w:sz="0" w:space="0" w:color="auto"/>
            <w:left w:val="none" w:sz="0" w:space="0" w:color="auto"/>
            <w:bottom w:val="none" w:sz="0" w:space="0" w:color="auto"/>
            <w:right w:val="none" w:sz="0" w:space="0" w:color="auto"/>
          </w:divBdr>
        </w:div>
        <w:div w:id="705763495">
          <w:marLeft w:val="0"/>
          <w:marRight w:val="0"/>
          <w:marTop w:val="0"/>
          <w:marBottom w:val="0"/>
          <w:divBdr>
            <w:top w:val="none" w:sz="0" w:space="0" w:color="auto"/>
            <w:left w:val="none" w:sz="0" w:space="0" w:color="auto"/>
            <w:bottom w:val="none" w:sz="0" w:space="0" w:color="auto"/>
            <w:right w:val="none" w:sz="0" w:space="0" w:color="auto"/>
          </w:divBdr>
        </w:div>
        <w:div w:id="707225650">
          <w:marLeft w:val="0"/>
          <w:marRight w:val="0"/>
          <w:marTop w:val="0"/>
          <w:marBottom w:val="0"/>
          <w:divBdr>
            <w:top w:val="none" w:sz="0" w:space="0" w:color="auto"/>
            <w:left w:val="none" w:sz="0" w:space="0" w:color="auto"/>
            <w:bottom w:val="none" w:sz="0" w:space="0" w:color="auto"/>
            <w:right w:val="none" w:sz="0" w:space="0" w:color="auto"/>
          </w:divBdr>
        </w:div>
        <w:div w:id="713964940">
          <w:marLeft w:val="0"/>
          <w:marRight w:val="0"/>
          <w:marTop w:val="0"/>
          <w:marBottom w:val="0"/>
          <w:divBdr>
            <w:top w:val="none" w:sz="0" w:space="0" w:color="auto"/>
            <w:left w:val="none" w:sz="0" w:space="0" w:color="auto"/>
            <w:bottom w:val="none" w:sz="0" w:space="0" w:color="auto"/>
            <w:right w:val="none" w:sz="0" w:space="0" w:color="auto"/>
          </w:divBdr>
        </w:div>
        <w:div w:id="719591511">
          <w:marLeft w:val="0"/>
          <w:marRight w:val="0"/>
          <w:marTop w:val="0"/>
          <w:marBottom w:val="0"/>
          <w:divBdr>
            <w:top w:val="none" w:sz="0" w:space="0" w:color="auto"/>
            <w:left w:val="none" w:sz="0" w:space="0" w:color="auto"/>
            <w:bottom w:val="none" w:sz="0" w:space="0" w:color="auto"/>
            <w:right w:val="none" w:sz="0" w:space="0" w:color="auto"/>
          </w:divBdr>
        </w:div>
        <w:div w:id="722293551">
          <w:marLeft w:val="0"/>
          <w:marRight w:val="0"/>
          <w:marTop w:val="0"/>
          <w:marBottom w:val="0"/>
          <w:divBdr>
            <w:top w:val="none" w:sz="0" w:space="0" w:color="auto"/>
            <w:left w:val="none" w:sz="0" w:space="0" w:color="auto"/>
            <w:bottom w:val="none" w:sz="0" w:space="0" w:color="auto"/>
            <w:right w:val="none" w:sz="0" w:space="0" w:color="auto"/>
          </w:divBdr>
        </w:div>
        <w:div w:id="726684692">
          <w:marLeft w:val="0"/>
          <w:marRight w:val="0"/>
          <w:marTop w:val="0"/>
          <w:marBottom w:val="0"/>
          <w:divBdr>
            <w:top w:val="none" w:sz="0" w:space="0" w:color="auto"/>
            <w:left w:val="none" w:sz="0" w:space="0" w:color="auto"/>
            <w:bottom w:val="none" w:sz="0" w:space="0" w:color="auto"/>
            <w:right w:val="none" w:sz="0" w:space="0" w:color="auto"/>
          </w:divBdr>
        </w:div>
        <w:div w:id="738792773">
          <w:marLeft w:val="0"/>
          <w:marRight w:val="0"/>
          <w:marTop w:val="0"/>
          <w:marBottom w:val="0"/>
          <w:divBdr>
            <w:top w:val="none" w:sz="0" w:space="0" w:color="auto"/>
            <w:left w:val="none" w:sz="0" w:space="0" w:color="auto"/>
            <w:bottom w:val="none" w:sz="0" w:space="0" w:color="auto"/>
            <w:right w:val="none" w:sz="0" w:space="0" w:color="auto"/>
          </w:divBdr>
        </w:div>
        <w:div w:id="741879020">
          <w:marLeft w:val="0"/>
          <w:marRight w:val="0"/>
          <w:marTop w:val="0"/>
          <w:marBottom w:val="0"/>
          <w:divBdr>
            <w:top w:val="none" w:sz="0" w:space="0" w:color="auto"/>
            <w:left w:val="none" w:sz="0" w:space="0" w:color="auto"/>
            <w:bottom w:val="none" w:sz="0" w:space="0" w:color="auto"/>
            <w:right w:val="none" w:sz="0" w:space="0" w:color="auto"/>
          </w:divBdr>
        </w:div>
        <w:div w:id="749813391">
          <w:marLeft w:val="0"/>
          <w:marRight w:val="0"/>
          <w:marTop w:val="0"/>
          <w:marBottom w:val="0"/>
          <w:divBdr>
            <w:top w:val="none" w:sz="0" w:space="0" w:color="auto"/>
            <w:left w:val="none" w:sz="0" w:space="0" w:color="auto"/>
            <w:bottom w:val="none" w:sz="0" w:space="0" w:color="auto"/>
            <w:right w:val="none" w:sz="0" w:space="0" w:color="auto"/>
          </w:divBdr>
        </w:div>
        <w:div w:id="760175102">
          <w:marLeft w:val="0"/>
          <w:marRight w:val="0"/>
          <w:marTop w:val="0"/>
          <w:marBottom w:val="0"/>
          <w:divBdr>
            <w:top w:val="none" w:sz="0" w:space="0" w:color="auto"/>
            <w:left w:val="none" w:sz="0" w:space="0" w:color="auto"/>
            <w:bottom w:val="none" w:sz="0" w:space="0" w:color="auto"/>
            <w:right w:val="none" w:sz="0" w:space="0" w:color="auto"/>
          </w:divBdr>
        </w:div>
        <w:div w:id="760948143">
          <w:marLeft w:val="0"/>
          <w:marRight w:val="0"/>
          <w:marTop w:val="0"/>
          <w:marBottom w:val="0"/>
          <w:divBdr>
            <w:top w:val="none" w:sz="0" w:space="0" w:color="auto"/>
            <w:left w:val="none" w:sz="0" w:space="0" w:color="auto"/>
            <w:bottom w:val="none" w:sz="0" w:space="0" w:color="auto"/>
            <w:right w:val="none" w:sz="0" w:space="0" w:color="auto"/>
          </w:divBdr>
        </w:div>
        <w:div w:id="762459303">
          <w:marLeft w:val="0"/>
          <w:marRight w:val="0"/>
          <w:marTop w:val="0"/>
          <w:marBottom w:val="0"/>
          <w:divBdr>
            <w:top w:val="none" w:sz="0" w:space="0" w:color="auto"/>
            <w:left w:val="none" w:sz="0" w:space="0" w:color="auto"/>
            <w:bottom w:val="none" w:sz="0" w:space="0" w:color="auto"/>
            <w:right w:val="none" w:sz="0" w:space="0" w:color="auto"/>
          </w:divBdr>
        </w:div>
        <w:div w:id="763846519">
          <w:marLeft w:val="0"/>
          <w:marRight w:val="0"/>
          <w:marTop w:val="0"/>
          <w:marBottom w:val="0"/>
          <w:divBdr>
            <w:top w:val="none" w:sz="0" w:space="0" w:color="auto"/>
            <w:left w:val="none" w:sz="0" w:space="0" w:color="auto"/>
            <w:bottom w:val="none" w:sz="0" w:space="0" w:color="auto"/>
            <w:right w:val="none" w:sz="0" w:space="0" w:color="auto"/>
          </w:divBdr>
        </w:div>
        <w:div w:id="764573105">
          <w:marLeft w:val="0"/>
          <w:marRight w:val="0"/>
          <w:marTop w:val="0"/>
          <w:marBottom w:val="0"/>
          <w:divBdr>
            <w:top w:val="none" w:sz="0" w:space="0" w:color="auto"/>
            <w:left w:val="none" w:sz="0" w:space="0" w:color="auto"/>
            <w:bottom w:val="none" w:sz="0" w:space="0" w:color="auto"/>
            <w:right w:val="none" w:sz="0" w:space="0" w:color="auto"/>
          </w:divBdr>
        </w:div>
        <w:div w:id="765806777">
          <w:marLeft w:val="0"/>
          <w:marRight w:val="0"/>
          <w:marTop w:val="0"/>
          <w:marBottom w:val="0"/>
          <w:divBdr>
            <w:top w:val="none" w:sz="0" w:space="0" w:color="auto"/>
            <w:left w:val="none" w:sz="0" w:space="0" w:color="auto"/>
            <w:bottom w:val="none" w:sz="0" w:space="0" w:color="auto"/>
            <w:right w:val="none" w:sz="0" w:space="0" w:color="auto"/>
          </w:divBdr>
        </w:div>
        <w:div w:id="766848383">
          <w:marLeft w:val="0"/>
          <w:marRight w:val="0"/>
          <w:marTop w:val="0"/>
          <w:marBottom w:val="0"/>
          <w:divBdr>
            <w:top w:val="none" w:sz="0" w:space="0" w:color="auto"/>
            <w:left w:val="none" w:sz="0" w:space="0" w:color="auto"/>
            <w:bottom w:val="none" w:sz="0" w:space="0" w:color="auto"/>
            <w:right w:val="none" w:sz="0" w:space="0" w:color="auto"/>
          </w:divBdr>
        </w:div>
        <w:div w:id="773599263">
          <w:marLeft w:val="0"/>
          <w:marRight w:val="0"/>
          <w:marTop w:val="0"/>
          <w:marBottom w:val="0"/>
          <w:divBdr>
            <w:top w:val="none" w:sz="0" w:space="0" w:color="auto"/>
            <w:left w:val="none" w:sz="0" w:space="0" w:color="auto"/>
            <w:bottom w:val="none" w:sz="0" w:space="0" w:color="auto"/>
            <w:right w:val="none" w:sz="0" w:space="0" w:color="auto"/>
          </w:divBdr>
        </w:div>
        <w:div w:id="774055552">
          <w:marLeft w:val="0"/>
          <w:marRight w:val="0"/>
          <w:marTop w:val="0"/>
          <w:marBottom w:val="0"/>
          <w:divBdr>
            <w:top w:val="none" w:sz="0" w:space="0" w:color="auto"/>
            <w:left w:val="none" w:sz="0" w:space="0" w:color="auto"/>
            <w:bottom w:val="none" w:sz="0" w:space="0" w:color="auto"/>
            <w:right w:val="none" w:sz="0" w:space="0" w:color="auto"/>
          </w:divBdr>
        </w:div>
        <w:div w:id="777336393">
          <w:marLeft w:val="0"/>
          <w:marRight w:val="0"/>
          <w:marTop w:val="0"/>
          <w:marBottom w:val="0"/>
          <w:divBdr>
            <w:top w:val="none" w:sz="0" w:space="0" w:color="auto"/>
            <w:left w:val="none" w:sz="0" w:space="0" w:color="auto"/>
            <w:bottom w:val="none" w:sz="0" w:space="0" w:color="auto"/>
            <w:right w:val="none" w:sz="0" w:space="0" w:color="auto"/>
          </w:divBdr>
        </w:div>
        <w:div w:id="782841853">
          <w:marLeft w:val="0"/>
          <w:marRight w:val="0"/>
          <w:marTop w:val="0"/>
          <w:marBottom w:val="0"/>
          <w:divBdr>
            <w:top w:val="none" w:sz="0" w:space="0" w:color="auto"/>
            <w:left w:val="none" w:sz="0" w:space="0" w:color="auto"/>
            <w:bottom w:val="none" w:sz="0" w:space="0" w:color="auto"/>
            <w:right w:val="none" w:sz="0" w:space="0" w:color="auto"/>
          </w:divBdr>
        </w:div>
        <w:div w:id="782958774">
          <w:marLeft w:val="0"/>
          <w:marRight w:val="0"/>
          <w:marTop w:val="0"/>
          <w:marBottom w:val="0"/>
          <w:divBdr>
            <w:top w:val="none" w:sz="0" w:space="0" w:color="auto"/>
            <w:left w:val="none" w:sz="0" w:space="0" w:color="auto"/>
            <w:bottom w:val="none" w:sz="0" w:space="0" w:color="auto"/>
            <w:right w:val="none" w:sz="0" w:space="0" w:color="auto"/>
          </w:divBdr>
        </w:div>
        <w:div w:id="786503606">
          <w:marLeft w:val="0"/>
          <w:marRight w:val="0"/>
          <w:marTop w:val="0"/>
          <w:marBottom w:val="0"/>
          <w:divBdr>
            <w:top w:val="none" w:sz="0" w:space="0" w:color="auto"/>
            <w:left w:val="none" w:sz="0" w:space="0" w:color="auto"/>
            <w:bottom w:val="none" w:sz="0" w:space="0" w:color="auto"/>
            <w:right w:val="none" w:sz="0" w:space="0" w:color="auto"/>
          </w:divBdr>
        </w:div>
        <w:div w:id="800919590">
          <w:marLeft w:val="0"/>
          <w:marRight w:val="0"/>
          <w:marTop w:val="0"/>
          <w:marBottom w:val="0"/>
          <w:divBdr>
            <w:top w:val="none" w:sz="0" w:space="0" w:color="auto"/>
            <w:left w:val="none" w:sz="0" w:space="0" w:color="auto"/>
            <w:bottom w:val="none" w:sz="0" w:space="0" w:color="auto"/>
            <w:right w:val="none" w:sz="0" w:space="0" w:color="auto"/>
          </w:divBdr>
        </w:div>
        <w:div w:id="801576180">
          <w:marLeft w:val="0"/>
          <w:marRight w:val="0"/>
          <w:marTop w:val="0"/>
          <w:marBottom w:val="0"/>
          <w:divBdr>
            <w:top w:val="none" w:sz="0" w:space="0" w:color="auto"/>
            <w:left w:val="none" w:sz="0" w:space="0" w:color="auto"/>
            <w:bottom w:val="none" w:sz="0" w:space="0" w:color="auto"/>
            <w:right w:val="none" w:sz="0" w:space="0" w:color="auto"/>
          </w:divBdr>
        </w:div>
        <w:div w:id="802890315">
          <w:marLeft w:val="0"/>
          <w:marRight w:val="0"/>
          <w:marTop w:val="0"/>
          <w:marBottom w:val="0"/>
          <w:divBdr>
            <w:top w:val="none" w:sz="0" w:space="0" w:color="auto"/>
            <w:left w:val="none" w:sz="0" w:space="0" w:color="auto"/>
            <w:bottom w:val="none" w:sz="0" w:space="0" w:color="auto"/>
            <w:right w:val="none" w:sz="0" w:space="0" w:color="auto"/>
          </w:divBdr>
        </w:div>
        <w:div w:id="803038214">
          <w:marLeft w:val="0"/>
          <w:marRight w:val="0"/>
          <w:marTop w:val="0"/>
          <w:marBottom w:val="0"/>
          <w:divBdr>
            <w:top w:val="none" w:sz="0" w:space="0" w:color="auto"/>
            <w:left w:val="none" w:sz="0" w:space="0" w:color="auto"/>
            <w:bottom w:val="none" w:sz="0" w:space="0" w:color="auto"/>
            <w:right w:val="none" w:sz="0" w:space="0" w:color="auto"/>
          </w:divBdr>
        </w:div>
        <w:div w:id="804004587">
          <w:marLeft w:val="0"/>
          <w:marRight w:val="0"/>
          <w:marTop w:val="0"/>
          <w:marBottom w:val="0"/>
          <w:divBdr>
            <w:top w:val="none" w:sz="0" w:space="0" w:color="auto"/>
            <w:left w:val="none" w:sz="0" w:space="0" w:color="auto"/>
            <w:bottom w:val="none" w:sz="0" w:space="0" w:color="auto"/>
            <w:right w:val="none" w:sz="0" w:space="0" w:color="auto"/>
          </w:divBdr>
        </w:div>
        <w:div w:id="806629899">
          <w:marLeft w:val="0"/>
          <w:marRight w:val="0"/>
          <w:marTop w:val="0"/>
          <w:marBottom w:val="0"/>
          <w:divBdr>
            <w:top w:val="none" w:sz="0" w:space="0" w:color="auto"/>
            <w:left w:val="none" w:sz="0" w:space="0" w:color="auto"/>
            <w:bottom w:val="none" w:sz="0" w:space="0" w:color="auto"/>
            <w:right w:val="none" w:sz="0" w:space="0" w:color="auto"/>
          </w:divBdr>
        </w:div>
        <w:div w:id="810441375">
          <w:marLeft w:val="0"/>
          <w:marRight w:val="0"/>
          <w:marTop w:val="0"/>
          <w:marBottom w:val="0"/>
          <w:divBdr>
            <w:top w:val="none" w:sz="0" w:space="0" w:color="auto"/>
            <w:left w:val="none" w:sz="0" w:space="0" w:color="auto"/>
            <w:bottom w:val="none" w:sz="0" w:space="0" w:color="auto"/>
            <w:right w:val="none" w:sz="0" w:space="0" w:color="auto"/>
          </w:divBdr>
        </w:div>
        <w:div w:id="813565950">
          <w:marLeft w:val="0"/>
          <w:marRight w:val="0"/>
          <w:marTop w:val="0"/>
          <w:marBottom w:val="0"/>
          <w:divBdr>
            <w:top w:val="none" w:sz="0" w:space="0" w:color="auto"/>
            <w:left w:val="none" w:sz="0" w:space="0" w:color="auto"/>
            <w:bottom w:val="none" w:sz="0" w:space="0" w:color="auto"/>
            <w:right w:val="none" w:sz="0" w:space="0" w:color="auto"/>
          </w:divBdr>
        </w:div>
        <w:div w:id="816996284">
          <w:marLeft w:val="0"/>
          <w:marRight w:val="0"/>
          <w:marTop w:val="0"/>
          <w:marBottom w:val="0"/>
          <w:divBdr>
            <w:top w:val="none" w:sz="0" w:space="0" w:color="auto"/>
            <w:left w:val="none" w:sz="0" w:space="0" w:color="auto"/>
            <w:bottom w:val="none" w:sz="0" w:space="0" w:color="auto"/>
            <w:right w:val="none" w:sz="0" w:space="0" w:color="auto"/>
          </w:divBdr>
        </w:div>
        <w:div w:id="818573244">
          <w:marLeft w:val="0"/>
          <w:marRight w:val="0"/>
          <w:marTop w:val="0"/>
          <w:marBottom w:val="0"/>
          <w:divBdr>
            <w:top w:val="none" w:sz="0" w:space="0" w:color="auto"/>
            <w:left w:val="none" w:sz="0" w:space="0" w:color="auto"/>
            <w:bottom w:val="none" w:sz="0" w:space="0" w:color="auto"/>
            <w:right w:val="none" w:sz="0" w:space="0" w:color="auto"/>
          </w:divBdr>
        </w:div>
        <w:div w:id="822235053">
          <w:marLeft w:val="0"/>
          <w:marRight w:val="0"/>
          <w:marTop w:val="0"/>
          <w:marBottom w:val="0"/>
          <w:divBdr>
            <w:top w:val="none" w:sz="0" w:space="0" w:color="auto"/>
            <w:left w:val="none" w:sz="0" w:space="0" w:color="auto"/>
            <w:bottom w:val="none" w:sz="0" w:space="0" w:color="auto"/>
            <w:right w:val="none" w:sz="0" w:space="0" w:color="auto"/>
          </w:divBdr>
        </w:div>
        <w:div w:id="823203134">
          <w:marLeft w:val="0"/>
          <w:marRight w:val="0"/>
          <w:marTop w:val="0"/>
          <w:marBottom w:val="0"/>
          <w:divBdr>
            <w:top w:val="none" w:sz="0" w:space="0" w:color="auto"/>
            <w:left w:val="none" w:sz="0" w:space="0" w:color="auto"/>
            <w:bottom w:val="none" w:sz="0" w:space="0" w:color="auto"/>
            <w:right w:val="none" w:sz="0" w:space="0" w:color="auto"/>
          </w:divBdr>
        </w:div>
        <w:div w:id="824667198">
          <w:marLeft w:val="0"/>
          <w:marRight w:val="0"/>
          <w:marTop w:val="0"/>
          <w:marBottom w:val="0"/>
          <w:divBdr>
            <w:top w:val="none" w:sz="0" w:space="0" w:color="auto"/>
            <w:left w:val="none" w:sz="0" w:space="0" w:color="auto"/>
            <w:bottom w:val="none" w:sz="0" w:space="0" w:color="auto"/>
            <w:right w:val="none" w:sz="0" w:space="0" w:color="auto"/>
          </w:divBdr>
        </w:div>
        <w:div w:id="826362202">
          <w:marLeft w:val="0"/>
          <w:marRight w:val="0"/>
          <w:marTop w:val="0"/>
          <w:marBottom w:val="0"/>
          <w:divBdr>
            <w:top w:val="none" w:sz="0" w:space="0" w:color="auto"/>
            <w:left w:val="none" w:sz="0" w:space="0" w:color="auto"/>
            <w:bottom w:val="none" w:sz="0" w:space="0" w:color="auto"/>
            <w:right w:val="none" w:sz="0" w:space="0" w:color="auto"/>
          </w:divBdr>
        </w:div>
        <w:div w:id="826632264">
          <w:marLeft w:val="0"/>
          <w:marRight w:val="0"/>
          <w:marTop w:val="0"/>
          <w:marBottom w:val="0"/>
          <w:divBdr>
            <w:top w:val="none" w:sz="0" w:space="0" w:color="auto"/>
            <w:left w:val="none" w:sz="0" w:space="0" w:color="auto"/>
            <w:bottom w:val="none" w:sz="0" w:space="0" w:color="auto"/>
            <w:right w:val="none" w:sz="0" w:space="0" w:color="auto"/>
          </w:divBdr>
        </w:div>
        <w:div w:id="831874050">
          <w:marLeft w:val="0"/>
          <w:marRight w:val="0"/>
          <w:marTop w:val="0"/>
          <w:marBottom w:val="0"/>
          <w:divBdr>
            <w:top w:val="none" w:sz="0" w:space="0" w:color="auto"/>
            <w:left w:val="none" w:sz="0" w:space="0" w:color="auto"/>
            <w:bottom w:val="none" w:sz="0" w:space="0" w:color="auto"/>
            <w:right w:val="none" w:sz="0" w:space="0" w:color="auto"/>
          </w:divBdr>
        </w:div>
        <w:div w:id="832141201">
          <w:marLeft w:val="0"/>
          <w:marRight w:val="0"/>
          <w:marTop w:val="0"/>
          <w:marBottom w:val="0"/>
          <w:divBdr>
            <w:top w:val="none" w:sz="0" w:space="0" w:color="auto"/>
            <w:left w:val="none" w:sz="0" w:space="0" w:color="auto"/>
            <w:bottom w:val="none" w:sz="0" w:space="0" w:color="auto"/>
            <w:right w:val="none" w:sz="0" w:space="0" w:color="auto"/>
          </w:divBdr>
        </w:div>
        <w:div w:id="832527177">
          <w:marLeft w:val="0"/>
          <w:marRight w:val="0"/>
          <w:marTop w:val="0"/>
          <w:marBottom w:val="0"/>
          <w:divBdr>
            <w:top w:val="none" w:sz="0" w:space="0" w:color="auto"/>
            <w:left w:val="none" w:sz="0" w:space="0" w:color="auto"/>
            <w:bottom w:val="none" w:sz="0" w:space="0" w:color="auto"/>
            <w:right w:val="none" w:sz="0" w:space="0" w:color="auto"/>
          </w:divBdr>
        </w:div>
        <w:div w:id="833641851">
          <w:marLeft w:val="0"/>
          <w:marRight w:val="0"/>
          <w:marTop w:val="0"/>
          <w:marBottom w:val="0"/>
          <w:divBdr>
            <w:top w:val="none" w:sz="0" w:space="0" w:color="auto"/>
            <w:left w:val="none" w:sz="0" w:space="0" w:color="auto"/>
            <w:bottom w:val="none" w:sz="0" w:space="0" w:color="auto"/>
            <w:right w:val="none" w:sz="0" w:space="0" w:color="auto"/>
          </w:divBdr>
        </w:div>
        <w:div w:id="842475670">
          <w:marLeft w:val="0"/>
          <w:marRight w:val="0"/>
          <w:marTop w:val="0"/>
          <w:marBottom w:val="0"/>
          <w:divBdr>
            <w:top w:val="none" w:sz="0" w:space="0" w:color="auto"/>
            <w:left w:val="none" w:sz="0" w:space="0" w:color="auto"/>
            <w:bottom w:val="none" w:sz="0" w:space="0" w:color="auto"/>
            <w:right w:val="none" w:sz="0" w:space="0" w:color="auto"/>
          </w:divBdr>
        </w:div>
        <w:div w:id="846794858">
          <w:marLeft w:val="0"/>
          <w:marRight w:val="0"/>
          <w:marTop w:val="0"/>
          <w:marBottom w:val="0"/>
          <w:divBdr>
            <w:top w:val="none" w:sz="0" w:space="0" w:color="auto"/>
            <w:left w:val="none" w:sz="0" w:space="0" w:color="auto"/>
            <w:bottom w:val="none" w:sz="0" w:space="0" w:color="auto"/>
            <w:right w:val="none" w:sz="0" w:space="0" w:color="auto"/>
          </w:divBdr>
        </w:div>
        <w:div w:id="847254550">
          <w:marLeft w:val="0"/>
          <w:marRight w:val="0"/>
          <w:marTop w:val="0"/>
          <w:marBottom w:val="0"/>
          <w:divBdr>
            <w:top w:val="none" w:sz="0" w:space="0" w:color="auto"/>
            <w:left w:val="none" w:sz="0" w:space="0" w:color="auto"/>
            <w:bottom w:val="none" w:sz="0" w:space="0" w:color="auto"/>
            <w:right w:val="none" w:sz="0" w:space="0" w:color="auto"/>
          </w:divBdr>
        </w:div>
        <w:div w:id="847984325">
          <w:marLeft w:val="0"/>
          <w:marRight w:val="0"/>
          <w:marTop w:val="0"/>
          <w:marBottom w:val="0"/>
          <w:divBdr>
            <w:top w:val="none" w:sz="0" w:space="0" w:color="auto"/>
            <w:left w:val="none" w:sz="0" w:space="0" w:color="auto"/>
            <w:bottom w:val="none" w:sz="0" w:space="0" w:color="auto"/>
            <w:right w:val="none" w:sz="0" w:space="0" w:color="auto"/>
          </w:divBdr>
        </w:div>
        <w:div w:id="850804102">
          <w:marLeft w:val="0"/>
          <w:marRight w:val="0"/>
          <w:marTop w:val="0"/>
          <w:marBottom w:val="0"/>
          <w:divBdr>
            <w:top w:val="none" w:sz="0" w:space="0" w:color="auto"/>
            <w:left w:val="none" w:sz="0" w:space="0" w:color="auto"/>
            <w:bottom w:val="none" w:sz="0" w:space="0" w:color="auto"/>
            <w:right w:val="none" w:sz="0" w:space="0" w:color="auto"/>
          </w:divBdr>
        </w:div>
        <w:div w:id="854879968">
          <w:marLeft w:val="0"/>
          <w:marRight w:val="0"/>
          <w:marTop w:val="0"/>
          <w:marBottom w:val="0"/>
          <w:divBdr>
            <w:top w:val="none" w:sz="0" w:space="0" w:color="auto"/>
            <w:left w:val="none" w:sz="0" w:space="0" w:color="auto"/>
            <w:bottom w:val="none" w:sz="0" w:space="0" w:color="auto"/>
            <w:right w:val="none" w:sz="0" w:space="0" w:color="auto"/>
          </w:divBdr>
        </w:div>
        <w:div w:id="860895021">
          <w:marLeft w:val="0"/>
          <w:marRight w:val="0"/>
          <w:marTop w:val="0"/>
          <w:marBottom w:val="0"/>
          <w:divBdr>
            <w:top w:val="none" w:sz="0" w:space="0" w:color="auto"/>
            <w:left w:val="none" w:sz="0" w:space="0" w:color="auto"/>
            <w:bottom w:val="none" w:sz="0" w:space="0" w:color="auto"/>
            <w:right w:val="none" w:sz="0" w:space="0" w:color="auto"/>
          </w:divBdr>
        </w:div>
        <w:div w:id="862330650">
          <w:marLeft w:val="0"/>
          <w:marRight w:val="0"/>
          <w:marTop w:val="0"/>
          <w:marBottom w:val="0"/>
          <w:divBdr>
            <w:top w:val="none" w:sz="0" w:space="0" w:color="auto"/>
            <w:left w:val="none" w:sz="0" w:space="0" w:color="auto"/>
            <w:bottom w:val="none" w:sz="0" w:space="0" w:color="auto"/>
            <w:right w:val="none" w:sz="0" w:space="0" w:color="auto"/>
          </w:divBdr>
        </w:div>
        <w:div w:id="864445177">
          <w:marLeft w:val="0"/>
          <w:marRight w:val="0"/>
          <w:marTop w:val="0"/>
          <w:marBottom w:val="0"/>
          <w:divBdr>
            <w:top w:val="none" w:sz="0" w:space="0" w:color="auto"/>
            <w:left w:val="none" w:sz="0" w:space="0" w:color="auto"/>
            <w:bottom w:val="none" w:sz="0" w:space="0" w:color="auto"/>
            <w:right w:val="none" w:sz="0" w:space="0" w:color="auto"/>
          </w:divBdr>
        </w:div>
        <w:div w:id="864830248">
          <w:marLeft w:val="0"/>
          <w:marRight w:val="0"/>
          <w:marTop w:val="0"/>
          <w:marBottom w:val="0"/>
          <w:divBdr>
            <w:top w:val="none" w:sz="0" w:space="0" w:color="auto"/>
            <w:left w:val="none" w:sz="0" w:space="0" w:color="auto"/>
            <w:bottom w:val="none" w:sz="0" w:space="0" w:color="auto"/>
            <w:right w:val="none" w:sz="0" w:space="0" w:color="auto"/>
          </w:divBdr>
        </w:div>
        <w:div w:id="865366499">
          <w:marLeft w:val="0"/>
          <w:marRight w:val="0"/>
          <w:marTop w:val="0"/>
          <w:marBottom w:val="0"/>
          <w:divBdr>
            <w:top w:val="none" w:sz="0" w:space="0" w:color="auto"/>
            <w:left w:val="none" w:sz="0" w:space="0" w:color="auto"/>
            <w:bottom w:val="none" w:sz="0" w:space="0" w:color="auto"/>
            <w:right w:val="none" w:sz="0" w:space="0" w:color="auto"/>
          </w:divBdr>
        </w:div>
        <w:div w:id="872116531">
          <w:marLeft w:val="0"/>
          <w:marRight w:val="0"/>
          <w:marTop w:val="0"/>
          <w:marBottom w:val="0"/>
          <w:divBdr>
            <w:top w:val="none" w:sz="0" w:space="0" w:color="auto"/>
            <w:left w:val="none" w:sz="0" w:space="0" w:color="auto"/>
            <w:bottom w:val="none" w:sz="0" w:space="0" w:color="auto"/>
            <w:right w:val="none" w:sz="0" w:space="0" w:color="auto"/>
          </w:divBdr>
        </w:div>
        <w:div w:id="872497292">
          <w:marLeft w:val="0"/>
          <w:marRight w:val="0"/>
          <w:marTop w:val="0"/>
          <w:marBottom w:val="0"/>
          <w:divBdr>
            <w:top w:val="none" w:sz="0" w:space="0" w:color="auto"/>
            <w:left w:val="none" w:sz="0" w:space="0" w:color="auto"/>
            <w:bottom w:val="none" w:sz="0" w:space="0" w:color="auto"/>
            <w:right w:val="none" w:sz="0" w:space="0" w:color="auto"/>
          </w:divBdr>
        </w:div>
        <w:div w:id="876048980">
          <w:marLeft w:val="0"/>
          <w:marRight w:val="0"/>
          <w:marTop w:val="0"/>
          <w:marBottom w:val="0"/>
          <w:divBdr>
            <w:top w:val="none" w:sz="0" w:space="0" w:color="auto"/>
            <w:left w:val="none" w:sz="0" w:space="0" w:color="auto"/>
            <w:bottom w:val="none" w:sz="0" w:space="0" w:color="auto"/>
            <w:right w:val="none" w:sz="0" w:space="0" w:color="auto"/>
          </w:divBdr>
        </w:div>
        <w:div w:id="876544214">
          <w:marLeft w:val="0"/>
          <w:marRight w:val="0"/>
          <w:marTop w:val="0"/>
          <w:marBottom w:val="0"/>
          <w:divBdr>
            <w:top w:val="none" w:sz="0" w:space="0" w:color="auto"/>
            <w:left w:val="none" w:sz="0" w:space="0" w:color="auto"/>
            <w:bottom w:val="none" w:sz="0" w:space="0" w:color="auto"/>
            <w:right w:val="none" w:sz="0" w:space="0" w:color="auto"/>
          </w:divBdr>
        </w:div>
        <w:div w:id="879364334">
          <w:marLeft w:val="0"/>
          <w:marRight w:val="0"/>
          <w:marTop w:val="0"/>
          <w:marBottom w:val="0"/>
          <w:divBdr>
            <w:top w:val="none" w:sz="0" w:space="0" w:color="auto"/>
            <w:left w:val="none" w:sz="0" w:space="0" w:color="auto"/>
            <w:bottom w:val="none" w:sz="0" w:space="0" w:color="auto"/>
            <w:right w:val="none" w:sz="0" w:space="0" w:color="auto"/>
          </w:divBdr>
        </w:div>
        <w:div w:id="879779206">
          <w:marLeft w:val="0"/>
          <w:marRight w:val="0"/>
          <w:marTop w:val="0"/>
          <w:marBottom w:val="0"/>
          <w:divBdr>
            <w:top w:val="none" w:sz="0" w:space="0" w:color="auto"/>
            <w:left w:val="none" w:sz="0" w:space="0" w:color="auto"/>
            <w:bottom w:val="none" w:sz="0" w:space="0" w:color="auto"/>
            <w:right w:val="none" w:sz="0" w:space="0" w:color="auto"/>
          </w:divBdr>
        </w:div>
        <w:div w:id="879971344">
          <w:marLeft w:val="0"/>
          <w:marRight w:val="0"/>
          <w:marTop w:val="0"/>
          <w:marBottom w:val="0"/>
          <w:divBdr>
            <w:top w:val="none" w:sz="0" w:space="0" w:color="auto"/>
            <w:left w:val="none" w:sz="0" w:space="0" w:color="auto"/>
            <w:bottom w:val="none" w:sz="0" w:space="0" w:color="auto"/>
            <w:right w:val="none" w:sz="0" w:space="0" w:color="auto"/>
          </w:divBdr>
        </w:div>
        <w:div w:id="880360342">
          <w:marLeft w:val="0"/>
          <w:marRight w:val="0"/>
          <w:marTop w:val="0"/>
          <w:marBottom w:val="0"/>
          <w:divBdr>
            <w:top w:val="none" w:sz="0" w:space="0" w:color="auto"/>
            <w:left w:val="none" w:sz="0" w:space="0" w:color="auto"/>
            <w:bottom w:val="none" w:sz="0" w:space="0" w:color="auto"/>
            <w:right w:val="none" w:sz="0" w:space="0" w:color="auto"/>
          </w:divBdr>
        </w:div>
        <w:div w:id="882015875">
          <w:marLeft w:val="0"/>
          <w:marRight w:val="0"/>
          <w:marTop w:val="0"/>
          <w:marBottom w:val="0"/>
          <w:divBdr>
            <w:top w:val="none" w:sz="0" w:space="0" w:color="auto"/>
            <w:left w:val="none" w:sz="0" w:space="0" w:color="auto"/>
            <w:bottom w:val="none" w:sz="0" w:space="0" w:color="auto"/>
            <w:right w:val="none" w:sz="0" w:space="0" w:color="auto"/>
          </w:divBdr>
        </w:div>
        <w:div w:id="887187148">
          <w:marLeft w:val="0"/>
          <w:marRight w:val="0"/>
          <w:marTop w:val="0"/>
          <w:marBottom w:val="0"/>
          <w:divBdr>
            <w:top w:val="none" w:sz="0" w:space="0" w:color="auto"/>
            <w:left w:val="none" w:sz="0" w:space="0" w:color="auto"/>
            <w:bottom w:val="none" w:sz="0" w:space="0" w:color="auto"/>
            <w:right w:val="none" w:sz="0" w:space="0" w:color="auto"/>
          </w:divBdr>
        </w:div>
        <w:div w:id="887909617">
          <w:marLeft w:val="0"/>
          <w:marRight w:val="0"/>
          <w:marTop w:val="0"/>
          <w:marBottom w:val="0"/>
          <w:divBdr>
            <w:top w:val="none" w:sz="0" w:space="0" w:color="auto"/>
            <w:left w:val="none" w:sz="0" w:space="0" w:color="auto"/>
            <w:bottom w:val="none" w:sz="0" w:space="0" w:color="auto"/>
            <w:right w:val="none" w:sz="0" w:space="0" w:color="auto"/>
          </w:divBdr>
        </w:div>
        <w:div w:id="892350486">
          <w:marLeft w:val="0"/>
          <w:marRight w:val="0"/>
          <w:marTop w:val="0"/>
          <w:marBottom w:val="0"/>
          <w:divBdr>
            <w:top w:val="none" w:sz="0" w:space="0" w:color="auto"/>
            <w:left w:val="none" w:sz="0" w:space="0" w:color="auto"/>
            <w:bottom w:val="none" w:sz="0" w:space="0" w:color="auto"/>
            <w:right w:val="none" w:sz="0" w:space="0" w:color="auto"/>
          </w:divBdr>
        </w:div>
        <w:div w:id="892543414">
          <w:marLeft w:val="0"/>
          <w:marRight w:val="0"/>
          <w:marTop w:val="0"/>
          <w:marBottom w:val="0"/>
          <w:divBdr>
            <w:top w:val="none" w:sz="0" w:space="0" w:color="auto"/>
            <w:left w:val="none" w:sz="0" w:space="0" w:color="auto"/>
            <w:bottom w:val="none" w:sz="0" w:space="0" w:color="auto"/>
            <w:right w:val="none" w:sz="0" w:space="0" w:color="auto"/>
          </w:divBdr>
        </w:div>
        <w:div w:id="894312766">
          <w:marLeft w:val="0"/>
          <w:marRight w:val="0"/>
          <w:marTop w:val="0"/>
          <w:marBottom w:val="0"/>
          <w:divBdr>
            <w:top w:val="none" w:sz="0" w:space="0" w:color="auto"/>
            <w:left w:val="none" w:sz="0" w:space="0" w:color="auto"/>
            <w:bottom w:val="none" w:sz="0" w:space="0" w:color="auto"/>
            <w:right w:val="none" w:sz="0" w:space="0" w:color="auto"/>
          </w:divBdr>
        </w:div>
        <w:div w:id="900288636">
          <w:marLeft w:val="0"/>
          <w:marRight w:val="0"/>
          <w:marTop w:val="0"/>
          <w:marBottom w:val="0"/>
          <w:divBdr>
            <w:top w:val="none" w:sz="0" w:space="0" w:color="auto"/>
            <w:left w:val="none" w:sz="0" w:space="0" w:color="auto"/>
            <w:bottom w:val="none" w:sz="0" w:space="0" w:color="auto"/>
            <w:right w:val="none" w:sz="0" w:space="0" w:color="auto"/>
          </w:divBdr>
        </w:div>
        <w:div w:id="903561720">
          <w:marLeft w:val="0"/>
          <w:marRight w:val="0"/>
          <w:marTop w:val="0"/>
          <w:marBottom w:val="0"/>
          <w:divBdr>
            <w:top w:val="none" w:sz="0" w:space="0" w:color="auto"/>
            <w:left w:val="none" w:sz="0" w:space="0" w:color="auto"/>
            <w:bottom w:val="none" w:sz="0" w:space="0" w:color="auto"/>
            <w:right w:val="none" w:sz="0" w:space="0" w:color="auto"/>
          </w:divBdr>
        </w:div>
        <w:div w:id="910038908">
          <w:marLeft w:val="0"/>
          <w:marRight w:val="0"/>
          <w:marTop w:val="0"/>
          <w:marBottom w:val="0"/>
          <w:divBdr>
            <w:top w:val="none" w:sz="0" w:space="0" w:color="auto"/>
            <w:left w:val="none" w:sz="0" w:space="0" w:color="auto"/>
            <w:bottom w:val="none" w:sz="0" w:space="0" w:color="auto"/>
            <w:right w:val="none" w:sz="0" w:space="0" w:color="auto"/>
          </w:divBdr>
        </w:div>
        <w:div w:id="910850026">
          <w:marLeft w:val="0"/>
          <w:marRight w:val="0"/>
          <w:marTop w:val="0"/>
          <w:marBottom w:val="0"/>
          <w:divBdr>
            <w:top w:val="none" w:sz="0" w:space="0" w:color="auto"/>
            <w:left w:val="none" w:sz="0" w:space="0" w:color="auto"/>
            <w:bottom w:val="none" w:sz="0" w:space="0" w:color="auto"/>
            <w:right w:val="none" w:sz="0" w:space="0" w:color="auto"/>
          </w:divBdr>
        </w:div>
        <w:div w:id="912206082">
          <w:marLeft w:val="0"/>
          <w:marRight w:val="0"/>
          <w:marTop w:val="0"/>
          <w:marBottom w:val="0"/>
          <w:divBdr>
            <w:top w:val="none" w:sz="0" w:space="0" w:color="auto"/>
            <w:left w:val="none" w:sz="0" w:space="0" w:color="auto"/>
            <w:bottom w:val="none" w:sz="0" w:space="0" w:color="auto"/>
            <w:right w:val="none" w:sz="0" w:space="0" w:color="auto"/>
          </w:divBdr>
        </w:div>
        <w:div w:id="912469905">
          <w:marLeft w:val="0"/>
          <w:marRight w:val="0"/>
          <w:marTop w:val="0"/>
          <w:marBottom w:val="0"/>
          <w:divBdr>
            <w:top w:val="none" w:sz="0" w:space="0" w:color="auto"/>
            <w:left w:val="none" w:sz="0" w:space="0" w:color="auto"/>
            <w:bottom w:val="none" w:sz="0" w:space="0" w:color="auto"/>
            <w:right w:val="none" w:sz="0" w:space="0" w:color="auto"/>
          </w:divBdr>
        </w:div>
        <w:div w:id="916865143">
          <w:marLeft w:val="0"/>
          <w:marRight w:val="0"/>
          <w:marTop w:val="0"/>
          <w:marBottom w:val="0"/>
          <w:divBdr>
            <w:top w:val="none" w:sz="0" w:space="0" w:color="auto"/>
            <w:left w:val="none" w:sz="0" w:space="0" w:color="auto"/>
            <w:bottom w:val="none" w:sz="0" w:space="0" w:color="auto"/>
            <w:right w:val="none" w:sz="0" w:space="0" w:color="auto"/>
          </w:divBdr>
        </w:div>
        <w:div w:id="919218683">
          <w:marLeft w:val="0"/>
          <w:marRight w:val="0"/>
          <w:marTop w:val="0"/>
          <w:marBottom w:val="0"/>
          <w:divBdr>
            <w:top w:val="none" w:sz="0" w:space="0" w:color="auto"/>
            <w:left w:val="none" w:sz="0" w:space="0" w:color="auto"/>
            <w:bottom w:val="none" w:sz="0" w:space="0" w:color="auto"/>
            <w:right w:val="none" w:sz="0" w:space="0" w:color="auto"/>
          </w:divBdr>
        </w:div>
        <w:div w:id="921523260">
          <w:marLeft w:val="0"/>
          <w:marRight w:val="0"/>
          <w:marTop w:val="0"/>
          <w:marBottom w:val="0"/>
          <w:divBdr>
            <w:top w:val="none" w:sz="0" w:space="0" w:color="auto"/>
            <w:left w:val="none" w:sz="0" w:space="0" w:color="auto"/>
            <w:bottom w:val="none" w:sz="0" w:space="0" w:color="auto"/>
            <w:right w:val="none" w:sz="0" w:space="0" w:color="auto"/>
          </w:divBdr>
        </w:div>
        <w:div w:id="932974908">
          <w:marLeft w:val="0"/>
          <w:marRight w:val="0"/>
          <w:marTop w:val="0"/>
          <w:marBottom w:val="0"/>
          <w:divBdr>
            <w:top w:val="none" w:sz="0" w:space="0" w:color="auto"/>
            <w:left w:val="none" w:sz="0" w:space="0" w:color="auto"/>
            <w:bottom w:val="none" w:sz="0" w:space="0" w:color="auto"/>
            <w:right w:val="none" w:sz="0" w:space="0" w:color="auto"/>
          </w:divBdr>
        </w:div>
        <w:div w:id="934946553">
          <w:marLeft w:val="0"/>
          <w:marRight w:val="0"/>
          <w:marTop w:val="0"/>
          <w:marBottom w:val="0"/>
          <w:divBdr>
            <w:top w:val="none" w:sz="0" w:space="0" w:color="auto"/>
            <w:left w:val="none" w:sz="0" w:space="0" w:color="auto"/>
            <w:bottom w:val="none" w:sz="0" w:space="0" w:color="auto"/>
            <w:right w:val="none" w:sz="0" w:space="0" w:color="auto"/>
          </w:divBdr>
        </w:div>
        <w:div w:id="936793280">
          <w:marLeft w:val="0"/>
          <w:marRight w:val="0"/>
          <w:marTop w:val="0"/>
          <w:marBottom w:val="0"/>
          <w:divBdr>
            <w:top w:val="none" w:sz="0" w:space="0" w:color="auto"/>
            <w:left w:val="none" w:sz="0" w:space="0" w:color="auto"/>
            <w:bottom w:val="none" w:sz="0" w:space="0" w:color="auto"/>
            <w:right w:val="none" w:sz="0" w:space="0" w:color="auto"/>
          </w:divBdr>
        </w:div>
        <w:div w:id="937643106">
          <w:marLeft w:val="0"/>
          <w:marRight w:val="0"/>
          <w:marTop w:val="0"/>
          <w:marBottom w:val="0"/>
          <w:divBdr>
            <w:top w:val="none" w:sz="0" w:space="0" w:color="auto"/>
            <w:left w:val="none" w:sz="0" w:space="0" w:color="auto"/>
            <w:bottom w:val="none" w:sz="0" w:space="0" w:color="auto"/>
            <w:right w:val="none" w:sz="0" w:space="0" w:color="auto"/>
          </w:divBdr>
        </w:div>
        <w:div w:id="940719764">
          <w:marLeft w:val="0"/>
          <w:marRight w:val="0"/>
          <w:marTop w:val="0"/>
          <w:marBottom w:val="0"/>
          <w:divBdr>
            <w:top w:val="none" w:sz="0" w:space="0" w:color="auto"/>
            <w:left w:val="none" w:sz="0" w:space="0" w:color="auto"/>
            <w:bottom w:val="none" w:sz="0" w:space="0" w:color="auto"/>
            <w:right w:val="none" w:sz="0" w:space="0" w:color="auto"/>
          </w:divBdr>
        </w:div>
        <w:div w:id="942228012">
          <w:marLeft w:val="0"/>
          <w:marRight w:val="0"/>
          <w:marTop w:val="0"/>
          <w:marBottom w:val="0"/>
          <w:divBdr>
            <w:top w:val="none" w:sz="0" w:space="0" w:color="auto"/>
            <w:left w:val="none" w:sz="0" w:space="0" w:color="auto"/>
            <w:bottom w:val="none" w:sz="0" w:space="0" w:color="auto"/>
            <w:right w:val="none" w:sz="0" w:space="0" w:color="auto"/>
          </w:divBdr>
        </w:div>
        <w:div w:id="942498620">
          <w:marLeft w:val="0"/>
          <w:marRight w:val="0"/>
          <w:marTop w:val="0"/>
          <w:marBottom w:val="0"/>
          <w:divBdr>
            <w:top w:val="none" w:sz="0" w:space="0" w:color="auto"/>
            <w:left w:val="none" w:sz="0" w:space="0" w:color="auto"/>
            <w:bottom w:val="none" w:sz="0" w:space="0" w:color="auto"/>
            <w:right w:val="none" w:sz="0" w:space="0" w:color="auto"/>
          </w:divBdr>
        </w:div>
        <w:div w:id="943076297">
          <w:marLeft w:val="0"/>
          <w:marRight w:val="0"/>
          <w:marTop w:val="0"/>
          <w:marBottom w:val="0"/>
          <w:divBdr>
            <w:top w:val="none" w:sz="0" w:space="0" w:color="auto"/>
            <w:left w:val="none" w:sz="0" w:space="0" w:color="auto"/>
            <w:bottom w:val="none" w:sz="0" w:space="0" w:color="auto"/>
            <w:right w:val="none" w:sz="0" w:space="0" w:color="auto"/>
          </w:divBdr>
        </w:div>
        <w:div w:id="948123937">
          <w:marLeft w:val="0"/>
          <w:marRight w:val="0"/>
          <w:marTop w:val="0"/>
          <w:marBottom w:val="0"/>
          <w:divBdr>
            <w:top w:val="none" w:sz="0" w:space="0" w:color="auto"/>
            <w:left w:val="none" w:sz="0" w:space="0" w:color="auto"/>
            <w:bottom w:val="none" w:sz="0" w:space="0" w:color="auto"/>
            <w:right w:val="none" w:sz="0" w:space="0" w:color="auto"/>
          </w:divBdr>
        </w:div>
        <w:div w:id="950279466">
          <w:marLeft w:val="0"/>
          <w:marRight w:val="0"/>
          <w:marTop w:val="0"/>
          <w:marBottom w:val="0"/>
          <w:divBdr>
            <w:top w:val="none" w:sz="0" w:space="0" w:color="auto"/>
            <w:left w:val="none" w:sz="0" w:space="0" w:color="auto"/>
            <w:bottom w:val="none" w:sz="0" w:space="0" w:color="auto"/>
            <w:right w:val="none" w:sz="0" w:space="0" w:color="auto"/>
          </w:divBdr>
        </w:div>
        <w:div w:id="954940431">
          <w:marLeft w:val="0"/>
          <w:marRight w:val="0"/>
          <w:marTop w:val="0"/>
          <w:marBottom w:val="0"/>
          <w:divBdr>
            <w:top w:val="none" w:sz="0" w:space="0" w:color="auto"/>
            <w:left w:val="none" w:sz="0" w:space="0" w:color="auto"/>
            <w:bottom w:val="none" w:sz="0" w:space="0" w:color="auto"/>
            <w:right w:val="none" w:sz="0" w:space="0" w:color="auto"/>
          </w:divBdr>
        </w:div>
        <w:div w:id="955481784">
          <w:marLeft w:val="0"/>
          <w:marRight w:val="0"/>
          <w:marTop w:val="0"/>
          <w:marBottom w:val="0"/>
          <w:divBdr>
            <w:top w:val="none" w:sz="0" w:space="0" w:color="auto"/>
            <w:left w:val="none" w:sz="0" w:space="0" w:color="auto"/>
            <w:bottom w:val="none" w:sz="0" w:space="0" w:color="auto"/>
            <w:right w:val="none" w:sz="0" w:space="0" w:color="auto"/>
          </w:divBdr>
        </w:div>
        <w:div w:id="957838851">
          <w:marLeft w:val="0"/>
          <w:marRight w:val="0"/>
          <w:marTop w:val="0"/>
          <w:marBottom w:val="0"/>
          <w:divBdr>
            <w:top w:val="none" w:sz="0" w:space="0" w:color="auto"/>
            <w:left w:val="none" w:sz="0" w:space="0" w:color="auto"/>
            <w:bottom w:val="none" w:sz="0" w:space="0" w:color="auto"/>
            <w:right w:val="none" w:sz="0" w:space="0" w:color="auto"/>
          </w:divBdr>
        </w:div>
        <w:div w:id="959385124">
          <w:marLeft w:val="0"/>
          <w:marRight w:val="0"/>
          <w:marTop w:val="0"/>
          <w:marBottom w:val="0"/>
          <w:divBdr>
            <w:top w:val="none" w:sz="0" w:space="0" w:color="auto"/>
            <w:left w:val="none" w:sz="0" w:space="0" w:color="auto"/>
            <w:bottom w:val="none" w:sz="0" w:space="0" w:color="auto"/>
            <w:right w:val="none" w:sz="0" w:space="0" w:color="auto"/>
          </w:divBdr>
        </w:div>
        <w:div w:id="961303851">
          <w:marLeft w:val="0"/>
          <w:marRight w:val="0"/>
          <w:marTop w:val="0"/>
          <w:marBottom w:val="0"/>
          <w:divBdr>
            <w:top w:val="none" w:sz="0" w:space="0" w:color="auto"/>
            <w:left w:val="none" w:sz="0" w:space="0" w:color="auto"/>
            <w:bottom w:val="none" w:sz="0" w:space="0" w:color="auto"/>
            <w:right w:val="none" w:sz="0" w:space="0" w:color="auto"/>
          </w:divBdr>
        </w:div>
        <w:div w:id="965896349">
          <w:marLeft w:val="0"/>
          <w:marRight w:val="0"/>
          <w:marTop w:val="0"/>
          <w:marBottom w:val="0"/>
          <w:divBdr>
            <w:top w:val="none" w:sz="0" w:space="0" w:color="auto"/>
            <w:left w:val="none" w:sz="0" w:space="0" w:color="auto"/>
            <w:bottom w:val="none" w:sz="0" w:space="0" w:color="auto"/>
            <w:right w:val="none" w:sz="0" w:space="0" w:color="auto"/>
          </w:divBdr>
        </w:div>
        <w:div w:id="967012939">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968704573">
          <w:marLeft w:val="0"/>
          <w:marRight w:val="0"/>
          <w:marTop w:val="0"/>
          <w:marBottom w:val="0"/>
          <w:divBdr>
            <w:top w:val="none" w:sz="0" w:space="0" w:color="auto"/>
            <w:left w:val="none" w:sz="0" w:space="0" w:color="auto"/>
            <w:bottom w:val="none" w:sz="0" w:space="0" w:color="auto"/>
            <w:right w:val="none" w:sz="0" w:space="0" w:color="auto"/>
          </w:divBdr>
        </w:div>
        <w:div w:id="968709544">
          <w:marLeft w:val="0"/>
          <w:marRight w:val="0"/>
          <w:marTop w:val="0"/>
          <w:marBottom w:val="0"/>
          <w:divBdr>
            <w:top w:val="none" w:sz="0" w:space="0" w:color="auto"/>
            <w:left w:val="none" w:sz="0" w:space="0" w:color="auto"/>
            <w:bottom w:val="none" w:sz="0" w:space="0" w:color="auto"/>
            <w:right w:val="none" w:sz="0" w:space="0" w:color="auto"/>
          </w:divBdr>
        </w:div>
        <w:div w:id="972170877">
          <w:marLeft w:val="0"/>
          <w:marRight w:val="0"/>
          <w:marTop w:val="0"/>
          <w:marBottom w:val="0"/>
          <w:divBdr>
            <w:top w:val="none" w:sz="0" w:space="0" w:color="auto"/>
            <w:left w:val="none" w:sz="0" w:space="0" w:color="auto"/>
            <w:bottom w:val="none" w:sz="0" w:space="0" w:color="auto"/>
            <w:right w:val="none" w:sz="0" w:space="0" w:color="auto"/>
          </w:divBdr>
        </w:div>
        <w:div w:id="973485854">
          <w:marLeft w:val="0"/>
          <w:marRight w:val="0"/>
          <w:marTop w:val="0"/>
          <w:marBottom w:val="0"/>
          <w:divBdr>
            <w:top w:val="none" w:sz="0" w:space="0" w:color="auto"/>
            <w:left w:val="none" w:sz="0" w:space="0" w:color="auto"/>
            <w:bottom w:val="none" w:sz="0" w:space="0" w:color="auto"/>
            <w:right w:val="none" w:sz="0" w:space="0" w:color="auto"/>
          </w:divBdr>
        </w:div>
        <w:div w:id="975334126">
          <w:marLeft w:val="0"/>
          <w:marRight w:val="0"/>
          <w:marTop w:val="0"/>
          <w:marBottom w:val="0"/>
          <w:divBdr>
            <w:top w:val="none" w:sz="0" w:space="0" w:color="auto"/>
            <w:left w:val="none" w:sz="0" w:space="0" w:color="auto"/>
            <w:bottom w:val="none" w:sz="0" w:space="0" w:color="auto"/>
            <w:right w:val="none" w:sz="0" w:space="0" w:color="auto"/>
          </w:divBdr>
        </w:div>
        <w:div w:id="975913149">
          <w:marLeft w:val="0"/>
          <w:marRight w:val="0"/>
          <w:marTop w:val="0"/>
          <w:marBottom w:val="0"/>
          <w:divBdr>
            <w:top w:val="none" w:sz="0" w:space="0" w:color="auto"/>
            <w:left w:val="none" w:sz="0" w:space="0" w:color="auto"/>
            <w:bottom w:val="none" w:sz="0" w:space="0" w:color="auto"/>
            <w:right w:val="none" w:sz="0" w:space="0" w:color="auto"/>
          </w:divBdr>
        </w:div>
        <w:div w:id="985084760">
          <w:marLeft w:val="0"/>
          <w:marRight w:val="0"/>
          <w:marTop w:val="0"/>
          <w:marBottom w:val="0"/>
          <w:divBdr>
            <w:top w:val="none" w:sz="0" w:space="0" w:color="auto"/>
            <w:left w:val="none" w:sz="0" w:space="0" w:color="auto"/>
            <w:bottom w:val="none" w:sz="0" w:space="0" w:color="auto"/>
            <w:right w:val="none" w:sz="0" w:space="0" w:color="auto"/>
          </w:divBdr>
        </w:div>
        <w:div w:id="990909452">
          <w:marLeft w:val="0"/>
          <w:marRight w:val="0"/>
          <w:marTop w:val="0"/>
          <w:marBottom w:val="0"/>
          <w:divBdr>
            <w:top w:val="none" w:sz="0" w:space="0" w:color="auto"/>
            <w:left w:val="none" w:sz="0" w:space="0" w:color="auto"/>
            <w:bottom w:val="none" w:sz="0" w:space="0" w:color="auto"/>
            <w:right w:val="none" w:sz="0" w:space="0" w:color="auto"/>
          </w:divBdr>
        </w:div>
        <w:div w:id="995108739">
          <w:marLeft w:val="0"/>
          <w:marRight w:val="0"/>
          <w:marTop w:val="0"/>
          <w:marBottom w:val="0"/>
          <w:divBdr>
            <w:top w:val="none" w:sz="0" w:space="0" w:color="auto"/>
            <w:left w:val="none" w:sz="0" w:space="0" w:color="auto"/>
            <w:bottom w:val="none" w:sz="0" w:space="0" w:color="auto"/>
            <w:right w:val="none" w:sz="0" w:space="0" w:color="auto"/>
          </w:divBdr>
        </w:div>
        <w:div w:id="996417721">
          <w:marLeft w:val="0"/>
          <w:marRight w:val="0"/>
          <w:marTop w:val="0"/>
          <w:marBottom w:val="0"/>
          <w:divBdr>
            <w:top w:val="none" w:sz="0" w:space="0" w:color="auto"/>
            <w:left w:val="none" w:sz="0" w:space="0" w:color="auto"/>
            <w:bottom w:val="none" w:sz="0" w:space="0" w:color="auto"/>
            <w:right w:val="none" w:sz="0" w:space="0" w:color="auto"/>
          </w:divBdr>
        </w:div>
        <w:div w:id="998074675">
          <w:marLeft w:val="0"/>
          <w:marRight w:val="0"/>
          <w:marTop w:val="0"/>
          <w:marBottom w:val="0"/>
          <w:divBdr>
            <w:top w:val="none" w:sz="0" w:space="0" w:color="auto"/>
            <w:left w:val="none" w:sz="0" w:space="0" w:color="auto"/>
            <w:bottom w:val="none" w:sz="0" w:space="0" w:color="auto"/>
            <w:right w:val="none" w:sz="0" w:space="0" w:color="auto"/>
          </w:divBdr>
        </w:div>
        <w:div w:id="999429450">
          <w:marLeft w:val="0"/>
          <w:marRight w:val="0"/>
          <w:marTop w:val="0"/>
          <w:marBottom w:val="0"/>
          <w:divBdr>
            <w:top w:val="none" w:sz="0" w:space="0" w:color="auto"/>
            <w:left w:val="none" w:sz="0" w:space="0" w:color="auto"/>
            <w:bottom w:val="none" w:sz="0" w:space="0" w:color="auto"/>
            <w:right w:val="none" w:sz="0" w:space="0" w:color="auto"/>
          </w:divBdr>
        </w:div>
        <w:div w:id="1007555749">
          <w:marLeft w:val="0"/>
          <w:marRight w:val="0"/>
          <w:marTop w:val="0"/>
          <w:marBottom w:val="0"/>
          <w:divBdr>
            <w:top w:val="none" w:sz="0" w:space="0" w:color="auto"/>
            <w:left w:val="none" w:sz="0" w:space="0" w:color="auto"/>
            <w:bottom w:val="none" w:sz="0" w:space="0" w:color="auto"/>
            <w:right w:val="none" w:sz="0" w:space="0" w:color="auto"/>
          </w:divBdr>
        </w:div>
        <w:div w:id="1012074953">
          <w:marLeft w:val="0"/>
          <w:marRight w:val="0"/>
          <w:marTop w:val="0"/>
          <w:marBottom w:val="0"/>
          <w:divBdr>
            <w:top w:val="none" w:sz="0" w:space="0" w:color="auto"/>
            <w:left w:val="none" w:sz="0" w:space="0" w:color="auto"/>
            <w:bottom w:val="none" w:sz="0" w:space="0" w:color="auto"/>
            <w:right w:val="none" w:sz="0" w:space="0" w:color="auto"/>
          </w:divBdr>
        </w:div>
        <w:div w:id="1013844238">
          <w:marLeft w:val="0"/>
          <w:marRight w:val="0"/>
          <w:marTop w:val="0"/>
          <w:marBottom w:val="0"/>
          <w:divBdr>
            <w:top w:val="none" w:sz="0" w:space="0" w:color="auto"/>
            <w:left w:val="none" w:sz="0" w:space="0" w:color="auto"/>
            <w:bottom w:val="none" w:sz="0" w:space="0" w:color="auto"/>
            <w:right w:val="none" w:sz="0" w:space="0" w:color="auto"/>
          </w:divBdr>
        </w:div>
        <w:div w:id="1022516770">
          <w:marLeft w:val="0"/>
          <w:marRight w:val="0"/>
          <w:marTop w:val="0"/>
          <w:marBottom w:val="0"/>
          <w:divBdr>
            <w:top w:val="none" w:sz="0" w:space="0" w:color="auto"/>
            <w:left w:val="none" w:sz="0" w:space="0" w:color="auto"/>
            <w:bottom w:val="none" w:sz="0" w:space="0" w:color="auto"/>
            <w:right w:val="none" w:sz="0" w:space="0" w:color="auto"/>
          </w:divBdr>
        </w:div>
        <w:div w:id="1023820040">
          <w:marLeft w:val="0"/>
          <w:marRight w:val="0"/>
          <w:marTop w:val="0"/>
          <w:marBottom w:val="0"/>
          <w:divBdr>
            <w:top w:val="none" w:sz="0" w:space="0" w:color="auto"/>
            <w:left w:val="none" w:sz="0" w:space="0" w:color="auto"/>
            <w:bottom w:val="none" w:sz="0" w:space="0" w:color="auto"/>
            <w:right w:val="none" w:sz="0" w:space="0" w:color="auto"/>
          </w:divBdr>
        </w:div>
        <w:div w:id="1027219744">
          <w:marLeft w:val="0"/>
          <w:marRight w:val="0"/>
          <w:marTop w:val="0"/>
          <w:marBottom w:val="0"/>
          <w:divBdr>
            <w:top w:val="none" w:sz="0" w:space="0" w:color="auto"/>
            <w:left w:val="none" w:sz="0" w:space="0" w:color="auto"/>
            <w:bottom w:val="none" w:sz="0" w:space="0" w:color="auto"/>
            <w:right w:val="none" w:sz="0" w:space="0" w:color="auto"/>
          </w:divBdr>
        </w:div>
        <w:div w:id="1028218924">
          <w:marLeft w:val="0"/>
          <w:marRight w:val="0"/>
          <w:marTop w:val="0"/>
          <w:marBottom w:val="0"/>
          <w:divBdr>
            <w:top w:val="none" w:sz="0" w:space="0" w:color="auto"/>
            <w:left w:val="none" w:sz="0" w:space="0" w:color="auto"/>
            <w:bottom w:val="none" w:sz="0" w:space="0" w:color="auto"/>
            <w:right w:val="none" w:sz="0" w:space="0" w:color="auto"/>
          </w:divBdr>
        </w:div>
        <w:div w:id="1031035171">
          <w:marLeft w:val="0"/>
          <w:marRight w:val="0"/>
          <w:marTop w:val="0"/>
          <w:marBottom w:val="0"/>
          <w:divBdr>
            <w:top w:val="none" w:sz="0" w:space="0" w:color="auto"/>
            <w:left w:val="none" w:sz="0" w:space="0" w:color="auto"/>
            <w:bottom w:val="none" w:sz="0" w:space="0" w:color="auto"/>
            <w:right w:val="none" w:sz="0" w:space="0" w:color="auto"/>
          </w:divBdr>
        </w:div>
        <w:div w:id="1031538501">
          <w:marLeft w:val="0"/>
          <w:marRight w:val="0"/>
          <w:marTop w:val="0"/>
          <w:marBottom w:val="0"/>
          <w:divBdr>
            <w:top w:val="none" w:sz="0" w:space="0" w:color="auto"/>
            <w:left w:val="none" w:sz="0" w:space="0" w:color="auto"/>
            <w:bottom w:val="none" w:sz="0" w:space="0" w:color="auto"/>
            <w:right w:val="none" w:sz="0" w:space="0" w:color="auto"/>
          </w:divBdr>
        </w:div>
        <w:div w:id="1032456736">
          <w:marLeft w:val="0"/>
          <w:marRight w:val="0"/>
          <w:marTop w:val="0"/>
          <w:marBottom w:val="0"/>
          <w:divBdr>
            <w:top w:val="none" w:sz="0" w:space="0" w:color="auto"/>
            <w:left w:val="none" w:sz="0" w:space="0" w:color="auto"/>
            <w:bottom w:val="none" w:sz="0" w:space="0" w:color="auto"/>
            <w:right w:val="none" w:sz="0" w:space="0" w:color="auto"/>
          </w:divBdr>
        </w:div>
        <w:div w:id="1032607404">
          <w:marLeft w:val="0"/>
          <w:marRight w:val="0"/>
          <w:marTop w:val="0"/>
          <w:marBottom w:val="0"/>
          <w:divBdr>
            <w:top w:val="none" w:sz="0" w:space="0" w:color="auto"/>
            <w:left w:val="none" w:sz="0" w:space="0" w:color="auto"/>
            <w:bottom w:val="none" w:sz="0" w:space="0" w:color="auto"/>
            <w:right w:val="none" w:sz="0" w:space="0" w:color="auto"/>
          </w:divBdr>
        </w:div>
        <w:div w:id="1035273844">
          <w:marLeft w:val="0"/>
          <w:marRight w:val="0"/>
          <w:marTop w:val="0"/>
          <w:marBottom w:val="0"/>
          <w:divBdr>
            <w:top w:val="none" w:sz="0" w:space="0" w:color="auto"/>
            <w:left w:val="none" w:sz="0" w:space="0" w:color="auto"/>
            <w:bottom w:val="none" w:sz="0" w:space="0" w:color="auto"/>
            <w:right w:val="none" w:sz="0" w:space="0" w:color="auto"/>
          </w:divBdr>
        </w:div>
        <w:div w:id="1040470076">
          <w:marLeft w:val="0"/>
          <w:marRight w:val="0"/>
          <w:marTop w:val="0"/>
          <w:marBottom w:val="0"/>
          <w:divBdr>
            <w:top w:val="none" w:sz="0" w:space="0" w:color="auto"/>
            <w:left w:val="none" w:sz="0" w:space="0" w:color="auto"/>
            <w:bottom w:val="none" w:sz="0" w:space="0" w:color="auto"/>
            <w:right w:val="none" w:sz="0" w:space="0" w:color="auto"/>
          </w:divBdr>
        </w:div>
        <w:div w:id="1040670474">
          <w:marLeft w:val="0"/>
          <w:marRight w:val="0"/>
          <w:marTop w:val="0"/>
          <w:marBottom w:val="0"/>
          <w:divBdr>
            <w:top w:val="none" w:sz="0" w:space="0" w:color="auto"/>
            <w:left w:val="none" w:sz="0" w:space="0" w:color="auto"/>
            <w:bottom w:val="none" w:sz="0" w:space="0" w:color="auto"/>
            <w:right w:val="none" w:sz="0" w:space="0" w:color="auto"/>
          </w:divBdr>
        </w:div>
        <w:div w:id="1046637912">
          <w:marLeft w:val="0"/>
          <w:marRight w:val="0"/>
          <w:marTop w:val="0"/>
          <w:marBottom w:val="0"/>
          <w:divBdr>
            <w:top w:val="none" w:sz="0" w:space="0" w:color="auto"/>
            <w:left w:val="none" w:sz="0" w:space="0" w:color="auto"/>
            <w:bottom w:val="none" w:sz="0" w:space="0" w:color="auto"/>
            <w:right w:val="none" w:sz="0" w:space="0" w:color="auto"/>
          </w:divBdr>
        </w:div>
        <w:div w:id="1054157498">
          <w:marLeft w:val="0"/>
          <w:marRight w:val="0"/>
          <w:marTop w:val="0"/>
          <w:marBottom w:val="0"/>
          <w:divBdr>
            <w:top w:val="none" w:sz="0" w:space="0" w:color="auto"/>
            <w:left w:val="none" w:sz="0" w:space="0" w:color="auto"/>
            <w:bottom w:val="none" w:sz="0" w:space="0" w:color="auto"/>
            <w:right w:val="none" w:sz="0" w:space="0" w:color="auto"/>
          </w:divBdr>
        </w:div>
        <w:div w:id="1054695239">
          <w:marLeft w:val="0"/>
          <w:marRight w:val="0"/>
          <w:marTop w:val="0"/>
          <w:marBottom w:val="0"/>
          <w:divBdr>
            <w:top w:val="none" w:sz="0" w:space="0" w:color="auto"/>
            <w:left w:val="none" w:sz="0" w:space="0" w:color="auto"/>
            <w:bottom w:val="none" w:sz="0" w:space="0" w:color="auto"/>
            <w:right w:val="none" w:sz="0" w:space="0" w:color="auto"/>
          </w:divBdr>
        </w:div>
        <w:div w:id="1054887056">
          <w:marLeft w:val="0"/>
          <w:marRight w:val="0"/>
          <w:marTop w:val="0"/>
          <w:marBottom w:val="0"/>
          <w:divBdr>
            <w:top w:val="none" w:sz="0" w:space="0" w:color="auto"/>
            <w:left w:val="none" w:sz="0" w:space="0" w:color="auto"/>
            <w:bottom w:val="none" w:sz="0" w:space="0" w:color="auto"/>
            <w:right w:val="none" w:sz="0" w:space="0" w:color="auto"/>
          </w:divBdr>
        </w:div>
        <w:div w:id="1059134047">
          <w:marLeft w:val="0"/>
          <w:marRight w:val="0"/>
          <w:marTop w:val="0"/>
          <w:marBottom w:val="0"/>
          <w:divBdr>
            <w:top w:val="none" w:sz="0" w:space="0" w:color="auto"/>
            <w:left w:val="none" w:sz="0" w:space="0" w:color="auto"/>
            <w:bottom w:val="none" w:sz="0" w:space="0" w:color="auto"/>
            <w:right w:val="none" w:sz="0" w:space="0" w:color="auto"/>
          </w:divBdr>
        </w:div>
        <w:div w:id="1059210161">
          <w:marLeft w:val="0"/>
          <w:marRight w:val="0"/>
          <w:marTop w:val="0"/>
          <w:marBottom w:val="0"/>
          <w:divBdr>
            <w:top w:val="none" w:sz="0" w:space="0" w:color="auto"/>
            <w:left w:val="none" w:sz="0" w:space="0" w:color="auto"/>
            <w:bottom w:val="none" w:sz="0" w:space="0" w:color="auto"/>
            <w:right w:val="none" w:sz="0" w:space="0" w:color="auto"/>
          </w:divBdr>
        </w:div>
        <w:div w:id="1063722739">
          <w:marLeft w:val="0"/>
          <w:marRight w:val="0"/>
          <w:marTop w:val="0"/>
          <w:marBottom w:val="0"/>
          <w:divBdr>
            <w:top w:val="none" w:sz="0" w:space="0" w:color="auto"/>
            <w:left w:val="none" w:sz="0" w:space="0" w:color="auto"/>
            <w:bottom w:val="none" w:sz="0" w:space="0" w:color="auto"/>
            <w:right w:val="none" w:sz="0" w:space="0" w:color="auto"/>
          </w:divBdr>
        </w:div>
        <w:div w:id="1069041002">
          <w:marLeft w:val="0"/>
          <w:marRight w:val="0"/>
          <w:marTop w:val="0"/>
          <w:marBottom w:val="0"/>
          <w:divBdr>
            <w:top w:val="none" w:sz="0" w:space="0" w:color="auto"/>
            <w:left w:val="none" w:sz="0" w:space="0" w:color="auto"/>
            <w:bottom w:val="none" w:sz="0" w:space="0" w:color="auto"/>
            <w:right w:val="none" w:sz="0" w:space="0" w:color="auto"/>
          </w:divBdr>
        </w:div>
        <w:div w:id="1072046508">
          <w:marLeft w:val="0"/>
          <w:marRight w:val="0"/>
          <w:marTop w:val="0"/>
          <w:marBottom w:val="0"/>
          <w:divBdr>
            <w:top w:val="none" w:sz="0" w:space="0" w:color="auto"/>
            <w:left w:val="none" w:sz="0" w:space="0" w:color="auto"/>
            <w:bottom w:val="none" w:sz="0" w:space="0" w:color="auto"/>
            <w:right w:val="none" w:sz="0" w:space="0" w:color="auto"/>
          </w:divBdr>
        </w:div>
        <w:div w:id="1075476118">
          <w:marLeft w:val="0"/>
          <w:marRight w:val="0"/>
          <w:marTop w:val="0"/>
          <w:marBottom w:val="0"/>
          <w:divBdr>
            <w:top w:val="none" w:sz="0" w:space="0" w:color="auto"/>
            <w:left w:val="none" w:sz="0" w:space="0" w:color="auto"/>
            <w:bottom w:val="none" w:sz="0" w:space="0" w:color="auto"/>
            <w:right w:val="none" w:sz="0" w:space="0" w:color="auto"/>
          </w:divBdr>
        </w:div>
        <w:div w:id="1082028139">
          <w:marLeft w:val="0"/>
          <w:marRight w:val="0"/>
          <w:marTop w:val="0"/>
          <w:marBottom w:val="0"/>
          <w:divBdr>
            <w:top w:val="none" w:sz="0" w:space="0" w:color="auto"/>
            <w:left w:val="none" w:sz="0" w:space="0" w:color="auto"/>
            <w:bottom w:val="none" w:sz="0" w:space="0" w:color="auto"/>
            <w:right w:val="none" w:sz="0" w:space="0" w:color="auto"/>
          </w:divBdr>
        </w:div>
        <w:div w:id="1086263305">
          <w:marLeft w:val="0"/>
          <w:marRight w:val="0"/>
          <w:marTop w:val="0"/>
          <w:marBottom w:val="0"/>
          <w:divBdr>
            <w:top w:val="none" w:sz="0" w:space="0" w:color="auto"/>
            <w:left w:val="none" w:sz="0" w:space="0" w:color="auto"/>
            <w:bottom w:val="none" w:sz="0" w:space="0" w:color="auto"/>
            <w:right w:val="none" w:sz="0" w:space="0" w:color="auto"/>
          </w:divBdr>
        </w:div>
        <w:div w:id="1089736141">
          <w:marLeft w:val="0"/>
          <w:marRight w:val="0"/>
          <w:marTop w:val="0"/>
          <w:marBottom w:val="0"/>
          <w:divBdr>
            <w:top w:val="none" w:sz="0" w:space="0" w:color="auto"/>
            <w:left w:val="none" w:sz="0" w:space="0" w:color="auto"/>
            <w:bottom w:val="none" w:sz="0" w:space="0" w:color="auto"/>
            <w:right w:val="none" w:sz="0" w:space="0" w:color="auto"/>
          </w:divBdr>
        </w:div>
        <w:div w:id="1093743417">
          <w:marLeft w:val="0"/>
          <w:marRight w:val="0"/>
          <w:marTop w:val="0"/>
          <w:marBottom w:val="0"/>
          <w:divBdr>
            <w:top w:val="none" w:sz="0" w:space="0" w:color="auto"/>
            <w:left w:val="none" w:sz="0" w:space="0" w:color="auto"/>
            <w:bottom w:val="none" w:sz="0" w:space="0" w:color="auto"/>
            <w:right w:val="none" w:sz="0" w:space="0" w:color="auto"/>
          </w:divBdr>
        </w:div>
        <w:div w:id="1094591682">
          <w:marLeft w:val="0"/>
          <w:marRight w:val="0"/>
          <w:marTop w:val="0"/>
          <w:marBottom w:val="0"/>
          <w:divBdr>
            <w:top w:val="none" w:sz="0" w:space="0" w:color="auto"/>
            <w:left w:val="none" w:sz="0" w:space="0" w:color="auto"/>
            <w:bottom w:val="none" w:sz="0" w:space="0" w:color="auto"/>
            <w:right w:val="none" w:sz="0" w:space="0" w:color="auto"/>
          </w:divBdr>
        </w:div>
        <w:div w:id="1101102127">
          <w:marLeft w:val="0"/>
          <w:marRight w:val="0"/>
          <w:marTop w:val="0"/>
          <w:marBottom w:val="0"/>
          <w:divBdr>
            <w:top w:val="none" w:sz="0" w:space="0" w:color="auto"/>
            <w:left w:val="none" w:sz="0" w:space="0" w:color="auto"/>
            <w:bottom w:val="none" w:sz="0" w:space="0" w:color="auto"/>
            <w:right w:val="none" w:sz="0" w:space="0" w:color="auto"/>
          </w:divBdr>
        </w:div>
        <w:div w:id="1101218708">
          <w:marLeft w:val="0"/>
          <w:marRight w:val="0"/>
          <w:marTop w:val="0"/>
          <w:marBottom w:val="0"/>
          <w:divBdr>
            <w:top w:val="none" w:sz="0" w:space="0" w:color="auto"/>
            <w:left w:val="none" w:sz="0" w:space="0" w:color="auto"/>
            <w:bottom w:val="none" w:sz="0" w:space="0" w:color="auto"/>
            <w:right w:val="none" w:sz="0" w:space="0" w:color="auto"/>
          </w:divBdr>
        </w:div>
        <w:div w:id="1102259112">
          <w:marLeft w:val="0"/>
          <w:marRight w:val="0"/>
          <w:marTop w:val="0"/>
          <w:marBottom w:val="0"/>
          <w:divBdr>
            <w:top w:val="none" w:sz="0" w:space="0" w:color="auto"/>
            <w:left w:val="none" w:sz="0" w:space="0" w:color="auto"/>
            <w:bottom w:val="none" w:sz="0" w:space="0" w:color="auto"/>
            <w:right w:val="none" w:sz="0" w:space="0" w:color="auto"/>
          </w:divBdr>
        </w:div>
        <w:div w:id="1103962986">
          <w:marLeft w:val="0"/>
          <w:marRight w:val="0"/>
          <w:marTop w:val="0"/>
          <w:marBottom w:val="0"/>
          <w:divBdr>
            <w:top w:val="none" w:sz="0" w:space="0" w:color="auto"/>
            <w:left w:val="none" w:sz="0" w:space="0" w:color="auto"/>
            <w:bottom w:val="none" w:sz="0" w:space="0" w:color="auto"/>
            <w:right w:val="none" w:sz="0" w:space="0" w:color="auto"/>
          </w:divBdr>
        </w:div>
        <w:div w:id="1110129774">
          <w:marLeft w:val="0"/>
          <w:marRight w:val="0"/>
          <w:marTop w:val="0"/>
          <w:marBottom w:val="0"/>
          <w:divBdr>
            <w:top w:val="none" w:sz="0" w:space="0" w:color="auto"/>
            <w:left w:val="none" w:sz="0" w:space="0" w:color="auto"/>
            <w:bottom w:val="none" w:sz="0" w:space="0" w:color="auto"/>
            <w:right w:val="none" w:sz="0" w:space="0" w:color="auto"/>
          </w:divBdr>
        </w:div>
        <w:div w:id="1119491084">
          <w:marLeft w:val="0"/>
          <w:marRight w:val="0"/>
          <w:marTop w:val="0"/>
          <w:marBottom w:val="0"/>
          <w:divBdr>
            <w:top w:val="none" w:sz="0" w:space="0" w:color="auto"/>
            <w:left w:val="none" w:sz="0" w:space="0" w:color="auto"/>
            <w:bottom w:val="none" w:sz="0" w:space="0" w:color="auto"/>
            <w:right w:val="none" w:sz="0" w:space="0" w:color="auto"/>
          </w:divBdr>
        </w:div>
        <w:div w:id="1120107739">
          <w:marLeft w:val="0"/>
          <w:marRight w:val="0"/>
          <w:marTop w:val="0"/>
          <w:marBottom w:val="0"/>
          <w:divBdr>
            <w:top w:val="none" w:sz="0" w:space="0" w:color="auto"/>
            <w:left w:val="none" w:sz="0" w:space="0" w:color="auto"/>
            <w:bottom w:val="none" w:sz="0" w:space="0" w:color="auto"/>
            <w:right w:val="none" w:sz="0" w:space="0" w:color="auto"/>
          </w:divBdr>
        </w:div>
        <w:div w:id="1121536733">
          <w:marLeft w:val="0"/>
          <w:marRight w:val="0"/>
          <w:marTop w:val="0"/>
          <w:marBottom w:val="0"/>
          <w:divBdr>
            <w:top w:val="none" w:sz="0" w:space="0" w:color="auto"/>
            <w:left w:val="none" w:sz="0" w:space="0" w:color="auto"/>
            <w:bottom w:val="none" w:sz="0" w:space="0" w:color="auto"/>
            <w:right w:val="none" w:sz="0" w:space="0" w:color="auto"/>
          </w:divBdr>
        </w:div>
        <w:div w:id="1123768546">
          <w:marLeft w:val="0"/>
          <w:marRight w:val="0"/>
          <w:marTop w:val="0"/>
          <w:marBottom w:val="0"/>
          <w:divBdr>
            <w:top w:val="none" w:sz="0" w:space="0" w:color="auto"/>
            <w:left w:val="none" w:sz="0" w:space="0" w:color="auto"/>
            <w:bottom w:val="none" w:sz="0" w:space="0" w:color="auto"/>
            <w:right w:val="none" w:sz="0" w:space="0" w:color="auto"/>
          </w:divBdr>
        </w:div>
        <w:div w:id="1132023237">
          <w:marLeft w:val="0"/>
          <w:marRight w:val="0"/>
          <w:marTop w:val="0"/>
          <w:marBottom w:val="0"/>
          <w:divBdr>
            <w:top w:val="none" w:sz="0" w:space="0" w:color="auto"/>
            <w:left w:val="none" w:sz="0" w:space="0" w:color="auto"/>
            <w:bottom w:val="none" w:sz="0" w:space="0" w:color="auto"/>
            <w:right w:val="none" w:sz="0" w:space="0" w:color="auto"/>
          </w:divBdr>
        </w:div>
        <w:div w:id="1133476520">
          <w:marLeft w:val="0"/>
          <w:marRight w:val="0"/>
          <w:marTop w:val="0"/>
          <w:marBottom w:val="0"/>
          <w:divBdr>
            <w:top w:val="none" w:sz="0" w:space="0" w:color="auto"/>
            <w:left w:val="none" w:sz="0" w:space="0" w:color="auto"/>
            <w:bottom w:val="none" w:sz="0" w:space="0" w:color="auto"/>
            <w:right w:val="none" w:sz="0" w:space="0" w:color="auto"/>
          </w:divBdr>
        </w:div>
        <w:div w:id="1137382788">
          <w:marLeft w:val="0"/>
          <w:marRight w:val="0"/>
          <w:marTop w:val="0"/>
          <w:marBottom w:val="0"/>
          <w:divBdr>
            <w:top w:val="none" w:sz="0" w:space="0" w:color="auto"/>
            <w:left w:val="none" w:sz="0" w:space="0" w:color="auto"/>
            <w:bottom w:val="none" w:sz="0" w:space="0" w:color="auto"/>
            <w:right w:val="none" w:sz="0" w:space="0" w:color="auto"/>
          </w:divBdr>
        </w:div>
        <w:div w:id="1137795241">
          <w:marLeft w:val="0"/>
          <w:marRight w:val="0"/>
          <w:marTop w:val="0"/>
          <w:marBottom w:val="0"/>
          <w:divBdr>
            <w:top w:val="none" w:sz="0" w:space="0" w:color="auto"/>
            <w:left w:val="none" w:sz="0" w:space="0" w:color="auto"/>
            <w:bottom w:val="none" w:sz="0" w:space="0" w:color="auto"/>
            <w:right w:val="none" w:sz="0" w:space="0" w:color="auto"/>
          </w:divBdr>
        </w:div>
        <w:div w:id="1141459802">
          <w:marLeft w:val="0"/>
          <w:marRight w:val="0"/>
          <w:marTop w:val="0"/>
          <w:marBottom w:val="0"/>
          <w:divBdr>
            <w:top w:val="none" w:sz="0" w:space="0" w:color="auto"/>
            <w:left w:val="none" w:sz="0" w:space="0" w:color="auto"/>
            <w:bottom w:val="none" w:sz="0" w:space="0" w:color="auto"/>
            <w:right w:val="none" w:sz="0" w:space="0" w:color="auto"/>
          </w:divBdr>
        </w:div>
        <w:div w:id="1144351928">
          <w:marLeft w:val="0"/>
          <w:marRight w:val="0"/>
          <w:marTop w:val="0"/>
          <w:marBottom w:val="0"/>
          <w:divBdr>
            <w:top w:val="none" w:sz="0" w:space="0" w:color="auto"/>
            <w:left w:val="none" w:sz="0" w:space="0" w:color="auto"/>
            <w:bottom w:val="none" w:sz="0" w:space="0" w:color="auto"/>
            <w:right w:val="none" w:sz="0" w:space="0" w:color="auto"/>
          </w:divBdr>
        </w:div>
        <w:div w:id="1147435634">
          <w:marLeft w:val="0"/>
          <w:marRight w:val="0"/>
          <w:marTop w:val="0"/>
          <w:marBottom w:val="0"/>
          <w:divBdr>
            <w:top w:val="none" w:sz="0" w:space="0" w:color="auto"/>
            <w:left w:val="none" w:sz="0" w:space="0" w:color="auto"/>
            <w:bottom w:val="none" w:sz="0" w:space="0" w:color="auto"/>
            <w:right w:val="none" w:sz="0" w:space="0" w:color="auto"/>
          </w:divBdr>
        </w:div>
        <w:div w:id="1147628911">
          <w:marLeft w:val="0"/>
          <w:marRight w:val="0"/>
          <w:marTop w:val="0"/>
          <w:marBottom w:val="0"/>
          <w:divBdr>
            <w:top w:val="none" w:sz="0" w:space="0" w:color="auto"/>
            <w:left w:val="none" w:sz="0" w:space="0" w:color="auto"/>
            <w:bottom w:val="none" w:sz="0" w:space="0" w:color="auto"/>
            <w:right w:val="none" w:sz="0" w:space="0" w:color="auto"/>
          </w:divBdr>
        </w:div>
        <w:div w:id="1150515353">
          <w:marLeft w:val="0"/>
          <w:marRight w:val="0"/>
          <w:marTop w:val="0"/>
          <w:marBottom w:val="0"/>
          <w:divBdr>
            <w:top w:val="none" w:sz="0" w:space="0" w:color="auto"/>
            <w:left w:val="none" w:sz="0" w:space="0" w:color="auto"/>
            <w:bottom w:val="none" w:sz="0" w:space="0" w:color="auto"/>
            <w:right w:val="none" w:sz="0" w:space="0" w:color="auto"/>
          </w:divBdr>
        </w:div>
        <w:div w:id="1161390225">
          <w:marLeft w:val="0"/>
          <w:marRight w:val="0"/>
          <w:marTop w:val="0"/>
          <w:marBottom w:val="0"/>
          <w:divBdr>
            <w:top w:val="none" w:sz="0" w:space="0" w:color="auto"/>
            <w:left w:val="none" w:sz="0" w:space="0" w:color="auto"/>
            <w:bottom w:val="none" w:sz="0" w:space="0" w:color="auto"/>
            <w:right w:val="none" w:sz="0" w:space="0" w:color="auto"/>
          </w:divBdr>
        </w:div>
        <w:div w:id="1162962494">
          <w:marLeft w:val="0"/>
          <w:marRight w:val="0"/>
          <w:marTop w:val="0"/>
          <w:marBottom w:val="0"/>
          <w:divBdr>
            <w:top w:val="none" w:sz="0" w:space="0" w:color="auto"/>
            <w:left w:val="none" w:sz="0" w:space="0" w:color="auto"/>
            <w:bottom w:val="none" w:sz="0" w:space="0" w:color="auto"/>
            <w:right w:val="none" w:sz="0" w:space="0" w:color="auto"/>
          </w:divBdr>
        </w:div>
        <w:div w:id="1166288413">
          <w:marLeft w:val="0"/>
          <w:marRight w:val="0"/>
          <w:marTop w:val="0"/>
          <w:marBottom w:val="0"/>
          <w:divBdr>
            <w:top w:val="none" w:sz="0" w:space="0" w:color="auto"/>
            <w:left w:val="none" w:sz="0" w:space="0" w:color="auto"/>
            <w:bottom w:val="none" w:sz="0" w:space="0" w:color="auto"/>
            <w:right w:val="none" w:sz="0" w:space="0" w:color="auto"/>
          </w:divBdr>
        </w:div>
        <w:div w:id="1168859907">
          <w:marLeft w:val="0"/>
          <w:marRight w:val="0"/>
          <w:marTop w:val="0"/>
          <w:marBottom w:val="0"/>
          <w:divBdr>
            <w:top w:val="none" w:sz="0" w:space="0" w:color="auto"/>
            <w:left w:val="none" w:sz="0" w:space="0" w:color="auto"/>
            <w:bottom w:val="none" w:sz="0" w:space="0" w:color="auto"/>
            <w:right w:val="none" w:sz="0" w:space="0" w:color="auto"/>
          </w:divBdr>
        </w:div>
        <w:div w:id="1178732466">
          <w:marLeft w:val="0"/>
          <w:marRight w:val="0"/>
          <w:marTop w:val="0"/>
          <w:marBottom w:val="0"/>
          <w:divBdr>
            <w:top w:val="none" w:sz="0" w:space="0" w:color="auto"/>
            <w:left w:val="none" w:sz="0" w:space="0" w:color="auto"/>
            <w:bottom w:val="none" w:sz="0" w:space="0" w:color="auto"/>
            <w:right w:val="none" w:sz="0" w:space="0" w:color="auto"/>
          </w:divBdr>
        </w:div>
        <w:div w:id="1178886634">
          <w:marLeft w:val="0"/>
          <w:marRight w:val="0"/>
          <w:marTop w:val="0"/>
          <w:marBottom w:val="0"/>
          <w:divBdr>
            <w:top w:val="none" w:sz="0" w:space="0" w:color="auto"/>
            <w:left w:val="none" w:sz="0" w:space="0" w:color="auto"/>
            <w:bottom w:val="none" w:sz="0" w:space="0" w:color="auto"/>
            <w:right w:val="none" w:sz="0" w:space="0" w:color="auto"/>
          </w:divBdr>
        </w:div>
        <w:div w:id="1179269331">
          <w:marLeft w:val="0"/>
          <w:marRight w:val="0"/>
          <w:marTop w:val="0"/>
          <w:marBottom w:val="0"/>
          <w:divBdr>
            <w:top w:val="none" w:sz="0" w:space="0" w:color="auto"/>
            <w:left w:val="none" w:sz="0" w:space="0" w:color="auto"/>
            <w:bottom w:val="none" w:sz="0" w:space="0" w:color="auto"/>
            <w:right w:val="none" w:sz="0" w:space="0" w:color="auto"/>
          </w:divBdr>
        </w:div>
        <w:div w:id="1183276689">
          <w:marLeft w:val="0"/>
          <w:marRight w:val="0"/>
          <w:marTop w:val="0"/>
          <w:marBottom w:val="0"/>
          <w:divBdr>
            <w:top w:val="none" w:sz="0" w:space="0" w:color="auto"/>
            <w:left w:val="none" w:sz="0" w:space="0" w:color="auto"/>
            <w:bottom w:val="none" w:sz="0" w:space="0" w:color="auto"/>
            <w:right w:val="none" w:sz="0" w:space="0" w:color="auto"/>
          </w:divBdr>
        </w:div>
        <w:div w:id="1184171920">
          <w:marLeft w:val="0"/>
          <w:marRight w:val="0"/>
          <w:marTop w:val="0"/>
          <w:marBottom w:val="0"/>
          <w:divBdr>
            <w:top w:val="none" w:sz="0" w:space="0" w:color="auto"/>
            <w:left w:val="none" w:sz="0" w:space="0" w:color="auto"/>
            <w:bottom w:val="none" w:sz="0" w:space="0" w:color="auto"/>
            <w:right w:val="none" w:sz="0" w:space="0" w:color="auto"/>
          </w:divBdr>
        </w:div>
        <w:div w:id="1185561649">
          <w:marLeft w:val="0"/>
          <w:marRight w:val="0"/>
          <w:marTop w:val="0"/>
          <w:marBottom w:val="0"/>
          <w:divBdr>
            <w:top w:val="none" w:sz="0" w:space="0" w:color="auto"/>
            <w:left w:val="none" w:sz="0" w:space="0" w:color="auto"/>
            <w:bottom w:val="none" w:sz="0" w:space="0" w:color="auto"/>
            <w:right w:val="none" w:sz="0" w:space="0" w:color="auto"/>
          </w:divBdr>
        </w:div>
        <w:div w:id="1190997472">
          <w:marLeft w:val="0"/>
          <w:marRight w:val="0"/>
          <w:marTop w:val="0"/>
          <w:marBottom w:val="0"/>
          <w:divBdr>
            <w:top w:val="none" w:sz="0" w:space="0" w:color="auto"/>
            <w:left w:val="none" w:sz="0" w:space="0" w:color="auto"/>
            <w:bottom w:val="none" w:sz="0" w:space="0" w:color="auto"/>
            <w:right w:val="none" w:sz="0" w:space="0" w:color="auto"/>
          </w:divBdr>
        </w:div>
        <w:div w:id="1191336364">
          <w:marLeft w:val="0"/>
          <w:marRight w:val="0"/>
          <w:marTop w:val="0"/>
          <w:marBottom w:val="0"/>
          <w:divBdr>
            <w:top w:val="none" w:sz="0" w:space="0" w:color="auto"/>
            <w:left w:val="none" w:sz="0" w:space="0" w:color="auto"/>
            <w:bottom w:val="none" w:sz="0" w:space="0" w:color="auto"/>
            <w:right w:val="none" w:sz="0" w:space="0" w:color="auto"/>
          </w:divBdr>
        </w:div>
        <w:div w:id="1191410046">
          <w:marLeft w:val="0"/>
          <w:marRight w:val="0"/>
          <w:marTop w:val="0"/>
          <w:marBottom w:val="0"/>
          <w:divBdr>
            <w:top w:val="none" w:sz="0" w:space="0" w:color="auto"/>
            <w:left w:val="none" w:sz="0" w:space="0" w:color="auto"/>
            <w:bottom w:val="none" w:sz="0" w:space="0" w:color="auto"/>
            <w:right w:val="none" w:sz="0" w:space="0" w:color="auto"/>
          </w:divBdr>
        </w:div>
        <w:div w:id="1193961080">
          <w:marLeft w:val="0"/>
          <w:marRight w:val="0"/>
          <w:marTop w:val="0"/>
          <w:marBottom w:val="0"/>
          <w:divBdr>
            <w:top w:val="none" w:sz="0" w:space="0" w:color="auto"/>
            <w:left w:val="none" w:sz="0" w:space="0" w:color="auto"/>
            <w:bottom w:val="none" w:sz="0" w:space="0" w:color="auto"/>
            <w:right w:val="none" w:sz="0" w:space="0" w:color="auto"/>
          </w:divBdr>
        </w:div>
        <w:div w:id="1194614726">
          <w:marLeft w:val="0"/>
          <w:marRight w:val="0"/>
          <w:marTop w:val="0"/>
          <w:marBottom w:val="0"/>
          <w:divBdr>
            <w:top w:val="none" w:sz="0" w:space="0" w:color="auto"/>
            <w:left w:val="none" w:sz="0" w:space="0" w:color="auto"/>
            <w:bottom w:val="none" w:sz="0" w:space="0" w:color="auto"/>
            <w:right w:val="none" w:sz="0" w:space="0" w:color="auto"/>
          </w:divBdr>
        </w:div>
        <w:div w:id="1200783145">
          <w:marLeft w:val="0"/>
          <w:marRight w:val="0"/>
          <w:marTop w:val="0"/>
          <w:marBottom w:val="0"/>
          <w:divBdr>
            <w:top w:val="none" w:sz="0" w:space="0" w:color="auto"/>
            <w:left w:val="none" w:sz="0" w:space="0" w:color="auto"/>
            <w:bottom w:val="none" w:sz="0" w:space="0" w:color="auto"/>
            <w:right w:val="none" w:sz="0" w:space="0" w:color="auto"/>
          </w:divBdr>
        </w:div>
        <w:div w:id="1204826257">
          <w:marLeft w:val="0"/>
          <w:marRight w:val="0"/>
          <w:marTop w:val="0"/>
          <w:marBottom w:val="0"/>
          <w:divBdr>
            <w:top w:val="none" w:sz="0" w:space="0" w:color="auto"/>
            <w:left w:val="none" w:sz="0" w:space="0" w:color="auto"/>
            <w:bottom w:val="none" w:sz="0" w:space="0" w:color="auto"/>
            <w:right w:val="none" w:sz="0" w:space="0" w:color="auto"/>
          </w:divBdr>
        </w:div>
        <w:div w:id="1208225292">
          <w:marLeft w:val="0"/>
          <w:marRight w:val="0"/>
          <w:marTop w:val="0"/>
          <w:marBottom w:val="0"/>
          <w:divBdr>
            <w:top w:val="none" w:sz="0" w:space="0" w:color="auto"/>
            <w:left w:val="none" w:sz="0" w:space="0" w:color="auto"/>
            <w:bottom w:val="none" w:sz="0" w:space="0" w:color="auto"/>
            <w:right w:val="none" w:sz="0" w:space="0" w:color="auto"/>
          </w:divBdr>
        </w:div>
        <w:div w:id="1210068487">
          <w:marLeft w:val="0"/>
          <w:marRight w:val="0"/>
          <w:marTop w:val="0"/>
          <w:marBottom w:val="0"/>
          <w:divBdr>
            <w:top w:val="none" w:sz="0" w:space="0" w:color="auto"/>
            <w:left w:val="none" w:sz="0" w:space="0" w:color="auto"/>
            <w:bottom w:val="none" w:sz="0" w:space="0" w:color="auto"/>
            <w:right w:val="none" w:sz="0" w:space="0" w:color="auto"/>
          </w:divBdr>
        </w:div>
        <w:div w:id="1210724382">
          <w:marLeft w:val="0"/>
          <w:marRight w:val="0"/>
          <w:marTop w:val="0"/>
          <w:marBottom w:val="0"/>
          <w:divBdr>
            <w:top w:val="none" w:sz="0" w:space="0" w:color="auto"/>
            <w:left w:val="none" w:sz="0" w:space="0" w:color="auto"/>
            <w:bottom w:val="none" w:sz="0" w:space="0" w:color="auto"/>
            <w:right w:val="none" w:sz="0" w:space="0" w:color="auto"/>
          </w:divBdr>
        </w:div>
        <w:div w:id="1212687287">
          <w:marLeft w:val="0"/>
          <w:marRight w:val="0"/>
          <w:marTop w:val="0"/>
          <w:marBottom w:val="0"/>
          <w:divBdr>
            <w:top w:val="none" w:sz="0" w:space="0" w:color="auto"/>
            <w:left w:val="none" w:sz="0" w:space="0" w:color="auto"/>
            <w:bottom w:val="none" w:sz="0" w:space="0" w:color="auto"/>
            <w:right w:val="none" w:sz="0" w:space="0" w:color="auto"/>
          </w:divBdr>
        </w:div>
        <w:div w:id="1213465001">
          <w:marLeft w:val="0"/>
          <w:marRight w:val="0"/>
          <w:marTop w:val="0"/>
          <w:marBottom w:val="0"/>
          <w:divBdr>
            <w:top w:val="none" w:sz="0" w:space="0" w:color="auto"/>
            <w:left w:val="none" w:sz="0" w:space="0" w:color="auto"/>
            <w:bottom w:val="none" w:sz="0" w:space="0" w:color="auto"/>
            <w:right w:val="none" w:sz="0" w:space="0" w:color="auto"/>
          </w:divBdr>
        </w:div>
        <w:div w:id="1215004312">
          <w:marLeft w:val="0"/>
          <w:marRight w:val="0"/>
          <w:marTop w:val="0"/>
          <w:marBottom w:val="0"/>
          <w:divBdr>
            <w:top w:val="none" w:sz="0" w:space="0" w:color="auto"/>
            <w:left w:val="none" w:sz="0" w:space="0" w:color="auto"/>
            <w:bottom w:val="none" w:sz="0" w:space="0" w:color="auto"/>
            <w:right w:val="none" w:sz="0" w:space="0" w:color="auto"/>
          </w:divBdr>
        </w:div>
        <w:div w:id="1216161753">
          <w:marLeft w:val="0"/>
          <w:marRight w:val="0"/>
          <w:marTop w:val="0"/>
          <w:marBottom w:val="0"/>
          <w:divBdr>
            <w:top w:val="none" w:sz="0" w:space="0" w:color="auto"/>
            <w:left w:val="none" w:sz="0" w:space="0" w:color="auto"/>
            <w:bottom w:val="none" w:sz="0" w:space="0" w:color="auto"/>
            <w:right w:val="none" w:sz="0" w:space="0" w:color="auto"/>
          </w:divBdr>
        </w:div>
        <w:div w:id="1217471696">
          <w:marLeft w:val="0"/>
          <w:marRight w:val="0"/>
          <w:marTop w:val="0"/>
          <w:marBottom w:val="0"/>
          <w:divBdr>
            <w:top w:val="none" w:sz="0" w:space="0" w:color="auto"/>
            <w:left w:val="none" w:sz="0" w:space="0" w:color="auto"/>
            <w:bottom w:val="none" w:sz="0" w:space="0" w:color="auto"/>
            <w:right w:val="none" w:sz="0" w:space="0" w:color="auto"/>
          </w:divBdr>
        </w:div>
        <w:div w:id="1220240155">
          <w:marLeft w:val="0"/>
          <w:marRight w:val="0"/>
          <w:marTop w:val="0"/>
          <w:marBottom w:val="0"/>
          <w:divBdr>
            <w:top w:val="none" w:sz="0" w:space="0" w:color="auto"/>
            <w:left w:val="none" w:sz="0" w:space="0" w:color="auto"/>
            <w:bottom w:val="none" w:sz="0" w:space="0" w:color="auto"/>
            <w:right w:val="none" w:sz="0" w:space="0" w:color="auto"/>
          </w:divBdr>
        </w:div>
        <w:div w:id="1220674757">
          <w:marLeft w:val="0"/>
          <w:marRight w:val="0"/>
          <w:marTop w:val="0"/>
          <w:marBottom w:val="0"/>
          <w:divBdr>
            <w:top w:val="none" w:sz="0" w:space="0" w:color="auto"/>
            <w:left w:val="none" w:sz="0" w:space="0" w:color="auto"/>
            <w:bottom w:val="none" w:sz="0" w:space="0" w:color="auto"/>
            <w:right w:val="none" w:sz="0" w:space="0" w:color="auto"/>
          </w:divBdr>
        </w:div>
        <w:div w:id="1226336640">
          <w:marLeft w:val="0"/>
          <w:marRight w:val="0"/>
          <w:marTop w:val="0"/>
          <w:marBottom w:val="0"/>
          <w:divBdr>
            <w:top w:val="none" w:sz="0" w:space="0" w:color="auto"/>
            <w:left w:val="none" w:sz="0" w:space="0" w:color="auto"/>
            <w:bottom w:val="none" w:sz="0" w:space="0" w:color="auto"/>
            <w:right w:val="none" w:sz="0" w:space="0" w:color="auto"/>
          </w:divBdr>
        </w:div>
        <w:div w:id="1235362005">
          <w:marLeft w:val="0"/>
          <w:marRight w:val="0"/>
          <w:marTop w:val="0"/>
          <w:marBottom w:val="0"/>
          <w:divBdr>
            <w:top w:val="none" w:sz="0" w:space="0" w:color="auto"/>
            <w:left w:val="none" w:sz="0" w:space="0" w:color="auto"/>
            <w:bottom w:val="none" w:sz="0" w:space="0" w:color="auto"/>
            <w:right w:val="none" w:sz="0" w:space="0" w:color="auto"/>
          </w:divBdr>
        </w:div>
        <w:div w:id="1235898990">
          <w:marLeft w:val="0"/>
          <w:marRight w:val="0"/>
          <w:marTop w:val="0"/>
          <w:marBottom w:val="0"/>
          <w:divBdr>
            <w:top w:val="none" w:sz="0" w:space="0" w:color="auto"/>
            <w:left w:val="none" w:sz="0" w:space="0" w:color="auto"/>
            <w:bottom w:val="none" w:sz="0" w:space="0" w:color="auto"/>
            <w:right w:val="none" w:sz="0" w:space="0" w:color="auto"/>
          </w:divBdr>
        </w:div>
        <w:div w:id="1253977952">
          <w:marLeft w:val="0"/>
          <w:marRight w:val="0"/>
          <w:marTop w:val="0"/>
          <w:marBottom w:val="0"/>
          <w:divBdr>
            <w:top w:val="none" w:sz="0" w:space="0" w:color="auto"/>
            <w:left w:val="none" w:sz="0" w:space="0" w:color="auto"/>
            <w:bottom w:val="none" w:sz="0" w:space="0" w:color="auto"/>
            <w:right w:val="none" w:sz="0" w:space="0" w:color="auto"/>
          </w:divBdr>
        </w:div>
        <w:div w:id="1257517533">
          <w:marLeft w:val="0"/>
          <w:marRight w:val="0"/>
          <w:marTop w:val="0"/>
          <w:marBottom w:val="0"/>
          <w:divBdr>
            <w:top w:val="none" w:sz="0" w:space="0" w:color="auto"/>
            <w:left w:val="none" w:sz="0" w:space="0" w:color="auto"/>
            <w:bottom w:val="none" w:sz="0" w:space="0" w:color="auto"/>
            <w:right w:val="none" w:sz="0" w:space="0" w:color="auto"/>
          </w:divBdr>
        </w:div>
        <w:div w:id="1257518370">
          <w:marLeft w:val="0"/>
          <w:marRight w:val="0"/>
          <w:marTop w:val="0"/>
          <w:marBottom w:val="0"/>
          <w:divBdr>
            <w:top w:val="none" w:sz="0" w:space="0" w:color="auto"/>
            <w:left w:val="none" w:sz="0" w:space="0" w:color="auto"/>
            <w:bottom w:val="none" w:sz="0" w:space="0" w:color="auto"/>
            <w:right w:val="none" w:sz="0" w:space="0" w:color="auto"/>
          </w:divBdr>
        </w:div>
        <w:div w:id="1259022459">
          <w:marLeft w:val="0"/>
          <w:marRight w:val="0"/>
          <w:marTop w:val="0"/>
          <w:marBottom w:val="0"/>
          <w:divBdr>
            <w:top w:val="none" w:sz="0" w:space="0" w:color="auto"/>
            <w:left w:val="none" w:sz="0" w:space="0" w:color="auto"/>
            <w:bottom w:val="none" w:sz="0" w:space="0" w:color="auto"/>
            <w:right w:val="none" w:sz="0" w:space="0" w:color="auto"/>
          </w:divBdr>
        </w:div>
        <w:div w:id="1260602417">
          <w:marLeft w:val="0"/>
          <w:marRight w:val="0"/>
          <w:marTop w:val="0"/>
          <w:marBottom w:val="0"/>
          <w:divBdr>
            <w:top w:val="none" w:sz="0" w:space="0" w:color="auto"/>
            <w:left w:val="none" w:sz="0" w:space="0" w:color="auto"/>
            <w:bottom w:val="none" w:sz="0" w:space="0" w:color="auto"/>
            <w:right w:val="none" w:sz="0" w:space="0" w:color="auto"/>
          </w:divBdr>
        </w:div>
        <w:div w:id="1261647213">
          <w:marLeft w:val="0"/>
          <w:marRight w:val="0"/>
          <w:marTop w:val="0"/>
          <w:marBottom w:val="0"/>
          <w:divBdr>
            <w:top w:val="none" w:sz="0" w:space="0" w:color="auto"/>
            <w:left w:val="none" w:sz="0" w:space="0" w:color="auto"/>
            <w:bottom w:val="none" w:sz="0" w:space="0" w:color="auto"/>
            <w:right w:val="none" w:sz="0" w:space="0" w:color="auto"/>
          </w:divBdr>
        </w:div>
        <w:div w:id="1262376076">
          <w:marLeft w:val="0"/>
          <w:marRight w:val="0"/>
          <w:marTop w:val="0"/>
          <w:marBottom w:val="0"/>
          <w:divBdr>
            <w:top w:val="none" w:sz="0" w:space="0" w:color="auto"/>
            <w:left w:val="none" w:sz="0" w:space="0" w:color="auto"/>
            <w:bottom w:val="none" w:sz="0" w:space="0" w:color="auto"/>
            <w:right w:val="none" w:sz="0" w:space="0" w:color="auto"/>
          </w:divBdr>
        </w:div>
        <w:div w:id="1264070461">
          <w:marLeft w:val="0"/>
          <w:marRight w:val="0"/>
          <w:marTop w:val="0"/>
          <w:marBottom w:val="0"/>
          <w:divBdr>
            <w:top w:val="none" w:sz="0" w:space="0" w:color="auto"/>
            <w:left w:val="none" w:sz="0" w:space="0" w:color="auto"/>
            <w:bottom w:val="none" w:sz="0" w:space="0" w:color="auto"/>
            <w:right w:val="none" w:sz="0" w:space="0" w:color="auto"/>
          </w:divBdr>
        </w:div>
        <w:div w:id="1265572474">
          <w:marLeft w:val="0"/>
          <w:marRight w:val="0"/>
          <w:marTop w:val="0"/>
          <w:marBottom w:val="0"/>
          <w:divBdr>
            <w:top w:val="none" w:sz="0" w:space="0" w:color="auto"/>
            <w:left w:val="none" w:sz="0" w:space="0" w:color="auto"/>
            <w:bottom w:val="none" w:sz="0" w:space="0" w:color="auto"/>
            <w:right w:val="none" w:sz="0" w:space="0" w:color="auto"/>
          </w:divBdr>
        </w:div>
        <w:div w:id="1269387627">
          <w:marLeft w:val="0"/>
          <w:marRight w:val="0"/>
          <w:marTop w:val="0"/>
          <w:marBottom w:val="0"/>
          <w:divBdr>
            <w:top w:val="none" w:sz="0" w:space="0" w:color="auto"/>
            <w:left w:val="none" w:sz="0" w:space="0" w:color="auto"/>
            <w:bottom w:val="none" w:sz="0" w:space="0" w:color="auto"/>
            <w:right w:val="none" w:sz="0" w:space="0" w:color="auto"/>
          </w:divBdr>
        </w:div>
        <w:div w:id="1271939145">
          <w:marLeft w:val="0"/>
          <w:marRight w:val="0"/>
          <w:marTop w:val="0"/>
          <w:marBottom w:val="0"/>
          <w:divBdr>
            <w:top w:val="none" w:sz="0" w:space="0" w:color="auto"/>
            <w:left w:val="none" w:sz="0" w:space="0" w:color="auto"/>
            <w:bottom w:val="none" w:sz="0" w:space="0" w:color="auto"/>
            <w:right w:val="none" w:sz="0" w:space="0" w:color="auto"/>
          </w:divBdr>
        </w:div>
        <w:div w:id="1274089523">
          <w:marLeft w:val="0"/>
          <w:marRight w:val="0"/>
          <w:marTop w:val="0"/>
          <w:marBottom w:val="0"/>
          <w:divBdr>
            <w:top w:val="none" w:sz="0" w:space="0" w:color="auto"/>
            <w:left w:val="none" w:sz="0" w:space="0" w:color="auto"/>
            <w:bottom w:val="none" w:sz="0" w:space="0" w:color="auto"/>
            <w:right w:val="none" w:sz="0" w:space="0" w:color="auto"/>
          </w:divBdr>
        </w:div>
        <w:div w:id="1274098338">
          <w:marLeft w:val="0"/>
          <w:marRight w:val="0"/>
          <w:marTop w:val="0"/>
          <w:marBottom w:val="0"/>
          <w:divBdr>
            <w:top w:val="none" w:sz="0" w:space="0" w:color="auto"/>
            <w:left w:val="none" w:sz="0" w:space="0" w:color="auto"/>
            <w:bottom w:val="none" w:sz="0" w:space="0" w:color="auto"/>
            <w:right w:val="none" w:sz="0" w:space="0" w:color="auto"/>
          </w:divBdr>
        </w:div>
        <w:div w:id="1275135242">
          <w:marLeft w:val="0"/>
          <w:marRight w:val="0"/>
          <w:marTop w:val="0"/>
          <w:marBottom w:val="0"/>
          <w:divBdr>
            <w:top w:val="none" w:sz="0" w:space="0" w:color="auto"/>
            <w:left w:val="none" w:sz="0" w:space="0" w:color="auto"/>
            <w:bottom w:val="none" w:sz="0" w:space="0" w:color="auto"/>
            <w:right w:val="none" w:sz="0" w:space="0" w:color="auto"/>
          </w:divBdr>
        </w:div>
        <w:div w:id="1280994453">
          <w:marLeft w:val="0"/>
          <w:marRight w:val="0"/>
          <w:marTop w:val="0"/>
          <w:marBottom w:val="0"/>
          <w:divBdr>
            <w:top w:val="none" w:sz="0" w:space="0" w:color="auto"/>
            <w:left w:val="none" w:sz="0" w:space="0" w:color="auto"/>
            <w:bottom w:val="none" w:sz="0" w:space="0" w:color="auto"/>
            <w:right w:val="none" w:sz="0" w:space="0" w:color="auto"/>
          </w:divBdr>
        </w:div>
        <w:div w:id="1285117132">
          <w:marLeft w:val="0"/>
          <w:marRight w:val="0"/>
          <w:marTop w:val="0"/>
          <w:marBottom w:val="0"/>
          <w:divBdr>
            <w:top w:val="none" w:sz="0" w:space="0" w:color="auto"/>
            <w:left w:val="none" w:sz="0" w:space="0" w:color="auto"/>
            <w:bottom w:val="none" w:sz="0" w:space="0" w:color="auto"/>
            <w:right w:val="none" w:sz="0" w:space="0" w:color="auto"/>
          </w:divBdr>
        </w:div>
        <w:div w:id="1285304515">
          <w:marLeft w:val="0"/>
          <w:marRight w:val="0"/>
          <w:marTop w:val="0"/>
          <w:marBottom w:val="0"/>
          <w:divBdr>
            <w:top w:val="none" w:sz="0" w:space="0" w:color="auto"/>
            <w:left w:val="none" w:sz="0" w:space="0" w:color="auto"/>
            <w:bottom w:val="none" w:sz="0" w:space="0" w:color="auto"/>
            <w:right w:val="none" w:sz="0" w:space="0" w:color="auto"/>
          </w:divBdr>
        </w:div>
        <w:div w:id="1293942811">
          <w:marLeft w:val="0"/>
          <w:marRight w:val="0"/>
          <w:marTop w:val="0"/>
          <w:marBottom w:val="0"/>
          <w:divBdr>
            <w:top w:val="none" w:sz="0" w:space="0" w:color="auto"/>
            <w:left w:val="none" w:sz="0" w:space="0" w:color="auto"/>
            <w:bottom w:val="none" w:sz="0" w:space="0" w:color="auto"/>
            <w:right w:val="none" w:sz="0" w:space="0" w:color="auto"/>
          </w:divBdr>
        </w:div>
        <w:div w:id="1297372281">
          <w:marLeft w:val="0"/>
          <w:marRight w:val="0"/>
          <w:marTop w:val="0"/>
          <w:marBottom w:val="0"/>
          <w:divBdr>
            <w:top w:val="none" w:sz="0" w:space="0" w:color="auto"/>
            <w:left w:val="none" w:sz="0" w:space="0" w:color="auto"/>
            <w:bottom w:val="none" w:sz="0" w:space="0" w:color="auto"/>
            <w:right w:val="none" w:sz="0" w:space="0" w:color="auto"/>
          </w:divBdr>
        </w:div>
        <w:div w:id="1297565332">
          <w:marLeft w:val="0"/>
          <w:marRight w:val="0"/>
          <w:marTop w:val="0"/>
          <w:marBottom w:val="0"/>
          <w:divBdr>
            <w:top w:val="none" w:sz="0" w:space="0" w:color="auto"/>
            <w:left w:val="none" w:sz="0" w:space="0" w:color="auto"/>
            <w:bottom w:val="none" w:sz="0" w:space="0" w:color="auto"/>
            <w:right w:val="none" w:sz="0" w:space="0" w:color="auto"/>
          </w:divBdr>
        </w:div>
        <w:div w:id="1304652802">
          <w:marLeft w:val="0"/>
          <w:marRight w:val="0"/>
          <w:marTop w:val="0"/>
          <w:marBottom w:val="0"/>
          <w:divBdr>
            <w:top w:val="none" w:sz="0" w:space="0" w:color="auto"/>
            <w:left w:val="none" w:sz="0" w:space="0" w:color="auto"/>
            <w:bottom w:val="none" w:sz="0" w:space="0" w:color="auto"/>
            <w:right w:val="none" w:sz="0" w:space="0" w:color="auto"/>
          </w:divBdr>
        </w:div>
        <w:div w:id="1309675565">
          <w:marLeft w:val="0"/>
          <w:marRight w:val="0"/>
          <w:marTop w:val="0"/>
          <w:marBottom w:val="0"/>
          <w:divBdr>
            <w:top w:val="none" w:sz="0" w:space="0" w:color="auto"/>
            <w:left w:val="none" w:sz="0" w:space="0" w:color="auto"/>
            <w:bottom w:val="none" w:sz="0" w:space="0" w:color="auto"/>
            <w:right w:val="none" w:sz="0" w:space="0" w:color="auto"/>
          </w:divBdr>
        </w:div>
        <w:div w:id="1309748681">
          <w:marLeft w:val="0"/>
          <w:marRight w:val="0"/>
          <w:marTop w:val="0"/>
          <w:marBottom w:val="0"/>
          <w:divBdr>
            <w:top w:val="none" w:sz="0" w:space="0" w:color="auto"/>
            <w:left w:val="none" w:sz="0" w:space="0" w:color="auto"/>
            <w:bottom w:val="none" w:sz="0" w:space="0" w:color="auto"/>
            <w:right w:val="none" w:sz="0" w:space="0" w:color="auto"/>
          </w:divBdr>
        </w:div>
        <w:div w:id="1313634225">
          <w:marLeft w:val="0"/>
          <w:marRight w:val="0"/>
          <w:marTop w:val="0"/>
          <w:marBottom w:val="0"/>
          <w:divBdr>
            <w:top w:val="none" w:sz="0" w:space="0" w:color="auto"/>
            <w:left w:val="none" w:sz="0" w:space="0" w:color="auto"/>
            <w:bottom w:val="none" w:sz="0" w:space="0" w:color="auto"/>
            <w:right w:val="none" w:sz="0" w:space="0" w:color="auto"/>
          </w:divBdr>
        </w:div>
        <w:div w:id="1325891291">
          <w:marLeft w:val="0"/>
          <w:marRight w:val="0"/>
          <w:marTop w:val="0"/>
          <w:marBottom w:val="0"/>
          <w:divBdr>
            <w:top w:val="none" w:sz="0" w:space="0" w:color="auto"/>
            <w:left w:val="none" w:sz="0" w:space="0" w:color="auto"/>
            <w:bottom w:val="none" w:sz="0" w:space="0" w:color="auto"/>
            <w:right w:val="none" w:sz="0" w:space="0" w:color="auto"/>
          </w:divBdr>
        </w:div>
        <w:div w:id="1327368189">
          <w:marLeft w:val="0"/>
          <w:marRight w:val="0"/>
          <w:marTop w:val="0"/>
          <w:marBottom w:val="0"/>
          <w:divBdr>
            <w:top w:val="none" w:sz="0" w:space="0" w:color="auto"/>
            <w:left w:val="none" w:sz="0" w:space="0" w:color="auto"/>
            <w:bottom w:val="none" w:sz="0" w:space="0" w:color="auto"/>
            <w:right w:val="none" w:sz="0" w:space="0" w:color="auto"/>
          </w:divBdr>
        </w:div>
        <w:div w:id="1332831188">
          <w:marLeft w:val="0"/>
          <w:marRight w:val="0"/>
          <w:marTop w:val="0"/>
          <w:marBottom w:val="0"/>
          <w:divBdr>
            <w:top w:val="none" w:sz="0" w:space="0" w:color="auto"/>
            <w:left w:val="none" w:sz="0" w:space="0" w:color="auto"/>
            <w:bottom w:val="none" w:sz="0" w:space="0" w:color="auto"/>
            <w:right w:val="none" w:sz="0" w:space="0" w:color="auto"/>
          </w:divBdr>
        </w:div>
        <w:div w:id="1333028573">
          <w:marLeft w:val="0"/>
          <w:marRight w:val="0"/>
          <w:marTop w:val="0"/>
          <w:marBottom w:val="0"/>
          <w:divBdr>
            <w:top w:val="none" w:sz="0" w:space="0" w:color="auto"/>
            <w:left w:val="none" w:sz="0" w:space="0" w:color="auto"/>
            <w:bottom w:val="none" w:sz="0" w:space="0" w:color="auto"/>
            <w:right w:val="none" w:sz="0" w:space="0" w:color="auto"/>
          </w:divBdr>
        </w:div>
        <w:div w:id="1340234814">
          <w:marLeft w:val="0"/>
          <w:marRight w:val="0"/>
          <w:marTop w:val="0"/>
          <w:marBottom w:val="0"/>
          <w:divBdr>
            <w:top w:val="none" w:sz="0" w:space="0" w:color="auto"/>
            <w:left w:val="none" w:sz="0" w:space="0" w:color="auto"/>
            <w:bottom w:val="none" w:sz="0" w:space="0" w:color="auto"/>
            <w:right w:val="none" w:sz="0" w:space="0" w:color="auto"/>
          </w:divBdr>
        </w:div>
        <w:div w:id="1342774431">
          <w:marLeft w:val="0"/>
          <w:marRight w:val="0"/>
          <w:marTop w:val="0"/>
          <w:marBottom w:val="0"/>
          <w:divBdr>
            <w:top w:val="none" w:sz="0" w:space="0" w:color="auto"/>
            <w:left w:val="none" w:sz="0" w:space="0" w:color="auto"/>
            <w:bottom w:val="none" w:sz="0" w:space="0" w:color="auto"/>
            <w:right w:val="none" w:sz="0" w:space="0" w:color="auto"/>
          </w:divBdr>
        </w:div>
        <w:div w:id="1344472545">
          <w:marLeft w:val="0"/>
          <w:marRight w:val="0"/>
          <w:marTop w:val="0"/>
          <w:marBottom w:val="0"/>
          <w:divBdr>
            <w:top w:val="none" w:sz="0" w:space="0" w:color="auto"/>
            <w:left w:val="none" w:sz="0" w:space="0" w:color="auto"/>
            <w:bottom w:val="none" w:sz="0" w:space="0" w:color="auto"/>
            <w:right w:val="none" w:sz="0" w:space="0" w:color="auto"/>
          </w:divBdr>
        </w:div>
        <w:div w:id="1351298602">
          <w:marLeft w:val="0"/>
          <w:marRight w:val="0"/>
          <w:marTop w:val="0"/>
          <w:marBottom w:val="0"/>
          <w:divBdr>
            <w:top w:val="none" w:sz="0" w:space="0" w:color="auto"/>
            <w:left w:val="none" w:sz="0" w:space="0" w:color="auto"/>
            <w:bottom w:val="none" w:sz="0" w:space="0" w:color="auto"/>
            <w:right w:val="none" w:sz="0" w:space="0" w:color="auto"/>
          </w:divBdr>
        </w:div>
        <w:div w:id="1351830643">
          <w:marLeft w:val="0"/>
          <w:marRight w:val="0"/>
          <w:marTop w:val="0"/>
          <w:marBottom w:val="0"/>
          <w:divBdr>
            <w:top w:val="none" w:sz="0" w:space="0" w:color="auto"/>
            <w:left w:val="none" w:sz="0" w:space="0" w:color="auto"/>
            <w:bottom w:val="none" w:sz="0" w:space="0" w:color="auto"/>
            <w:right w:val="none" w:sz="0" w:space="0" w:color="auto"/>
          </w:divBdr>
        </w:div>
        <w:div w:id="1358118457">
          <w:marLeft w:val="0"/>
          <w:marRight w:val="0"/>
          <w:marTop w:val="0"/>
          <w:marBottom w:val="0"/>
          <w:divBdr>
            <w:top w:val="none" w:sz="0" w:space="0" w:color="auto"/>
            <w:left w:val="none" w:sz="0" w:space="0" w:color="auto"/>
            <w:bottom w:val="none" w:sz="0" w:space="0" w:color="auto"/>
            <w:right w:val="none" w:sz="0" w:space="0" w:color="auto"/>
          </w:divBdr>
        </w:div>
        <w:div w:id="1358309809">
          <w:marLeft w:val="0"/>
          <w:marRight w:val="0"/>
          <w:marTop w:val="0"/>
          <w:marBottom w:val="0"/>
          <w:divBdr>
            <w:top w:val="none" w:sz="0" w:space="0" w:color="auto"/>
            <w:left w:val="none" w:sz="0" w:space="0" w:color="auto"/>
            <w:bottom w:val="none" w:sz="0" w:space="0" w:color="auto"/>
            <w:right w:val="none" w:sz="0" w:space="0" w:color="auto"/>
          </w:divBdr>
        </w:div>
        <w:div w:id="1359770726">
          <w:marLeft w:val="0"/>
          <w:marRight w:val="0"/>
          <w:marTop w:val="0"/>
          <w:marBottom w:val="0"/>
          <w:divBdr>
            <w:top w:val="none" w:sz="0" w:space="0" w:color="auto"/>
            <w:left w:val="none" w:sz="0" w:space="0" w:color="auto"/>
            <w:bottom w:val="none" w:sz="0" w:space="0" w:color="auto"/>
            <w:right w:val="none" w:sz="0" w:space="0" w:color="auto"/>
          </w:divBdr>
        </w:div>
        <w:div w:id="1360662672">
          <w:marLeft w:val="0"/>
          <w:marRight w:val="0"/>
          <w:marTop w:val="0"/>
          <w:marBottom w:val="0"/>
          <w:divBdr>
            <w:top w:val="none" w:sz="0" w:space="0" w:color="auto"/>
            <w:left w:val="none" w:sz="0" w:space="0" w:color="auto"/>
            <w:bottom w:val="none" w:sz="0" w:space="0" w:color="auto"/>
            <w:right w:val="none" w:sz="0" w:space="0" w:color="auto"/>
          </w:divBdr>
        </w:div>
        <w:div w:id="1361396749">
          <w:marLeft w:val="0"/>
          <w:marRight w:val="0"/>
          <w:marTop w:val="0"/>
          <w:marBottom w:val="0"/>
          <w:divBdr>
            <w:top w:val="none" w:sz="0" w:space="0" w:color="auto"/>
            <w:left w:val="none" w:sz="0" w:space="0" w:color="auto"/>
            <w:bottom w:val="none" w:sz="0" w:space="0" w:color="auto"/>
            <w:right w:val="none" w:sz="0" w:space="0" w:color="auto"/>
          </w:divBdr>
        </w:div>
        <w:div w:id="1362587304">
          <w:marLeft w:val="0"/>
          <w:marRight w:val="0"/>
          <w:marTop w:val="0"/>
          <w:marBottom w:val="0"/>
          <w:divBdr>
            <w:top w:val="none" w:sz="0" w:space="0" w:color="auto"/>
            <w:left w:val="none" w:sz="0" w:space="0" w:color="auto"/>
            <w:bottom w:val="none" w:sz="0" w:space="0" w:color="auto"/>
            <w:right w:val="none" w:sz="0" w:space="0" w:color="auto"/>
          </w:divBdr>
        </w:div>
        <w:div w:id="1363289776">
          <w:marLeft w:val="0"/>
          <w:marRight w:val="0"/>
          <w:marTop w:val="0"/>
          <w:marBottom w:val="0"/>
          <w:divBdr>
            <w:top w:val="none" w:sz="0" w:space="0" w:color="auto"/>
            <w:left w:val="none" w:sz="0" w:space="0" w:color="auto"/>
            <w:bottom w:val="none" w:sz="0" w:space="0" w:color="auto"/>
            <w:right w:val="none" w:sz="0" w:space="0" w:color="auto"/>
          </w:divBdr>
        </w:div>
        <w:div w:id="1364476963">
          <w:marLeft w:val="0"/>
          <w:marRight w:val="0"/>
          <w:marTop w:val="0"/>
          <w:marBottom w:val="0"/>
          <w:divBdr>
            <w:top w:val="none" w:sz="0" w:space="0" w:color="auto"/>
            <w:left w:val="none" w:sz="0" w:space="0" w:color="auto"/>
            <w:bottom w:val="none" w:sz="0" w:space="0" w:color="auto"/>
            <w:right w:val="none" w:sz="0" w:space="0" w:color="auto"/>
          </w:divBdr>
        </w:div>
        <w:div w:id="1368065482">
          <w:marLeft w:val="0"/>
          <w:marRight w:val="0"/>
          <w:marTop w:val="0"/>
          <w:marBottom w:val="0"/>
          <w:divBdr>
            <w:top w:val="none" w:sz="0" w:space="0" w:color="auto"/>
            <w:left w:val="none" w:sz="0" w:space="0" w:color="auto"/>
            <w:bottom w:val="none" w:sz="0" w:space="0" w:color="auto"/>
            <w:right w:val="none" w:sz="0" w:space="0" w:color="auto"/>
          </w:divBdr>
        </w:div>
        <w:div w:id="1370913059">
          <w:marLeft w:val="0"/>
          <w:marRight w:val="0"/>
          <w:marTop w:val="0"/>
          <w:marBottom w:val="0"/>
          <w:divBdr>
            <w:top w:val="none" w:sz="0" w:space="0" w:color="auto"/>
            <w:left w:val="none" w:sz="0" w:space="0" w:color="auto"/>
            <w:bottom w:val="none" w:sz="0" w:space="0" w:color="auto"/>
            <w:right w:val="none" w:sz="0" w:space="0" w:color="auto"/>
          </w:divBdr>
        </w:div>
        <w:div w:id="1373648142">
          <w:marLeft w:val="0"/>
          <w:marRight w:val="0"/>
          <w:marTop w:val="0"/>
          <w:marBottom w:val="0"/>
          <w:divBdr>
            <w:top w:val="none" w:sz="0" w:space="0" w:color="auto"/>
            <w:left w:val="none" w:sz="0" w:space="0" w:color="auto"/>
            <w:bottom w:val="none" w:sz="0" w:space="0" w:color="auto"/>
            <w:right w:val="none" w:sz="0" w:space="0" w:color="auto"/>
          </w:divBdr>
        </w:div>
        <w:div w:id="1374229480">
          <w:marLeft w:val="0"/>
          <w:marRight w:val="0"/>
          <w:marTop w:val="0"/>
          <w:marBottom w:val="0"/>
          <w:divBdr>
            <w:top w:val="none" w:sz="0" w:space="0" w:color="auto"/>
            <w:left w:val="none" w:sz="0" w:space="0" w:color="auto"/>
            <w:bottom w:val="none" w:sz="0" w:space="0" w:color="auto"/>
            <w:right w:val="none" w:sz="0" w:space="0" w:color="auto"/>
          </w:divBdr>
        </w:div>
        <w:div w:id="1378777472">
          <w:marLeft w:val="0"/>
          <w:marRight w:val="0"/>
          <w:marTop w:val="0"/>
          <w:marBottom w:val="0"/>
          <w:divBdr>
            <w:top w:val="none" w:sz="0" w:space="0" w:color="auto"/>
            <w:left w:val="none" w:sz="0" w:space="0" w:color="auto"/>
            <w:bottom w:val="none" w:sz="0" w:space="0" w:color="auto"/>
            <w:right w:val="none" w:sz="0" w:space="0" w:color="auto"/>
          </w:divBdr>
        </w:div>
        <w:div w:id="1380665455">
          <w:marLeft w:val="0"/>
          <w:marRight w:val="0"/>
          <w:marTop w:val="0"/>
          <w:marBottom w:val="0"/>
          <w:divBdr>
            <w:top w:val="none" w:sz="0" w:space="0" w:color="auto"/>
            <w:left w:val="none" w:sz="0" w:space="0" w:color="auto"/>
            <w:bottom w:val="none" w:sz="0" w:space="0" w:color="auto"/>
            <w:right w:val="none" w:sz="0" w:space="0" w:color="auto"/>
          </w:divBdr>
        </w:div>
        <w:div w:id="1383939365">
          <w:marLeft w:val="0"/>
          <w:marRight w:val="0"/>
          <w:marTop w:val="0"/>
          <w:marBottom w:val="0"/>
          <w:divBdr>
            <w:top w:val="none" w:sz="0" w:space="0" w:color="auto"/>
            <w:left w:val="none" w:sz="0" w:space="0" w:color="auto"/>
            <w:bottom w:val="none" w:sz="0" w:space="0" w:color="auto"/>
            <w:right w:val="none" w:sz="0" w:space="0" w:color="auto"/>
          </w:divBdr>
        </w:div>
        <w:div w:id="1385254330">
          <w:marLeft w:val="0"/>
          <w:marRight w:val="0"/>
          <w:marTop w:val="0"/>
          <w:marBottom w:val="0"/>
          <w:divBdr>
            <w:top w:val="none" w:sz="0" w:space="0" w:color="auto"/>
            <w:left w:val="none" w:sz="0" w:space="0" w:color="auto"/>
            <w:bottom w:val="none" w:sz="0" w:space="0" w:color="auto"/>
            <w:right w:val="none" w:sz="0" w:space="0" w:color="auto"/>
          </w:divBdr>
        </w:div>
        <w:div w:id="1386374138">
          <w:marLeft w:val="0"/>
          <w:marRight w:val="0"/>
          <w:marTop w:val="0"/>
          <w:marBottom w:val="0"/>
          <w:divBdr>
            <w:top w:val="none" w:sz="0" w:space="0" w:color="auto"/>
            <w:left w:val="none" w:sz="0" w:space="0" w:color="auto"/>
            <w:bottom w:val="none" w:sz="0" w:space="0" w:color="auto"/>
            <w:right w:val="none" w:sz="0" w:space="0" w:color="auto"/>
          </w:divBdr>
        </w:div>
        <w:div w:id="1387029565">
          <w:marLeft w:val="0"/>
          <w:marRight w:val="0"/>
          <w:marTop w:val="0"/>
          <w:marBottom w:val="0"/>
          <w:divBdr>
            <w:top w:val="none" w:sz="0" w:space="0" w:color="auto"/>
            <w:left w:val="none" w:sz="0" w:space="0" w:color="auto"/>
            <w:bottom w:val="none" w:sz="0" w:space="0" w:color="auto"/>
            <w:right w:val="none" w:sz="0" w:space="0" w:color="auto"/>
          </w:divBdr>
        </w:div>
        <w:div w:id="1387417017">
          <w:marLeft w:val="0"/>
          <w:marRight w:val="0"/>
          <w:marTop w:val="0"/>
          <w:marBottom w:val="0"/>
          <w:divBdr>
            <w:top w:val="none" w:sz="0" w:space="0" w:color="auto"/>
            <w:left w:val="none" w:sz="0" w:space="0" w:color="auto"/>
            <w:bottom w:val="none" w:sz="0" w:space="0" w:color="auto"/>
            <w:right w:val="none" w:sz="0" w:space="0" w:color="auto"/>
          </w:divBdr>
        </w:div>
        <w:div w:id="1390881635">
          <w:marLeft w:val="0"/>
          <w:marRight w:val="0"/>
          <w:marTop w:val="0"/>
          <w:marBottom w:val="0"/>
          <w:divBdr>
            <w:top w:val="none" w:sz="0" w:space="0" w:color="auto"/>
            <w:left w:val="none" w:sz="0" w:space="0" w:color="auto"/>
            <w:bottom w:val="none" w:sz="0" w:space="0" w:color="auto"/>
            <w:right w:val="none" w:sz="0" w:space="0" w:color="auto"/>
          </w:divBdr>
        </w:div>
        <w:div w:id="1395467489">
          <w:marLeft w:val="0"/>
          <w:marRight w:val="0"/>
          <w:marTop w:val="0"/>
          <w:marBottom w:val="0"/>
          <w:divBdr>
            <w:top w:val="none" w:sz="0" w:space="0" w:color="auto"/>
            <w:left w:val="none" w:sz="0" w:space="0" w:color="auto"/>
            <w:bottom w:val="none" w:sz="0" w:space="0" w:color="auto"/>
            <w:right w:val="none" w:sz="0" w:space="0" w:color="auto"/>
          </w:divBdr>
        </w:div>
        <w:div w:id="1405756246">
          <w:marLeft w:val="0"/>
          <w:marRight w:val="0"/>
          <w:marTop w:val="0"/>
          <w:marBottom w:val="0"/>
          <w:divBdr>
            <w:top w:val="none" w:sz="0" w:space="0" w:color="auto"/>
            <w:left w:val="none" w:sz="0" w:space="0" w:color="auto"/>
            <w:bottom w:val="none" w:sz="0" w:space="0" w:color="auto"/>
            <w:right w:val="none" w:sz="0" w:space="0" w:color="auto"/>
          </w:divBdr>
        </w:div>
        <w:div w:id="1412654763">
          <w:marLeft w:val="0"/>
          <w:marRight w:val="0"/>
          <w:marTop w:val="0"/>
          <w:marBottom w:val="0"/>
          <w:divBdr>
            <w:top w:val="none" w:sz="0" w:space="0" w:color="auto"/>
            <w:left w:val="none" w:sz="0" w:space="0" w:color="auto"/>
            <w:bottom w:val="none" w:sz="0" w:space="0" w:color="auto"/>
            <w:right w:val="none" w:sz="0" w:space="0" w:color="auto"/>
          </w:divBdr>
        </w:div>
        <w:div w:id="1415971761">
          <w:marLeft w:val="0"/>
          <w:marRight w:val="0"/>
          <w:marTop w:val="0"/>
          <w:marBottom w:val="0"/>
          <w:divBdr>
            <w:top w:val="none" w:sz="0" w:space="0" w:color="auto"/>
            <w:left w:val="none" w:sz="0" w:space="0" w:color="auto"/>
            <w:bottom w:val="none" w:sz="0" w:space="0" w:color="auto"/>
            <w:right w:val="none" w:sz="0" w:space="0" w:color="auto"/>
          </w:divBdr>
        </w:div>
        <w:div w:id="1418282508">
          <w:marLeft w:val="0"/>
          <w:marRight w:val="0"/>
          <w:marTop w:val="0"/>
          <w:marBottom w:val="0"/>
          <w:divBdr>
            <w:top w:val="none" w:sz="0" w:space="0" w:color="auto"/>
            <w:left w:val="none" w:sz="0" w:space="0" w:color="auto"/>
            <w:bottom w:val="none" w:sz="0" w:space="0" w:color="auto"/>
            <w:right w:val="none" w:sz="0" w:space="0" w:color="auto"/>
          </w:divBdr>
        </w:div>
        <w:div w:id="1419519829">
          <w:marLeft w:val="0"/>
          <w:marRight w:val="0"/>
          <w:marTop w:val="0"/>
          <w:marBottom w:val="0"/>
          <w:divBdr>
            <w:top w:val="none" w:sz="0" w:space="0" w:color="auto"/>
            <w:left w:val="none" w:sz="0" w:space="0" w:color="auto"/>
            <w:bottom w:val="none" w:sz="0" w:space="0" w:color="auto"/>
            <w:right w:val="none" w:sz="0" w:space="0" w:color="auto"/>
          </w:divBdr>
        </w:div>
        <w:div w:id="1420634192">
          <w:marLeft w:val="0"/>
          <w:marRight w:val="0"/>
          <w:marTop w:val="0"/>
          <w:marBottom w:val="0"/>
          <w:divBdr>
            <w:top w:val="none" w:sz="0" w:space="0" w:color="auto"/>
            <w:left w:val="none" w:sz="0" w:space="0" w:color="auto"/>
            <w:bottom w:val="none" w:sz="0" w:space="0" w:color="auto"/>
            <w:right w:val="none" w:sz="0" w:space="0" w:color="auto"/>
          </w:divBdr>
        </w:div>
        <w:div w:id="1424109643">
          <w:marLeft w:val="0"/>
          <w:marRight w:val="0"/>
          <w:marTop w:val="0"/>
          <w:marBottom w:val="0"/>
          <w:divBdr>
            <w:top w:val="none" w:sz="0" w:space="0" w:color="auto"/>
            <w:left w:val="none" w:sz="0" w:space="0" w:color="auto"/>
            <w:bottom w:val="none" w:sz="0" w:space="0" w:color="auto"/>
            <w:right w:val="none" w:sz="0" w:space="0" w:color="auto"/>
          </w:divBdr>
        </w:div>
        <w:div w:id="1427648692">
          <w:marLeft w:val="0"/>
          <w:marRight w:val="0"/>
          <w:marTop w:val="0"/>
          <w:marBottom w:val="0"/>
          <w:divBdr>
            <w:top w:val="none" w:sz="0" w:space="0" w:color="auto"/>
            <w:left w:val="none" w:sz="0" w:space="0" w:color="auto"/>
            <w:bottom w:val="none" w:sz="0" w:space="0" w:color="auto"/>
            <w:right w:val="none" w:sz="0" w:space="0" w:color="auto"/>
          </w:divBdr>
        </w:div>
        <w:div w:id="1430085573">
          <w:marLeft w:val="0"/>
          <w:marRight w:val="0"/>
          <w:marTop w:val="0"/>
          <w:marBottom w:val="0"/>
          <w:divBdr>
            <w:top w:val="none" w:sz="0" w:space="0" w:color="auto"/>
            <w:left w:val="none" w:sz="0" w:space="0" w:color="auto"/>
            <w:bottom w:val="none" w:sz="0" w:space="0" w:color="auto"/>
            <w:right w:val="none" w:sz="0" w:space="0" w:color="auto"/>
          </w:divBdr>
        </w:div>
        <w:div w:id="1430783232">
          <w:marLeft w:val="0"/>
          <w:marRight w:val="0"/>
          <w:marTop w:val="0"/>
          <w:marBottom w:val="0"/>
          <w:divBdr>
            <w:top w:val="none" w:sz="0" w:space="0" w:color="auto"/>
            <w:left w:val="none" w:sz="0" w:space="0" w:color="auto"/>
            <w:bottom w:val="none" w:sz="0" w:space="0" w:color="auto"/>
            <w:right w:val="none" w:sz="0" w:space="0" w:color="auto"/>
          </w:divBdr>
        </w:div>
        <w:div w:id="1431008182">
          <w:marLeft w:val="0"/>
          <w:marRight w:val="0"/>
          <w:marTop w:val="0"/>
          <w:marBottom w:val="0"/>
          <w:divBdr>
            <w:top w:val="none" w:sz="0" w:space="0" w:color="auto"/>
            <w:left w:val="none" w:sz="0" w:space="0" w:color="auto"/>
            <w:bottom w:val="none" w:sz="0" w:space="0" w:color="auto"/>
            <w:right w:val="none" w:sz="0" w:space="0" w:color="auto"/>
          </w:divBdr>
        </w:div>
        <w:div w:id="1432239284">
          <w:marLeft w:val="0"/>
          <w:marRight w:val="0"/>
          <w:marTop w:val="0"/>
          <w:marBottom w:val="0"/>
          <w:divBdr>
            <w:top w:val="none" w:sz="0" w:space="0" w:color="auto"/>
            <w:left w:val="none" w:sz="0" w:space="0" w:color="auto"/>
            <w:bottom w:val="none" w:sz="0" w:space="0" w:color="auto"/>
            <w:right w:val="none" w:sz="0" w:space="0" w:color="auto"/>
          </w:divBdr>
        </w:div>
        <w:div w:id="1436903405">
          <w:marLeft w:val="0"/>
          <w:marRight w:val="0"/>
          <w:marTop w:val="0"/>
          <w:marBottom w:val="0"/>
          <w:divBdr>
            <w:top w:val="none" w:sz="0" w:space="0" w:color="auto"/>
            <w:left w:val="none" w:sz="0" w:space="0" w:color="auto"/>
            <w:bottom w:val="none" w:sz="0" w:space="0" w:color="auto"/>
            <w:right w:val="none" w:sz="0" w:space="0" w:color="auto"/>
          </w:divBdr>
        </w:div>
        <w:div w:id="1440107261">
          <w:marLeft w:val="0"/>
          <w:marRight w:val="0"/>
          <w:marTop w:val="0"/>
          <w:marBottom w:val="0"/>
          <w:divBdr>
            <w:top w:val="none" w:sz="0" w:space="0" w:color="auto"/>
            <w:left w:val="none" w:sz="0" w:space="0" w:color="auto"/>
            <w:bottom w:val="none" w:sz="0" w:space="0" w:color="auto"/>
            <w:right w:val="none" w:sz="0" w:space="0" w:color="auto"/>
          </w:divBdr>
        </w:div>
        <w:div w:id="1440639530">
          <w:marLeft w:val="0"/>
          <w:marRight w:val="0"/>
          <w:marTop w:val="0"/>
          <w:marBottom w:val="0"/>
          <w:divBdr>
            <w:top w:val="none" w:sz="0" w:space="0" w:color="auto"/>
            <w:left w:val="none" w:sz="0" w:space="0" w:color="auto"/>
            <w:bottom w:val="none" w:sz="0" w:space="0" w:color="auto"/>
            <w:right w:val="none" w:sz="0" w:space="0" w:color="auto"/>
          </w:divBdr>
        </w:div>
        <w:div w:id="1442845257">
          <w:marLeft w:val="0"/>
          <w:marRight w:val="0"/>
          <w:marTop w:val="0"/>
          <w:marBottom w:val="0"/>
          <w:divBdr>
            <w:top w:val="none" w:sz="0" w:space="0" w:color="auto"/>
            <w:left w:val="none" w:sz="0" w:space="0" w:color="auto"/>
            <w:bottom w:val="none" w:sz="0" w:space="0" w:color="auto"/>
            <w:right w:val="none" w:sz="0" w:space="0" w:color="auto"/>
          </w:divBdr>
        </w:div>
        <w:div w:id="1444886770">
          <w:marLeft w:val="0"/>
          <w:marRight w:val="0"/>
          <w:marTop w:val="0"/>
          <w:marBottom w:val="0"/>
          <w:divBdr>
            <w:top w:val="none" w:sz="0" w:space="0" w:color="auto"/>
            <w:left w:val="none" w:sz="0" w:space="0" w:color="auto"/>
            <w:bottom w:val="none" w:sz="0" w:space="0" w:color="auto"/>
            <w:right w:val="none" w:sz="0" w:space="0" w:color="auto"/>
          </w:divBdr>
        </w:div>
        <w:div w:id="1449205321">
          <w:marLeft w:val="0"/>
          <w:marRight w:val="0"/>
          <w:marTop w:val="0"/>
          <w:marBottom w:val="0"/>
          <w:divBdr>
            <w:top w:val="none" w:sz="0" w:space="0" w:color="auto"/>
            <w:left w:val="none" w:sz="0" w:space="0" w:color="auto"/>
            <w:bottom w:val="none" w:sz="0" w:space="0" w:color="auto"/>
            <w:right w:val="none" w:sz="0" w:space="0" w:color="auto"/>
          </w:divBdr>
        </w:div>
        <w:div w:id="1459452530">
          <w:marLeft w:val="0"/>
          <w:marRight w:val="0"/>
          <w:marTop w:val="0"/>
          <w:marBottom w:val="0"/>
          <w:divBdr>
            <w:top w:val="none" w:sz="0" w:space="0" w:color="auto"/>
            <w:left w:val="none" w:sz="0" w:space="0" w:color="auto"/>
            <w:bottom w:val="none" w:sz="0" w:space="0" w:color="auto"/>
            <w:right w:val="none" w:sz="0" w:space="0" w:color="auto"/>
          </w:divBdr>
        </w:div>
        <w:div w:id="1467158919">
          <w:marLeft w:val="0"/>
          <w:marRight w:val="0"/>
          <w:marTop w:val="0"/>
          <w:marBottom w:val="0"/>
          <w:divBdr>
            <w:top w:val="none" w:sz="0" w:space="0" w:color="auto"/>
            <w:left w:val="none" w:sz="0" w:space="0" w:color="auto"/>
            <w:bottom w:val="none" w:sz="0" w:space="0" w:color="auto"/>
            <w:right w:val="none" w:sz="0" w:space="0" w:color="auto"/>
          </w:divBdr>
        </w:div>
        <w:div w:id="1467311270">
          <w:marLeft w:val="0"/>
          <w:marRight w:val="0"/>
          <w:marTop w:val="0"/>
          <w:marBottom w:val="0"/>
          <w:divBdr>
            <w:top w:val="none" w:sz="0" w:space="0" w:color="auto"/>
            <w:left w:val="none" w:sz="0" w:space="0" w:color="auto"/>
            <w:bottom w:val="none" w:sz="0" w:space="0" w:color="auto"/>
            <w:right w:val="none" w:sz="0" w:space="0" w:color="auto"/>
          </w:divBdr>
        </w:div>
        <w:div w:id="1470855266">
          <w:marLeft w:val="0"/>
          <w:marRight w:val="0"/>
          <w:marTop w:val="0"/>
          <w:marBottom w:val="0"/>
          <w:divBdr>
            <w:top w:val="none" w:sz="0" w:space="0" w:color="auto"/>
            <w:left w:val="none" w:sz="0" w:space="0" w:color="auto"/>
            <w:bottom w:val="none" w:sz="0" w:space="0" w:color="auto"/>
            <w:right w:val="none" w:sz="0" w:space="0" w:color="auto"/>
          </w:divBdr>
        </w:div>
        <w:div w:id="1473788099">
          <w:marLeft w:val="0"/>
          <w:marRight w:val="0"/>
          <w:marTop w:val="0"/>
          <w:marBottom w:val="0"/>
          <w:divBdr>
            <w:top w:val="none" w:sz="0" w:space="0" w:color="auto"/>
            <w:left w:val="none" w:sz="0" w:space="0" w:color="auto"/>
            <w:bottom w:val="none" w:sz="0" w:space="0" w:color="auto"/>
            <w:right w:val="none" w:sz="0" w:space="0" w:color="auto"/>
          </w:divBdr>
        </w:div>
        <w:div w:id="1473908628">
          <w:marLeft w:val="0"/>
          <w:marRight w:val="0"/>
          <w:marTop w:val="0"/>
          <w:marBottom w:val="0"/>
          <w:divBdr>
            <w:top w:val="none" w:sz="0" w:space="0" w:color="auto"/>
            <w:left w:val="none" w:sz="0" w:space="0" w:color="auto"/>
            <w:bottom w:val="none" w:sz="0" w:space="0" w:color="auto"/>
            <w:right w:val="none" w:sz="0" w:space="0" w:color="auto"/>
          </w:divBdr>
        </w:div>
        <w:div w:id="1476873028">
          <w:marLeft w:val="0"/>
          <w:marRight w:val="0"/>
          <w:marTop w:val="0"/>
          <w:marBottom w:val="0"/>
          <w:divBdr>
            <w:top w:val="none" w:sz="0" w:space="0" w:color="auto"/>
            <w:left w:val="none" w:sz="0" w:space="0" w:color="auto"/>
            <w:bottom w:val="none" w:sz="0" w:space="0" w:color="auto"/>
            <w:right w:val="none" w:sz="0" w:space="0" w:color="auto"/>
          </w:divBdr>
        </w:div>
        <w:div w:id="1477264107">
          <w:marLeft w:val="0"/>
          <w:marRight w:val="0"/>
          <w:marTop w:val="0"/>
          <w:marBottom w:val="0"/>
          <w:divBdr>
            <w:top w:val="none" w:sz="0" w:space="0" w:color="auto"/>
            <w:left w:val="none" w:sz="0" w:space="0" w:color="auto"/>
            <w:bottom w:val="none" w:sz="0" w:space="0" w:color="auto"/>
            <w:right w:val="none" w:sz="0" w:space="0" w:color="auto"/>
          </w:divBdr>
        </w:div>
        <w:div w:id="1489711508">
          <w:marLeft w:val="0"/>
          <w:marRight w:val="0"/>
          <w:marTop w:val="0"/>
          <w:marBottom w:val="0"/>
          <w:divBdr>
            <w:top w:val="none" w:sz="0" w:space="0" w:color="auto"/>
            <w:left w:val="none" w:sz="0" w:space="0" w:color="auto"/>
            <w:bottom w:val="none" w:sz="0" w:space="0" w:color="auto"/>
            <w:right w:val="none" w:sz="0" w:space="0" w:color="auto"/>
          </w:divBdr>
        </w:div>
        <w:div w:id="1492984499">
          <w:marLeft w:val="0"/>
          <w:marRight w:val="0"/>
          <w:marTop w:val="0"/>
          <w:marBottom w:val="0"/>
          <w:divBdr>
            <w:top w:val="none" w:sz="0" w:space="0" w:color="auto"/>
            <w:left w:val="none" w:sz="0" w:space="0" w:color="auto"/>
            <w:bottom w:val="none" w:sz="0" w:space="0" w:color="auto"/>
            <w:right w:val="none" w:sz="0" w:space="0" w:color="auto"/>
          </w:divBdr>
        </w:div>
        <w:div w:id="1495953369">
          <w:marLeft w:val="0"/>
          <w:marRight w:val="0"/>
          <w:marTop w:val="0"/>
          <w:marBottom w:val="0"/>
          <w:divBdr>
            <w:top w:val="none" w:sz="0" w:space="0" w:color="auto"/>
            <w:left w:val="none" w:sz="0" w:space="0" w:color="auto"/>
            <w:bottom w:val="none" w:sz="0" w:space="0" w:color="auto"/>
            <w:right w:val="none" w:sz="0" w:space="0" w:color="auto"/>
          </w:divBdr>
        </w:div>
        <w:div w:id="1499812366">
          <w:marLeft w:val="0"/>
          <w:marRight w:val="0"/>
          <w:marTop w:val="0"/>
          <w:marBottom w:val="0"/>
          <w:divBdr>
            <w:top w:val="none" w:sz="0" w:space="0" w:color="auto"/>
            <w:left w:val="none" w:sz="0" w:space="0" w:color="auto"/>
            <w:bottom w:val="none" w:sz="0" w:space="0" w:color="auto"/>
            <w:right w:val="none" w:sz="0" w:space="0" w:color="auto"/>
          </w:divBdr>
        </w:div>
        <w:div w:id="1503859976">
          <w:marLeft w:val="0"/>
          <w:marRight w:val="0"/>
          <w:marTop w:val="0"/>
          <w:marBottom w:val="0"/>
          <w:divBdr>
            <w:top w:val="none" w:sz="0" w:space="0" w:color="auto"/>
            <w:left w:val="none" w:sz="0" w:space="0" w:color="auto"/>
            <w:bottom w:val="none" w:sz="0" w:space="0" w:color="auto"/>
            <w:right w:val="none" w:sz="0" w:space="0" w:color="auto"/>
          </w:divBdr>
        </w:div>
        <w:div w:id="1503934334">
          <w:marLeft w:val="0"/>
          <w:marRight w:val="0"/>
          <w:marTop w:val="0"/>
          <w:marBottom w:val="0"/>
          <w:divBdr>
            <w:top w:val="none" w:sz="0" w:space="0" w:color="auto"/>
            <w:left w:val="none" w:sz="0" w:space="0" w:color="auto"/>
            <w:bottom w:val="none" w:sz="0" w:space="0" w:color="auto"/>
            <w:right w:val="none" w:sz="0" w:space="0" w:color="auto"/>
          </w:divBdr>
        </w:div>
        <w:div w:id="1504081869">
          <w:marLeft w:val="0"/>
          <w:marRight w:val="0"/>
          <w:marTop w:val="0"/>
          <w:marBottom w:val="0"/>
          <w:divBdr>
            <w:top w:val="none" w:sz="0" w:space="0" w:color="auto"/>
            <w:left w:val="none" w:sz="0" w:space="0" w:color="auto"/>
            <w:bottom w:val="none" w:sz="0" w:space="0" w:color="auto"/>
            <w:right w:val="none" w:sz="0" w:space="0" w:color="auto"/>
          </w:divBdr>
        </w:div>
        <w:div w:id="1505826205">
          <w:marLeft w:val="0"/>
          <w:marRight w:val="0"/>
          <w:marTop w:val="0"/>
          <w:marBottom w:val="0"/>
          <w:divBdr>
            <w:top w:val="none" w:sz="0" w:space="0" w:color="auto"/>
            <w:left w:val="none" w:sz="0" w:space="0" w:color="auto"/>
            <w:bottom w:val="none" w:sz="0" w:space="0" w:color="auto"/>
            <w:right w:val="none" w:sz="0" w:space="0" w:color="auto"/>
          </w:divBdr>
        </w:div>
        <w:div w:id="1510022894">
          <w:marLeft w:val="0"/>
          <w:marRight w:val="0"/>
          <w:marTop w:val="0"/>
          <w:marBottom w:val="0"/>
          <w:divBdr>
            <w:top w:val="none" w:sz="0" w:space="0" w:color="auto"/>
            <w:left w:val="none" w:sz="0" w:space="0" w:color="auto"/>
            <w:bottom w:val="none" w:sz="0" w:space="0" w:color="auto"/>
            <w:right w:val="none" w:sz="0" w:space="0" w:color="auto"/>
          </w:divBdr>
        </w:div>
        <w:div w:id="1510367362">
          <w:marLeft w:val="0"/>
          <w:marRight w:val="0"/>
          <w:marTop w:val="0"/>
          <w:marBottom w:val="0"/>
          <w:divBdr>
            <w:top w:val="none" w:sz="0" w:space="0" w:color="auto"/>
            <w:left w:val="none" w:sz="0" w:space="0" w:color="auto"/>
            <w:bottom w:val="none" w:sz="0" w:space="0" w:color="auto"/>
            <w:right w:val="none" w:sz="0" w:space="0" w:color="auto"/>
          </w:divBdr>
        </w:div>
        <w:div w:id="1512332757">
          <w:marLeft w:val="0"/>
          <w:marRight w:val="0"/>
          <w:marTop w:val="0"/>
          <w:marBottom w:val="0"/>
          <w:divBdr>
            <w:top w:val="none" w:sz="0" w:space="0" w:color="auto"/>
            <w:left w:val="none" w:sz="0" w:space="0" w:color="auto"/>
            <w:bottom w:val="none" w:sz="0" w:space="0" w:color="auto"/>
            <w:right w:val="none" w:sz="0" w:space="0" w:color="auto"/>
          </w:divBdr>
        </w:div>
        <w:div w:id="1515994419">
          <w:marLeft w:val="0"/>
          <w:marRight w:val="0"/>
          <w:marTop w:val="0"/>
          <w:marBottom w:val="0"/>
          <w:divBdr>
            <w:top w:val="none" w:sz="0" w:space="0" w:color="auto"/>
            <w:left w:val="none" w:sz="0" w:space="0" w:color="auto"/>
            <w:bottom w:val="none" w:sz="0" w:space="0" w:color="auto"/>
            <w:right w:val="none" w:sz="0" w:space="0" w:color="auto"/>
          </w:divBdr>
        </w:div>
        <w:div w:id="1516380770">
          <w:marLeft w:val="0"/>
          <w:marRight w:val="0"/>
          <w:marTop w:val="0"/>
          <w:marBottom w:val="0"/>
          <w:divBdr>
            <w:top w:val="none" w:sz="0" w:space="0" w:color="auto"/>
            <w:left w:val="none" w:sz="0" w:space="0" w:color="auto"/>
            <w:bottom w:val="none" w:sz="0" w:space="0" w:color="auto"/>
            <w:right w:val="none" w:sz="0" w:space="0" w:color="auto"/>
          </w:divBdr>
        </w:div>
        <w:div w:id="1519079448">
          <w:marLeft w:val="0"/>
          <w:marRight w:val="0"/>
          <w:marTop w:val="0"/>
          <w:marBottom w:val="0"/>
          <w:divBdr>
            <w:top w:val="none" w:sz="0" w:space="0" w:color="auto"/>
            <w:left w:val="none" w:sz="0" w:space="0" w:color="auto"/>
            <w:bottom w:val="none" w:sz="0" w:space="0" w:color="auto"/>
            <w:right w:val="none" w:sz="0" w:space="0" w:color="auto"/>
          </w:divBdr>
        </w:div>
        <w:div w:id="1523127697">
          <w:marLeft w:val="0"/>
          <w:marRight w:val="0"/>
          <w:marTop w:val="0"/>
          <w:marBottom w:val="0"/>
          <w:divBdr>
            <w:top w:val="none" w:sz="0" w:space="0" w:color="auto"/>
            <w:left w:val="none" w:sz="0" w:space="0" w:color="auto"/>
            <w:bottom w:val="none" w:sz="0" w:space="0" w:color="auto"/>
            <w:right w:val="none" w:sz="0" w:space="0" w:color="auto"/>
          </w:divBdr>
        </w:div>
        <w:div w:id="1526476581">
          <w:marLeft w:val="0"/>
          <w:marRight w:val="0"/>
          <w:marTop w:val="0"/>
          <w:marBottom w:val="0"/>
          <w:divBdr>
            <w:top w:val="none" w:sz="0" w:space="0" w:color="auto"/>
            <w:left w:val="none" w:sz="0" w:space="0" w:color="auto"/>
            <w:bottom w:val="none" w:sz="0" w:space="0" w:color="auto"/>
            <w:right w:val="none" w:sz="0" w:space="0" w:color="auto"/>
          </w:divBdr>
        </w:div>
        <w:div w:id="1527983069">
          <w:marLeft w:val="0"/>
          <w:marRight w:val="0"/>
          <w:marTop w:val="0"/>
          <w:marBottom w:val="0"/>
          <w:divBdr>
            <w:top w:val="none" w:sz="0" w:space="0" w:color="auto"/>
            <w:left w:val="none" w:sz="0" w:space="0" w:color="auto"/>
            <w:bottom w:val="none" w:sz="0" w:space="0" w:color="auto"/>
            <w:right w:val="none" w:sz="0" w:space="0" w:color="auto"/>
          </w:divBdr>
        </w:div>
        <w:div w:id="1528718559">
          <w:marLeft w:val="0"/>
          <w:marRight w:val="0"/>
          <w:marTop w:val="0"/>
          <w:marBottom w:val="0"/>
          <w:divBdr>
            <w:top w:val="none" w:sz="0" w:space="0" w:color="auto"/>
            <w:left w:val="none" w:sz="0" w:space="0" w:color="auto"/>
            <w:bottom w:val="none" w:sz="0" w:space="0" w:color="auto"/>
            <w:right w:val="none" w:sz="0" w:space="0" w:color="auto"/>
          </w:divBdr>
        </w:div>
        <w:div w:id="1530795026">
          <w:marLeft w:val="0"/>
          <w:marRight w:val="0"/>
          <w:marTop w:val="0"/>
          <w:marBottom w:val="0"/>
          <w:divBdr>
            <w:top w:val="none" w:sz="0" w:space="0" w:color="auto"/>
            <w:left w:val="none" w:sz="0" w:space="0" w:color="auto"/>
            <w:bottom w:val="none" w:sz="0" w:space="0" w:color="auto"/>
            <w:right w:val="none" w:sz="0" w:space="0" w:color="auto"/>
          </w:divBdr>
        </w:div>
        <w:div w:id="1539506687">
          <w:marLeft w:val="0"/>
          <w:marRight w:val="0"/>
          <w:marTop w:val="0"/>
          <w:marBottom w:val="0"/>
          <w:divBdr>
            <w:top w:val="none" w:sz="0" w:space="0" w:color="auto"/>
            <w:left w:val="none" w:sz="0" w:space="0" w:color="auto"/>
            <w:bottom w:val="none" w:sz="0" w:space="0" w:color="auto"/>
            <w:right w:val="none" w:sz="0" w:space="0" w:color="auto"/>
          </w:divBdr>
        </w:div>
        <w:div w:id="1543127265">
          <w:marLeft w:val="0"/>
          <w:marRight w:val="0"/>
          <w:marTop w:val="0"/>
          <w:marBottom w:val="0"/>
          <w:divBdr>
            <w:top w:val="none" w:sz="0" w:space="0" w:color="auto"/>
            <w:left w:val="none" w:sz="0" w:space="0" w:color="auto"/>
            <w:bottom w:val="none" w:sz="0" w:space="0" w:color="auto"/>
            <w:right w:val="none" w:sz="0" w:space="0" w:color="auto"/>
          </w:divBdr>
        </w:div>
        <w:div w:id="1543442511">
          <w:marLeft w:val="0"/>
          <w:marRight w:val="0"/>
          <w:marTop w:val="0"/>
          <w:marBottom w:val="0"/>
          <w:divBdr>
            <w:top w:val="none" w:sz="0" w:space="0" w:color="auto"/>
            <w:left w:val="none" w:sz="0" w:space="0" w:color="auto"/>
            <w:bottom w:val="none" w:sz="0" w:space="0" w:color="auto"/>
            <w:right w:val="none" w:sz="0" w:space="0" w:color="auto"/>
          </w:divBdr>
        </w:div>
        <w:div w:id="1548487606">
          <w:marLeft w:val="0"/>
          <w:marRight w:val="0"/>
          <w:marTop w:val="0"/>
          <w:marBottom w:val="0"/>
          <w:divBdr>
            <w:top w:val="none" w:sz="0" w:space="0" w:color="auto"/>
            <w:left w:val="none" w:sz="0" w:space="0" w:color="auto"/>
            <w:bottom w:val="none" w:sz="0" w:space="0" w:color="auto"/>
            <w:right w:val="none" w:sz="0" w:space="0" w:color="auto"/>
          </w:divBdr>
        </w:div>
        <w:div w:id="1550805228">
          <w:marLeft w:val="0"/>
          <w:marRight w:val="0"/>
          <w:marTop w:val="0"/>
          <w:marBottom w:val="0"/>
          <w:divBdr>
            <w:top w:val="none" w:sz="0" w:space="0" w:color="auto"/>
            <w:left w:val="none" w:sz="0" w:space="0" w:color="auto"/>
            <w:bottom w:val="none" w:sz="0" w:space="0" w:color="auto"/>
            <w:right w:val="none" w:sz="0" w:space="0" w:color="auto"/>
          </w:divBdr>
        </w:div>
        <w:div w:id="1551646587">
          <w:marLeft w:val="0"/>
          <w:marRight w:val="0"/>
          <w:marTop w:val="0"/>
          <w:marBottom w:val="0"/>
          <w:divBdr>
            <w:top w:val="none" w:sz="0" w:space="0" w:color="auto"/>
            <w:left w:val="none" w:sz="0" w:space="0" w:color="auto"/>
            <w:bottom w:val="none" w:sz="0" w:space="0" w:color="auto"/>
            <w:right w:val="none" w:sz="0" w:space="0" w:color="auto"/>
          </w:divBdr>
        </w:div>
        <w:div w:id="1560051628">
          <w:marLeft w:val="0"/>
          <w:marRight w:val="0"/>
          <w:marTop w:val="0"/>
          <w:marBottom w:val="0"/>
          <w:divBdr>
            <w:top w:val="none" w:sz="0" w:space="0" w:color="auto"/>
            <w:left w:val="none" w:sz="0" w:space="0" w:color="auto"/>
            <w:bottom w:val="none" w:sz="0" w:space="0" w:color="auto"/>
            <w:right w:val="none" w:sz="0" w:space="0" w:color="auto"/>
          </w:divBdr>
        </w:div>
        <w:div w:id="1562985708">
          <w:marLeft w:val="0"/>
          <w:marRight w:val="0"/>
          <w:marTop w:val="0"/>
          <w:marBottom w:val="0"/>
          <w:divBdr>
            <w:top w:val="none" w:sz="0" w:space="0" w:color="auto"/>
            <w:left w:val="none" w:sz="0" w:space="0" w:color="auto"/>
            <w:bottom w:val="none" w:sz="0" w:space="0" w:color="auto"/>
            <w:right w:val="none" w:sz="0" w:space="0" w:color="auto"/>
          </w:divBdr>
        </w:div>
        <w:div w:id="1563980396">
          <w:marLeft w:val="0"/>
          <w:marRight w:val="0"/>
          <w:marTop w:val="0"/>
          <w:marBottom w:val="0"/>
          <w:divBdr>
            <w:top w:val="none" w:sz="0" w:space="0" w:color="auto"/>
            <w:left w:val="none" w:sz="0" w:space="0" w:color="auto"/>
            <w:bottom w:val="none" w:sz="0" w:space="0" w:color="auto"/>
            <w:right w:val="none" w:sz="0" w:space="0" w:color="auto"/>
          </w:divBdr>
        </w:div>
        <w:div w:id="1567490350">
          <w:marLeft w:val="0"/>
          <w:marRight w:val="0"/>
          <w:marTop w:val="0"/>
          <w:marBottom w:val="0"/>
          <w:divBdr>
            <w:top w:val="none" w:sz="0" w:space="0" w:color="auto"/>
            <w:left w:val="none" w:sz="0" w:space="0" w:color="auto"/>
            <w:bottom w:val="none" w:sz="0" w:space="0" w:color="auto"/>
            <w:right w:val="none" w:sz="0" w:space="0" w:color="auto"/>
          </w:divBdr>
        </w:div>
        <w:div w:id="1568416697">
          <w:marLeft w:val="0"/>
          <w:marRight w:val="0"/>
          <w:marTop w:val="0"/>
          <w:marBottom w:val="0"/>
          <w:divBdr>
            <w:top w:val="none" w:sz="0" w:space="0" w:color="auto"/>
            <w:left w:val="none" w:sz="0" w:space="0" w:color="auto"/>
            <w:bottom w:val="none" w:sz="0" w:space="0" w:color="auto"/>
            <w:right w:val="none" w:sz="0" w:space="0" w:color="auto"/>
          </w:divBdr>
        </w:div>
        <w:div w:id="1571039898">
          <w:marLeft w:val="0"/>
          <w:marRight w:val="0"/>
          <w:marTop w:val="0"/>
          <w:marBottom w:val="0"/>
          <w:divBdr>
            <w:top w:val="none" w:sz="0" w:space="0" w:color="auto"/>
            <w:left w:val="none" w:sz="0" w:space="0" w:color="auto"/>
            <w:bottom w:val="none" w:sz="0" w:space="0" w:color="auto"/>
            <w:right w:val="none" w:sz="0" w:space="0" w:color="auto"/>
          </w:divBdr>
        </w:div>
        <w:div w:id="1572152725">
          <w:marLeft w:val="0"/>
          <w:marRight w:val="0"/>
          <w:marTop w:val="0"/>
          <w:marBottom w:val="0"/>
          <w:divBdr>
            <w:top w:val="none" w:sz="0" w:space="0" w:color="auto"/>
            <w:left w:val="none" w:sz="0" w:space="0" w:color="auto"/>
            <w:bottom w:val="none" w:sz="0" w:space="0" w:color="auto"/>
            <w:right w:val="none" w:sz="0" w:space="0" w:color="auto"/>
          </w:divBdr>
        </w:div>
        <w:div w:id="1577320930">
          <w:marLeft w:val="0"/>
          <w:marRight w:val="0"/>
          <w:marTop w:val="0"/>
          <w:marBottom w:val="0"/>
          <w:divBdr>
            <w:top w:val="none" w:sz="0" w:space="0" w:color="auto"/>
            <w:left w:val="none" w:sz="0" w:space="0" w:color="auto"/>
            <w:bottom w:val="none" w:sz="0" w:space="0" w:color="auto"/>
            <w:right w:val="none" w:sz="0" w:space="0" w:color="auto"/>
          </w:divBdr>
        </w:div>
        <w:div w:id="1578133079">
          <w:marLeft w:val="0"/>
          <w:marRight w:val="0"/>
          <w:marTop w:val="0"/>
          <w:marBottom w:val="0"/>
          <w:divBdr>
            <w:top w:val="none" w:sz="0" w:space="0" w:color="auto"/>
            <w:left w:val="none" w:sz="0" w:space="0" w:color="auto"/>
            <w:bottom w:val="none" w:sz="0" w:space="0" w:color="auto"/>
            <w:right w:val="none" w:sz="0" w:space="0" w:color="auto"/>
          </w:divBdr>
        </w:div>
        <w:div w:id="1581522358">
          <w:marLeft w:val="0"/>
          <w:marRight w:val="0"/>
          <w:marTop w:val="0"/>
          <w:marBottom w:val="0"/>
          <w:divBdr>
            <w:top w:val="none" w:sz="0" w:space="0" w:color="auto"/>
            <w:left w:val="none" w:sz="0" w:space="0" w:color="auto"/>
            <w:bottom w:val="none" w:sz="0" w:space="0" w:color="auto"/>
            <w:right w:val="none" w:sz="0" w:space="0" w:color="auto"/>
          </w:divBdr>
        </w:div>
        <w:div w:id="1583684116">
          <w:marLeft w:val="0"/>
          <w:marRight w:val="0"/>
          <w:marTop w:val="0"/>
          <w:marBottom w:val="0"/>
          <w:divBdr>
            <w:top w:val="none" w:sz="0" w:space="0" w:color="auto"/>
            <w:left w:val="none" w:sz="0" w:space="0" w:color="auto"/>
            <w:bottom w:val="none" w:sz="0" w:space="0" w:color="auto"/>
            <w:right w:val="none" w:sz="0" w:space="0" w:color="auto"/>
          </w:divBdr>
        </w:div>
        <w:div w:id="1587418715">
          <w:marLeft w:val="0"/>
          <w:marRight w:val="0"/>
          <w:marTop w:val="0"/>
          <w:marBottom w:val="0"/>
          <w:divBdr>
            <w:top w:val="none" w:sz="0" w:space="0" w:color="auto"/>
            <w:left w:val="none" w:sz="0" w:space="0" w:color="auto"/>
            <w:bottom w:val="none" w:sz="0" w:space="0" w:color="auto"/>
            <w:right w:val="none" w:sz="0" w:space="0" w:color="auto"/>
          </w:divBdr>
        </w:div>
        <w:div w:id="1587765002">
          <w:marLeft w:val="0"/>
          <w:marRight w:val="0"/>
          <w:marTop w:val="0"/>
          <w:marBottom w:val="0"/>
          <w:divBdr>
            <w:top w:val="none" w:sz="0" w:space="0" w:color="auto"/>
            <w:left w:val="none" w:sz="0" w:space="0" w:color="auto"/>
            <w:bottom w:val="none" w:sz="0" w:space="0" w:color="auto"/>
            <w:right w:val="none" w:sz="0" w:space="0" w:color="auto"/>
          </w:divBdr>
        </w:div>
        <w:div w:id="1589383597">
          <w:marLeft w:val="0"/>
          <w:marRight w:val="0"/>
          <w:marTop w:val="0"/>
          <w:marBottom w:val="0"/>
          <w:divBdr>
            <w:top w:val="none" w:sz="0" w:space="0" w:color="auto"/>
            <w:left w:val="none" w:sz="0" w:space="0" w:color="auto"/>
            <w:bottom w:val="none" w:sz="0" w:space="0" w:color="auto"/>
            <w:right w:val="none" w:sz="0" w:space="0" w:color="auto"/>
          </w:divBdr>
        </w:div>
        <w:div w:id="1591888718">
          <w:marLeft w:val="0"/>
          <w:marRight w:val="0"/>
          <w:marTop w:val="0"/>
          <w:marBottom w:val="0"/>
          <w:divBdr>
            <w:top w:val="none" w:sz="0" w:space="0" w:color="auto"/>
            <w:left w:val="none" w:sz="0" w:space="0" w:color="auto"/>
            <w:bottom w:val="none" w:sz="0" w:space="0" w:color="auto"/>
            <w:right w:val="none" w:sz="0" w:space="0" w:color="auto"/>
          </w:divBdr>
        </w:div>
        <w:div w:id="1600412962">
          <w:marLeft w:val="0"/>
          <w:marRight w:val="0"/>
          <w:marTop w:val="0"/>
          <w:marBottom w:val="0"/>
          <w:divBdr>
            <w:top w:val="none" w:sz="0" w:space="0" w:color="auto"/>
            <w:left w:val="none" w:sz="0" w:space="0" w:color="auto"/>
            <w:bottom w:val="none" w:sz="0" w:space="0" w:color="auto"/>
            <w:right w:val="none" w:sz="0" w:space="0" w:color="auto"/>
          </w:divBdr>
        </w:div>
        <w:div w:id="1600523720">
          <w:marLeft w:val="0"/>
          <w:marRight w:val="0"/>
          <w:marTop w:val="0"/>
          <w:marBottom w:val="0"/>
          <w:divBdr>
            <w:top w:val="none" w:sz="0" w:space="0" w:color="auto"/>
            <w:left w:val="none" w:sz="0" w:space="0" w:color="auto"/>
            <w:bottom w:val="none" w:sz="0" w:space="0" w:color="auto"/>
            <w:right w:val="none" w:sz="0" w:space="0" w:color="auto"/>
          </w:divBdr>
        </w:div>
        <w:div w:id="1605729748">
          <w:marLeft w:val="0"/>
          <w:marRight w:val="0"/>
          <w:marTop w:val="0"/>
          <w:marBottom w:val="0"/>
          <w:divBdr>
            <w:top w:val="none" w:sz="0" w:space="0" w:color="auto"/>
            <w:left w:val="none" w:sz="0" w:space="0" w:color="auto"/>
            <w:bottom w:val="none" w:sz="0" w:space="0" w:color="auto"/>
            <w:right w:val="none" w:sz="0" w:space="0" w:color="auto"/>
          </w:divBdr>
        </w:div>
        <w:div w:id="1606692273">
          <w:marLeft w:val="0"/>
          <w:marRight w:val="0"/>
          <w:marTop w:val="0"/>
          <w:marBottom w:val="0"/>
          <w:divBdr>
            <w:top w:val="none" w:sz="0" w:space="0" w:color="auto"/>
            <w:left w:val="none" w:sz="0" w:space="0" w:color="auto"/>
            <w:bottom w:val="none" w:sz="0" w:space="0" w:color="auto"/>
            <w:right w:val="none" w:sz="0" w:space="0" w:color="auto"/>
          </w:divBdr>
        </w:div>
        <w:div w:id="1609041366">
          <w:marLeft w:val="0"/>
          <w:marRight w:val="0"/>
          <w:marTop w:val="0"/>
          <w:marBottom w:val="0"/>
          <w:divBdr>
            <w:top w:val="none" w:sz="0" w:space="0" w:color="auto"/>
            <w:left w:val="none" w:sz="0" w:space="0" w:color="auto"/>
            <w:bottom w:val="none" w:sz="0" w:space="0" w:color="auto"/>
            <w:right w:val="none" w:sz="0" w:space="0" w:color="auto"/>
          </w:divBdr>
        </w:div>
        <w:div w:id="1611816384">
          <w:marLeft w:val="0"/>
          <w:marRight w:val="0"/>
          <w:marTop w:val="0"/>
          <w:marBottom w:val="0"/>
          <w:divBdr>
            <w:top w:val="none" w:sz="0" w:space="0" w:color="auto"/>
            <w:left w:val="none" w:sz="0" w:space="0" w:color="auto"/>
            <w:bottom w:val="none" w:sz="0" w:space="0" w:color="auto"/>
            <w:right w:val="none" w:sz="0" w:space="0" w:color="auto"/>
          </w:divBdr>
        </w:div>
        <w:div w:id="1617323874">
          <w:marLeft w:val="0"/>
          <w:marRight w:val="0"/>
          <w:marTop w:val="0"/>
          <w:marBottom w:val="0"/>
          <w:divBdr>
            <w:top w:val="none" w:sz="0" w:space="0" w:color="auto"/>
            <w:left w:val="none" w:sz="0" w:space="0" w:color="auto"/>
            <w:bottom w:val="none" w:sz="0" w:space="0" w:color="auto"/>
            <w:right w:val="none" w:sz="0" w:space="0" w:color="auto"/>
          </w:divBdr>
        </w:div>
        <w:div w:id="1619987814">
          <w:marLeft w:val="0"/>
          <w:marRight w:val="0"/>
          <w:marTop w:val="0"/>
          <w:marBottom w:val="0"/>
          <w:divBdr>
            <w:top w:val="none" w:sz="0" w:space="0" w:color="auto"/>
            <w:left w:val="none" w:sz="0" w:space="0" w:color="auto"/>
            <w:bottom w:val="none" w:sz="0" w:space="0" w:color="auto"/>
            <w:right w:val="none" w:sz="0" w:space="0" w:color="auto"/>
          </w:divBdr>
        </w:div>
        <w:div w:id="1622879452">
          <w:marLeft w:val="0"/>
          <w:marRight w:val="0"/>
          <w:marTop w:val="0"/>
          <w:marBottom w:val="0"/>
          <w:divBdr>
            <w:top w:val="none" w:sz="0" w:space="0" w:color="auto"/>
            <w:left w:val="none" w:sz="0" w:space="0" w:color="auto"/>
            <w:bottom w:val="none" w:sz="0" w:space="0" w:color="auto"/>
            <w:right w:val="none" w:sz="0" w:space="0" w:color="auto"/>
          </w:divBdr>
        </w:div>
        <w:div w:id="1624724152">
          <w:marLeft w:val="0"/>
          <w:marRight w:val="0"/>
          <w:marTop w:val="0"/>
          <w:marBottom w:val="0"/>
          <w:divBdr>
            <w:top w:val="none" w:sz="0" w:space="0" w:color="auto"/>
            <w:left w:val="none" w:sz="0" w:space="0" w:color="auto"/>
            <w:bottom w:val="none" w:sz="0" w:space="0" w:color="auto"/>
            <w:right w:val="none" w:sz="0" w:space="0" w:color="auto"/>
          </w:divBdr>
        </w:div>
        <w:div w:id="1625234128">
          <w:marLeft w:val="0"/>
          <w:marRight w:val="0"/>
          <w:marTop w:val="0"/>
          <w:marBottom w:val="0"/>
          <w:divBdr>
            <w:top w:val="none" w:sz="0" w:space="0" w:color="auto"/>
            <w:left w:val="none" w:sz="0" w:space="0" w:color="auto"/>
            <w:bottom w:val="none" w:sz="0" w:space="0" w:color="auto"/>
            <w:right w:val="none" w:sz="0" w:space="0" w:color="auto"/>
          </w:divBdr>
        </w:div>
        <w:div w:id="1633169827">
          <w:marLeft w:val="0"/>
          <w:marRight w:val="0"/>
          <w:marTop w:val="0"/>
          <w:marBottom w:val="0"/>
          <w:divBdr>
            <w:top w:val="none" w:sz="0" w:space="0" w:color="auto"/>
            <w:left w:val="none" w:sz="0" w:space="0" w:color="auto"/>
            <w:bottom w:val="none" w:sz="0" w:space="0" w:color="auto"/>
            <w:right w:val="none" w:sz="0" w:space="0" w:color="auto"/>
          </w:divBdr>
        </w:div>
        <w:div w:id="1636138044">
          <w:marLeft w:val="0"/>
          <w:marRight w:val="0"/>
          <w:marTop w:val="0"/>
          <w:marBottom w:val="0"/>
          <w:divBdr>
            <w:top w:val="none" w:sz="0" w:space="0" w:color="auto"/>
            <w:left w:val="none" w:sz="0" w:space="0" w:color="auto"/>
            <w:bottom w:val="none" w:sz="0" w:space="0" w:color="auto"/>
            <w:right w:val="none" w:sz="0" w:space="0" w:color="auto"/>
          </w:divBdr>
        </w:div>
        <w:div w:id="1649357852">
          <w:marLeft w:val="0"/>
          <w:marRight w:val="0"/>
          <w:marTop w:val="0"/>
          <w:marBottom w:val="0"/>
          <w:divBdr>
            <w:top w:val="none" w:sz="0" w:space="0" w:color="auto"/>
            <w:left w:val="none" w:sz="0" w:space="0" w:color="auto"/>
            <w:bottom w:val="none" w:sz="0" w:space="0" w:color="auto"/>
            <w:right w:val="none" w:sz="0" w:space="0" w:color="auto"/>
          </w:divBdr>
        </w:div>
        <w:div w:id="1656881904">
          <w:marLeft w:val="0"/>
          <w:marRight w:val="0"/>
          <w:marTop w:val="0"/>
          <w:marBottom w:val="0"/>
          <w:divBdr>
            <w:top w:val="none" w:sz="0" w:space="0" w:color="auto"/>
            <w:left w:val="none" w:sz="0" w:space="0" w:color="auto"/>
            <w:bottom w:val="none" w:sz="0" w:space="0" w:color="auto"/>
            <w:right w:val="none" w:sz="0" w:space="0" w:color="auto"/>
          </w:divBdr>
        </w:div>
        <w:div w:id="1661036980">
          <w:marLeft w:val="0"/>
          <w:marRight w:val="0"/>
          <w:marTop w:val="0"/>
          <w:marBottom w:val="0"/>
          <w:divBdr>
            <w:top w:val="none" w:sz="0" w:space="0" w:color="auto"/>
            <w:left w:val="none" w:sz="0" w:space="0" w:color="auto"/>
            <w:bottom w:val="none" w:sz="0" w:space="0" w:color="auto"/>
            <w:right w:val="none" w:sz="0" w:space="0" w:color="auto"/>
          </w:divBdr>
        </w:div>
        <w:div w:id="1661695002">
          <w:marLeft w:val="0"/>
          <w:marRight w:val="0"/>
          <w:marTop w:val="0"/>
          <w:marBottom w:val="0"/>
          <w:divBdr>
            <w:top w:val="none" w:sz="0" w:space="0" w:color="auto"/>
            <w:left w:val="none" w:sz="0" w:space="0" w:color="auto"/>
            <w:bottom w:val="none" w:sz="0" w:space="0" w:color="auto"/>
            <w:right w:val="none" w:sz="0" w:space="0" w:color="auto"/>
          </w:divBdr>
        </w:div>
        <w:div w:id="1667323781">
          <w:marLeft w:val="0"/>
          <w:marRight w:val="0"/>
          <w:marTop w:val="0"/>
          <w:marBottom w:val="0"/>
          <w:divBdr>
            <w:top w:val="none" w:sz="0" w:space="0" w:color="auto"/>
            <w:left w:val="none" w:sz="0" w:space="0" w:color="auto"/>
            <w:bottom w:val="none" w:sz="0" w:space="0" w:color="auto"/>
            <w:right w:val="none" w:sz="0" w:space="0" w:color="auto"/>
          </w:divBdr>
        </w:div>
        <w:div w:id="1673795847">
          <w:marLeft w:val="0"/>
          <w:marRight w:val="0"/>
          <w:marTop w:val="0"/>
          <w:marBottom w:val="0"/>
          <w:divBdr>
            <w:top w:val="none" w:sz="0" w:space="0" w:color="auto"/>
            <w:left w:val="none" w:sz="0" w:space="0" w:color="auto"/>
            <w:bottom w:val="none" w:sz="0" w:space="0" w:color="auto"/>
            <w:right w:val="none" w:sz="0" w:space="0" w:color="auto"/>
          </w:divBdr>
        </w:div>
        <w:div w:id="1673870766">
          <w:marLeft w:val="0"/>
          <w:marRight w:val="0"/>
          <w:marTop w:val="0"/>
          <w:marBottom w:val="0"/>
          <w:divBdr>
            <w:top w:val="none" w:sz="0" w:space="0" w:color="auto"/>
            <w:left w:val="none" w:sz="0" w:space="0" w:color="auto"/>
            <w:bottom w:val="none" w:sz="0" w:space="0" w:color="auto"/>
            <w:right w:val="none" w:sz="0" w:space="0" w:color="auto"/>
          </w:divBdr>
        </w:div>
        <w:div w:id="1677147577">
          <w:marLeft w:val="0"/>
          <w:marRight w:val="0"/>
          <w:marTop w:val="0"/>
          <w:marBottom w:val="0"/>
          <w:divBdr>
            <w:top w:val="none" w:sz="0" w:space="0" w:color="auto"/>
            <w:left w:val="none" w:sz="0" w:space="0" w:color="auto"/>
            <w:bottom w:val="none" w:sz="0" w:space="0" w:color="auto"/>
            <w:right w:val="none" w:sz="0" w:space="0" w:color="auto"/>
          </w:divBdr>
        </w:div>
        <w:div w:id="1689794166">
          <w:marLeft w:val="0"/>
          <w:marRight w:val="0"/>
          <w:marTop w:val="0"/>
          <w:marBottom w:val="0"/>
          <w:divBdr>
            <w:top w:val="none" w:sz="0" w:space="0" w:color="auto"/>
            <w:left w:val="none" w:sz="0" w:space="0" w:color="auto"/>
            <w:bottom w:val="none" w:sz="0" w:space="0" w:color="auto"/>
            <w:right w:val="none" w:sz="0" w:space="0" w:color="auto"/>
          </w:divBdr>
        </w:div>
        <w:div w:id="1696231251">
          <w:marLeft w:val="0"/>
          <w:marRight w:val="0"/>
          <w:marTop w:val="0"/>
          <w:marBottom w:val="0"/>
          <w:divBdr>
            <w:top w:val="none" w:sz="0" w:space="0" w:color="auto"/>
            <w:left w:val="none" w:sz="0" w:space="0" w:color="auto"/>
            <w:bottom w:val="none" w:sz="0" w:space="0" w:color="auto"/>
            <w:right w:val="none" w:sz="0" w:space="0" w:color="auto"/>
          </w:divBdr>
        </w:div>
        <w:div w:id="1702169090">
          <w:marLeft w:val="0"/>
          <w:marRight w:val="0"/>
          <w:marTop w:val="0"/>
          <w:marBottom w:val="0"/>
          <w:divBdr>
            <w:top w:val="none" w:sz="0" w:space="0" w:color="auto"/>
            <w:left w:val="none" w:sz="0" w:space="0" w:color="auto"/>
            <w:bottom w:val="none" w:sz="0" w:space="0" w:color="auto"/>
            <w:right w:val="none" w:sz="0" w:space="0" w:color="auto"/>
          </w:divBdr>
        </w:div>
        <w:div w:id="1702507709">
          <w:marLeft w:val="0"/>
          <w:marRight w:val="0"/>
          <w:marTop w:val="0"/>
          <w:marBottom w:val="0"/>
          <w:divBdr>
            <w:top w:val="none" w:sz="0" w:space="0" w:color="auto"/>
            <w:left w:val="none" w:sz="0" w:space="0" w:color="auto"/>
            <w:bottom w:val="none" w:sz="0" w:space="0" w:color="auto"/>
            <w:right w:val="none" w:sz="0" w:space="0" w:color="auto"/>
          </w:divBdr>
        </w:div>
        <w:div w:id="1706103532">
          <w:marLeft w:val="0"/>
          <w:marRight w:val="0"/>
          <w:marTop w:val="0"/>
          <w:marBottom w:val="0"/>
          <w:divBdr>
            <w:top w:val="none" w:sz="0" w:space="0" w:color="auto"/>
            <w:left w:val="none" w:sz="0" w:space="0" w:color="auto"/>
            <w:bottom w:val="none" w:sz="0" w:space="0" w:color="auto"/>
            <w:right w:val="none" w:sz="0" w:space="0" w:color="auto"/>
          </w:divBdr>
        </w:div>
        <w:div w:id="1707875853">
          <w:marLeft w:val="0"/>
          <w:marRight w:val="0"/>
          <w:marTop w:val="0"/>
          <w:marBottom w:val="0"/>
          <w:divBdr>
            <w:top w:val="none" w:sz="0" w:space="0" w:color="auto"/>
            <w:left w:val="none" w:sz="0" w:space="0" w:color="auto"/>
            <w:bottom w:val="none" w:sz="0" w:space="0" w:color="auto"/>
            <w:right w:val="none" w:sz="0" w:space="0" w:color="auto"/>
          </w:divBdr>
        </w:div>
        <w:div w:id="1716003048">
          <w:marLeft w:val="0"/>
          <w:marRight w:val="0"/>
          <w:marTop w:val="0"/>
          <w:marBottom w:val="0"/>
          <w:divBdr>
            <w:top w:val="none" w:sz="0" w:space="0" w:color="auto"/>
            <w:left w:val="none" w:sz="0" w:space="0" w:color="auto"/>
            <w:bottom w:val="none" w:sz="0" w:space="0" w:color="auto"/>
            <w:right w:val="none" w:sz="0" w:space="0" w:color="auto"/>
          </w:divBdr>
        </w:div>
        <w:div w:id="1718121844">
          <w:marLeft w:val="0"/>
          <w:marRight w:val="0"/>
          <w:marTop w:val="0"/>
          <w:marBottom w:val="0"/>
          <w:divBdr>
            <w:top w:val="none" w:sz="0" w:space="0" w:color="auto"/>
            <w:left w:val="none" w:sz="0" w:space="0" w:color="auto"/>
            <w:bottom w:val="none" w:sz="0" w:space="0" w:color="auto"/>
            <w:right w:val="none" w:sz="0" w:space="0" w:color="auto"/>
          </w:divBdr>
        </w:div>
        <w:div w:id="1719041867">
          <w:marLeft w:val="0"/>
          <w:marRight w:val="0"/>
          <w:marTop w:val="0"/>
          <w:marBottom w:val="0"/>
          <w:divBdr>
            <w:top w:val="none" w:sz="0" w:space="0" w:color="auto"/>
            <w:left w:val="none" w:sz="0" w:space="0" w:color="auto"/>
            <w:bottom w:val="none" w:sz="0" w:space="0" w:color="auto"/>
            <w:right w:val="none" w:sz="0" w:space="0" w:color="auto"/>
          </w:divBdr>
        </w:div>
        <w:div w:id="1724520393">
          <w:marLeft w:val="0"/>
          <w:marRight w:val="0"/>
          <w:marTop w:val="0"/>
          <w:marBottom w:val="0"/>
          <w:divBdr>
            <w:top w:val="none" w:sz="0" w:space="0" w:color="auto"/>
            <w:left w:val="none" w:sz="0" w:space="0" w:color="auto"/>
            <w:bottom w:val="none" w:sz="0" w:space="0" w:color="auto"/>
            <w:right w:val="none" w:sz="0" w:space="0" w:color="auto"/>
          </w:divBdr>
        </w:div>
        <w:div w:id="1726567164">
          <w:marLeft w:val="0"/>
          <w:marRight w:val="0"/>
          <w:marTop w:val="0"/>
          <w:marBottom w:val="0"/>
          <w:divBdr>
            <w:top w:val="none" w:sz="0" w:space="0" w:color="auto"/>
            <w:left w:val="none" w:sz="0" w:space="0" w:color="auto"/>
            <w:bottom w:val="none" w:sz="0" w:space="0" w:color="auto"/>
            <w:right w:val="none" w:sz="0" w:space="0" w:color="auto"/>
          </w:divBdr>
        </w:div>
        <w:div w:id="1730151108">
          <w:marLeft w:val="0"/>
          <w:marRight w:val="0"/>
          <w:marTop w:val="0"/>
          <w:marBottom w:val="0"/>
          <w:divBdr>
            <w:top w:val="none" w:sz="0" w:space="0" w:color="auto"/>
            <w:left w:val="none" w:sz="0" w:space="0" w:color="auto"/>
            <w:bottom w:val="none" w:sz="0" w:space="0" w:color="auto"/>
            <w:right w:val="none" w:sz="0" w:space="0" w:color="auto"/>
          </w:divBdr>
        </w:div>
        <w:div w:id="1731030347">
          <w:marLeft w:val="0"/>
          <w:marRight w:val="0"/>
          <w:marTop w:val="0"/>
          <w:marBottom w:val="0"/>
          <w:divBdr>
            <w:top w:val="none" w:sz="0" w:space="0" w:color="auto"/>
            <w:left w:val="none" w:sz="0" w:space="0" w:color="auto"/>
            <w:bottom w:val="none" w:sz="0" w:space="0" w:color="auto"/>
            <w:right w:val="none" w:sz="0" w:space="0" w:color="auto"/>
          </w:divBdr>
        </w:div>
        <w:div w:id="1737319668">
          <w:marLeft w:val="0"/>
          <w:marRight w:val="0"/>
          <w:marTop w:val="0"/>
          <w:marBottom w:val="0"/>
          <w:divBdr>
            <w:top w:val="none" w:sz="0" w:space="0" w:color="auto"/>
            <w:left w:val="none" w:sz="0" w:space="0" w:color="auto"/>
            <w:bottom w:val="none" w:sz="0" w:space="0" w:color="auto"/>
            <w:right w:val="none" w:sz="0" w:space="0" w:color="auto"/>
          </w:divBdr>
        </w:div>
        <w:div w:id="1743529921">
          <w:marLeft w:val="0"/>
          <w:marRight w:val="0"/>
          <w:marTop w:val="0"/>
          <w:marBottom w:val="0"/>
          <w:divBdr>
            <w:top w:val="none" w:sz="0" w:space="0" w:color="auto"/>
            <w:left w:val="none" w:sz="0" w:space="0" w:color="auto"/>
            <w:bottom w:val="none" w:sz="0" w:space="0" w:color="auto"/>
            <w:right w:val="none" w:sz="0" w:space="0" w:color="auto"/>
          </w:divBdr>
        </w:div>
        <w:div w:id="1751192397">
          <w:marLeft w:val="0"/>
          <w:marRight w:val="0"/>
          <w:marTop w:val="0"/>
          <w:marBottom w:val="0"/>
          <w:divBdr>
            <w:top w:val="none" w:sz="0" w:space="0" w:color="auto"/>
            <w:left w:val="none" w:sz="0" w:space="0" w:color="auto"/>
            <w:bottom w:val="none" w:sz="0" w:space="0" w:color="auto"/>
            <w:right w:val="none" w:sz="0" w:space="0" w:color="auto"/>
          </w:divBdr>
        </w:div>
        <w:div w:id="1757288538">
          <w:marLeft w:val="0"/>
          <w:marRight w:val="0"/>
          <w:marTop w:val="0"/>
          <w:marBottom w:val="0"/>
          <w:divBdr>
            <w:top w:val="none" w:sz="0" w:space="0" w:color="auto"/>
            <w:left w:val="none" w:sz="0" w:space="0" w:color="auto"/>
            <w:bottom w:val="none" w:sz="0" w:space="0" w:color="auto"/>
            <w:right w:val="none" w:sz="0" w:space="0" w:color="auto"/>
          </w:divBdr>
        </w:div>
        <w:div w:id="1768043766">
          <w:marLeft w:val="0"/>
          <w:marRight w:val="0"/>
          <w:marTop w:val="0"/>
          <w:marBottom w:val="0"/>
          <w:divBdr>
            <w:top w:val="none" w:sz="0" w:space="0" w:color="auto"/>
            <w:left w:val="none" w:sz="0" w:space="0" w:color="auto"/>
            <w:bottom w:val="none" w:sz="0" w:space="0" w:color="auto"/>
            <w:right w:val="none" w:sz="0" w:space="0" w:color="auto"/>
          </w:divBdr>
        </w:div>
        <w:div w:id="1777410185">
          <w:marLeft w:val="0"/>
          <w:marRight w:val="0"/>
          <w:marTop w:val="0"/>
          <w:marBottom w:val="0"/>
          <w:divBdr>
            <w:top w:val="none" w:sz="0" w:space="0" w:color="auto"/>
            <w:left w:val="none" w:sz="0" w:space="0" w:color="auto"/>
            <w:bottom w:val="none" w:sz="0" w:space="0" w:color="auto"/>
            <w:right w:val="none" w:sz="0" w:space="0" w:color="auto"/>
          </w:divBdr>
        </w:div>
        <w:div w:id="1785224743">
          <w:marLeft w:val="0"/>
          <w:marRight w:val="0"/>
          <w:marTop w:val="0"/>
          <w:marBottom w:val="0"/>
          <w:divBdr>
            <w:top w:val="none" w:sz="0" w:space="0" w:color="auto"/>
            <w:left w:val="none" w:sz="0" w:space="0" w:color="auto"/>
            <w:bottom w:val="none" w:sz="0" w:space="0" w:color="auto"/>
            <w:right w:val="none" w:sz="0" w:space="0" w:color="auto"/>
          </w:divBdr>
        </w:div>
        <w:div w:id="1785464017">
          <w:marLeft w:val="0"/>
          <w:marRight w:val="0"/>
          <w:marTop w:val="0"/>
          <w:marBottom w:val="0"/>
          <w:divBdr>
            <w:top w:val="none" w:sz="0" w:space="0" w:color="auto"/>
            <w:left w:val="none" w:sz="0" w:space="0" w:color="auto"/>
            <w:bottom w:val="none" w:sz="0" w:space="0" w:color="auto"/>
            <w:right w:val="none" w:sz="0" w:space="0" w:color="auto"/>
          </w:divBdr>
        </w:div>
        <w:div w:id="1786925573">
          <w:marLeft w:val="0"/>
          <w:marRight w:val="0"/>
          <w:marTop w:val="0"/>
          <w:marBottom w:val="0"/>
          <w:divBdr>
            <w:top w:val="none" w:sz="0" w:space="0" w:color="auto"/>
            <w:left w:val="none" w:sz="0" w:space="0" w:color="auto"/>
            <w:bottom w:val="none" w:sz="0" w:space="0" w:color="auto"/>
            <w:right w:val="none" w:sz="0" w:space="0" w:color="auto"/>
          </w:divBdr>
        </w:div>
        <w:div w:id="1788424227">
          <w:marLeft w:val="0"/>
          <w:marRight w:val="0"/>
          <w:marTop w:val="0"/>
          <w:marBottom w:val="0"/>
          <w:divBdr>
            <w:top w:val="none" w:sz="0" w:space="0" w:color="auto"/>
            <w:left w:val="none" w:sz="0" w:space="0" w:color="auto"/>
            <w:bottom w:val="none" w:sz="0" w:space="0" w:color="auto"/>
            <w:right w:val="none" w:sz="0" w:space="0" w:color="auto"/>
          </w:divBdr>
        </w:div>
        <w:div w:id="1789279489">
          <w:marLeft w:val="0"/>
          <w:marRight w:val="0"/>
          <w:marTop w:val="0"/>
          <w:marBottom w:val="0"/>
          <w:divBdr>
            <w:top w:val="none" w:sz="0" w:space="0" w:color="auto"/>
            <w:left w:val="none" w:sz="0" w:space="0" w:color="auto"/>
            <w:bottom w:val="none" w:sz="0" w:space="0" w:color="auto"/>
            <w:right w:val="none" w:sz="0" w:space="0" w:color="auto"/>
          </w:divBdr>
        </w:div>
        <w:div w:id="1791826839">
          <w:marLeft w:val="0"/>
          <w:marRight w:val="0"/>
          <w:marTop w:val="0"/>
          <w:marBottom w:val="0"/>
          <w:divBdr>
            <w:top w:val="none" w:sz="0" w:space="0" w:color="auto"/>
            <w:left w:val="none" w:sz="0" w:space="0" w:color="auto"/>
            <w:bottom w:val="none" w:sz="0" w:space="0" w:color="auto"/>
            <w:right w:val="none" w:sz="0" w:space="0" w:color="auto"/>
          </w:divBdr>
        </w:div>
        <w:div w:id="1794982327">
          <w:marLeft w:val="0"/>
          <w:marRight w:val="0"/>
          <w:marTop w:val="0"/>
          <w:marBottom w:val="0"/>
          <w:divBdr>
            <w:top w:val="none" w:sz="0" w:space="0" w:color="auto"/>
            <w:left w:val="none" w:sz="0" w:space="0" w:color="auto"/>
            <w:bottom w:val="none" w:sz="0" w:space="0" w:color="auto"/>
            <w:right w:val="none" w:sz="0" w:space="0" w:color="auto"/>
          </w:divBdr>
        </w:div>
        <w:div w:id="1796096043">
          <w:marLeft w:val="0"/>
          <w:marRight w:val="0"/>
          <w:marTop w:val="0"/>
          <w:marBottom w:val="0"/>
          <w:divBdr>
            <w:top w:val="none" w:sz="0" w:space="0" w:color="auto"/>
            <w:left w:val="none" w:sz="0" w:space="0" w:color="auto"/>
            <w:bottom w:val="none" w:sz="0" w:space="0" w:color="auto"/>
            <w:right w:val="none" w:sz="0" w:space="0" w:color="auto"/>
          </w:divBdr>
        </w:div>
        <w:div w:id="1798798648">
          <w:marLeft w:val="0"/>
          <w:marRight w:val="0"/>
          <w:marTop w:val="0"/>
          <w:marBottom w:val="0"/>
          <w:divBdr>
            <w:top w:val="none" w:sz="0" w:space="0" w:color="auto"/>
            <w:left w:val="none" w:sz="0" w:space="0" w:color="auto"/>
            <w:bottom w:val="none" w:sz="0" w:space="0" w:color="auto"/>
            <w:right w:val="none" w:sz="0" w:space="0" w:color="auto"/>
          </w:divBdr>
        </w:div>
        <w:div w:id="1799030427">
          <w:marLeft w:val="0"/>
          <w:marRight w:val="0"/>
          <w:marTop w:val="0"/>
          <w:marBottom w:val="0"/>
          <w:divBdr>
            <w:top w:val="none" w:sz="0" w:space="0" w:color="auto"/>
            <w:left w:val="none" w:sz="0" w:space="0" w:color="auto"/>
            <w:bottom w:val="none" w:sz="0" w:space="0" w:color="auto"/>
            <w:right w:val="none" w:sz="0" w:space="0" w:color="auto"/>
          </w:divBdr>
        </w:div>
        <w:div w:id="1801993384">
          <w:marLeft w:val="0"/>
          <w:marRight w:val="0"/>
          <w:marTop w:val="0"/>
          <w:marBottom w:val="0"/>
          <w:divBdr>
            <w:top w:val="none" w:sz="0" w:space="0" w:color="auto"/>
            <w:left w:val="none" w:sz="0" w:space="0" w:color="auto"/>
            <w:bottom w:val="none" w:sz="0" w:space="0" w:color="auto"/>
            <w:right w:val="none" w:sz="0" w:space="0" w:color="auto"/>
          </w:divBdr>
        </w:div>
        <w:div w:id="1804273745">
          <w:marLeft w:val="0"/>
          <w:marRight w:val="0"/>
          <w:marTop w:val="0"/>
          <w:marBottom w:val="0"/>
          <w:divBdr>
            <w:top w:val="none" w:sz="0" w:space="0" w:color="auto"/>
            <w:left w:val="none" w:sz="0" w:space="0" w:color="auto"/>
            <w:bottom w:val="none" w:sz="0" w:space="0" w:color="auto"/>
            <w:right w:val="none" w:sz="0" w:space="0" w:color="auto"/>
          </w:divBdr>
        </w:div>
        <w:div w:id="1804348580">
          <w:marLeft w:val="0"/>
          <w:marRight w:val="0"/>
          <w:marTop w:val="0"/>
          <w:marBottom w:val="0"/>
          <w:divBdr>
            <w:top w:val="none" w:sz="0" w:space="0" w:color="auto"/>
            <w:left w:val="none" w:sz="0" w:space="0" w:color="auto"/>
            <w:bottom w:val="none" w:sz="0" w:space="0" w:color="auto"/>
            <w:right w:val="none" w:sz="0" w:space="0" w:color="auto"/>
          </w:divBdr>
        </w:div>
        <w:div w:id="1807430654">
          <w:marLeft w:val="0"/>
          <w:marRight w:val="0"/>
          <w:marTop w:val="0"/>
          <w:marBottom w:val="0"/>
          <w:divBdr>
            <w:top w:val="none" w:sz="0" w:space="0" w:color="auto"/>
            <w:left w:val="none" w:sz="0" w:space="0" w:color="auto"/>
            <w:bottom w:val="none" w:sz="0" w:space="0" w:color="auto"/>
            <w:right w:val="none" w:sz="0" w:space="0" w:color="auto"/>
          </w:divBdr>
        </w:div>
        <w:div w:id="1811750556">
          <w:marLeft w:val="0"/>
          <w:marRight w:val="0"/>
          <w:marTop w:val="0"/>
          <w:marBottom w:val="0"/>
          <w:divBdr>
            <w:top w:val="none" w:sz="0" w:space="0" w:color="auto"/>
            <w:left w:val="none" w:sz="0" w:space="0" w:color="auto"/>
            <w:bottom w:val="none" w:sz="0" w:space="0" w:color="auto"/>
            <w:right w:val="none" w:sz="0" w:space="0" w:color="auto"/>
          </w:divBdr>
        </w:div>
        <w:div w:id="1815558156">
          <w:marLeft w:val="0"/>
          <w:marRight w:val="0"/>
          <w:marTop w:val="0"/>
          <w:marBottom w:val="0"/>
          <w:divBdr>
            <w:top w:val="none" w:sz="0" w:space="0" w:color="auto"/>
            <w:left w:val="none" w:sz="0" w:space="0" w:color="auto"/>
            <w:bottom w:val="none" w:sz="0" w:space="0" w:color="auto"/>
            <w:right w:val="none" w:sz="0" w:space="0" w:color="auto"/>
          </w:divBdr>
        </w:div>
        <w:div w:id="1816020186">
          <w:marLeft w:val="0"/>
          <w:marRight w:val="0"/>
          <w:marTop w:val="0"/>
          <w:marBottom w:val="0"/>
          <w:divBdr>
            <w:top w:val="none" w:sz="0" w:space="0" w:color="auto"/>
            <w:left w:val="none" w:sz="0" w:space="0" w:color="auto"/>
            <w:bottom w:val="none" w:sz="0" w:space="0" w:color="auto"/>
            <w:right w:val="none" w:sz="0" w:space="0" w:color="auto"/>
          </w:divBdr>
        </w:div>
        <w:div w:id="1825394408">
          <w:marLeft w:val="0"/>
          <w:marRight w:val="0"/>
          <w:marTop w:val="0"/>
          <w:marBottom w:val="0"/>
          <w:divBdr>
            <w:top w:val="none" w:sz="0" w:space="0" w:color="auto"/>
            <w:left w:val="none" w:sz="0" w:space="0" w:color="auto"/>
            <w:bottom w:val="none" w:sz="0" w:space="0" w:color="auto"/>
            <w:right w:val="none" w:sz="0" w:space="0" w:color="auto"/>
          </w:divBdr>
        </w:div>
        <w:div w:id="1830124614">
          <w:marLeft w:val="0"/>
          <w:marRight w:val="0"/>
          <w:marTop w:val="0"/>
          <w:marBottom w:val="0"/>
          <w:divBdr>
            <w:top w:val="none" w:sz="0" w:space="0" w:color="auto"/>
            <w:left w:val="none" w:sz="0" w:space="0" w:color="auto"/>
            <w:bottom w:val="none" w:sz="0" w:space="0" w:color="auto"/>
            <w:right w:val="none" w:sz="0" w:space="0" w:color="auto"/>
          </w:divBdr>
        </w:div>
        <w:div w:id="1830319749">
          <w:marLeft w:val="0"/>
          <w:marRight w:val="0"/>
          <w:marTop w:val="0"/>
          <w:marBottom w:val="0"/>
          <w:divBdr>
            <w:top w:val="none" w:sz="0" w:space="0" w:color="auto"/>
            <w:left w:val="none" w:sz="0" w:space="0" w:color="auto"/>
            <w:bottom w:val="none" w:sz="0" w:space="0" w:color="auto"/>
            <w:right w:val="none" w:sz="0" w:space="0" w:color="auto"/>
          </w:divBdr>
        </w:div>
        <w:div w:id="1830755552">
          <w:marLeft w:val="0"/>
          <w:marRight w:val="0"/>
          <w:marTop w:val="0"/>
          <w:marBottom w:val="0"/>
          <w:divBdr>
            <w:top w:val="none" w:sz="0" w:space="0" w:color="auto"/>
            <w:left w:val="none" w:sz="0" w:space="0" w:color="auto"/>
            <w:bottom w:val="none" w:sz="0" w:space="0" w:color="auto"/>
            <w:right w:val="none" w:sz="0" w:space="0" w:color="auto"/>
          </w:divBdr>
        </w:div>
        <w:div w:id="1831480114">
          <w:marLeft w:val="0"/>
          <w:marRight w:val="0"/>
          <w:marTop w:val="0"/>
          <w:marBottom w:val="0"/>
          <w:divBdr>
            <w:top w:val="none" w:sz="0" w:space="0" w:color="auto"/>
            <w:left w:val="none" w:sz="0" w:space="0" w:color="auto"/>
            <w:bottom w:val="none" w:sz="0" w:space="0" w:color="auto"/>
            <w:right w:val="none" w:sz="0" w:space="0" w:color="auto"/>
          </w:divBdr>
        </w:div>
        <w:div w:id="1832018316">
          <w:marLeft w:val="0"/>
          <w:marRight w:val="0"/>
          <w:marTop w:val="0"/>
          <w:marBottom w:val="0"/>
          <w:divBdr>
            <w:top w:val="none" w:sz="0" w:space="0" w:color="auto"/>
            <w:left w:val="none" w:sz="0" w:space="0" w:color="auto"/>
            <w:bottom w:val="none" w:sz="0" w:space="0" w:color="auto"/>
            <w:right w:val="none" w:sz="0" w:space="0" w:color="auto"/>
          </w:divBdr>
        </w:div>
        <w:div w:id="1832257180">
          <w:marLeft w:val="0"/>
          <w:marRight w:val="0"/>
          <w:marTop w:val="0"/>
          <w:marBottom w:val="0"/>
          <w:divBdr>
            <w:top w:val="none" w:sz="0" w:space="0" w:color="auto"/>
            <w:left w:val="none" w:sz="0" w:space="0" w:color="auto"/>
            <w:bottom w:val="none" w:sz="0" w:space="0" w:color="auto"/>
            <w:right w:val="none" w:sz="0" w:space="0" w:color="auto"/>
          </w:divBdr>
        </w:div>
        <w:div w:id="1834419389">
          <w:marLeft w:val="0"/>
          <w:marRight w:val="0"/>
          <w:marTop w:val="0"/>
          <w:marBottom w:val="0"/>
          <w:divBdr>
            <w:top w:val="none" w:sz="0" w:space="0" w:color="auto"/>
            <w:left w:val="none" w:sz="0" w:space="0" w:color="auto"/>
            <w:bottom w:val="none" w:sz="0" w:space="0" w:color="auto"/>
            <w:right w:val="none" w:sz="0" w:space="0" w:color="auto"/>
          </w:divBdr>
        </w:div>
        <w:div w:id="1838226017">
          <w:marLeft w:val="0"/>
          <w:marRight w:val="0"/>
          <w:marTop w:val="0"/>
          <w:marBottom w:val="0"/>
          <w:divBdr>
            <w:top w:val="none" w:sz="0" w:space="0" w:color="auto"/>
            <w:left w:val="none" w:sz="0" w:space="0" w:color="auto"/>
            <w:bottom w:val="none" w:sz="0" w:space="0" w:color="auto"/>
            <w:right w:val="none" w:sz="0" w:space="0" w:color="auto"/>
          </w:divBdr>
        </w:div>
        <w:div w:id="1840269963">
          <w:marLeft w:val="0"/>
          <w:marRight w:val="0"/>
          <w:marTop w:val="0"/>
          <w:marBottom w:val="0"/>
          <w:divBdr>
            <w:top w:val="none" w:sz="0" w:space="0" w:color="auto"/>
            <w:left w:val="none" w:sz="0" w:space="0" w:color="auto"/>
            <w:bottom w:val="none" w:sz="0" w:space="0" w:color="auto"/>
            <w:right w:val="none" w:sz="0" w:space="0" w:color="auto"/>
          </w:divBdr>
        </w:div>
        <w:div w:id="1841004466">
          <w:marLeft w:val="0"/>
          <w:marRight w:val="0"/>
          <w:marTop w:val="0"/>
          <w:marBottom w:val="0"/>
          <w:divBdr>
            <w:top w:val="none" w:sz="0" w:space="0" w:color="auto"/>
            <w:left w:val="none" w:sz="0" w:space="0" w:color="auto"/>
            <w:bottom w:val="none" w:sz="0" w:space="0" w:color="auto"/>
            <w:right w:val="none" w:sz="0" w:space="0" w:color="auto"/>
          </w:divBdr>
        </w:div>
        <w:div w:id="1841113784">
          <w:marLeft w:val="0"/>
          <w:marRight w:val="0"/>
          <w:marTop w:val="0"/>
          <w:marBottom w:val="0"/>
          <w:divBdr>
            <w:top w:val="none" w:sz="0" w:space="0" w:color="auto"/>
            <w:left w:val="none" w:sz="0" w:space="0" w:color="auto"/>
            <w:bottom w:val="none" w:sz="0" w:space="0" w:color="auto"/>
            <w:right w:val="none" w:sz="0" w:space="0" w:color="auto"/>
          </w:divBdr>
        </w:div>
        <w:div w:id="1849520229">
          <w:marLeft w:val="0"/>
          <w:marRight w:val="0"/>
          <w:marTop w:val="0"/>
          <w:marBottom w:val="0"/>
          <w:divBdr>
            <w:top w:val="none" w:sz="0" w:space="0" w:color="auto"/>
            <w:left w:val="none" w:sz="0" w:space="0" w:color="auto"/>
            <w:bottom w:val="none" w:sz="0" w:space="0" w:color="auto"/>
            <w:right w:val="none" w:sz="0" w:space="0" w:color="auto"/>
          </w:divBdr>
        </w:div>
        <w:div w:id="1850098148">
          <w:marLeft w:val="0"/>
          <w:marRight w:val="0"/>
          <w:marTop w:val="0"/>
          <w:marBottom w:val="0"/>
          <w:divBdr>
            <w:top w:val="none" w:sz="0" w:space="0" w:color="auto"/>
            <w:left w:val="none" w:sz="0" w:space="0" w:color="auto"/>
            <w:bottom w:val="none" w:sz="0" w:space="0" w:color="auto"/>
            <w:right w:val="none" w:sz="0" w:space="0" w:color="auto"/>
          </w:divBdr>
        </w:div>
        <w:div w:id="1850873669">
          <w:marLeft w:val="0"/>
          <w:marRight w:val="0"/>
          <w:marTop w:val="0"/>
          <w:marBottom w:val="0"/>
          <w:divBdr>
            <w:top w:val="none" w:sz="0" w:space="0" w:color="auto"/>
            <w:left w:val="none" w:sz="0" w:space="0" w:color="auto"/>
            <w:bottom w:val="none" w:sz="0" w:space="0" w:color="auto"/>
            <w:right w:val="none" w:sz="0" w:space="0" w:color="auto"/>
          </w:divBdr>
        </w:div>
        <w:div w:id="1851793663">
          <w:marLeft w:val="0"/>
          <w:marRight w:val="0"/>
          <w:marTop w:val="0"/>
          <w:marBottom w:val="0"/>
          <w:divBdr>
            <w:top w:val="none" w:sz="0" w:space="0" w:color="auto"/>
            <w:left w:val="none" w:sz="0" w:space="0" w:color="auto"/>
            <w:bottom w:val="none" w:sz="0" w:space="0" w:color="auto"/>
            <w:right w:val="none" w:sz="0" w:space="0" w:color="auto"/>
          </w:divBdr>
        </w:div>
        <w:div w:id="1854684051">
          <w:marLeft w:val="0"/>
          <w:marRight w:val="0"/>
          <w:marTop w:val="0"/>
          <w:marBottom w:val="0"/>
          <w:divBdr>
            <w:top w:val="none" w:sz="0" w:space="0" w:color="auto"/>
            <w:left w:val="none" w:sz="0" w:space="0" w:color="auto"/>
            <w:bottom w:val="none" w:sz="0" w:space="0" w:color="auto"/>
            <w:right w:val="none" w:sz="0" w:space="0" w:color="auto"/>
          </w:divBdr>
        </w:div>
        <w:div w:id="1855875082">
          <w:marLeft w:val="0"/>
          <w:marRight w:val="0"/>
          <w:marTop w:val="0"/>
          <w:marBottom w:val="0"/>
          <w:divBdr>
            <w:top w:val="none" w:sz="0" w:space="0" w:color="auto"/>
            <w:left w:val="none" w:sz="0" w:space="0" w:color="auto"/>
            <w:bottom w:val="none" w:sz="0" w:space="0" w:color="auto"/>
            <w:right w:val="none" w:sz="0" w:space="0" w:color="auto"/>
          </w:divBdr>
        </w:div>
        <w:div w:id="1856730514">
          <w:marLeft w:val="0"/>
          <w:marRight w:val="0"/>
          <w:marTop w:val="0"/>
          <w:marBottom w:val="0"/>
          <w:divBdr>
            <w:top w:val="none" w:sz="0" w:space="0" w:color="auto"/>
            <w:left w:val="none" w:sz="0" w:space="0" w:color="auto"/>
            <w:bottom w:val="none" w:sz="0" w:space="0" w:color="auto"/>
            <w:right w:val="none" w:sz="0" w:space="0" w:color="auto"/>
          </w:divBdr>
        </w:div>
        <w:div w:id="1860043749">
          <w:marLeft w:val="0"/>
          <w:marRight w:val="0"/>
          <w:marTop w:val="0"/>
          <w:marBottom w:val="0"/>
          <w:divBdr>
            <w:top w:val="none" w:sz="0" w:space="0" w:color="auto"/>
            <w:left w:val="none" w:sz="0" w:space="0" w:color="auto"/>
            <w:bottom w:val="none" w:sz="0" w:space="0" w:color="auto"/>
            <w:right w:val="none" w:sz="0" w:space="0" w:color="auto"/>
          </w:divBdr>
        </w:div>
        <w:div w:id="1862352905">
          <w:marLeft w:val="0"/>
          <w:marRight w:val="0"/>
          <w:marTop w:val="0"/>
          <w:marBottom w:val="0"/>
          <w:divBdr>
            <w:top w:val="none" w:sz="0" w:space="0" w:color="auto"/>
            <w:left w:val="none" w:sz="0" w:space="0" w:color="auto"/>
            <w:bottom w:val="none" w:sz="0" w:space="0" w:color="auto"/>
            <w:right w:val="none" w:sz="0" w:space="0" w:color="auto"/>
          </w:divBdr>
        </w:div>
        <w:div w:id="1863350426">
          <w:marLeft w:val="0"/>
          <w:marRight w:val="0"/>
          <w:marTop w:val="0"/>
          <w:marBottom w:val="0"/>
          <w:divBdr>
            <w:top w:val="none" w:sz="0" w:space="0" w:color="auto"/>
            <w:left w:val="none" w:sz="0" w:space="0" w:color="auto"/>
            <w:bottom w:val="none" w:sz="0" w:space="0" w:color="auto"/>
            <w:right w:val="none" w:sz="0" w:space="0" w:color="auto"/>
          </w:divBdr>
        </w:div>
        <w:div w:id="1866819576">
          <w:marLeft w:val="0"/>
          <w:marRight w:val="0"/>
          <w:marTop w:val="0"/>
          <w:marBottom w:val="0"/>
          <w:divBdr>
            <w:top w:val="none" w:sz="0" w:space="0" w:color="auto"/>
            <w:left w:val="none" w:sz="0" w:space="0" w:color="auto"/>
            <w:bottom w:val="none" w:sz="0" w:space="0" w:color="auto"/>
            <w:right w:val="none" w:sz="0" w:space="0" w:color="auto"/>
          </w:divBdr>
        </w:div>
        <w:div w:id="1871719792">
          <w:marLeft w:val="0"/>
          <w:marRight w:val="0"/>
          <w:marTop w:val="0"/>
          <w:marBottom w:val="0"/>
          <w:divBdr>
            <w:top w:val="none" w:sz="0" w:space="0" w:color="auto"/>
            <w:left w:val="none" w:sz="0" w:space="0" w:color="auto"/>
            <w:bottom w:val="none" w:sz="0" w:space="0" w:color="auto"/>
            <w:right w:val="none" w:sz="0" w:space="0" w:color="auto"/>
          </w:divBdr>
        </w:div>
        <w:div w:id="1874151797">
          <w:marLeft w:val="0"/>
          <w:marRight w:val="0"/>
          <w:marTop w:val="0"/>
          <w:marBottom w:val="0"/>
          <w:divBdr>
            <w:top w:val="none" w:sz="0" w:space="0" w:color="auto"/>
            <w:left w:val="none" w:sz="0" w:space="0" w:color="auto"/>
            <w:bottom w:val="none" w:sz="0" w:space="0" w:color="auto"/>
            <w:right w:val="none" w:sz="0" w:space="0" w:color="auto"/>
          </w:divBdr>
        </w:div>
        <w:div w:id="1874492983">
          <w:marLeft w:val="0"/>
          <w:marRight w:val="0"/>
          <w:marTop w:val="0"/>
          <w:marBottom w:val="0"/>
          <w:divBdr>
            <w:top w:val="none" w:sz="0" w:space="0" w:color="auto"/>
            <w:left w:val="none" w:sz="0" w:space="0" w:color="auto"/>
            <w:bottom w:val="none" w:sz="0" w:space="0" w:color="auto"/>
            <w:right w:val="none" w:sz="0" w:space="0" w:color="auto"/>
          </w:divBdr>
        </w:div>
        <w:div w:id="1874607835">
          <w:marLeft w:val="0"/>
          <w:marRight w:val="0"/>
          <w:marTop w:val="0"/>
          <w:marBottom w:val="0"/>
          <w:divBdr>
            <w:top w:val="none" w:sz="0" w:space="0" w:color="auto"/>
            <w:left w:val="none" w:sz="0" w:space="0" w:color="auto"/>
            <w:bottom w:val="none" w:sz="0" w:space="0" w:color="auto"/>
            <w:right w:val="none" w:sz="0" w:space="0" w:color="auto"/>
          </w:divBdr>
        </w:div>
        <w:div w:id="1878735014">
          <w:marLeft w:val="0"/>
          <w:marRight w:val="0"/>
          <w:marTop w:val="0"/>
          <w:marBottom w:val="0"/>
          <w:divBdr>
            <w:top w:val="none" w:sz="0" w:space="0" w:color="auto"/>
            <w:left w:val="none" w:sz="0" w:space="0" w:color="auto"/>
            <w:bottom w:val="none" w:sz="0" w:space="0" w:color="auto"/>
            <w:right w:val="none" w:sz="0" w:space="0" w:color="auto"/>
          </w:divBdr>
        </w:div>
        <w:div w:id="1881474237">
          <w:marLeft w:val="0"/>
          <w:marRight w:val="0"/>
          <w:marTop w:val="0"/>
          <w:marBottom w:val="0"/>
          <w:divBdr>
            <w:top w:val="none" w:sz="0" w:space="0" w:color="auto"/>
            <w:left w:val="none" w:sz="0" w:space="0" w:color="auto"/>
            <w:bottom w:val="none" w:sz="0" w:space="0" w:color="auto"/>
            <w:right w:val="none" w:sz="0" w:space="0" w:color="auto"/>
          </w:divBdr>
        </w:div>
        <w:div w:id="1882084775">
          <w:marLeft w:val="0"/>
          <w:marRight w:val="0"/>
          <w:marTop w:val="0"/>
          <w:marBottom w:val="0"/>
          <w:divBdr>
            <w:top w:val="none" w:sz="0" w:space="0" w:color="auto"/>
            <w:left w:val="none" w:sz="0" w:space="0" w:color="auto"/>
            <w:bottom w:val="none" w:sz="0" w:space="0" w:color="auto"/>
            <w:right w:val="none" w:sz="0" w:space="0" w:color="auto"/>
          </w:divBdr>
        </w:div>
        <w:div w:id="1882784830">
          <w:marLeft w:val="0"/>
          <w:marRight w:val="0"/>
          <w:marTop w:val="0"/>
          <w:marBottom w:val="0"/>
          <w:divBdr>
            <w:top w:val="none" w:sz="0" w:space="0" w:color="auto"/>
            <w:left w:val="none" w:sz="0" w:space="0" w:color="auto"/>
            <w:bottom w:val="none" w:sz="0" w:space="0" w:color="auto"/>
            <w:right w:val="none" w:sz="0" w:space="0" w:color="auto"/>
          </w:divBdr>
        </w:div>
        <w:div w:id="1883207201">
          <w:marLeft w:val="0"/>
          <w:marRight w:val="0"/>
          <w:marTop w:val="0"/>
          <w:marBottom w:val="0"/>
          <w:divBdr>
            <w:top w:val="none" w:sz="0" w:space="0" w:color="auto"/>
            <w:left w:val="none" w:sz="0" w:space="0" w:color="auto"/>
            <w:bottom w:val="none" w:sz="0" w:space="0" w:color="auto"/>
            <w:right w:val="none" w:sz="0" w:space="0" w:color="auto"/>
          </w:divBdr>
        </w:div>
        <w:div w:id="1890652292">
          <w:marLeft w:val="0"/>
          <w:marRight w:val="0"/>
          <w:marTop w:val="0"/>
          <w:marBottom w:val="0"/>
          <w:divBdr>
            <w:top w:val="none" w:sz="0" w:space="0" w:color="auto"/>
            <w:left w:val="none" w:sz="0" w:space="0" w:color="auto"/>
            <w:bottom w:val="none" w:sz="0" w:space="0" w:color="auto"/>
            <w:right w:val="none" w:sz="0" w:space="0" w:color="auto"/>
          </w:divBdr>
        </w:div>
        <w:div w:id="1891574440">
          <w:marLeft w:val="0"/>
          <w:marRight w:val="0"/>
          <w:marTop w:val="0"/>
          <w:marBottom w:val="0"/>
          <w:divBdr>
            <w:top w:val="none" w:sz="0" w:space="0" w:color="auto"/>
            <w:left w:val="none" w:sz="0" w:space="0" w:color="auto"/>
            <w:bottom w:val="none" w:sz="0" w:space="0" w:color="auto"/>
            <w:right w:val="none" w:sz="0" w:space="0" w:color="auto"/>
          </w:divBdr>
        </w:div>
        <w:div w:id="1891770471">
          <w:marLeft w:val="0"/>
          <w:marRight w:val="0"/>
          <w:marTop w:val="0"/>
          <w:marBottom w:val="0"/>
          <w:divBdr>
            <w:top w:val="none" w:sz="0" w:space="0" w:color="auto"/>
            <w:left w:val="none" w:sz="0" w:space="0" w:color="auto"/>
            <w:bottom w:val="none" w:sz="0" w:space="0" w:color="auto"/>
            <w:right w:val="none" w:sz="0" w:space="0" w:color="auto"/>
          </w:divBdr>
        </w:div>
        <w:div w:id="1892614955">
          <w:marLeft w:val="0"/>
          <w:marRight w:val="0"/>
          <w:marTop w:val="0"/>
          <w:marBottom w:val="0"/>
          <w:divBdr>
            <w:top w:val="none" w:sz="0" w:space="0" w:color="auto"/>
            <w:left w:val="none" w:sz="0" w:space="0" w:color="auto"/>
            <w:bottom w:val="none" w:sz="0" w:space="0" w:color="auto"/>
            <w:right w:val="none" w:sz="0" w:space="0" w:color="auto"/>
          </w:divBdr>
        </w:div>
        <w:div w:id="1896578110">
          <w:marLeft w:val="0"/>
          <w:marRight w:val="0"/>
          <w:marTop w:val="0"/>
          <w:marBottom w:val="0"/>
          <w:divBdr>
            <w:top w:val="none" w:sz="0" w:space="0" w:color="auto"/>
            <w:left w:val="none" w:sz="0" w:space="0" w:color="auto"/>
            <w:bottom w:val="none" w:sz="0" w:space="0" w:color="auto"/>
            <w:right w:val="none" w:sz="0" w:space="0" w:color="auto"/>
          </w:divBdr>
        </w:div>
        <w:div w:id="1901550238">
          <w:marLeft w:val="0"/>
          <w:marRight w:val="0"/>
          <w:marTop w:val="0"/>
          <w:marBottom w:val="0"/>
          <w:divBdr>
            <w:top w:val="none" w:sz="0" w:space="0" w:color="auto"/>
            <w:left w:val="none" w:sz="0" w:space="0" w:color="auto"/>
            <w:bottom w:val="none" w:sz="0" w:space="0" w:color="auto"/>
            <w:right w:val="none" w:sz="0" w:space="0" w:color="auto"/>
          </w:divBdr>
        </w:div>
        <w:div w:id="1902522600">
          <w:marLeft w:val="0"/>
          <w:marRight w:val="0"/>
          <w:marTop w:val="0"/>
          <w:marBottom w:val="0"/>
          <w:divBdr>
            <w:top w:val="none" w:sz="0" w:space="0" w:color="auto"/>
            <w:left w:val="none" w:sz="0" w:space="0" w:color="auto"/>
            <w:bottom w:val="none" w:sz="0" w:space="0" w:color="auto"/>
            <w:right w:val="none" w:sz="0" w:space="0" w:color="auto"/>
          </w:divBdr>
        </w:div>
        <w:div w:id="1902866880">
          <w:marLeft w:val="0"/>
          <w:marRight w:val="0"/>
          <w:marTop w:val="0"/>
          <w:marBottom w:val="0"/>
          <w:divBdr>
            <w:top w:val="none" w:sz="0" w:space="0" w:color="auto"/>
            <w:left w:val="none" w:sz="0" w:space="0" w:color="auto"/>
            <w:bottom w:val="none" w:sz="0" w:space="0" w:color="auto"/>
            <w:right w:val="none" w:sz="0" w:space="0" w:color="auto"/>
          </w:divBdr>
        </w:div>
        <w:div w:id="1905097910">
          <w:marLeft w:val="0"/>
          <w:marRight w:val="0"/>
          <w:marTop w:val="0"/>
          <w:marBottom w:val="0"/>
          <w:divBdr>
            <w:top w:val="none" w:sz="0" w:space="0" w:color="auto"/>
            <w:left w:val="none" w:sz="0" w:space="0" w:color="auto"/>
            <w:bottom w:val="none" w:sz="0" w:space="0" w:color="auto"/>
            <w:right w:val="none" w:sz="0" w:space="0" w:color="auto"/>
          </w:divBdr>
        </w:div>
        <w:div w:id="1917353730">
          <w:marLeft w:val="0"/>
          <w:marRight w:val="0"/>
          <w:marTop w:val="0"/>
          <w:marBottom w:val="0"/>
          <w:divBdr>
            <w:top w:val="none" w:sz="0" w:space="0" w:color="auto"/>
            <w:left w:val="none" w:sz="0" w:space="0" w:color="auto"/>
            <w:bottom w:val="none" w:sz="0" w:space="0" w:color="auto"/>
            <w:right w:val="none" w:sz="0" w:space="0" w:color="auto"/>
          </w:divBdr>
        </w:div>
        <w:div w:id="1918050191">
          <w:marLeft w:val="0"/>
          <w:marRight w:val="0"/>
          <w:marTop w:val="0"/>
          <w:marBottom w:val="0"/>
          <w:divBdr>
            <w:top w:val="none" w:sz="0" w:space="0" w:color="auto"/>
            <w:left w:val="none" w:sz="0" w:space="0" w:color="auto"/>
            <w:bottom w:val="none" w:sz="0" w:space="0" w:color="auto"/>
            <w:right w:val="none" w:sz="0" w:space="0" w:color="auto"/>
          </w:divBdr>
        </w:div>
        <w:div w:id="1919943151">
          <w:marLeft w:val="0"/>
          <w:marRight w:val="0"/>
          <w:marTop w:val="0"/>
          <w:marBottom w:val="0"/>
          <w:divBdr>
            <w:top w:val="none" w:sz="0" w:space="0" w:color="auto"/>
            <w:left w:val="none" w:sz="0" w:space="0" w:color="auto"/>
            <w:bottom w:val="none" w:sz="0" w:space="0" w:color="auto"/>
            <w:right w:val="none" w:sz="0" w:space="0" w:color="auto"/>
          </w:divBdr>
        </w:div>
        <w:div w:id="1921258034">
          <w:marLeft w:val="0"/>
          <w:marRight w:val="0"/>
          <w:marTop w:val="0"/>
          <w:marBottom w:val="0"/>
          <w:divBdr>
            <w:top w:val="none" w:sz="0" w:space="0" w:color="auto"/>
            <w:left w:val="none" w:sz="0" w:space="0" w:color="auto"/>
            <w:bottom w:val="none" w:sz="0" w:space="0" w:color="auto"/>
            <w:right w:val="none" w:sz="0" w:space="0" w:color="auto"/>
          </w:divBdr>
        </w:div>
        <w:div w:id="1921743979">
          <w:marLeft w:val="0"/>
          <w:marRight w:val="0"/>
          <w:marTop w:val="0"/>
          <w:marBottom w:val="0"/>
          <w:divBdr>
            <w:top w:val="none" w:sz="0" w:space="0" w:color="auto"/>
            <w:left w:val="none" w:sz="0" w:space="0" w:color="auto"/>
            <w:bottom w:val="none" w:sz="0" w:space="0" w:color="auto"/>
            <w:right w:val="none" w:sz="0" w:space="0" w:color="auto"/>
          </w:divBdr>
        </w:div>
        <w:div w:id="1924728330">
          <w:marLeft w:val="0"/>
          <w:marRight w:val="0"/>
          <w:marTop w:val="0"/>
          <w:marBottom w:val="0"/>
          <w:divBdr>
            <w:top w:val="none" w:sz="0" w:space="0" w:color="auto"/>
            <w:left w:val="none" w:sz="0" w:space="0" w:color="auto"/>
            <w:bottom w:val="none" w:sz="0" w:space="0" w:color="auto"/>
            <w:right w:val="none" w:sz="0" w:space="0" w:color="auto"/>
          </w:divBdr>
        </w:div>
        <w:div w:id="1932855905">
          <w:marLeft w:val="0"/>
          <w:marRight w:val="0"/>
          <w:marTop w:val="0"/>
          <w:marBottom w:val="0"/>
          <w:divBdr>
            <w:top w:val="none" w:sz="0" w:space="0" w:color="auto"/>
            <w:left w:val="none" w:sz="0" w:space="0" w:color="auto"/>
            <w:bottom w:val="none" w:sz="0" w:space="0" w:color="auto"/>
            <w:right w:val="none" w:sz="0" w:space="0" w:color="auto"/>
          </w:divBdr>
        </w:div>
        <w:div w:id="1933665889">
          <w:marLeft w:val="0"/>
          <w:marRight w:val="0"/>
          <w:marTop w:val="0"/>
          <w:marBottom w:val="0"/>
          <w:divBdr>
            <w:top w:val="none" w:sz="0" w:space="0" w:color="auto"/>
            <w:left w:val="none" w:sz="0" w:space="0" w:color="auto"/>
            <w:bottom w:val="none" w:sz="0" w:space="0" w:color="auto"/>
            <w:right w:val="none" w:sz="0" w:space="0" w:color="auto"/>
          </w:divBdr>
        </w:div>
        <w:div w:id="1936815984">
          <w:marLeft w:val="0"/>
          <w:marRight w:val="0"/>
          <w:marTop w:val="0"/>
          <w:marBottom w:val="0"/>
          <w:divBdr>
            <w:top w:val="none" w:sz="0" w:space="0" w:color="auto"/>
            <w:left w:val="none" w:sz="0" w:space="0" w:color="auto"/>
            <w:bottom w:val="none" w:sz="0" w:space="0" w:color="auto"/>
            <w:right w:val="none" w:sz="0" w:space="0" w:color="auto"/>
          </w:divBdr>
        </w:div>
        <w:div w:id="1939675310">
          <w:marLeft w:val="0"/>
          <w:marRight w:val="0"/>
          <w:marTop w:val="0"/>
          <w:marBottom w:val="0"/>
          <w:divBdr>
            <w:top w:val="none" w:sz="0" w:space="0" w:color="auto"/>
            <w:left w:val="none" w:sz="0" w:space="0" w:color="auto"/>
            <w:bottom w:val="none" w:sz="0" w:space="0" w:color="auto"/>
            <w:right w:val="none" w:sz="0" w:space="0" w:color="auto"/>
          </w:divBdr>
        </w:div>
        <w:div w:id="1945069862">
          <w:marLeft w:val="0"/>
          <w:marRight w:val="0"/>
          <w:marTop w:val="0"/>
          <w:marBottom w:val="0"/>
          <w:divBdr>
            <w:top w:val="none" w:sz="0" w:space="0" w:color="auto"/>
            <w:left w:val="none" w:sz="0" w:space="0" w:color="auto"/>
            <w:bottom w:val="none" w:sz="0" w:space="0" w:color="auto"/>
            <w:right w:val="none" w:sz="0" w:space="0" w:color="auto"/>
          </w:divBdr>
        </w:div>
        <w:div w:id="1948342159">
          <w:marLeft w:val="0"/>
          <w:marRight w:val="0"/>
          <w:marTop w:val="0"/>
          <w:marBottom w:val="0"/>
          <w:divBdr>
            <w:top w:val="none" w:sz="0" w:space="0" w:color="auto"/>
            <w:left w:val="none" w:sz="0" w:space="0" w:color="auto"/>
            <w:bottom w:val="none" w:sz="0" w:space="0" w:color="auto"/>
            <w:right w:val="none" w:sz="0" w:space="0" w:color="auto"/>
          </w:divBdr>
        </w:div>
        <w:div w:id="1964530099">
          <w:marLeft w:val="0"/>
          <w:marRight w:val="0"/>
          <w:marTop w:val="0"/>
          <w:marBottom w:val="0"/>
          <w:divBdr>
            <w:top w:val="none" w:sz="0" w:space="0" w:color="auto"/>
            <w:left w:val="none" w:sz="0" w:space="0" w:color="auto"/>
            <w:bottom w:val="none" w:sz="0" w:space="0" w:color="auto"/>
            <w:right w:val="none" w:sz="0" w:space="0" w:color="auto"/>
          </w:divBdr>
        </w:div>
        <w:div w:id="1966421144">
          <w:marLeft w:val="0"/>
          <w:marRight w:val="0"/>
          <w:marTop w:val="0"/>
          <w:marBottom w:val="0"/>
          <w:divBdr>
            <w:top w:val="none" w:sz="0" w:space="0" w:color="auto"/>
            <w:left w:val="none" w:sz="0" w:space="0" w:color="auto"/>
            <w:bottom w:val="none" w:sz="0" w:space="0" w:color="auto"/>
            <w:right w:val="none" w:sz="0" w:space="0" w:color="auto"/>
          </w:divBdr>
        </w:div>
        <w:div w:id="1967664888">
          <w:marLeft w:val="0"/>
          <w:marRight w:val="0"/>
          <w:marTop w:val="0"/>
          <w:marBottom w:val="0"/>
          <w:divBdr>
            <w:top w:val="none" w:sz="0" w:space="0" w:color="auto"/>
            <w:left w:val="none" w:sz="0" w:space="0" w:color="auto"/>
            <w:bottom w:val="none" w:sz="0" w:space="0" w:color="auto"/>
            <w:right w:val="none" w:sz="0" w:space="0" w:color="auto"/>
          </w:divBdr>
        </w:div>
        <w:div w:id="1981953376">
          <w:marLeft w:val="0"/>
          <w:marRight w:val="0"/>
          <w:marTop w:val="0"/>
          <w:marBottom w:val="0"/>
          <w:divBdr>
            <w:top w:val="none" w:sz="0" w:space="0" w:color="auto"/>
            <w:left w:val="none" w:sz="0" w:space="0" w:color="auto"/>
            <w:bottom w:val="none" w:sz="0" w:space="0" w:color="auto"/>
            <w:right w:val="none" w:sz="0" w:space="0" w:color="auto"/>
          </w:divBdr>
        </w:div>
        <w:div w:id="1983732613">
          <w:marLeft w:val="0"/>
          <w:marRight w:val="0"/>
          <w:marTop w:val="0"/>
          <w:marBottom w:val="0"/>
          <w:divBdr>
            <w:top w:val="none" w:sz="0" w:space="0" w:color="auto"/>
            <w:left w:val="none" w:sz="0" w:space="0" w:color="auto"/>
            <w:bottom w:val="none" w:sz="0" w:space="0" w:color="auto"/>
            <w:right w:val="none" w:sz="0" w:space="0" w:color="auto"/>
          </w:divBdr>
        </w:div>
        <w:div w:id="1987010546">
          <w:marLeft w:val="0"/>
          <w:marRight w:val="0"/>
          <w:marTop w:val="0"/>
          <w:marBottom w:val="0"/>
          <w:divBdr>
            <w:top w:val="none" w:sz="0" w:space="0" w:color="auto"/>
            <w:left w:val="none" w:sz="0" w:space="0" w:color="auto"/>
            <w:bottom w:val="none" w:sz="0" w:space="0" w:color="auto"/>
            <w:right w:val="none" w:sz="0" w:space="0" w:color="auto"/>
          </w:divBdr>
        </w:div>
        <w:div w:id="1987783006">
          <w:marLeft w:val="0"/>
          <w:marRight w:val="0"/>
          <w:marTop w:val="0"/>
          <w:marBottom w:val="0"/>
          <w:divBdr>
            <w:top w:val="none" w:sz="0" w:space="0" w:color="auto"/>
            <w:left w:val="none" w:sz="0" w:space="0" w:color="auto"/>
            <w:bottom w:val="none" w:sz="0" w:space="0" w:color="auto"/>
            <w:right w:val="none" w:sz="0" w:space="0" w:color="auto"/>
          </w:divBdr>
        </w:div>
        <w:div w:id="1993633201">
          <w:marLeft w:val="0"/>
          <w:marRight w:val="0"/>
          <w:marTop w:val="0"/>
          <w:marBottom w:val="0"/>
          <w:divBdr>
            <w:top w:val="none" w:sz="0" w:space="0" w:color="auto"/>
            <w:left w:val="none" w:sz="0" w:space="0" w:color="auto"/>
            <w:bottom w:val="none" w:sz="0" w:space="0" w:color="auto"/>
            <w:right w:val="none" w:sz="0" w:space="0" w:color="auto"/>
          </w:divBdr>
        </w:div>
        <w:div w:id="1993944836">
          <w:marLeft w:val="0"/>
          <w:marRight w:val="0"/>
          <w:marTop w:val="0"/>
          <w:marBottom w:val="0"/>
          <w:divBdr>
            <w:top w:val="none" w:sz="0" w:space="0" w:color="auto"/>
            <w:left w:val="none" w:sz="0" w:space="0" w:color="auto"/>
            <w:bottom w:val="none" w:sz="0" w:space="0" w:color="auto"/>
            <w:right w:val="none" w:sz="0" w:space="0" w:color="auto"/>
          </w:divBdr>
        </w:div>
        <w:div w:id="1997997290">
          <w:marLeft w:val="0"/>
          <w:marRight w:val="0"/>
          <w:marTop w:val="0"/>
          <w:marBottom w:val="0"/>
          <w:divBdr>
            <w:top w:val="none" w:sz="0" w:space="0" w:color="auto"/>
            <w:left w:val="none" w:sz="0" w:space="0" w:color="auto"/>
            <w:bottom w:val="none" w:sz="0" w:space="0" w:color="auto"/>
            <w:right w:val="none" w:sz="0" w:space="0" w:color="auto"/>
          </w:divBdr>
        </w:div>
        <w:div w:id="1999338079">
          <w:marLeft w:val="0"/>
          <w:marRight w:val="0"/>
          <w:marTop w:val="0"/>
          <w:marBottom w:val="0"/>
          <w:divBdr>
            <w:top w:val="none" w:sz="0" w:space="0" w:color="auto"/>
            <w:left w:val="none" w:sz="0" w:space="0" w:color="auto"/>
            <w:bottom w:val="none" w:sz="0" w:space="0" w:color="auto"/>
            <w:right w:val="none" w:sz="0" w:space="0" w:color="auto"/>
          </w:divBdr>
        </w:div>
        <w:div w:id="2000225735">
          <w:marLeft w:val="0"/>
          <w:marRight w:val="0"/>
          <w:marTop w:val="0"/>
          <w:marBottom w:val="0"/>
          <w:divBdr>
            <w:top w:val="none" w:sz="0" w:space="0" w:color="auto"/>
            <w:left w:val="none" w:sz="0" w:space="0" w:color="auto"/>
            <w:bottom w:val="none" w:sz="0" w:space="0" w:color="auto"/>
            <w:right w:val="none" w:sz="0" w:space="0" w:color="auto"/>
          </w:divBdr>
        </w:div>
        <w:div w:id="2000500278">
          <w:marLeft w:val="0"/>
          <w:marRight w:val="0"/>
          <w:marTop w:val="0"/>
          <w:marBottom w:val="0"/>
          <w:divBdr>
            <w:top w:val="none" w:sz="0" w:space="0" w:color="auto"/>
            <w:left w:val="none" w:sz="0" w:space="0" w:color="auto"/>
            <w:bottom w:val="none" w:sz="0" w:space="0" w:color="auto"/>
            <w:right w:val="none" w:sz="0" w:space="0" w:color="auto"/>
          </w:divBdr>
        </w:div>
        <w:div w:id="2008442060">
          <w:marLeft w:val="0"/>
          <w:marRight w:val="0"/>
          <w:marTop w:val="0"/>
          <w:marBottom w:val="0"/>
          <w:divBdr>
            <w:top w:val="none" w:sz="0" w:space="0" w:color="auto"/>
            <w:left w:val="none" w:sz="0" w:space="0" w:color="auto"/>
            <w:bottom w:val="none" w:sz="0" w:space="0" w:color="auto"/>
            <w:right w:val="none" w:sz="0" w:space="0" w:color="auto"/>
          </w:divBdr>
        </w:div>
        <w:div w:id="2018381435">
          <w:marLeft w:val="0"/>
          <w:marRight w:val="0"/>
          <w:marTop w:val="0"/>
          <w:marBottom w:val="0"/>
          <w:divBdr>
            <w:top w:val="none" w:sz="0" w:space="0" w:color="auto"/>
            <w:left w:val="none" w:sz="0" w:space="0" w:color="auto"/>
            <w:bottom w:val="none" w:sz="0" w:space="0" w:color="auto"/>
            <w:right w:val="none" w:sz="0" w:space="0" w:color="auto"/>
          </w:divBdr>
        </w:div>
        <w:div w:id="2019112384">
          <w:marLeft w:val="0"/>
          <w:marRight w:val="0"/>
          <w:marTop w:val="0"/>
          <w:marBottom w:val="0"/>
          <w:divBdr>
            <w:top w:val="none" w:sz="0" w:space="0" w:color="auto"/>
            <w:left w:val="none" w:sz="0" w:space="0" w:color="auto"/>
            <w:bottom w:val="none" w:sz="0" w:space="0" w:color="auto"/>
            <w:right w:val="none" w:sz="0" w:space="0" w:color="auto"/>
          </w:divBdr>
        </w:div>
        <w:div w:id="2022512862">
          <w:marLeft w:val="0"/>
          <w:marRight w:val="0"/>
          <w:marTop w:val="0"/>
          <w:marBottom w:val="0"/>
          <w:divBdr>
            <w:top w:val="none" w:sz="0" w:space="0" w:color="auto"/>
            <w:left w:val="none" w:sz="0" w:space="0" w:color="auto"/>
            <w:bottom w:val="none" w:sz="0" w:space="0" w:color="auto"/>
            <w:right w:val="none" w:sz="0" w:space="0" w:color="auto"/>
          </w:divBdr>
        </w:div>
        <w:div w:id="2025588388">
          <w:marLeft w:val="0"/>
          <w:marRight w:val="0"/>
          <w:marTop w:val="0"/>
          <w:marBottom w:val="0"/>
          <w:divBdr>
            <w:top w:val="none" w:sz="0" w:space="0" w:color="auto"/>
            <w:left w:val="none" w:sz="0" w:space="0" w:color="auto"/>
            <w:bottom w:val="none" w:sz="0" w:space="0" w:color="auto"/>
            <w:right w:val="none" w:sz="0" w:space="0" w:color="auto"/>
          </w:divBdr>
        </w:div>
        <w:div w:id="2029328752">
          <w:marLeft w:val="0"/>
          <w:marRight w:val="0"/>
          <w:marTop w:val="0"/>
          <w:marBottom w:val="0"/>
          <w:divBdr>
            <w:top w:val="none" w:sz="0" w:space="0" w:color="auto"/>
            <w:left w:val="none" w:sz="0" w:space="0" w:color="auto"/>
            <w:bottom w:val="none" w:sz="0" w:space="0" w:color="auto"/>
            <w:right w:val="none" w:sz="0" w:space="0" w:color="auto"/>
          </w:divBdr>
        </w:div>
        <w:div w:id="2030258575">
          <w:marLeft w:val="0"/>
          <w:marRight w:val="0"/>
          <w:marTop w:val="0"/>
          <w:marBottom w:val="0"/>
          <w:divBdr>
            <w:top w:val="none" w:sz="0" w:space="0" w:color="auto"/>
            <w:left w:val="none" w:sz="0" w:space="0" w:color="auto"/>
            <w:bottom w:val="none" w:sz="0" w:space="0" w:color="auto"/>
            <w:right w:val="none" w:sz="0" w:space="0" w:color="auto"/>
          </w:divBdr>
        </w:div>
        <w:div w:id="2032293263">
          <w:marLeft w:val="0"/>
          <w:marRight w:val="0"/>
          <w:marTop w:val="0"/>
          <w:marBottom w:val="0"/>
          <w:divBdr>
            <w:top w:val="none" w:sz="0" w:space="0" w:color="auto"/>
            <w:left w:val="none" w:sz="0" w:space="0" w:color="auto"/>
            <w:bottom w:val="none" w:sz="0" w:space="0" w:color="auto"/>
            <w:right w:val="none" w:sz="0" w:space="0" w:color="auto"/>
          </w:divBdr>
        </w:div>
        <w:div w:id="2033876517">
          <w:marLeft w:val="0"/>
          <w:marRight w:val="0"/>
          <w:marTop w:val="0"/>
          <w:marBottom w:val="0"/>
          <w:divBdr>
            <w:top w:val="none" w:sz="0" w:space="0" w:color="auto"/>
            <w:left w:val="none" w:sz="0" w:space="0" w:color="auto"/>
            <w:bottom w:val="none" w:sz="0" w:space="0" w:color="auto"/>
            <w:right w:val="none" w:sz="0" w:space="0" w:color="auto"/>
          </w:divBdr>
        </w:div>
        <w:div w:id="2034844619">
          <w:marLeft w:val="0"/>
          <w:marRight w:val="0"/>
          <w:marTop w:val="0"/>
          <w:marBottom w:val="0"/>
          <w:divBdr>
            <w:top w:val="none" w:sz="0" w:space="0" w:color="auto"/>
            <w:left w:val="none" w:sz="0" w:space="0" w:color="auto"/>
            <w:bottom w:val="none" w:sz="0" w:space="0" w:color="auto"/>
            <w:right w:val="none" w:sz="0" w:space="0" w:color="auto"/>
          </w:divBdr>
        </w:div>
        <w:div w:id="2039771604">
          <w:marLeft w:val="0"/>
          <w:marRight w:val="0"/>
          <w:marTop w:val="0"/>
          <w:marBottom w:val="0"/>
          <w:divBdr>
            <w:top w:val="none" w:sz="0" w:space="0" w:color="auto"/>
            <w:left w:val="none" w:sz="0" w:space="0" w:color="auto"/>
            <w:bottom w:val="none" w:sz="0" w:space="0" w:color="auto"/>
            <w:right w:val="none" w:sz="0" w:space="0" w:color="auto"/>
          </w:divBdr>
        </w:div>
        <w:div w:id="2040081440">
          <w:marLeft w:val="0"/>
          <w:marRight w:val="0"/>
          <w:marTop w:val="0"/>
          <w:marBottom w:val="0"/>
          <w:divBdr>
            <w:top w:val="none" w:sz="0" w:space="0" w:color="auto"/>
            <w:left w:val="none" w:sz="0" w:space="0" w:color="auto"/>
            <w:bottom w:val="none" w:sz="0" w:space="0" w:color="auto"/>
            <w:right w:val="none" w:sz="0" w:space="0" w:color="auto"/>
          </w:divBdr>
        </w:div>
        <w:div w:id="2044402454">
          <w:marLeft w:val="0"/>
          <w:marRight w:val="0"/>
          <w:marTop w:val="0"/>
          <w:marBottom w:val="0"/>
          <w:divBdr>
            <w:top w:val="none" w:sz="0" w:space="0" w:color="auto"/>
            <w:left w:val="none" w:sz="0" w:space="0" w:color="auto"/>
            <w:bottom w:val="none" w:sz="0" w:space="0" w:color="auto"/>
            <w:right w:val="none" w:sz="0" w:space="0" w:color="auto"/>
          </w:divBdr>
        </w:div>
        <w:div w:id="2052150648">
          <w:marLeft w:val="0"/>
          <w:marRight w:val="0"/>
          <w:marTop w:val="0"/>
          <w:marBottom w:val="0"/>
          <w:divBdr>
            <w:top w:val="none" w:sz="0" w:space="0" w:color="auto"/>
            <w:left w:val="none" w:sz="0" w:space="0" w:color="auto"/>
            <w:bottom w:val="none" w:sz="0" w:space="0" w:color="auto"/>
            <w:right w:val="none" w:sz="0" w:space="0" w:color="auto"/>
          </w:divBdr>
        </w:div>
        <w:div w:id="2052993968">
          <w:marLeft w:val="0"/>
          <w:marRight w:val="0"/>
          <w:marTop w:val="0"/>
          <w:marBottom w:val="0"/>
          <w:divBdr>
            <w:top w:val="none" w:sz="0" w:space="0" w:color="auto"/>
            <w:left w:val="none" w:sz="0" w:space="0" w:color="auto"/>
            <w:bottom w:val="none" w:sz="0" w:space="0" w:color="auto"/>
            <w:right w:val="none" w:sz="0" w:space="0" w:color="auto"/>
          </w:divBdr>
        </w:div>
        <w:div w:id="2063209966">
          <w:marLeft w:val="0"/>
          <w:marRight w:val="0"/>
          <w:marTop w:val="0"/>
          <w:marBottom w:val="0"/>
          <w:divBdr>
            <w:top w:val="none" w:sz="0" w:space="0" w:color="auto"/>
            <w:left w:val="none" w:sz="0" w:space="0" w:color="auto"/>
            <w:bottom w:val="none" w:sz="0" w:space="0" w:color="auto"/>
            <w:right w:val="none" w:sz="0" w:space="0" w:color="auto"/>
          </w:divBdr>
        </w:div>
        <w:div w:id="2065105697">
          <w:marLeft w:val="0"/>
          <w:marRight w:val="0"/>
          <w:marTop w:val="0"/>
          <w:marBottom w:val="0"/>
          <w:divBdr>
            <w:top w:val="none" w:sz="0" w:space="0" w:color="auto"/>
            <w:left w:val="none" w:sz="0" w:space="0" w:color="auto"/>
            <w:bottom w:val="none" w:sz="0" w:space="0" w:color="auto"/>
            <w:right w:val="none" w:sz="0" w:space="0" w:color="auto"/>
          </w:divBdr>
        </w:div>
        <w:div w:id="2065181771">
          <w:marLeft w:val="0"/>
          <w:marRight w:val="0"/>
          <w:marTop w:val="0"/>
          <w:marBottom w:val="0"/>
          <w:divBdr>
            <w:top w:val="none" w:sz="0" w:space="0" w:color="auto"/>
            <w:left w:val="none" w:sz="0" w:space="0" w:color="auto"/>
            <w:bottom w:val="none" w:sz="0" w:space="0" w:color="auto"/>
            <w:right w:val="none" w:sz="0" w:space="0" w:color="auto"/>
          </w:divBdr>
        </w:div>
        <w:div w:id="2065719364">
          <w:marLeft w:val="0"/>
          <w:marRight w:val="0"/>
          <w:marTop w:val="0"/>
          <w:marBottom w:val="0"/>
          <w:divBdr>
            <w:top w:val="none" w:sz="0" w:space="0" w:color="auto"/>
            <w:left w:val="none" w:sz="0" w:space="0" w:color="auto"/>
            <w:bottom w:val="none" w:sz="0" w:space="0" w:color="auto"/>
            <w:right w:val="none" w:sz="0" w:space="0" w:color="auto"/>
          </w:divBdr>
        </w:div>
        <w:div w:id="2070108569">
          <w:marLeft w:val="0"/>
          <w:marRight w:val="0"/>
          <w:marTop w:val="0"/>
          <w:marBottom w:val="0"/>
          <w:divBdr>
            <w:top w:val="none" w:sz="0" w:space="0" w:color="auto"/>
            <w:left w:val="none" w:sz="0" w:space="0" w:color="auto"/>
            <w:bottom w:val="none" w:sz="0" w:space="0" w:color="auto"/>
            <w:right w:val="none" w:sz="0" w:space="0" w:color="auto"/>
          </w:divBdr>
        </w:div>
        <w:div w:id="2072389365">
          <w:marLeft w:val="0"/>
          <w:marRight w:val="0"/>
          <w:marTop w:val="0"/>
          <w:marBottom w:val="0"/>
          <w:divBdr>
            <w:top w:val="none" w:sz="0" w:space="0" w:color="auto"/>
            <w:left w:val="none" w:sz="0" w:space="0" w:color="auto"/>
            <w:bottom w:val="none" w:sz="0" w:space="0" w:color="auto"/>
            <w:right w:val="none" w:sz="0" w:space="0" w:color="auto"/>
          </w:divBdr>
        </w:div>
        <w:div w:id="2073192840">
          <w:marLeft w:val="0"/>
          <w:marRight w:val="0"/>
          <w:marTop w:val="0"/>
          <w:marBottom w:val="0"/>
          <w:divBdr>
            <w:top w:val="none" w:sz="0" w:space="0" w:color="auto"/>
            <w:left w:val="none" w:sz="0" w:space="0" w:color="auto"/>
            <w:bottom w:val="none" w:sz="0" w:space="0" w:color="auto"/>
            <w:right w:val="none" w:sz="0" w:space="0" w:color="auto"/>
          </w:divBdr>
        </w:div>
        <w:div w:id="2076008621">
          <w:marLeft w:val="0"/>
          <w:marRight w:val="0"/>
          <w:marTop w:val="0"/>
          <w:marBottom w:val="0"/>
          <w:divBdr>
            <w:top w:val="none" w:sz="0" w:space="0" w:color="auto"/>
            <w:left w:val="none" w:sz="0" w:space="0" w:color="auto"/>
            <w:bottom w:val="none" w:sz="0" w:space="0" w:color="auto"/>
            <w:right w:val="none" w:sz="0" w:space="0" w:color="auto"/>
          </w:divBdr>
        </w:div>
        <w:div w:id="2077312909">
          <w:marLeft w:val="0"/>
          <w:marRight w:val="0"/>
          <w:marTop w:val="0"/>
          <w:marBottom w:val="0"/>
          <w:divBdr>
            <w:top w:val="none" w:sz="0" w:space="0" w:color="auto"/>
            <w:left w:val="none" w:sz="0" w:space="0" w:color="auto"/>
            <w:bottom w:val="none" w:sz="0" w:space="0" w:color="auto"/>
            <w:right w:val="none" w:sz="0" w:space="0" w:color="auto"/>
          </w:divBdr>
        </w:div>
        <w:div w:id="2078089411">
          <w:marLeft w:val="0"/>
          <w:marRight w:val="0"/>
          <w:marTop w:val="0"/>
          <w:marBottom w:val="0"/>
          <w:divBdr>
            <w:top w:val="none" w:sz="0" w:space="0" w:color="auto"/>
            <w:left w:val="none" w:sz="0" w:space="0" w:color="auto"/>
            <w:bottom w:val="none" w:sz="0" w:space="0" w:color="auto"/>
            <w:right w:val="none" w:sz="0" w:space="0" w:color="auto"/>
          </w:divBdr>
        </w:div>
        <w:div w:id="2081948448">
          <w:marLeft w:val="0"/>
          <w:marRight w:val="0"/>
          <w:marTop w:val="0"/>
          <w:marBottom w:val="0"/>
          <w:divBdr>
            <w:top w:val="none" w:sz="0" w:space="0" w:color="auto"/>
            <w:left w:val="none" w:sz="0" w:space="0" w:color="auto"/>
            <w:bottom w:val="none" w:sz="0" w:space="0" w:color="auto"/>
            <w:right w:val="none" w:sz="0" w:space="0" w:color="auto"/>
          </w:divBdr>
        </w:div>
        <w:div w:id="2082631744">
          <w:marLeft w:val="0"/>
          <w:marRight w:val="0"/>
          <w:marTop w:val="0"/>
          <w:marBottom w:val="0"/>
          <w:divBdr>
            <w:top w:val="none" w:sz="0" w:space="0" w:color="auto"/>
            <w:left w:val="none" w:sz="0" w:space="0" w:color="auto"/>
            <w:bottom w:val="none" w:sz="0" w:space="0" w:color="auto"/>
            <w:right w:val="none" w:sz="0" w:space="0" w:color="auto"/>
          </w:divBdr>
        </w:div>
        <w:div w:id="2086877994">
          <w:marLeft w:val="0"/>
          <w:marRight w:val="0"/>
          <w:marTop w:val="0"/>
          <w:marBottom w:val="0"/>
          <w:divBdr>
            <w:top w:val="none" w:sz="0" w:space="0" w:color="auto"/>
            <w:left w:val="none" w:sz="0" w:space="0" w:color="auto"/>
            <w:bottom w:val="none" w:sz="0" w:space="0" w:color="auto"/>
            <w:right w:val="none" w:sz="0" w:space="0" w:color="auto"/>
          </w:divBdr>
        </w:div>
        <w:div w:id="2087847667">
          <w:marLeft w:val="0"/>
          <w:marRight w:val="0"/>
          <w:marTop w:val="0"/>
          <w:marBottom w:val="0"/>
          <w:divBdr>
            <w:top w:val="none" w:sz="0" w:space="0" w:color="auto"/>
            <w:left w:val="none" w:sz="0" w:space="0" w:color="auto"/>
            <w:bottom w:val="none" w:sz="0" w:space="0" w:color="auto"/>
            <w:right w:val="none" w:sz="0" w:space="0" w:color="auto"/>
          </w:divBdr>
        </w:div>
        <w:div w:id="2097941916">
          <w:marLeft w:val="0"/>
          <w:marRight w:val="0"/>
          <w:marTop w:val="0"/>
          <w:marBottom w:val="0"/>
          <w:divBdr>
            <w:top w:val="none" w:sz="0" w:space="0" w:color="auto"/>
            <w:left w:val="none" w:sz="0" w:space="0" w:color="auto"/>
            <w:bottom w:val="none" w:sz="0" w:space="0" w:color="auto"/>
            <w:right w:val="none" w:sz="0" w:space="0" w:color="auto"/>
          </w:divBdr>
        </w:div>
        <w:div w:id="2099207154">
          <w:marLeft w:val="0"/>
          <w:marRight w:val="0"/>
          <w:marTop w:val="0"/>
          <w:marBottom w:val="0"/>
          <w:divBdr>
            <w:top w:val="none" w:sz="0" w:space="0" w:color="auto"/>
            <w:left w:val="none" w:sz="0" w:space="0" w:color="auto"/>
            <w:bottom w:val="none" w:sz="0" w:space="0" w:color="auto"/>
            <w:right w:val="none" w:sz="0" w:space="0" w:color="auto"/>
          </w:divBdr>
        </w:div>
        <w:div w:id="2099595501">
          <w:marLeft w:val="0"/>
          <w:marRight w:val="0"/>
          <w:marTop w:val="0"/>
          <w:marBottom w:val="0"/>
          <w:divBdr>
            <w:top w:val="none" w:sz="0" w:space="0" w:color="auto"/>
            <w:left w:val="none" w:sz="0" w:space="0" w:color="auto"/>
            <w:bottom w:val="none" w:sz="0" w:space="0" w:color="auto"/>
            <w:right w:val="none" w:sz="0" w:space="0" w:color="auto"/>
          </w:divBdr>
        </w:div>
        <w:div w:id="2099866069">
          <w:marLeft w:val="0"/>
          <w:marRight w:val="0"/>
          <w:marTop w:val="0"/>
          <w:marBottom w:val="0"/>
          <w:divBdr>
            <w:top w:val="none" w:sz="0" w:space="0" w:color="auto"/>
            <w:left w:val="none" w:sz="0" w:space="0" w:color="auto"/>
            <w:bottom w:val="none" w:sz="0" w:space="0" w:color="auto"/>
            <w:right w:val="none" w:sz="0" w:space="0" w:color="auto"/>
          </w:divBdr>
        </w:div>
        <w:div w:id="2100982748">
          <w:marLeft w:val="0"/>
          <w:marRight w:val="0"/>
          <w:marTop w:val="0"/>
          <w:marBottom w:val="0"/>
          <w:divBdr>
            <w:top w:val="none" w:sz="0" w:space="0" w:color="auto"/>
            <w:left w:val="none" w:sz="0" w:space="0" w:color="auto"/>
            <w:bottom w:val="none" w:sz="0" w:space="0" w:color="auto"/>
            <w:right w:val="none" w:sz="0" w:space="0" w:color="auto"/>
          </w:divBdr>
        </w:div>
        <w:div w:id="2103140026">
          <w:marLeft w:val="0"/>
          <w:marRight w:val="0"/>
          <w:marTop w:val="0"/>
          <w:marBottom w:val="0"/>
          <w:divBdr>
            <w:top w:val="none" w:sz="0" w:space="0" w:color="auto"/>
            <w:left w:val="none" w:sz="0" w:space="0" w:color="auto"/>
            <w:bottom w:val="none" w:sz="0" w:space="0" w:color="auto"/>
            <w:right w:val="none" w:sz="0" w:space="0" w:color="auto"/>
          </w:divBdr>
        </w:div>
        <w:div w:id="2107455140">
          <w:marLeft w:val="0"/>
          <w:marRight w:val="0"/>
          <w:marTop w:val="0"/>
          <w:marBottom w:val="0"/>
          <w:divBdr>
            <w:top w:val="none" w:sz="0" w:space="0" w:color="auto"/>
            <w:left w:val="none" w:sz="0" w:space="0" w:color="auto"/>
            <w:bottom w:val="none" w:sz="0" w:space="0" w:color="auto"/>
            <w:right w:val="none" w:sz="0" w:space="0" w:color="auto"/>
          </w:divBdr>
        </w:div>
        <w:div w:id="2113236458">
          <w:marLeft w:val="0"/>
          <w:marRight w:val="0"/>
          <w:marTop w:val="0"/>
          <w:marBottom w:val="0"/>
          <w:divBdr>
            <w:top w:val="none" w:sz="0" w:space="0" w:color="auto"/>
            <w:left w:val="none" w:sz="0" w:space="0" w:color="auto"/>
            <w:bottom w:val="none" w:sz="0" w:space="0" w:color="auto"/>
            <w:right w:val="none" w:sz="0" w:space="0" w:color="auto"/>
          </w:divBdr>
        </w:div>
        <w:div w:id="2117209689">
          <w:marLeft w:val="0"/>
          <w:marRight w:val="0"/>
          <w:marTop w:val="0"/>
          <w:marBottom w:val="0"/>
          <w:divBdr>
            <w:top w:val="none" w:sz="0" w:space="0" w:color="auto"/>
            <w:left w:val="none" w:sz="0" w:space="0" w:color="auto"/>
            <w:bottom w:val="none" w:sz="0" w:space="0" w:color="auto"/>
            <w:right w:val="none" w:sz="0" w:space="0" w:color="auto"/>
          </w:divBdr>
        </w:div>
        <w:div w:id="2120830802">
          <w:marLeft w:val="0"/>
          <w:marRight w:val="0"/>
          <w:marTop w:val="0"/>
          <w:marBottom w:val="0"/>
          <w:divBdr>
            <w:top w:val="none" w:sz="0" w:space="0" w:color="auto"/>
            <w:left w:val="none" w:sz="0" w:space="0" w:color="auto"/>
            <w:bottom w:val="none" w:sz="0" w:space="0" w:color="auto"/>
            <w:right w:val="none" w:sz="0" w:space="0" w:color="auto"/>
          </w:divBdr>
        </w:div>
        <w:div w:id="2125222535">
          <w:marLeft w:val="0"/>
          <w:marRight w:val="0"/>
          <w:marTop w:val="0"/>
          <w:marBottom w:val="0"/>
          <w:divBdr>
            <w:top w:val="none" w:sz="0" w:space="0" w:color="auto"/>
            <w:left w:val="none" w:sz="0" w:space="0" w:color="auto"/>
            <w:bottom w:val="none" w:sz="0" w:space="0" w:color="auto"/>
            <w:right w:val="none" w:sz="0" w:space="0" w:color="auto"/>
          </w:divBdr>
        </w:div>
        <w:div w:id="2125490260">
          <w:marLeft w:val="0"/>
          <w:marRight w:val="0"/>
          <w:marTop w:val="0"/>
          <w:marBottom w:val="0"/>
          <w:divBdr>
            <w:top w:val="none" w:sz="0" w:space="0" w:color="auto"/>
            <w:left w:val="none" w:sz="0" w:space="0" w:color="auto"/>
            <w:bottom w:val="none" w:sz="0" w:space="0" w:color="auto"/>
            <w:right w:val="none" w:sz="0" w:space="0" w:color="auto"/>
          </w:divBdr>
        </w:div>
        <w:div w:id="2126540242">
          <w:marLeft w:val="0"/>
          <w:marRight w:val="0"/>
          <w:marTop w:val="0"/>
          <w:marBottom w:val="0"/>
          <w:divBdr>
            <w:top w:val="none" w:sz="0" w:space="0" w:color="auto"/>
            <w:left w:val="none" w:sz="0" w:space="0" w:color="auto"/>
            <w:bottom w:val="none" w:sz="0" w:space="0" w:color="auto"/>
            <w:right w:val="none" w:sz="0" w:space="0" w:color="auto"/>
          </w:divBdr>
        </w:div>
        <w:div w:id="2129421644">
          <w:marLeft w:val="0"/>
          <w:marRight w:val="0"/>
          <w:marTop w:val="0"/>
          <w:marBottom w:val="0"/>
          <w:divBdr>
            <w:top w:val="none" w:sz="0" w:space="0" w:color="auto"/>
            <w:left w:val="none" w:sz="0" w:space="0" w:color="auto"/>
            <w:bottom w:val="none" w:sz="0" w:space="0" w:color="auto"/>
            <w:right w:val="none" w:sz="0" w:space="0" w:color="auto"/>
          </w:divBdr>
        </w:div>
        <w:div w:id="2130395927">
          <w:marLeft w:val="0"/>
          <w:marRight w:val="0"/>
          <w:marTop w:val="0"/>
          <w:marBottom w:val="0"/>
          <w:divBdr>
            <w:top w:val="none" w:sz="0" w:space="0" w:color="auto"/>
            <w:left w:val="none" w:sz="0" w:space="0" w:color="auto"/>
            <w:bottom w:val="none" w:sz="0" w:space="0" w:color="auto"/>
            <w:right w:val="none" w:sz="0" w:space="0" w:color="auto"/>
          </w:divBdr>
        </w:div>
        <w:div w:id="2133598463">
          <w:marLeft w:val="0"/>
          <w:marRight w:val="0"/>
          <w:marTop w:val="0"/>
          <w:marBottom w:val="0"/>
          <w:divBdr>
            <w:top w:val="none" w:sz="0" w:space="0" w:color="auto"/>
            <w:left w:val="none" w:sz="0" w:space="0" w:color="auto"/>
            <w:bottom w:val="none" w:sz="0" w:space="0" w:color="auto"/>
            <w:right w:val="none" w:sz="0" w:space="0" w:color="auto"/>
          </w:divBdr>
        </w:div>
        <w:div w:id="2137016541">
          <w:marLeft w:val="0"/>
          <w:marRight w:val="0"/>
          <w:marTop w:val="0"/>
          <w:marBottom w:val="0"/>
          <w:divBdr>
            <w:top w:val="none" w:sz="0" w:space="0" w:color="auto"/>
            <w:left w:val="none" w:sz="0" w:space="0" w:color="auto"/>
            <w:bottom w:val="none" w:sz="0" w:space="0" w:color="auto"/>
            <w:right w:val="none" w:sz="0" w:space="0" w:color="auto"/>
          </w:divBdr>
        </w:div>
        <w:div w:id="2147231833">
          <w:marLeft w:val="0"/>
          <w:marRight w:val="0"/>
          <w:marTop w:val="0"/>
          <w:marBottom w:val="0"/>
          <w:divBdr>
            <w:top w:val="none" w:sz="0" w:space="0" w:color="auto"/>
            <w:left w:val="none" w:sz="0" w:space="0" w:color="auto"/>
            <w:bottom w:val="none" w:sz="0" w:space="0" w:color="auto"/>
            <w:right w:val="none" w:sz="0" w:space="0" w:color="auto"/>
          </w:divBdr>
        </w:div>
      </w:divsChild>
    </w:div>
    <w:div w:id="1748840633">
      <w:bodyDiv w:val="1"/>
      <w:marLeft w:val="0"/>
      <w:marRight w:val="0"/>
      <w:marTop w:val="0"/>
      <w:marBottom w:val="0"/>
      <w:divBdr>
        <w:top w:val="none" w:sz="0" w:space="0" w:color="auto"/>
        <w:left w:val="none" w:sz="0" w:space="0" w:color="auto"/>
        <w:bottom w:val="none" w:sz="0" w:space="0" w:color="auto"/>
        <w:right w:val="none" w:sz="0" w:space="0" w:color="auto"/>
      </w:divBdr>
    </w:div>
    <w:div w:id="1780223760">
      <w:bodyDiv w:val="1"/>
      <w:marLeft w:val="0"/>
      <w:marRight w:val="0"/>
      <w:marTop w:val="0"/>
      <w:marBottom w:val="0"/>
      <w:divBdr>
        <w:top w:val="none" w:sz="0" w:space="0" w:color="auto"/>
        <w:left w:val="none" w:sz="0" w:space="0" w:color="auto"/>
        <w:bottom w:val="none" w:sz="0" w:space="0" w:color="auto"/>
        <w:right w:val="none" w:sz="0" w:space="0" w:color="auto"/>
      </w:divBdr>
    </w:div>
    <w:div w:id="1780828694">
      <w:bodyDiv w:val="1"/>
      <w:marLeft w:val="0"/>
      <w:marRight w:val="0"/>
      <w:marTop w:val="0"/>
      <w:marBottom w:val="0"/>
      <w:divBdr>
        <w:top w:val="none" w:sz="0" w:space="0" w:color="auto"/>
        <w:left w:val="none" w:sz="0" w:space="0" w:color="auto"/>
        <w:bottom w:val="none" w:sz="0" w:space="0" w:color="auto"/>
        <w:right w:val="none" w:sz="0" w:space="0" w:color="auto"/>
      </w:divBdr>
      <w:divsChild>
        <w:div w:id="1344093288">
          <w:marLeft w:val="480"/>
          <w:marRight w:val="0"/>
          <w:marTop w:val="0"/>
          <w:marBottom w:val="0"/>
          <w:divBdr>
            <w:top w:val="none" w:sz="0" w:space="0" w:color="auto"/>
            <w:left w:val="none" w:sz="0" w:space="0" w:color="auto"/>
            <w:bottom w:val="none" w:sz="0" w:space="0" w:color="auto"/>
            <w:right w:val="none" w:sz="0" w:space="0" w:color="auto"/>
          </w:divBdr>
          <w:divsChild>
            <w:div w:id="755518095">
              <w:marLeft w:val="0"/>
              <w:marRight w:val="0"/>
              <w:marTop w:val="0"/>
              <w:marBottom w:val="0"/>
              <w:divBdr>
                <w:top w:val="none" w:sz="0" w:space="0" w:color="auto"/>
                <w:left w:val="none" w:sz="0" w:space="0" w:color="auto"/>
                <w:bottom w:val="none" w:sz="0" w:space="0" w:color="auto"/>
                <w:right w:val="none" w:sz="0" w:space="0" w:color="auto"/>
              </w:divBdr>
            </w:div>
            <w:div w:id="2054499590">
              <w:marLeft w:val="0"/>
              <w:marRight w:val="0"/>
              <w:marTop w:val="0"/>
              <w:marBottom w:val="0"/>
              <w:divBdr>
                <w:top w:val="none" w:sz="0" w:space="0" w:color="auto"/>
                <w:left w:val="none" w:sz="0" w:space="0" w:color="auto"/>
                <w:bottom w:val="none" w:sz="0" w:space="0" w:color="auto"/>
                <w:right w:val="none" w:sz="0" w:space="0" w:color="auto"/>
              </w:divBdr>
            </w:div>
            <w:div w:id="1661035015">
              <w:marLeft w:val="0"/>
              <w:marRight w:val="0"/>
              <w:marTop w:val="0"/>
              <w:marBottom w:val="0"/>
              <w:divBdr>
                <w:top w:val="none" w:sz="0" w:space="0" w:color="auto"/>
                <w:left w:val="none" w:sz="0" w:space="0" w:color="auto"/>
                <w:bottom w:val="none" w:sz="0" w:space="0" w:color="auto"/>
                <w:right w:val="none" w:sz="0" w:space="0" w:color="auto"/>
              </w:divBdr>
            </w:div>
            <w:div w:id="1522015354">
              <w:marLeft w:val="0"/>
              <w:marRight w:val="0"/>
              <w:marTop w:val="0"/>
              <w:marBottom w:val="0"/>
              <w:divBdr>
                <w:top w:val="none" w:sz="0" w:space="0" w:color="auto"/>
                <w:left w:val="none" w:sz="0" w:space="0" w:color="auto"/>
                <w:bottom w:val="none" w:sz="0" w:space="0" w:color="auto"/>
                <w:right w:val="none" w:sz="0" w:space="0" w:color="auto"/>
              </w:divBdr>
            </w:div>
            <w:div w:id="2106269360">
              <w:marLeft w:val="0"/>
              <w:marRight w:val="0"/>
              <w:marTop w:val="0"/>
              <w:marBottom w:val="0"/>
              <w:divBdr>
                <w:top w:val="none" w:sz="0" w:space="0" w:color="auto"/>
                <w:left w:val="none" w:sz="0" w:space="0" w:color="auto"/>
                <w:bottom w:val="none" w:sz="0" w:space="0" w:color="auto"/>
                <w:right w:val="none" w:sz="0" w:space="0" w:color="auto"/>
              </w:divBdr>
            </w:div>
            <w:div w:id="1562640474">
              <w:marLeft w:val="0"/>
              <w:marRight w:val="0"/>
              <w:marTop w:val="0"/>
              <w:marBottom w:val="0"/>
              <w:divBdr>
                <w:top w:val="none" w:sz="0" w:space="0" w:color="auto"/>
                <w:left w:val="none" w:sz="0" w:space="0" w:color="auto"/>
                <w:bottom w:val="none" w:sz="0" w:space="0" w:color="auto"/>
                <w:right w:val="none" w:sz="0" w:space="0" w:color="auto"/>
              </w:divBdr>
            </w:div>
            <w:div w:id="227038261">
              <w:marLeft w:val="0"/>
              <w:marRight w:val="0"/>
              <w:marTop w:val="0"/>
              <w:marBottom w:val="0"/>
              <w:divBdr>
                <w:top w:val="none" w:sz="0" w:space="0" w:color="auto"/>
                <w:left w:val="none" w:sz="0" w:space="0" w:color="auto"/>
                <w:bottom w:val="none" w:sz="0" w:space="0" w:color="auto"/>
                <w:right w:val="none" w:sz="0" w:space="0" w:color="auto"/>
              </w:divBdr>
            </w:div>
            <w:div w:id="245963470">
              <w:marLeft w:val="0"/>
              <w:marRight w:val="0"/>
              <w:marTop w:val="0"/>
              <w:marBottom w:val="0"/>
              <w:divBdr>
                <w:top w:val="none" w:sz="0" w:space="0" w:color="auto"/>
                <w:left w:val="none" w:sz="0" w:space="0" w:color="auto"/>
                <w:bottom w:val="none" w:sz="0" w:space="0" w:color="auto"/>
                <w:right w:val="none" w:sz="0" w:space="0" w:color="auto"/>
              </w:divBdr>
            </w:div>
            <w:div w:id="1508982874">
              <w:marLeft w:val="0"/>
              <w:marRight w:val="0"/>
              <w:marTop w:val="0"/>
              <w:marBottom w:val="0"/>
              <w:divBdr>
                <w:top w:val="none" w:sz="0" w:space="0" w:color="auto"/>
                <w:left w:val="none" w:sz="0" w:space="0" w:color="auto"/>
                <w:bottom w:val="none" w:sz="0" w:space="0" w:color="auto"/>
                <w:right w:val="none" w:sz="0" w:space="0" w:color="auto"/>
              </w:divBdr>
            </w:div>
            <w:div w:id="1264266895">
              <w:marLeft w:val="0"/>
              <w:marRight w:val="0"/>
              <w:marTop w:val="0"/>
              <w:marBottom w:val="0"/>
              <w:divBdr>
                <w:top w:val="none" w:sz="0" w:space="0" w:color="auto"/>
                <w:left w:val="none" w:sz="0" w:space="0" w:color="auto"/>
                <w:bottom w:val="none" w:sz="0" w:space="0" w:color="auto"/>
                <w:right w:val="none" w:sz="0" w:space="0" w:color="auto"/>
              </w:divBdr>
            </w:div>
            <w:div w:id="1134328386">
              <w:marLeft w:val="0"/>
              <w:marRight w:val="0"/>
              <w:marTop w:val="0"/>
              <w:marBottom w:val="0"/>
              <w:divBdr>
                <w:top w:val="none" w:sz="0" w:space="0" w:color="auto"/>
                <w:left w:val="none" w:sz="0" w:space="0" w:color="auto"/>
                <w:bottom w:val="none" w:sz="0" w:space="0" w:color="auto"/>
                <w:right w:val="none" w:sz="0" w:space="0" w:color="auto"/>
              </w:divBdr>
            </w:div>
            <w:div w:id="1864319421">
              <w:marLeft w:val="0"/>
              <w:marRight w:val="0"/>
              <w:marTop w:val="0"/>
              <w:marBottom w:val="0"/>
              <w:divBdr>
                <w:top w:val="none" w:sz="0" w:space="0" w:color="auto"/>
                <w:left w:val="none" w:sz="0" w:space="0" w:color="auto"/>
                <w:bottom w:val="none" w:sz="0" w:space="0" w:color="auto"/>
                <w:right w:val="none" w:sz="0" w:space="0" w:color="auto"/>
              </w:divBdr>
            </w:div>
            <w:div w:id="71053644">
              <w:marLeft w:val="0"/>
              <w:marRight w:val="0"/>
              <w:marTop w:val="0"/>
              <w:marBottom w:val="0"/>
              <w:divBdr>
                <w:top w:val="none" w:sz="0" w:space="0" w:color="auto"/>
                <w:left w:val="none" w:sz="0" w:space="0" w:color="auto"/>
                <w:bottom w:val="none" w:sz="0" w:space="0" w:color="auto"/>
                <w:right w:val="none" w:sz="0" w:space="0" w:color="auto"/>
              </w:divBdr>
            </w:div>
            <w:div w:id="1059085919">
              <w:marLeft w:val="0"/>
              <w:marRight w:val="0"/>
              <w:marTop w:val="0"/>
              <w:marBottom w:val="0"/>
              <w:divBdr>
                <w:top w:val="none" w:sz="0" w:space="0" w:color="auto"/>
                <w:left w:val="none" w:sz="0" w:space="0" w:color="auto"/>
                <w:bottom w:val="none" w:sz="0" w:space="0" w:color="auto"/>
                <w:right w:val="none" w:sz="0" w:space="0" w:color="auto"/>
              </w:divBdr>
            </w:div>
            <w:div w:id="56127882">
              <w:marLeft w:val="0"/>
              <w:marRight w:val="0"/>
              <w:marTop w:val="0"/>
              <w:marBottom w:val="0"/>
              <w:divBdr>
                <w:top w:val="none" w:sz="0" w:space="0" w:color="auto"/>
                <w:left w:val="none" w:sz="0" w:space="0" w:color="auto"/>
                <w:bottom w:val="none" w:sz="0" w:space="0" w:color="auto"/>
                <w:right w:val="none" w:sz="0" w:space="0" w:color="auto"/>
              </w:divBdr>
            </w:div>
            <w:div w:id="1408266552">
              <w:marLeft w:val="0"/>
              <w:marRight w:val="0"/>
              <w:marTop w:val="0"/>
              <w:marBottom w:val="0"/>
              <w:divBdr>
                <w:top w:val="none" w:sz="0" w:space="0" w:color="auto"/>
                <w:left w:val="none" w:sz="0" w:space="0" w:color="auto"/>
                <w:bottom w:val="none" w:sz="0" w:space="0" w:color="auto"/>
                <w:right w:val="none" w:sz="0" w:space="0" w:color="auto"/>
              </w:divBdr>
            </w:div>
            <w:div w:id="717510992">
              <w:marLeft w:val="0"/>
              <w:marRight w:val="0"/>
              <w:marTop w:val="0"/>
              <w:marBottom w:val="0"/>
              <w:divBdr>
                <w:top w:val="none" w:sz="0" w:space="0" w:color="auto"/>
                <w:left w:val="none" w:sz="0" w:space="0" w:color="auto"/>
                <w:bottom w:val="none" w:sz="0" w:space="0" w:color="auto"/>
                <w:right w:val="none" w:sz="0" w:space="0" w:color="auto"/>
              </w:divBdr>
            </w:div>
            <w:div w:id="1873612153">
              <w:marLeft w:val="0"/>
              <w:marRight w:val="0"/>
              <w:marTop w:val="0"/>
              <w:marBottom w:val="0"/>
              <w:divBdr>
                <w:top w:val="none" w:sz="0" w:space="0" w:color="auto"/>
                <w:left w:val="none" w:sz="0" w:space="0" w:color="auto"/>
                <w:bottom w:val="none" w:sz="0" w:space="0" w:color="auto"/>
                <w:right w:val="none" w:sz="0" w:space="0" w:color="auto"/>
              </w:divBdr>
            </w:div>
            <w:div w:id="1471165278">
              <w:marLeft w:val="0"/>
              <w:marRight w:val="0"/>
              <w:marTop w:val="0"/>
              <w:marBottom w:val="0"/>
              <w:divBdr>
                <w:top w:val="none" w:sz="0" w:space="0" w:color="auto"/>
                <w:left w:val="none" w:sz="0" w:space="0" w:color="auto"/>
                <w:bottom w:val="none" w:sz="0" w:space="0" w:color="auto"/>
                <w:right w:val="none" w:sz="0" w:space="0" w:color="auto"/>
              </w:divBdr>
            </w:div>
            <w:div w:id="1082264603">
              <w:marLeft w:val="0"/>
              <w:marRight w:val="0"/>
              <w:marTop w:val="0"/>
              <w:marBottom w:val="0"/>
              <w:divBdr>
                <w:top w:val="none" w:sz="0" w:space="0" w:color="auto"/>
                <w:left w:val="none" w:sz="0" w:space="0" w:color="auto"/>
                <w:bottom w:val="none" w:sz="0" w:space="0" w:color="auto"/>
                <w:right w:val="none" w:sz="0" w:space="0" w:color="auto"/>
              </w:divBdr>
            </w:div>
            <w:div w:id="1873032917">
              <w:marLeft w:val="0"/>
              <w:marRight w:val="0"/>
              <w:marTop w:val="0"/>
              <w:marBottom w:val="0"/>
              <w:divBdr>
                <w:top w:val="none" w:sz="0" w:space="0" w:color="auto"/>
                <w:left w:val="none" w:sz="0" w:space="0" w:color="auto"/>
                <w:bottom w:val="none" w:sz="0" w:space="0" w:color="auto"/>
                <w:right w:val="none" w:sz="0" w:space="0" w:color="auto"/>
              </w:divBdr>
            </w:div>
            <w:div w:id="846792113">
              <w:marLeft w:val="0"/>
              <w:marRight w:val="0"/>
              <w:marTop w:val="0"/>
              <w:marBottom w:val="0"/>
              <w:divBdr>
                <w:top w:val="none" w:sz="0" w:space="0" w:color="auto"/>
                <w:left w:val="none" w:sz="0" w:space="0" w:color="auto"/>
                <w:bottom w:val="none" w:sz="0" w:space="0" w:color="auto"/>
                <w:right w:val="none" w:sz="0" w:space="0" w:color="auto"/>
              </w:divBdr>
            </w:div>
            <w:div w:id="1454665904">
              <w:marLeft w:val="0"/>
              <w:marRight w:val="0"/>
              <w:marTop w:val="0"/>
              <w:marBottom w:val="0"/>
              <w:divBdr>
                <w:top w:val="none" w:sz="0" w:space="0" w:color="auto"/>
                <w:left w:val="none" w:sz="0" w:space="0" w:color="auto"/>
                <w:bottom w:val="none" w:sz="0" w:space="0" w:color="auto"/>
                <w:right w:val="none" w:sz="0" w:space="0" w:color="auto"/>
              </w:divBdr>
            </w:div>
            <w:div w:id="1105341504">
              <w:marLeft w:val="0"/>
              <w:marRight w:val="0"/>
              <w:marTop w:val="0"/>
              <w:marBottom w:val="0"/>
              <w:divBdr>
                <w:top w:val="none" w:sz="0" w:space="0" w:color="auto"/>
                <w:left w:val="none" w:sz="0" w:space="0" w:color="auto"/>
                <w:bottom w:val="none" w:sz="0" w:space="0" w:color="auto"/>
                <w:right w:val="none" w:sz="0" w:space="0" w:color="auto"/>
              </w:divBdr>
            </w:div>
            <w:div w:id="815680939">
              <w:marLeft w:val="0"/>
              <w:marRight w:val="0"/>
              <w:marTop w:val="0"/>
              <w:marBottom w:val="0"/>
              <w:divBdr>
                <w:top w:val="none" w:sz="0" w:space="0" w:color="auto"/>
                <w:left w:val="none" w:sz="0" w:space="0" w:color="auto"/>
                <w:bottom w:val="none" w:sz="0" w:space="0" w:color="auto"/>
                <w:right w:val="none" w:sz="0" w:space="0" w:color="auto"/>
              </w:divBdr>
            </w:div>
            <w:div w:id="725958014">
              <w:marLeft w:val="0"/>
              <w:marRight w:val="0"/>
              <w:marTop w:val="0"/>
              <w:marBottom w:val="0"/>
              <w:divBdr>
                <w:top w:val="none" w:sz="0" w:space="0" w:color="auto"/>
                <w:left w:val="none" w:sz="0" w:space="0" w:color="auto"/>
                <w:bottom w:val="none" w:sz="0" w:space="0" w:color="auto"/>
                <w:right w:val="none" w:sz="0" w:space="0" w:color="auto"/>
              </w:divBdr>
            </w:div>
            <w:div w:id="335155260">
              <w:marLeft w:val="0"/>
              <w:marRight w:val="0"/>
              <w:marTop w:val="0"/>
              <w:marBottom w:val="0"/>
              <w:divBdr>
                <w:top w:val="none" w:sz="0" w:space="0" w:color="auto"/>
                <w:left w:val="none" w:sz="0" w:space="0" w:color="auto"/>
                <w:bottom w:val="none" w:sz="0" w:space="0" w:color="auto"/>
                <w:right w:val="none" w:sz="0" w:space="0" w:color="auto"/>
              </w:divBdr>
            </w:div>
            <w:div w:id="1604144971">
              <w:marLeft w:val="0"/>
              <w:marRight w:val="0"/>
              <w:marTop w:val="0"/>
              <w:marBottom w:val="0"/>
              <w:divBdr>
                <w:top w:val="none" w:sz="0" w:space="0" w:color="auto"/>
                <w:left w:val="none" w:sz="0" w:space="0" w:color="auto"/>
                <w:bottom w:val="none" w:sz="0" w:space="0" w:color="auto"/>
                <w:right w:val="none" w:sz="0" w:space="0" w:color="auto"/>
              </w:divBdr>
            </w:div>
            <w:div w:id="87774953">
              <w:marLeft w:val="0"/>
              <w:marRight w:val="0"/>
              <w:marTop w:val="0"/>
              <w:marBottom w:val="0"/>
              <w:divBdr>
                <w:top w:val="none" w:sz="0" w:space="0" w:color="auto"/>
                <w:left w:val="none" w:sz="0" w:space="0" w:color="auto"/>
                <w:bottom w:val="none" w:sz="0" w:space="0" w:color="auto"/>
                <w:right w:val="none" w:sz="0" w:space="0" w:color="auto"/>
              </w:divBdr>
            </w:div>
            <w:div w:id="1029262141">
              <w:marLeft w:val="0"/>
              <w:marRight w:val="0"/>
              <w:marTop w:val="0"/>
              <w:marBottom w:val="0"/>
              <w:divBdr>
                <w:top w:val="none" w:sz="0" w:space="0" w:color="auto"/>
                <w:left w:val="none" w:sz="0" w:space="0" w:color="auto"/>
                <w:bottom w:val="none" w:sz="0" w:space="0" w:color="auto"/>
                <w:right w:val="none" w:sz="0" w:space="0" w:color="auto"/>
              </w:divBdr>
            </w:div>
            <w:div w:id="312485309">
              <w:marLeft w:val="0"/>
              <w:marRight w:val="0"/>
              <w:marTop w:val="0"/>
              <w:marBottom w:val="0"/>
              <w:divBdr>
                <w:top w:val="none" w:sz="0" w:space="0" w:color="auto"/>
                <w:left w:val="none" w:sz="0" w:space="0" w:color="auto"/>
                <w:bottom w:val="none" w:sz="0" w:space="0" w:color="auto"/>
                <w:right w:val="none" w:sz="0" w:space="0" w:color="auto"/>
              </w:divBdr>
            </w:div>
            <w:div w:id="1197085280">
              <w:marLeft w:val="0"/>
              <w:marRight w:val="0"/>
              <w:marTop w:val="0"/>
              <w:marBottom w:val="0"/>
              <w:divBdr>
                <w:top w:val="none" w:sz="0" w:space="0" w:color="auto"/>
                <w:left w:val="none" w:sz="0" w:space="0" w:color="auto"/>
                <w:bottom w:val="none" w:sz="0" w:space="0" w:color="auto"/>
                <w:right w:val="none" w:sz="0" w:space="0" w:color="auto"/>
              </w:divBdr>
            </w:div>
            <w:div w:id="2325601">
              <w:marLeft w:val="0"/>
              <w:marRight w:val="0"/>
              <w:marTop w:val="0"/>
              <w:marBottom w:val="0"/>
              <w:divBdr>
                <w:top w:val="none" w:sz="0" w:space="0" w:color="auto"/>
                <w:left w:val="none" w:sz="0" w:space="0" w:color="auto"/>
                <w:bottom w:val="none" w:sz="0" w:space="0" w:color="auto"/>
                <w:right w:val="none" w:sz="0" w:space="0" w:color="auto"/>
              </w:divBdr>
            </w:div>
            <w:div w:id="1012993535">
              <w:marLeft w:val="0"/>
              <w:marRight w:val="0"/>
              <w:marTop w:val="0"/>
              <w:marBottom w:val="0"/>
              <w:divBdr>
                <w:top w:val="none" w:sz="0" w:space="0" w:color="auto"/>
                <w:left w:val="none" w:sz="0" w:space="0" w:color="auto"/>
                <w:bottom w:val="none" w:sz="0" w:space="0" w:color="auto"/>
                <w:right w:val="none" w:sz="0" w:space="0" w:color="auto"/>
              </w:divBdr>
            </w:div>
            <w:div w:id="19743664">
              <w:marLeft w:val="0"/>
              <w:marRight w:val="0"/>
              <w:marTop w:val="0"/>
              <w:marBottom w:val="0"/>
              <w:divBdr>
                <w:top w:val="none" w:sz="0" w:space="0" w:color="auto"/>
                <w:left w:val="none" w:sz="0" w:space="0" w:color="auto"/>
                <w:bottom w:val="none" w:sz="0" w:space="0" w:color="auto"/>
                <w:right w:val="none" w:sz="0" w:space="0" w:color="auto"/>
              </w:divBdr>
            </w:div>
            <w:div w:id="1335958015">
              <w:marLeft w:val="0"/>
              <w:marRight w:val="0"/>
              <w:marTop w:val="0"/>
              <w:marBottom w:val="0"/>
              <w:divBdr>
                <w:top w:val="none" w:sz="0" w:space="0" w:color="auto"/>
                <w:left w:val="none" w:sz="0" w:space="0" w:color="auto"/>
                <w:bottom w:val="none" w:sz="0" w:space="0" w:color="auto"/>
                <w:right w:val="none" w:sz="0" w:space="0" w:color="auto"/>
              </w:divBdr>
            </w:div>
            <w:div w:id="1773359754">
              <w:marLeft w:val="0"/>
              <w:marRight w:val="0"/>
              <w:marTop w:val="0"/>
              <w:marBottom w:val="0"/>
              <w:divBdr>
                <w:top w:val="none" w:sz="0" w:space="0" w:color="auto"/>
                <w:left w:val="none" w:sz="0" w:space="0" w:color="auto"/>
                <w:bottom w:val="none" w:sz="0" w:space="0" w:color="auto"/>
                <w:right w:val="none" w:sz="0" w:space="0" w:color="auto"/>
              </w:divBdr>
            </w:div>
            <w:div w:id="331686438">
              <w:marLeft w:val="0"/>
              <w:marRight w:val="0"/>
              <w:marTop w:val="0"/>
              <w:marBottom w:val="0"/>
              <w:divBdr>
                <w:top w:val="none" w:sz="0" w:space="0" w:color="auto"/>
                <w:left w:val="none" w:sz="0" w:space="0" w:color="auto"/>
                <w:bottom w:val="none" w:sz="0" w:space="0" w:color="auto"/>
                <w:right w:val="none" w:sz="0" w:space="0" w:color="auto"/>
              </w:divBdr>
            </w:div>
            <w:div w:id="182088519">
              <w:marLeft w:val="0"/>
              <w:marRight w:val="0"/>
              <w:marTop w:val="0"/>
              <w:marBottom w:val="0"/>
              <w:divBdr>
                <w:top w:val="none" w:sz="0" w:space="0" w:color="auto"/>
                <w:left w:val="none" w:sz="0" w:space="0" w:color="auto"/>
                <w:bottom w:val="none" w:sz="0" w:space="0" w:color="auto"/>
                <w:right w:val="none" w:sz="0" w:space="0" w:color="auto"/>
              </w:divBdr>
            </w:div>
            <w:div w:id="276260999">
              <w:marLeft w:val="0"/>
              <w:marRight w:val="0"/>
              <w:marTop w:val="0"/>
              <w:marBottom w:val="0"/>
              <w:divBdr>
                <w:top w:val="none" w:sz="0" w:space="0" w:color="auto"/>
                <w:left w:val="none" w:sz="0" w:space="0" w:color="auto"/>
                <w:bottom w:val="none" w:sz="0" w:space="0" w:color="auto"/>
                <w:right w:val="none" w:sz="0" w:space="0" w:color="auto"/>
              </w:divBdr>
            </w:div>
            <w:div w:id="550725019">
              <w:marLeft w:val="0"/>
              <w:marRight w:val="0"/>
              <w:marTop w:val="0"/>
              <w:marBottom w:val="0"/>
              <w:divBdr>
                <w:top w:val="none" w:sz="0" w:space="0" w:color="auto"/>
                <w:left w:val="none" w:sz="0" w:space="0" w:color="auto"/>
                <w:bottom w:val="none" w:sz="0" w:space="0" w:color="auto"/>
                <w:right w:val="none" w:sz="0" w:space="0" w:color="auto"/>
              </w:divBdr>
            </w:div>
            <w:div w:id="94837375">
              <w:marLeft w:val="0"/>
              <w:marRight w:val="0"/>
              <w:marTop w:val="0"/>
              <w:marBottom w:val="0"/>
              <w:divBdr>
                <w:top w:val="none" w:sz="0" w:space="0" w:color="auto"/>
                <w:left w:val="none" w:sz="0" w:space="0" w:color="auto"/>
                <w:bottom w:val="none" w:sz="0" w:space="0" w:color="auto"/>
                <w:right w:val="none" w:sz="0" w:space="0" w:color="auto"/>
              </w:divBdr>
            </w:div>
            <w:div w:id="2086798202">
              <w:marLeft w:val="0"/>
              <w:marRight w:val="0"/>
              <w:marTop w:val="0"/>
              <w:marBottom w:val="0"/>
              <w:divBdr>
                <w:top w:val="none" w:sz="0" w:space="0" w:color="auto"/>
                <w:left w:val="none" w:sz="0" w:space="0" w:color="auto"/>
                <w:bottom w:val="none" w:sz="0" w:space="0" w:color="auto"/>
                <w:right w:val="none" w:sz="0" w:space="0" w:color="auto"/>
              </w:divBdr>
            </w:div>
            <w:div w:id="1757901578">
              <w:marLeft w:val="0"/>
              <w:marRight w:val="0"/>
              <w:marTop w:val="0"/>
              <w:marBottom w:val="0"/>
              <w:divBdr>
                <w:top w:val="none" w:sz="0" w:space="0" w:color="auto"/>
                <w:left w:val="none" w:sz="0" w:space="0" w:color="auto"/>
                <w:bottom w:val="none" w:sz="0" w:space="0" w:color="auto"/>
                <w:right w:val="none" w:sz="0" w:space="0" w:color="auto"/>
              </w:divBdr>
            </w:div>
            <w:div w:id="1780443192">
              <w:marLeft w:val="0"/>
              <w:marRight w:val="0"/>
              <w:marTop w:val="0"/>
              <w:marBottom w:val="0"/>
              <w:divBdr>
                <w:top w:val="none" w:sz="0" w:space="0" w:color="auto"/>
                <w:left w:val="none" w:sz="0" w:space="0" w:color="auto"/>
                <w:bottom w:val="none" w:sz="0" w:space="0" w:color="auto"/>
                <w:right w:val="none" w:sz="0" w:space="0" w:color="auto"/>
              </w:divBdr>
            </w:div>
            <w:div w:id="1202789855">
              <w:marLeft w:val="0"/>
              <w:marRight w:val="0"/>
              <w:marTop w:val="0"/>
              <w:marBottom w:val="0"/>
              <w:divBdr>
                <w:top w:val="none" w:sz="0" w:space="0" w:color="auto"/>
                <w:left w:val="none" w:sz="0" w:space="0" w:color="auto"/>
                <w:bottom w:val="none" w:sz="0" w:space="0" w:color="auto"/>
                <w:right w:val="none" w:sz="0" w:space="0" w:color="auto"/>
              </w:divBdr>
            </w:div>
            <w:div w:id="2132626385">
              <w:marLeft w:val="0"/>
              <w:marRight w:val="0"/>
              <w:marTop w:val="0"/>
              <w:marBottom w:val="0"/>
              <w:divBdr>
                <w:top w:val="none" w:sz="0" w:space="0" w:color="auto"/>
                <w:left w:val="none" w:sz="0" w:space="0" w:color="auto"/>
                <w:bottom w:val="none" w:sz="0" w:space="0" w:color="auto"/>
                <w:right w:val="none" w:sz="0" w:space="0" w:color="auto"/>
              </w:divBdr>
            </w:div>
            <w:div w:id="1112239603">
              <w:marLeft w:val="0"/>
              <w:marRight w:val="0"/>
              <w:marTop w:val="0"/>
              <w:marBottom w:val="0"/>
              <w:divBdr>
                <w:top w:val="none" w:sz="0" w:space="0" w:color="auto"/>
                <w:left w:val="none" w:sz="0" w:space="0" w:color="auto"/>
                <w:bottom w:val="none" w:sz="0" w:space="0" w:color="auto"/>
                <w:right w:val="none" w:sz="0" w:space="0" w:color="auto"/>
              </w:divBdr>
            </w:div>
            <w:div w:id="835416614">
              <w:marLeft w:val="0"/>
              <w:marRight w:val="0"/>
              <w:marTop w:val="0"/>
              <w:marBottom w:val="0"/>
              <w:divBdr>
                <w:top w:val="none" w:sz="0" w:space="0" w:color="auto"/>
                <w:left w:val="none" w:sz="0" w:space="0" w:color="auto"/>
                <w:bottom w:val="none" w:sz="0" w:space="0" w:color="auto"/>
                <w:right w:val="none" w:sz="0" w:space="0" w:color="auto"/>
              </w:divBdr>
            </w:div>
            <w:div w:id="992955430">
              <w:marLeft w:val="0"/>
              <w:marRight w:val="0"/>
              <w:marTop w:val="0"/>
              <w:marBottom w:val="0"/>
              <w:divBdr>
                <w:top w:val="none" w:sz="0" w:space="0" w:color="auto"/>
                <w:left w:val="none" w:sz="0" w:space="0" w:color="auto"/>
                <w:bottom w:val="none" w:sz="0" w:space="0" w:color="auto"/>
                <w:right w:val="none" w:sz="0" w:space="0" w:color="auto"/>
              </w:divBdr>
            </w:div>
            <w:div w:id="1990860245">
              <w:marLeft w:val="0"/>
              <w:marRight w:val="0"/>
              <w:marTop w:val="0"/>
              <w:marBottom w:val="0"/>
              <w:divBdr>
                <w:top w:val="none" w:sz="0" w:space="0" w:color="auto"/>
                <w:left w:val="none" w:sz="0" w:space="0" w:color="auto"/>
                <w:bottom w:val="none" w:sz="0" w:space="0" w:color="auto"/>
                <w:right w:val="none" w:sz="0" w:space="0" w:color="auto"/>
              </w:divBdr>
            </w:div>
            <w:div w:id="2025789025">
              <w:marLeft w:val="0"/>
              <w:marRight w:val="0"/>
              <w:marTop w:val="0"/>
              <w:marBottom w:val="0"/>
              <w:divBdr>
                <w:top w:val="none" w:sz="0" w:space="0" w:color="auto"/>
                <w:left w:val="none" w:sz="0" w:space="0" w:color="auto"/>
                <w:bottom w:val="none" w:sz="0" w:space="0" w:color="auto"/>
                <w:right w:val="none" w:sz="0" w:space="0" w:color="auto"/>
              </w:divBdr>
            </w:div>
            <w:div w:id="678847510">
              <w:marLeft w:val="0"/>
              <w:marRight w:val="0"/>
              <w:marTop w:val="0"/>
              <w:marBottom w:val="0"/>
              <w:divBdr>
                <w:top w:val="none" w:sz="0" w:space="0" w:color="auto"/>
                <w:left w:val="none" w:sz="0" w:space="0" w:color="auto"/>
                <w:bottom w:val="none" w:sz="0" w:space="0" w:color="auto"/>
                <w:right w:val="none" w:sz="0" w:space="0" w:color="auto"/>
              </w:divBdr>
            </w:div>
            <w:div w:id="1133981604">
              <w:marLeft w:val="0"/>
              <w:marRight w:val="0"/>
              <w:marTop w:val="0"/>
              <w:marBottom w:val="0"/>
              <w:divBdr>
                <w:top w:val="none" w:sz="0" w:space="0" w:color="auto"/>
                <w:left w:val="none" w:sz="0" w:space="0" w:color="auto"/>
                <w:bottom w:val="none" w:sz="0" w:space="0" w:color="auto"/>
                <w:right w:val="none" w:sz="0" w:space="0" w:color="auto"/>
              </w:divBdr>
            </w:div>
            <w:div w:id="1160462455">
              <w:marLeft w:val="0"/>
              <w:marRight w:val="0"/>
              <w:marTop w:val="0"/>
              <w:marBottom w:val="0"/>
              <w:divBdr>
                <w:top w:val="none" w:sz="0" w:space="0" w:color="auto"/>
                <w:left w:val="none" w:sz="0" w:space="0" w:color="auto"/>
                <w:bottom w:val="none" w:sz="0" w:space="0" w:color="auto"/>
                <w:right w:val="none" w:sz="0" w:space="0" w:color="auto"/>
              </w:divBdr>
            </w:div>
            <w:div w:id="1000279858">
              <w:marLeft w:val="0"/>
              <w:marRight w:val="0"/>
              <w:marTop w:val="0"/>
              <w:marBottom w:val="0"/>
              <w:divBdr>
                <w:top w:val="none" w:sz="0" w:space="0" w:color="auto"/>
                <w:left w:val="none" w:sz="0" w:space="0" w:color="auto"/>
                <w:bottom w:val="none" w:sz="0" w:space="0" w:color="auto"/>
                <w:right w:val="none" w:sz="0" w:space="0" w:color="auto"/>
              </w:divBdr>
            </w:div>
            <w:div w:id="2079939372">
              <w:marLeft w:val="0"/>
              <w:marRight w:val="0"/>
              <w:marTop w:val="0"/>
              <w:marBottom w:val="0"/>
              <w:divBdr>
                <w:top w:val="none" w:sz="0" w:space="0" w:color="auto"/>
                <w:left w:val="none" w:sz="0" w:space="0" w:color="auto"/>
                <w:bottom w:val="none" w:sz="0" w:space="0" w:color="auto"/>
                <w:right w:val="none" w:sz="0" w:space="0" w:color="auto"/>
              </w:divBdr>
            </w:div>
            <w:div w:id="1038431197">
              <w:marLeft w:val="0"/>
              <w:marRight w:val="0"/>
              <w:marTop w:val="0"/>
              <w:marBottom w:val="0"/>
              <w:divBdr>
                <w:top w:val="none" w:sz="0" w:space="0" w:color="auto"/>
                <w:left w:val="none" w:sz="0" w:space="0" w:color="auto"/>
                <w:bottom w:val="none" w:sz="0" w:space="0" w:color="auto"/>
                <w:right w:val="none" w:sz="0" w:space="0" w:color="auto"/>
              </w:divBdr>
            </w:div>
            <w:div w:id="944381435">
              <w:marLeft w:val="0"/>
              <w:marRight w:val="0"/>
              <w:marTop w:val="0"/>
              <w:marBottom w:val="0"/>
              <w:divBdr>
                <w:top w:val="none" w:sz="0" w:space="0" w:color="auto"/>
                <w:left w:val="none" w:sz="0" w:space="0" w:color="auto"/>
                <w:bottom w:val="none" w:sz="0" w:space="0" w:color="auto"/>
                <w:right w:val="none" w:sz="0" w:space="0" w:color="auto"/>
              </w:divBdr>
            </w:div>
            <w:div w:id="1101684307">
              <w:marLeft w:val="0"/>
              <w:marRight w:val="0"/>
              <w:marTop w:val="0"/>
              <w:marBottom w:val="0"/>
              <w:divBdr>
                <w:top w:val="none" w:sz="0" w:space="0" w:color="auto"/>
                <w:left w:val="none" w:sz="0" w:space="0" w:color="auto"/>
                <w:bottom w:val="none" w:sz="0" w:space="0" w:color="auto"/>
                <w:right w:val="none" w:sz="0" w:space="0" w:color="auto"/>
              </w:divBdr>
            </w:div>
            <w:div w:id="986741174">
              <w:marLeft w:val="0"/>
              <w:marRight w:val="0"/>
              <w:marTop w:val="0"/>
              <w:marBottom w:val="0"/>
              <w:divBdr>
                <w:top w:val="none" w:sz="0" w:space="0" w:color="auto"/>
                <w:left w:val="none" w:sz="0" w:space="0" w:color="auto"/>
                <w:bottom w:val="none" w:sz="0" w:space="0" w:color="auto"/>
                <w:right w:val="none" w:sz="0" w:space="0" w:color="auto"/>
              </w:divBdr>
            </w:div>
            <w:div w:id="1719281385">
              <w:marLeft w:val="0"/>
              <w:marRight w:val="0"/>
              <w:marTop w:val="0"/>
              <w:marBottom w:val="0"/>
              <w:divBdr>
                <w:top w:val="none" w:sz="0" w:space="0" w:color="auto"/>
                <w:left w:val="none" w:sz="0" w:space="0" w:color="auto"/>
                <w:bottom w:val="none" w:sz="0" w:space="0" w:color="auto"/>
                <w:right w:val="none" w:sz="0" w:space="0" w:color="auto"/>
              </w:divBdr>
            </w:div>
            <w:div w:id="1516072834">
              <w:marLeft w:val="0"/>
              <w:marRight w:val="0"/>
              <w:marTop w:val="0"/>
              <w:marBottom w:val="0"/>
              <w:divBdr>
                <w:top w:val="none" w:sz="0" w:space="0" w:color="auto"/>
                <w:left w:val="none" w:sz="0" w:space="0" w:color="auto"/>
                <w:bottom w:val="none" w:sz="0" w:space="0" w:color="auto"/>
                <w:right w:val="none" w:sz="0" w:space="0" w:color="auto"/>
              </w:divBdr>
            </w:div>
            <w:div w:id="1884705311">
              <w:marLeft w:val="0"/>
              <w:marRight w:val="0"/>
              <w:marTop w:val="0"/>
              <w:marBottom w:val="0"/>
              <w:divBdr>
                <w:top w:val="none" w:sz="0" w:space="0" w:color="auto"/>
                <w:left w:val="none" w:sz="0" w:space="0" w:color="auto"/>
                <w:bottom w:val="none" w:sz="0" w:space="0" w:color="auto"/>
                <w:right w:val="none" w:sz="0" w:space="0" w:color="auto"/>
              </w:divBdr>
            </w:div>
            <w:div w:id="174541412">
              <w:marLeft w:val="0"/>
              <w:marRight w:val="0"/>
              <w:marTop w:val="0"/>
              <w:marBottom w:val="0"/>
              <w:divBdr>
                <w:top w:val="none" w:sz="0" w:space="0" w:color="auto"/>
                <w:left w:val="none" w:sz="0" w:space="0" w:color="auto"/>
                <w:bottom w:val="none" w:sz="0" w:space="0" w:color="auto"/>
                <w:right w:val="none" w:sz="0" w:space="0" w:color="auto"/>
              </w:divBdr>
            </w:div>
            <w:div w:id="2080592767">
              <w:marLeft w:val="0"/>
              <w:marRight w:val="0"/>
              <w:marTop w:val="0"/>
              <w:marBottom w:val="0"/>
              <w:divBdr>
                <w:top w:val="none" w:sz="0" w:space="0" w:color="auto"/>
                <w:left w:val="none" w:sz="0" w:space="0" w:color="auto"/>
                <w:bottom w:val="none" w:sz="0" w:space="0" w:color="auto"/>
                <w:right w:val="none" w:sz="0" w:space="0" w:color="auto"/>
              </w:divBdr>
            </w:div>
            <w:div w:id="1219896964">
              <w:marLeft w:val="0"/>
              <w:marRight w:val="0"/>
              <w:marTop w:val="0"/>
              <w:marBottom w:val="0"/>
              <w:divBdr>
                <w:top w:val="none" w:sz="0" w:space="0" w:color="auto"/>
                <w:left w:val="none" w:sz="0" w:space="0" w:color="auto"/>
                <w:bottom w:val="none" w:sz="0" w:space="0" w:color="auto"/>
                <w:right w:val="none" w:sz="0" w:space="0" w:color="auto"/>
              </w:divBdr>
            </w:div>
            <w:div w:id="641151827">
              <w:marLeft w:val="0"/>
              <w:marRight w:val="0"/>
              <w:marTop w:val="0"/>
              <w:marBottom w:val="0"/>
              <w:divBdr>
                <w:top w:val="none" w:sz="0" w:space="0" w:color="auto"/>
                <w:left w:val="none" w:sz="0" w:space="0" w:color="auto"/>
                <w:bottom w:val="none" w:sz="0" w:space="0" w:color="auto"/>
                <w:right w:val="none" w:sz="0" w:space="0" w:color="auto"/>
              </w:divBdr>
            </w:div>
            <w:div w:id="311100346">
              <w:marLeft w:val="0"/>
              <w:marRight w:val="0"/>
              <w:marTop w:val="0"/>
              <w:marBottom w:val="0"/>
              <w:divBdr>
                <w:top w:val="none" w:sz="0" w:space="0" w:color="auto"/>
                <w:left w:val="none" w:sz="0" w:space="0" w:color="auto"/>
                <w:bottom w:val="none" w:sz="0" w:space="0" w:color="auto"/>
                <w:right w:val="none" w:sz="0" w:space="0" w:color="auto"/>
              </w:divBdr>
            </w:div>
            <w:div w:id="2116945350">
              <w:marLeft w:val="0"/>
              <w:marRight w:val="0"/>
              <w:marTop w:val="0"/>
              <w:marBottom w:val="0"/>
              <w:divBdr>
                <w:top w:val="none" w:sz="0" w:space="0" w:color="auto"/>
                <w:left w:val="none" w:sz="0" w:space="0" w:color="auto"/>
                <w:bottom w:val="none" w:sz="0" w:space="0" w:color="auto"/>
                <w:right w:val="none" w:sz="0" w:space="0" w:color="auto"/>
              </w:divBdr>
            </w:div>
            <w:div w:id="2074548409">
              <w:marLeft w:val="0"/>
              <w:marRight w:val="0"/>
              <w:marTop w:val="0"/>
              <w:marBottom w:val="0"/>
              <w:divBdr>
                <w:top w:val="none" w:sz="0" w:space="0" w:color="auto"/>
                <w:left w:val="none" w:sz="0" w:space="0" w:color="auto"/>
                <w:bottom w:val="none" w:sz="0" w:space="0" w:color="auto"/>
                <w:right w:val="none" w:sz="0" w:space="0" w:color="auto"/>
              </w:divBdr>
            </w:div>
            <w:div w:id="1897082519">
              <w:marLeft w:val="0"/>
              <w:marRight w:val="0"/>
              <w:marTop w:val="0"/>
              <w:marBottom w:val="0"/>
              <w:divBdr>
                <w:top w:val="none" w:sz="0" w:space="0" w:color="auto"/>
                <w:left w:val="none" w:sz="0" w:space="0" w:color="auto"/>
                <w:bottom w:val="none" w:sz="0" w:space="0" w:color="auto"/>
                <w:right w:val="none" w:sz="0" w:space="0" w:color="auto"/>
              </w:divBdr>
            </w:div>
            <w:div w:id="2078938116">
              <w:marLeft w:val="0"/>
              <w:marRight w:val="0"/>
              <w:marTop w:val="0"/>
              <w:marBottom w:val="0"/>
              <w:divBdr>
                <w:top w:val="none" w:sz="0" w:space="0" w:color="auto"/>
                <w:left w:val="none" w:sz="0" w:space="0" w:color="auto"/>
                <w:bottom w:val="none" w:sz="0" w:space="0" w:color="auto"/>
                <w:right w:val="none" w:sz="0" w:space="0" w:color="auto"/>
              </w:divBdr>
            </w:div>
            <w:div w:id="2054037313">
              <w:marLeft w:val="0"/>
              <w:marRight w:val="0"/>
              <w:marTop w:val="0"/>
              <w:marBottom w:val="0"/>
              <w:divBdr>
                <w:top w:val="none" w:sz="0" w:space="0" w:color="auto"/>
                <w:left w:val="none" w:sz="0" w:space="0" w:color="auto"/>
                <w:bottom w:val="none" w:sz="0" w:space="0" w:color="auto"/>
                <w:right w:val="none" w:sz="0" w:space="0" w:color="auto"/>
              </w:divBdr>
            </w:div>
            <w:div w:id="307562446">
              <w:marLeft w:val="0"/>
              <w:marRight w:val="0"/>
              <w:marTop w:val="0"/>
              <w:marBottom w:val="0"/>
              <w:divBdr>
                <w:top w:val="none" w:sz="0" w:space="0" w:color="auto"/>
                <w:left w:val="none" w:sz="0" w:space="0" w:color="auto"/>
                <w:bottom w:val="none" w:sz="0" w:space="0" w:color="auto"/>
                <w:right w:val="none" w:sz="0" w:space="0" w:color="auto"/>
              </w:divBdr>
            </w:div>
            <w:div w:id="1786460369">
              <w:marLeft w:val="0"/>
              <w:marRight w:val="0"/>
              <w:marTop w:val="0"/>
              <w:marBottom w:val="0"/>
              <w:divBdr>
                <w:top w:val="none" w:sz="0" w:space="0" w:color="auto"/>
                <w:left w:val="none" w:sz="0" w:space="0" w:color="auto"/>
                <w:bottom w:val="none" w:sz="0" w:space="0" w:color="auto"/>
                <w:right w:val="none" w:sz="0" w:space="0" w:color="auto"/>
              </w:divBdr>
            </w:div>
            <w:div w:id="1197697228">
              <w:marLeft w:val="0"/>
              <w:marRight w:val="0"/>
              <w:marTop w:val="0"/>
              <w:marBottom w:val="0"/>
              <w:divBdr>
                <w:top w:val="none" w:sz="0" w:space="0" w:color="auto"/>
                <w:left w:val="none" w:sz="0" w:space="0" w:color="auto"/>
                <w:bottom w:val="none" w:sz="0" w:space="0" w:color="auto"/>
                <w:right w:val="none" w:sz="0" w:space="0" w:color="auto"/>
              </w:divBdr>
            </w:div>
            <w:div w:id="2067875605">
              <w:marLeft w:val="0"/>
              <w:marRight w:val="0"/>
              <w:marTop w:val="0"/>
              <w:marBottom w:val="0"/>
              <w:divBdr>
                <w:top w:val="none" w:sz="0" w:space="0" w:color="auto"/>
                <w:left w:val="none" w:sz="0" w:space="0" w:color="auto"/>
                <w:bottom w:val="none" w:sz="0" w:space="0" w:color="auto"/>
                <w:right w:val="none" w:sz="0" w:space="0" w:color="auto"/>
              </w:divBdr>
            </w:div>
            <w:div w:id="489954214">
              <w:marLeft w:val="0"/>
              <w:marRight w:val="0"/>
              <w:marTop w:val="0"/>
              <w:marBottom w:val="0"/>
              <w:divBdr>
                <w:top w:val="none" w:sz="0" w:space="0" w:color="auto"/>
                <w:left w:val="none" w:sz="0" w:space="0" w:color="auto"/>
                <w:bottom w:val="none" w:sz="0" w:space="0" w:color="auto"/>
                <w:right w:val="none" w:sz="0" w:space="0" w:color="auto"/>
              </w:divBdr>
            </w:div>
            <w:div w:id="1110079216">
              <w:marLeft w:val="0"/>
              <w:marRight w:val="0"/>
              <w:marTop w:val="0"/>
              <w:marBottom w:val="0"/>
              <w:divBdr>
                <w:top w:val="none" w:sz="0" w:space="0" w:color="auto"/>
                <w:left w:val="none" w:sz="0" w:space="0" w:color="auto"/>
                <w:bottom w:val="none" w:sz="0" w:space="0" w:color="auto"/>
                <w:right w:val="none" w:sz="0" w:space="0" w:color="auto"/>
              </w:divBdr>
            </w:div>
            <w:div w:id="222646560">
              <w:marLeft w:val="0"/>
              <w:marRight w:val="0"/>
              <w:marTop w:val="0"/>
              <w:marBottom w:val="0"/>
              <w:divBdr>
                <w:top w:val="none" w:sz="0" w:space="0" w:color="auto"/>
                <w:left w:val="none" w:sz="0" w:space="0" w:color="auto"/>
                <w:bottom w:val="none" w:sz="0" w:space="0" w:color="auto"/>
                <w:right w:val="none" w:sz="0" w:space="0" w:color="auto"/>
              </w:divBdr>
            </w:div>
            <w:div w:id="1278948699">
              <w:marLeft w:val="0"/>
              <w:marRight w:val="0"/>
              <w:marTop w:val="0"/>
              <w:marBottom w:val="0"/>
              <w:divBdr>
                <w:top w:val="none" w:sz="0" w:space="0" w:color="auto"/>
                <w:left w:val="none" w:sz="0" w:space="0" w:color="auto"/>
                <w:bottom w:val="none" w:sz="0" w:space="0" w:color="auto"/>
                <w:right w:val="none" w:sz="0" w:space="0" w:color="auto"/>
              </w:divBdr>
            </w:div>
            <w:div w:id="136995944">
              <w:marLeft w:val="0"/>
              <w:marRight w:val="0"/>
              <w:marTop w:val="0"/>
              <w:marBottom w:val="0"/>
              <w:divBdr>
                <w:top w:val="none" w:sz="0" w:space="0" w:color="auto"/>
                <w:left w:val="none" w:sz="0" w:space="0" w:color="auto"/>
                <w:bottom w:val="none" w:sz="0" w:space="0" w:color="auto"/>
                <w:right w:val="none" w:sz="0" w:space="0" w:color="auto"/>
              </w:divBdr>
            </w:div>
            <w:div w:id="168914070">
              <w:marLeft w:val="0"/>
              <w:marRight w:val="0"/>
              <w:marTop w:val="0"/>
              <w:marBottom w:val="0"/>
              <w:divBdr>
                <w:top w:val="none" w:sz="0" w:space="0" w:color="auto"/>
                <w:left w:val="none" w:sz="0" w:space="0" w:color="auto"/>
                <w:bottom w:val="none" w:sz="0" w:space="0" w:color="auto"/>
                <w:right w:val="none" w:sz="0" w:space="0" w:color="auto"/>
              </w:divBdr>
            </w:div>
            <w:div w:id="1569614208">
              <w:marLeft w:val="0"/>
              <w:marRight w:val="0"/>
              <w:marTop w:val="0"/>
              <w:marBottom w:val="0"/>
              <w:divBdr>
                <w:top w:val="none" w:sz="0" w:space="0" w:color="auto"/>
                <w:left w:val="none" w:sz="0" w:space="0" w:color="auto"/>
                <w:bottom w:val="none" w:sz="0" w:space="0" w:color="auto"/>
                <w:right w:val="none" w:sz="0" w:space="0" w:color="auto"/>
              </w:divBdr>
            </w:div>
            <w:div w:id="2027752759">
              <w:marLeft w:val="0"/>
              <w:marRight w:val="0"/>
              <w:marTop w:val="0"/>
              <w:marBottom w:val="0"/>
              <w:divBdr>
                <w:top w:val="none" w:sz="0" w:space="0" w:color="auto"/>
                <w:left w:val="none" w:sz="0" w:space="0" w:color="auto"/>
                <w:bottom w:val="none" w:sz="0" w:space="0" w:color="auto"/>
                <w:right w:val="none" w:sz="0" w:space="0" w:color="auto"/>
              </w:divBdr>
            </w:div>
            <w:div w:id="248585935">
              <w:marLeft w:val="0"/>
              <w:marRight w:val="0"/>
              <w:marTop w:val="0"/>
              <w:marBottom w:val="0"/>
              <w:divBdr>
                <w:top w:val="none" w:sz="0" w:space="0" w:color="auto"/>
                <w:left w:val="none" w:sz="0" w:space="0" w:color="auto"/>
                <w:bottom w:val="none" w:sz="0" w:space="0" w:color="auto"/>
                <w:right w:val="none" w:sz="0" w:space="0" w:color="auto"/>
              </w:divBdr>
            </w:div>
            <w:div w:id="172305092">
              <w:marLeft w:val="0"/>
              <w:marRight w:val="0"/>
              <w:marTop w:val="0"/>
              <w:marBottom w:val="0"/>
              <w:divBdr>
                <w:top w:val="none" w:sz="0" w:space="0" w:color="auto"/>
                <w:left w:val="none" w:sz="0" w:space="0" w:color="auto"/>
                <w:bottom w:val="none" w:sz="0" w:space="0" w:color="auto"/>
                <w:right w:val="none" w:sz="0" w:space="0" w:color="auto"/>
              </w:divBdr>
            </w:div>
            <w:div w:id="717897060">
              <w:marLeft w:val="0"/>
              <w:marRight w:val="0"/>
              <w:marTop w:val="0"/>
              <w:marBottom w:val="0"/>
              <w:divBdr>
                <w:top w:val="none" w:sz="0" w:space="0" w:color="auto"/>
                <w:left w:val="none" w:sz="0" w:space="0" w:color="auto"/>
                <w:bottom w:val="none" w:sz="0" w:space="0" w:color="auto"/>
                <w:right w:val="none" w:sz="0" w:space="0" w:color="auto"/>
              </w:divBdr>
            </w:div>
            <w:div w:id="1128428379">
              <w:marLeft w:val="0"/>
              <w:marRight w:val="0"/>
              <w:marTop w:val="0"/>
              <w:marBottom w:val="0"/>
              <w:divBdr>
                <w:top w:val="none" w:sz="0" w:space="0" w:color="auto"/>
                <w:left w:val="none" w:sz="0" w:space="0" w:color="auto"/>
                <w:bottom w:val="none" w:sz="0" w:space="0" w:color="auto"/>
                <w:right w:val="none" w:sz="0" w:space="0" w:color="auto"/>
              </w:divBdr>
            </w:div>
            <w:div w:id="558592008">
              <w:marLeft w:val="0"/>
              <w:marRight w:val="0"/>
              <w:marTop w:val="0"/>
              <w:marBottom w:val="0"/>
              <w:divBdr>
                <w:top w:val="none" w:sz="0" w:space="0" w:color="auto"/>
                <w:left w:val="none" w:sz="0" w:space="0" w:color="auto"/>
                <w:bottom w:val="none" w:sz="0" w:space="0" w:color="auto"/>
                <w:right w:val="none" w:sz="0" w:space="0" w:color="auto"/>
              </w:divBdr>
            </w:div>
            <w:div w:id="354501984">
              <w:marLeft w:val="0"/>
              <w:marRight w:val="0"/>
              <w:marTop w:val="0"/>
              <w:marBottom w:val="0"/>
              <w:divBdr>
                <w:top w:val="none" w:sz="0" w:space="0" w:color="auto"/>
                <w:left w:val="none" w:sz="0" w:space="0" w:color="auto"/>
                <w:bottom w:val="none" w:sz="0" w:space="0" w:color="auto"/>
                <w:right w:val="none" w:sz="0" w:space="0" w:color="auto"/>
              </w:divBdr>
            </w:div>
            <w:div w:id="465197705">
              <w:marLeft w:val="0"/>
              <w:marRight w:val="0"/>
              <w:marTop w:val="0"/>
              <w:marBottom w:val="0"/>
              <w:divBdr>
                <w:top w:val="none" w:sz="0" w:space="0" w:color="auto"/>
                <w:left w:val="none" w:sz="0" w:space="0" w:color="auto"/>
                <w:bottom w:val="none" w:sz="0" w:space="0" w:color="auto"/>
                <w:right w:val="none" w:sz="0" w:space="0" w:color="auto"/>
              </w:divBdr>
            </w:div>
            <w:div w:id="1352343199">
              <w:marLeft w:val="0"/>
              <w:marRight w:val="0"/>
              <w:marTop w:val="0"/>
              <w:marBottom w:val="0"/>
              <w:divBdr>
                <w:top w:val="none" w:sz="0" w:space="0" w:color="auto"/>
                <w:left w:val="none" w:sz="0" w:space="0" w:color="auto"/>
                <w:bottom w:val="none" w:sz="0" w:space="0" w:color="auto"/>
                <w:right w:val="none" w:sz="0" w:space="0" w:color="auto"/>
              </w:divBdr>
            </w:div>
            <w:div w:id="947077866">
              <w:marLeft w:val="0"/>
              <w:marRight w:val="0"/>
              <w:marTop w:val="0"/>
              <w:marBottom w:val="0"/>
              <w:divBdr>
                <w:top w:val="none" w:sz="0" w:space="0" w:color="auto"/>
                <w:left w:val="none" w:sz="0" w:space="0" w:color="auto"/>
                <w:bottom w:val="none" w:sz="0" w:space="0" w:color="auto"/>
                <w:right w:val="none" w:sz="0" w:space="0" w:color="auto"/>
              </w:divBdr>
            </w:div>
            <w:div w:id="500895509">
              <w:marLeft w:val="0"/>
              <w:marRight w:val="0"/>
              <w:marTop w:val="0"/>
              <w:marBottom w:val="0"/>
              <w:divBdr>
                <w:top w:val="none" w:sz="0" w:space="0" w:color="auto"/>
                <w:left w:val="none" w:sz="0" w:space="0" w:color="auto"/>
                <w:bottom w:val="none" w:sz="0" w:space="0" w:color="auto"/>
                <w:right w:val="none" w:sz="0" w:space="0" w:color="auto"/>
              </w:divBdr>
            </w:div>
            <w:div w:id="501510283">
              <w:marLeft w:val="0"/>
              <w:marRight w:val="0"/>
              <w:marTop w:val="0"/>
              <w:marBottom w:val="0"/>
              <w:divBdr>
                <w:top w:val="none" w:sz="0" w:space="0" w:color="auto"/>
                <w:left w:val="none" w:sz="0" w:space="0" w:color="auto"/>
                <w:bottom w:val="none" w:sz="0" w:space="0" w:color="auto"/>
                <w:right w:val="none" w:sz="0" w:space="0" w:color="auto"/>
              </w:divBdr>
            </w:div>
            <w:div w:id="10602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81534">
      <w:bodyDiv w:val="1"/>
      <w:marLeft w:val="0"/>
      <w:marRight w:val="0"/>
      <w:marTop w:val="0"/>
      <w:marBottom w:val="0"/>
      <w:divBdr>
        <w:top w:val="none" w:sz="0" w:space="0" w:color="auto"/>
        <w:left w:val="none" w:sz="0" w:space="0" w:color="auto"/>
        <w:bottom w:val="none" w:sz="0" w:space="0" w:color="auto"/>
        <w:right w:val="none" w:sz="0" w:space="0" w:color="auto"/>
      </w:divBdr>
    </w:div>
    <w:div w:id="1830555304">
      <w:bodyDiv w:val="1"/>
      <w:marLeft w:val="0"/>
      <w:marRight w:val="0"/>
      <w:marTop w:val="0"/>
      <w:marBottom w:val="0"/>
      <w:divBdr>
        <w:top w:val="none" w:sz="0" w:space="0" w:color="auto"/>
        <w:left w:val="none" w:sz="0" w:space="0" w:color="auto"/>
        <w:bottom w:val="none" w:sz="0" w:space="0" w:color="auto"/>
        <w:right w:val="none" w:sz="0" w:space="0" w:color="auto"/>
      </w:divBdr>
      <w:divsChild>
        <w:div w:id="220095838">
          <w:marLeft w:val="480"/>
          <w:marRight w:val="0"/>
          <w:marTop w:val="0"/>
          <w:marBottom w:val="0"/>
          <w:divBdr>
            <w:top w:val="none" w:sz="0" w:space="0" w:color="auto"/>
            <w:left w:val="none" w:sz="0" w:space="0" w:color="auto"/>
            <w:bottom w:val="none" w:sz="0" w:space="0" w:color="auto"/>
            <w:right w:val="none" w:sz="0" w:space="0" w:color="auto"/>
          </w:divBdr>
          <w:divsChild>
            <w:div w:id="655647913">
              <w:marLeft w:val="0"/>
              <w:marRight w:val="0"/>
              <w:marTop w:val="0"/>
              <w:marBottom w:val="0"/>
              <w:divBdr>
                <w:top w:val="none" w:sz="0" w:space="0" w:color="auto"/>
                <w:left w:val="none" w:sz="0" w:space="0" w:color="auto"/>
                <w:bottom w:val="none" w:sz="0" w:space="0" w:color="auto"/>
                <w:right w:val="none" w:sz="0" w:space="0" w:color="auto"/>
              </w:divBdr>
            </w:div>
            <w:div w:id="1152067780">
              <w:marLeft w:val="0"/>
              <w:marRight w:val="0"/>
              <w:marTop w:val="0"/>
              <w:marBottom w:val="0"/>
              <w:divBdr>
                <w:top w:val="none" w:sz="0" w:space="0" w:color="auto"/>
                <w:left w:val="none" w:sz="0" w:space="0" w:color="auto"/>
                <w:bottom w:val="none" w:sz="0" w:space="0" w:color="auto"/>
                <w:right w:val="none" w:sz="0" w:space="0" w:color="auto"/>
              </w:divBdr>
            </w:div>
            <w:div w:id="1818648384">
              <w:marLeft w:val="0"/>
              <w:marRight w:val="0"/>
              <w:marTop w:val="0"/>
              <w:marBottom w:val="0"/>
              <w:divBdr>
                <w:top w:val="none" w:sz="0" w:space="0" w:color="auto"/>
                <w:left w:val="none" w:sz="0" w:space="0" w:color="auto"/>
                <w:bottom w:val="none" w:sz="0" w:space="0" w:color="auto"/>
                <w:right w:val="none" w:sz="0" w:space="0" w:color="auto"/>
              </w:divBdr>
            </w:div>
            <w:div w:id="872154507">
              <w:marLeft w:val="0"/>
              <w:marRight w:val="0"/>
              <w:marTop w:val="0"/>
              <w:marBottom w:val="0"/>
              <w:divBdr>
                <w:top w:val="none" w:sz="0" w:space="0" w:color="auto"/>
                <w:left w:val="none" w:sz="0" w:space="0" w:color="auto"/>
                <w:bottom w:val="none" w:sz="0" w:space="0" w:color="auto"/>
                <w:right w:val="none" w:sz="0" w:space="0" w:color="auto"/>
              </w:divBdr>
            </w:div>
            <w:div w:id="977345979">
              <w:marLeft w:val="0"/>
              <w:marRight w:val="0"/>
              <w:marTop w:val="0"/>
              <w:marBottom w:val="0"/>
              <w:divBdr>
                <w:top w:val="none" w:sz="0" w:space="0" w:color="auto"/>
                <w:left w:val="none" w:sz="0" w:space="0" w:color="auto"/>
                <w:bottom w:val="none" w:sz="0" w:space="0" w:color="auto"/>
                <w:right w:val="none" w:sz="0" w:space="0" w:color="auto"/>
              </w:divBdr>
            </w:div>
            <w:div w:id="475146850">
              <w:marLeft w:val="0"/>
              <w:marRight w:val="0"/>
              <w:marTop w:val="0"/>
              <w:marBottom w:val="0"/>
              <w:divBdr>
                <w:top w:val="none" w:sz="0" w:space="0" w:color="auto"/>
                <w:left w:val="none" w:sz="0" w:space="0" w:color="auto"/>
                <w:bottom w:val="none" w:sz="0" w:space="0" w:color="auto"/>
                <w:right w:val="none" w:sz="0" w:space="0" w:color="auto"/>
              </w:divBdr>
            </w:div>
            <w:div w:id="2034915784">
              <w:marLeft w:val="0"/>
              <w:marRight w:val="0"/>
              <w:marTop w:val="0"/>
              <w:marBottom w:val="0"/>
              <w:divBdr>
                <w:top w:val="none" w:sz="0" w:space="0" w:color="auto"/>
                <w:left w:val="none" w:sz="0" w:space="0" w:color="auto"/>
                <w:bottom w:val="none" w:sz="0" w:space="0" w:color="auto"/>
                <w:right w:val="none" w:sz="0" w:space="0" w:color="auto"/>
              </w:divBdr>
            </w:div>
            <w:div w:id="1971551281">
              <w:marLeft w:val="0"/>
              <w:marRight w:val="0"/>
              <w:marTop w:val="0"/>
              <w:marBottom w:val="0"/>
              <w:divBdr>
                <w:top w:val="none" w:sz="0" w:space="0" w:color="auto"/>
                <w:left w:val="none" w:sz="0" w:space="0" w:color="auto"/>
                <w:bottom w:val="none" w:sz="0" w:space="0" w:color="auto"/>
                <w:right w:val="none" w:sz="0" w:space="0" w:color="auto"/>
              </w:divBdr>
            </w:div>
            <w:div w:id="2119106720">
              <w:marLeft w:val="0"/>
              <w:marRight w:val="0"/>
              <w:marTop w:val="0"/>
              <w:marBottom w:val="0"/>
              <w:divBdr>
                <w:top w:val="none" w:sz="0" w:space="0" w:color="auto"/>
                <w:left w:val="none" w:sz="0" w:space="0" w:color="auto"/>
                <w:bottom w:val="none" w:sz="0" w:space="0" w:color="auto"/>
                <w:right w:val="none" w:sz="0" w:space="0" w:color="auto"/>
              </w:divBdr>
            </w:div>
            <w:div w:id="192965197">
              <w:marLeft w:val="0"/>
              <w:marRight w:val="0"/>
              <w:marTop w:val="0"/>
              <w:marBottom w:val="0"/>
              <w:divBdr>
                <w:top w:val="none" w:sz="0" w:space="0" w:color="auto"/>
                <w:left w:val="none" w:sz="0" w:space="0" w:color="auto"/>
                <w:bottom w:val="none" w:sz="0" w:space="0" w:color="auto"/>
                <w:right w:val="none" w:sz="0" w:space="0" w:color="auto"/>
              </w:divBdr>
            </w:div>
            <w:div w:id="580599300">
              <w:marLeft w:val="0"/>
              <w:marRight w:val="0"/>
              <w:marTop w:val="0"/>
              <w:marBottom w:val="0"/>
              <w:divBdr>
                <w:top w:val="none" w:sz="0" w:space="0" w:color="auto"/>
                <w:left w:val="none" w:sz="0" w:space="0" w:color="auto"/>
                <w:bottom w:val="none" w:sz="0" w:space="0" w:color="auto"/>
                <w:right w:val="none" w:sz="0" w:space="0" w:color="auto"/>
              </w:divBdr>
            </w:div>
            <w:div w:id="734934094">
              <w:marLeft w:val="0"/>
              <w:marRight w:val="0"/>
              <w:marTop w:val="0"/>
              <w:marBottom w:val="0"/>
              <w:divBdr>
                <w:top w:val="none" w:sz="0" w:space="0" w:color="auto"/>
                <w:left w:val="none" w:sz="0" w:space="0" w:color="auto"/>
                <w:bottom w:val="none" w:sz="0" w:space="0" w:color="auto"/>
                <w:right w:val="none" w:sz="0" w:space="0" w:color="auto"/>
              </w:divBdr>
            </w:div>
            <w:div w:id="666127311">
              <w:marLeft w:val="0"/>
              <w:marRight w:val="0"/>
              <w:marTop w:val="0"/>
              <w:marBottom w:val="0"/>
              <w:divBdr>
                <w:top w:val="none" w:sz="0" w:space="0" w:color="auto"/>
                <w:left w:val="none" w:sz="0" w:space="0" w:color="auto"/>
                <w:bottom w:val="none" w:sz="0" w:space="0" w:color="auto"/>
                <w:right w:val="none" w:sz="0" w:space="0" w:color="auto"/>
              </w:divBdr>
            </w:div>
            <w:div w:id="1816293576">
              <w:marLeft w:val="0"/>
              <w:marRight w:val="0"/>
              <w:marTop w:val="0"/>
              <w:marBottom w:val="0"/>
              <w:divBdr>
                <w:top w:val="none" w:sz="0" w:space="0" w:color="auto"/>
                <w:left w:val="none" w:sz="0" w:space="0" w:color="auto"/>
                <w:bottom w:val="none" w:sz="0" w:space="0" w:color="auto"/>
                <w:right w:val="none" w:sz="0" w:space="0" w:color="auto"/>
              </w:divBdr>
            </w:div>
            <w:div w:id="1541353742">
              <w:marLeft w:val="0"/>
              <w:marRight w:val="0"/>
              <w:marTop w:val="0"/>
              <w:marBottom w:val="0"/>
              <w:divBdr>
                <w:top w:val="none" w:sz="0" w:space="0" w:color="auto"/>
                <w:left w:val="none" w:sz="0" w:space="0" w:color="auto"/>
                <w:bottom w:val="none" w:sz="0" w:space="0" w:color="auto"/>
                <w:right w:val="none" w:sz="0" w:space="0" w:color="auto"/>
              </w:divBdr>
            </w:div>
            <w:div w:id="2067873069">
              <w:marLeft w:val="0"/>
              <w:marRight w:val="0"/>
              <w:marTop w:val="0"/>
              <w:marBottom w:val="0"/>
              <w:divBdr>
                <w:top w:val="none" w:sz="0" w:space="0" w:color="auto"/>
                <w:left w:val="none" w:sz="0" w:space="0" w:color="auto"/>
                <w:bottom w:val="none" w:sz="0" w:space="0" w:color="auto"/>
                <w:right w:val="none" w:sz="0" w:space="0" w:color="auto"/>
              </w:divBdr>
            </w:div>
            <w:div w:id="155612719">
              <w:marLeft w:val="0"/>
              <w:marRight w:val="0"/>
              <w:marTop w:val="0"/>
              <w:marBottom w:val="0"/>
              <w:divBdr>
                <w:top w:val="none" w:sz="0" w:space="0" w:color="auto"/>
                <w:left w:val="none" w:sz="0" w:space="0" w:color="auto"/>
                <w:bottom w:val="none" w:sz="0" w:space="0" w:color="auto"/>
                <w:right w:val="none" w:sz="0" w:space="0" w:color="auto"/>
              </w:divBdr>
            </w:div>
            <w:div w:id="69038813">
              <w:marLeft w:val="0"/>
              <w:marRight w:val="0"/>
              <w:marTop w:val="0"/>
              <w:marBottom w:val="0"/>
              <w:divBdr>
                <w:top w:val="none" w:sz="0" w:space="0" w:color="auto"/>
                <w:left w:val="none" w:sz="0" w:space="0" w:color="auto"/>
                <w:bottom w:val="none" w:sz="0" w:space="0" w:color="auto"/>
                <w:right w:val="none" w:sz="0" w:space="0" w:color="auto"/>
              </w:divBdr>
            </w:div>
            <w:div w:id="775442247">
              <w:marLeft w:val="0"/>
              <w:marRight w:val="0"/>
              <w:marTop w:val="0"/>
              <w:marBottom w:val="0"/>
              <w:divBdr>
                <w:top w:val="none" w:sz="0" w:space="0" w:color="auto"/>
                <w:left w:val="none" w:sz="0" w:space="0" w:color="auto"/>
                <w:bottom w:val="none" w:sz="0" w:space="0" w:color="auto"/>
                <w:right w:val="none" w:sz="0" w:space="0" w:color="auto"/>
              </w:divBdr>
            </w:div>
            <w:div w:id="1878424439">
              <w:marLeft w:val="0"/>
              <w:marRight w:val="0"/>
              <w:marTop w:val="0"/>
              <w:marBottom w:val="0"/>
              <w:divBdr>
                <w:top w:val="none" w:sz="0" w:space="0" w:color="auto"/>
                <w:left w:val="none" w:sz="0" w:space="0" w:color="auto"/>
                <w:bottom w:val="none" w:sz="0" w:space="0" w:color="auto"/>
                <w:right w:val="none" w:sz="0" w:space="0" w:color="auto"/>
              </w:divBdr>
            </w:div>
            <w:div w:id="528642226">
              <w:marLeft w:val="0"/>
              <w:marRight w:val="0"/>
              <w:marTop w:val="0"/>
              <w:marBottom w:val="0"/>
              <w:divBdr>
                <w:top w:val="none" w:sz="0" w:space="0" w:color="auto"/>
                <w:left w:val="none" w:sz="0" w:space="0" w:color="auto"/>
                <w:bottom w:val="none" w:sz="0" w:space="0" w:color="auto"/>
                <w:right w:val="none" w:sz="0" w:space="0" w:color="auto"/>
              </w:divBdr>
            </w:div>
            <w:div w:id="312609528">
              <w:marLeft w:val="0"/>
              <w:marRight w:val="0"/>
              <w:marTop w:val="0"/>
              <w:marBottom w:val="0"/>
              <w:divBdr>
                <w:top w:val="none" w:sz="0" w:space="0" w:color="auto"/>
                <w:left w:val="none" w:sz="0" w:space="0" w:color="auto"/>
                <w:bottom w:val="none" w:sz="0" w:space="0" w:color="auto"/>
                <w:right w:val="none" w:sz="0" w:space="0" w:color="auto"/>
              </w:divBdr>
            </w:div>
            <w:div w:id="1573664534">
              <w:marLeft w:val="0"/>
              <w:marRight w:val="0"/>
              <w:marTop w:val="0"/>
              <w:marBottom w:val="0"/>
              <w:divBdr>
                <w:top w:val="none" w:sz="0" w:space="0" w:color="auto"/>
                <w:left w:val="none" w:sz="0" w:space="0" w:color="auto"/>
                <w:bottom w:val="none" w:sz="0" w:space="0" w:color="auto"/>
                <w:right w:val="none" w:sz="0" w:space="0" w:color="auto"/>
              </w:divBdr>
            </w:div>
            <w:div w:id="1724400517">
              <w:marLeft w:val="0"/>
              <w:marRight w:val="0"/>
              <w:marTop w:val="0"/>
              <w:marBottom w:val="0"/>
              <w:divBdr>
                <w:top w:val="none" w:sz="0" w:space="0" w:color="auto"/>
                <w:left w:val="none" w:sz="0" w:space="0" w:color="auto"/>
                <w:bottom w:val="none" w:sz="0" w:space="0" w:color="auto"/>
                <w:right w:val="none" w:sz="0" w:space="0" w:color="auto"/>
              </w:divBdr>
            </w:div>
            <w:div w:id="1831798008">
              <w:marLeft w:val="0"/>
              <w:marRight w:val="0"/>
              <w:marTop w:val="0"/>
              <w:marBottom w:val="0"/>
              <w:divBdr>
                <w:top w:val="none" w:sz="0" w:space="0" w:color="auto"/>
                <w:left w:val="none" w:sz="0" w:space="0" w:color="auto"/>
                <w:bottom w:val="none" w:sz="0" w:space="0" w:color="auto"/>
                <w:right w:val="none" w:sz="0" w:space="0" w:color="auto"/>
              </w:divBdr>
            </w:div>
            <w:div w:id="382683364">
              <w:marLeft w:val="0"/>
              <w:marRight w:val="0"/>
              <w:marTop w:val="0"/>
              <w:marBottom w:val="0"/>
              <w:divBdr>
                <w:top w:val="none" w:sz="0" w:space="0" w:color="auto"/>
                <w:left w:val="none" w:sz="0" w:space="0" w:color="auto"/>
                <w:bottom w:val="none" w:sz="0" w:space="0" w:color="auto"/>
                <w:right w:val="none" w:sz="0" w:space="0" w:color="auto"/>
              </w:divBdr>
            </w:div>
            <w:div w:id="2128623071">
              <w:marLeft w:val="0"/>
              <w:marRight w:val="0"/>
              <w:marTop w:val="0"/>
              <w:marBottom w:val="0"/>
              <w:divBdr>
                <w:top w:val="none" w:sz="0" w:space="0" w:color="auto"/>
                <w:left w:val="none" w:sz="0" w:space="0" w:color="auto"/>
                <w:bottom w:val="none" w:sz="0" w:space="0" w:color="auto"/>
                <w:right w:val="none" w:sz="0" w:space="0" w:color="auto"/>
              </w:divBdr>
            </w:div>
            <w:div w:id="1046023737">
              <w:marLeft w:val="0"/>
              <w:marRight w:val="0"/>
              <w:marTop w:val="0"/>
              <w:marBottom w:val="0"/>
              <w:divBdr>
                <w:top w:val="none" w:sz="0" w:space="0" w:color="auto"/>
                <w:left w:val="none" w:sz="0" w:space="0" w:color="auto"/>
                <w:bottom w:val="none" w:sz="0" w:space="0" w:color="auto"/>
                <w:right w:val="none" w:sz="0" w:space="0" w:color="auto"/>
              </w:divBdr>
            </w:div>
            <w:div w:id="861480766">
              <w:marLeft w:val="0"/>
              <w:marRight w:val="0"/>
              <w:marTop w:val="0"/>
              <w:marBottom w:val="0"/>
              <w:divBdr>
                <w:top w:val="none" w:sz="0" w:space="0" w:color="auto"/>
                <w:left w:val="none" w:sz="0" w:space="0" w:color="auto"/>
                <w:bottom w:val="none" w:sz="0" w:space="0" w:color="auto"/>
                <w:right w:val="none" w:sz="0" w:space="0" w:color="auto"/>
              </w:divBdr>
            </w:div>
            <w:div w:id="163863601">
              <w:marLeft w:val="0"/>
              <w:marRight w:val="0"/>
              <w:marTop w:val="0"/>
              <w:marBottom w:val="0"/>
              <w:divBdr>
                <w:top w:val="none" w:sz="0" w:space="0" w:color="auto"/>
                <w:left w:val="none" w:sz="0" w:space="0" w:color="auto"/>
                <w:bottom w:val="none" w:sz="0" w:space="0" w:color="auto"/>
                <w:right w:val="none" w:sz="0" w:space="0" w:color="auto"/>
              </w:divBdr>
            </w:div>
            <w:div w:id="1411586327">
              <w:marLeft w:val="0"/>
              <w:marRight w:val="0"/>
              <w:marTop w:val="0"/>
              <w:marBottom w:val="0"/>
              <w:divBdr>
                <w:top w:val="none" w:sz="0" w:space="0" w:color="auto"/>
                <w:left w:val="none" w:sz="0" w:space="0" w:color="auto"/>
                <w:bottom w:val="none" w:sz="0" w:space="0" w:color="auto"/>
                <w:right w:val="none" w:sz="0" w:space="0" w:color="auto"/>
              </w:divBdr>
            </w:div>
            <w:div w:id="640891080">
              <w:marLeft w:val="0"/>
              <w:marRight w:val="0"/>
              <w:marTop w:val="0"/>
              <w:marBottom w:val="0"/>
              <w:divBdr>
                <w:top w:val="none" w:sz="0" w:space="0" w:color="auto"/>
                <w:left w:val="none" w:sz="0" w:space="0" w:color="auto"/>
                <w:bottom w:val="none" w:sz="0" w:space="0" w:color="auto"/>
                <w:right w:val="none" w:sz="0" w:space="0" w:color="auto"/>
              </w:divBdr>
            </w:div>
            <w:div w:id="1953441751">
              <w:marLeft w:val="0"/>
              <w:marRight w:val="0"/>
              <w:marTop w:val="0"/>
              <w:marBottom w:val="0"/>
              <w:divBdr>
                <w:top w:val="none" w:sz="0" w:space="0" w:color="auto"/>
                <w:left w:val="none" w:sz="0" w:space="0" w:color="auto"/>
                <w:bottom w:val="none" w:sz="0" w:space="0" w:color="auto"/>
                <w:right w:val="none" w:sz="0" w:space="0" w:color="auto"/>
              </w:divBdr>
            </w:div>
            <w:div w:id="2000038380">
              <w:marLeft w:val="0"/>
              <w:marRight w:val="0"/>
              <w:marTop w:val="0"/>
              <w:marBottom w:val="0"/>
              <w:divBdr>
                <w:top w:val="none" w:sz="0" w:space="0" w:color="auto"/>
                <w:left w:val="none" w:sz="0" w:space="0" w:color="auto"/>
                <w:bottom w:val="none" w:sz="0" w:space="0" w:color="auto"/>
                <w:right w:val="none" w:sz="0" w:space="0" w:color="auto"/>
              </w:divBdr>
            </w:div>
            <w:div w:id="1394310519">
              <w:marLeft w:val="0"/>
              <w:marRight w:val="0"/>
              <w:marTop w:val="0"/>
              <w:marBottom w:val="0"/>
              <w:divBdr>
                <w:top w:val="none" w:sz="0" w:space="0" w:color="auto"/>
                <w:left w:val="none" w:sz="0" w:space="0" w:color="auto"/>
                <w:bottom w:val="none" w:sz="0" w:space="0" w:color="auto"/>
                <w:right w:val="none" w:sz="0" w:space="0" w:color="auto"/>
              </w:divBdr>
            </w:div>
            <w:div w:id="2039816390">
              <w:marLeft w:val="0"/>
              <w:marRight w:val="0"/>
              <w:marTop w:val="0"/>
              <w:marBottom w:val="0"/>
              <w:divBdr>
                <w:top w:val="none" w:sz="0" w:space="0" w:color="auto"/>
                <w:left w:val="none" w:sz="0" w:space="0" w:color="auto"/>
                <w:bottom w:val="none" w:sz="0" w:space="0" w:color="auto"/>
                <w:right w:val="none" w:sz="0" w:space="0" w:color="auto"/>
              </w:divBdr>
            </w:div>
            <w:div w:id="1651591091">
              <w:marLeft w:val="0"/>
              <w:marRight w:val="0"/>
              <w:marTop w:val="0"/>
              <w:marBottom w:val="0"/>
              <w:divBdr>
                <w:top w:val="none" w:sz="0" w:space="0" w:color="auto"/>
                <w:left w:val="none" w:sz="0" w:space="0" w:color="auto"/>
                <w:bottom w:val="none" w:sz="0" w:space="0" w:color="auto"/>
                <w:right w:val="none" w:sz="0" w:space="0" w:color="auto"/>
              </w:divBdr>
            </w:div>
            <w:div w:id="872572779">
              <w:marLeft w:val="0"/>
              <w:marRight w:val="0"/>
              <w:marTop w:val="0"/>
              <w:marBottom w:val="0"/>
              <w:divBdr>
                <w:top w:val="none" w:sz="0" w:space="0" w:color="auto"/>
                <w:left w:val="none" w:sz="0" w:space="0" w:color="auto"/>
                <w:bottom w:val="none" w:sz="0" w:space="0" w:color="auto"/>
                <w:right w:val="none" w:sz="0" w:space="0" w:color="auto"/>
              </w:divBdr>
            </w:div>
            <w:div w:id="707994333">
              <w:marLeft w:val="0"/>
              <w:marRight w:val="0"/>
              <w:marTop w:val="0"/>
              <w:marBottom w:val="0"/>
              <w:divBdr>
                <w:top w:val="none" w:sz="0" w:space="0" w:color="auto"/>
                <w:left w:val="none" w:sz="0" w:space="0" w:color="auto"/>
                <w:bottom w:val="none" w:sz="0" w:space="0" w:color="auto"/>
                <w:right w:val="none" w:sz="0" w:space="0" w:color="auto"/>
              </w:divBdr>
            </w:div>
            <w:div w:id="478882213">
              <w:marLeft w:val="0"/>
              <w:marRight w:val="0"/>
              <w:marTop w:val="0"/>
              <w:marBottom w:val="0"/>
              <w:divBdr>
                <w:top w:val="none" w:sz="0" w:space="0" w:color="auto"/>
                <w:left w:val="none" w:sz="0" w:space="0" w:color="auto"/>
                <w:bottom w:val="none" w:sz="0" w:space="0" w:color="auto"/>
                <w:right w:val="none" w:sz="0" w:space="0" w:color="auto"/>
              </w:divBdr>
            </w:div>
            <w:div w:id="1170873151">
              <w:marLeft w:val="0"/>
              <w:marRight w:val="0"/>
              <w:marTop w:val="0"/>
              <w:marBottom w:val="0"/>
              <w:divBdr>
                <w:top w:val="none" w:sz="0" w:space="0" w:color="auto"/>
                <w:left w:val="none" w:sz="0" w:space="0" w:color="auto"/>
                <w:bottom w:val="none" w:sz="0" w:space="0" w:color="auto"/>
                <w:right w:val="none" w:sz="0" w:space="0" w:color="auto"/>
              </w:divBdr>
            </w:div>
            <w:div w:id="1188299115">
              <w:marLeft w:val="0"/>
              <w:marRight w:val="0"/>
              <w:marTop w:val="0"/>
              <w:marBottom w:val="0"/>
              <w:divBdr>
                <w:top w:val="none" w:sz="0" w:space="0" w:color="auto"/>
                <w:left w:val="none" w:sz="0" w:space="0" w:color="auto"/>
                <w:bottom w:val="none" w:sz="0" w:space="0" w:color="auto"/>
                <w:right w:val="none" w:sz="0" w:space="0" w:color="auto"/>
              </w:divBdr>
            </w:div>
            <w:div w:id="1986817126">
              <w:marLeft w:val="0"/>
              <w:marRight w:val="0"/>
              <w:marTop w:val="0"/>
              <w:marBottom w:val="0"/>
              <w:divBdr>
                <w:top w:val="none" w:sz="0" w:space="0" w:color="auto"/>
                <w:left w:val="none" w:sz="0" w:space="0" w:color="auto"/>
                <w:bottom w:val="none" w:sz="0" w:space="0" w:color="auto"/>
                <w:right w:val="none" w:sz="0" w:space="0" w:color="auto"/>
              </w:divBdr>
            </w:div>
            <w:div w:id="1036613353">
              <w:marLeft w:val="0"/>
              <w:marRight w:val="0"/>
              <w:marTop w:val="0"/>
              <w:marBottom w:val="0"/>
              <w:divBdr>
                <w:top w:val="none" w:sz="0" w:space="0" w:color="auto"/>
                <w:left w:val="none" w:sz="0" w:space="0" w:color="auto"/>
                <w:bottom w:val="none" w:sz="0" w:space="0" w:color="auto"/>
                <w:right w:val="none" w:sz="0" w:space="0" w:color="auto"/>
              </w:divBdr>
            </w:div>
            <w:div w:id="77333732">
              <w:marLeft w:val="0"/>
              <w:marRight w:val="0"/>
              <w:marTop w:val="0"/>
              <w:marBottom w:val="0"/>
              <w:divBdr>
                <w:top w:val="none" w:sz="0" w:space="0" w:color="auto"/>
                <w:left w:val="none" w:sz="0" w:space="0" w:color="auto"/>
                <w:bottom w:val="none" w:sz="0" w:space="0" w:color="auto"/>
                <w:right w:val="none" w:sz="0" w:space="0" w:color="auto"/>
              </w:divBdr>
            </w:div>
            <w:div w:id="841630167">
              <w:marLeft w:val="0"/>
              <w:marRight w:val="0"/>
              <w:marTop w:val="0"/>
              <w:marBottom w:val="0"/>
              <w:divBdr>
                <w:top w:val="none" w:sz="0" w:space="0" w:color="auto"/>
                <w:left w:val="none" w:sz="0" w:space="0" w:color="auto"/>
                <w:bottom w:val="none" w:sz="0" w:space="0" w:color="auto"/>
                <w:right w:val="none" w:sz="0" w:space="0" w:color="auto"/>
              </w:divBdr>
            </w:div>
            <w:div w:id="2106922757">
              <w:marLeft w:val="0"/>
              <w:marRight w:val="0"/>
              <w:marTop w:val="0"/>
              <w:marBottom w:val="0"/>
              <w:divBdr>
                <w:top w:val="none" w:sz="0" w:space="0" w:color="auto"/>
                <w:left w:val="none" w:sz="0" w:space="0" w:color="auto"/>
                <w:bottom w:val="none" w:sz="0" w:space="0" w:color="auto"/>
                <w:right w:val="none" w:sz="0" w:space="0" w:color="auto"/>
              </w:divBdr>
            </w:div>
            <w:div w:id="527137664">
              <w:marLeft w:val="0"/>
              <w:marRight w:val="0"/>
              <w:marTop w:val="0"/>
              <w:marBottom w:val="0"/>
              <w:divBdr>
                <w:top w:val="none" w:sz="0" w:space="0" w:color="auto"/>
                <w:left w:val="none" w:sz="0" w:space="0" w:color="auto"/>
                <w:bottom w:val="none" w:sz="0" w:space="0" w:color="auto"/>
                <w:right w:val="none" w:sz="0" w:space="0" w:color="auto"/>
              </w:divBdr>
            </w:div>
            <w:div w:id="185290228">
              <w:marLeft w:val="0"/>
              <w:marRight w:val="0"/>
              <w:marTop w:val="0"/>
              <w:marBottom w:val="0"/>
              <w:divBdr>
                <w:top w:val="none" w:sz="0" w:space="0" w:color="auto"/>
                <w:left w:val="none" w:sz="0" w:space="0" w:color="auto"/>
                <w:bottom w:val="none" w:sz="0" w:space="0" w:color="auto"/>
                <w:right w:val="none" w:sz="0" w:space="0" w:color="auto"/>
              </w:divBdr>
            </w:div>
            <w:div w:id="857280017">
              <w:marLeft w:val="0"/>
              <w:marRight w:val="0"/>
              <w:marTop w:val="0"/>
              <w:marBottom w:val="0"/>
              <w:divBdr>
                <w:top w:val="none" w:sz="0" w:space="0" w:color="auto"/>
                <w:left w:val="none" w:sz="0" w:space="0" w:color="auto"/>
                <w:bottom w:val="none" w:sz="0" w:space="0" w:color="auto"/>
                <w:right w:val="none" w:sz="0" w:space="0" w:color="auto"/>
              </w:divBdr>
            </w:div>
            <w:div w:id="702558820">
              <w:marLeft w:val="0"/>
              <w:marRight w:val="0"/>
              <w:marTop w:val="0"/>
              <w:marBottom w:val="0"/>
              <w:divBdr>
                <w:top w:val="none" w:sz="0" w:space="0" w:color="auto"/>
                <w:left w:val="none" w:sz="0" w:space="0" w:color="auto"/>
                <w:bottom w:val="none" w:sz="0" w:space="0" w:color="auto"/>
                <w:right w:val="none" w:sz="0" w:space="0" w:color="auto"/>
              </w:divBdr>
            </w:div>
            <w:div w:id="991055540">
              <w:marLeft w:val="0"/>
              <w:marRight w:val="0"/>
              <w:marTop w:val="0"/>
              <w:marBottom w:val="0"/>
              <w:divBdr>
                <w:top w:val="none" w:sz="0" w:space="0" w:color="auto"/>
                <w:left w:val="none" w:sz="0" w:space="0" w:color="auto"/>
                <w:bottom w:val="none" w:sz="0" w:space="0" w:color="auto"/>
                <w:right w:val="none" w:sz="0" w:space="0" w:color="auto"/>
              </w:divBdr>
            </w:div>
            <w:div w:id="1885746894">
              <w:marLeft w:val="0"/>
              <w:marRight w:val="0"/>
              <w:marTop w:val="0"/>
              <w:marBottom w:val="0"/>
              <w:divBdr>
                <w:top w:val="none" w:sz="0" w:space="0" w:color="auto"/>
                <w:left w:val="none" w:sz="0" w:space="0" w:color="auto"/>
                <w:bottom w:val="none" w:sz="0" w:space="0" w:color="auto"/>
                <w:right w:val="none" w:sz="0" w:space="0" w:color="auto"/>
              </w:divBdr>
            </w:div>
            <w:div w:id="100801428">
              <w:marLeft w:val="0"/>
              <w:marRight w:val="0"/>
              <w:marTop w:val="0"/>
              <w:marBottom w:val="0"/>
              <w:divBdr>
                <w:top w:val="none" w:sz="0" w:space="0" w:color="auto"/>
                <w:left w:val="none" w:sz="0" w:space="0" w:color="auto"/>
                <w:bottom w:val="none" w:sz="0" w:space="0" w:color="auto"/>
                <w:right w:val="none" w:sz="0" w:space="0" w:color="auto"/>
              </w:divBdr>
            </w:div>
            <w:div w:id="66535538">
              <w:marLeft w:val="0"/>
              <w:marRight w:val="0"/>
              <w:marTop w:val="0"/>
              <w:marBottom w:val="0"/>
              <w:divBdr>
                <w:top w:val="none" w:sz="0" w:space="0" w:color="auto"/>
                <w:left w:val="none" w:sz="0" w:space="0" w:color="auto"/>
                <w:bottom w:val="none" w:sz="0" w:space="0" w:color="auto"/>
                <w:right w:val="none" w:sz="0" w:space="0" w:color="auto"/>
              </w:divBdr>
            </w:div>
            <w:div w:id="1655984274">
              <w:marLeft w:val="0"/>
              <w:marRight w:val="0"/>
              <w:marTop w:val="0"/>
              <w:marBottom w:val="0"/>
              <w:divBdr>
                <w:top w:val="none" w:sz="0" w:space="0" w:color="auto"/>
                <w:left w:val="none" w:sz="0" w:space="0" w:color="auto"/>
                <w:bottom w:val="none" w:sz="0" w:space="0" w:color="auto"/>
                <w:right w:val="none" w:sz="0" w:space="0" w:color="auto"/>
              </w:divBdr>
            </w:div>
            <w:div w:id="530268703">
              <w:marLeft w:val="0"/>
              <w:marRight w:val="0"/>
              <w:marTop w:val="0"/>
              <w:marBottom w:val="0"/>
              <w:divBdr>
                <w:top w:val="none" w:sz="0" w:space="0" w:color="auto"/>
                <w:left w:val="none" w:sz="0" w:space="0" w:color="auto"/>
                <w:bottom w:val="none" w:sz="0" w:space="0" w:color="auto"/>
                <w:right w:val="none" w:sz="0" w:space="0" w:color="auto"/>
              </w:divBdr>
            </w:div>
            <w:div w:id="1082141161">
              <w:marLeft w:val="0"/>
              <w:marRight w:val="0"/>
              <w:marTop w:val="0"/>
              <w:marBottom w:val="0"/>
              <w:divBdr>
                <w:top w:val="none" w:sz="0" w:space="0" w:color="auto"/>
                <w:left w:val="none" w:sz="0" w:space="0" w:color="auto"/>
                <w:bottom w:val="none" w:sz="0" w:space="0" w:color="auto"/>
                <w:right w:val="none" w:sz="0" w:space="0" w:color="auto"/>
              </w:divBdr>
            </w:div>
            <w:div w:id="1423454304">
              <w:marLeft w:val="0"/>
              <w:marRight w:val="0"/>
              <w:marTop w:val="0"/>
              <w:marBottom w:val="0"/>
              <w:divBdr>
                <w:top w:val="none" w:sz="0" w:space="0" w:color="auto"/>
                <w:left w:val="none" w:sz="0" w:space="0" w:color="auto"/>
                <w:bottom w:val="none" w:sz="0" w:space="0" w:color="auto"/>
                <w:right w:val="none" w:sz="0" w:space="0" w:color="auto"/>
              </w:divBdr>
            </w:div>
            <w:div w:id="1549877743">
              <w:marLeft w:val="0"/>
              <w:marRight w:val="0"/>
              <w:marTop w:val="0"/>
              <w:marBottom w:val="0"/>
              <w:divBdr>
                <w:top w:val="none" w:sz="0" w:space="0" w:color="auto"/>
                <w:left w:val="none" w:sz="0" w:space="0" w:color="auto"/>
                <w:bottom w:val="none" w:sz="0" w:space="0" w:color="auto"/>
                <w:right w:val="none" w:sz="0" w:space="0" w:color="auto"/>
              </w:divBdr>
            </w:div>
            <w:div w:id="342129122">
              <w:marLeft w:val="0"/>
              <w:marRight w:val="0"/>
              <w:marTop w:val="0"/>
              <w:marBottom w:val="0"/>
              <w:divBdr>
                <w:top w:val="none" w:sz="0" w:space="0" w:color="auto"/>
                <w:left w:val="none" w:sz="0" w:space="0" w:color="auto"/>
                <w:bottom w:val="none" w:sz="0" w:space="0" w:color="auto"/>
                <w:right w:val="none" w:sz="0" w:space="0" w:color="auto"/>
              </w:divBdr>
            </w:div>
            <w:div w:id="26373845">
              <w:marLeft w:val="0"/>
              <w:marRight w:val="0"/>
              <w:marTop w:val="0"/>
              <w:marBottom w:val="0"/>
              <w:divBdr>
                <w:top w:val="none" w:sz="0" w:space="0" w:color="auto"/>
                <w:left w:val="none" w:sz="0" w:space="0" w:color="auto"/>
                <w:bottom w:val="none" w:sz="0" w:space="0" w:color="auto"/>
                <w:right w:val="none" w:sz="0" w:space="0" w:color="auto"/>
              </w:divBdr>
            </w:div>
            <w:div w:id="2063212257">
              <w:marLeft w:val="0"/>
              <w:marRight w:val="0"/>
              <w:marTop w:val="0"/>
              <w:marBottom w:val="0"/>
              <w:divBdr>
                <w:top w:val="none" w:sz="0" w:space="0" w:color="auto"/>
                <w:left w:val="none" w:sz="0" w:space="0" w:color="auto"/>
                <w:bottom w:val="none" w:sz="0" w:space="0" w:color="auto"/>
                <w:right w:val="none" w:sz="0" w:space="0" w:color="auto"/>
              </w:divBdr>
            </w:div>
            <w:div w:id="597759542">
              <w:marLeft w:val="0"/>
              <w:marRight w:val="0"/>
              <w:marTop w:val="0"/>
              <w:marBottom w:val="0"/>
              <w:divBdr>
                <w:top w:val="none" w:sz="0" w:space="0" w:color="auto"/>
                <w:left w:val="none" w:sz="0" w:space="0" w:color="auto"/>
                <w:bottom w:val="none" w:sz="0" w:space="0" w:color="auto"/>
                <w:right w:val="none" w:sz="0" w:space="0" w:color="auto"/>
              </w:divBdr>
            </w:div>
            <w:div w:id="478352140">
              <w:marLeft w:val="0"/>
              <w:marRight w:val="0"/>
              <w:marTop w:val="0"/>
              <w:marBottom w:val="0"/>
              <w:divBdr>
                <w:top w:val="none" w:sz="0" w:space="0" w:color="auto"/>
                <w:left w:val="none" w:sz="0" w:space="0" w:color="auto"/>
                <w:bottom w:val="none" w:sz="0" w:space="0" w:color="auto"/>
                <w:right w:val="none" w:sz="0" w:space="0" w:color="auto"/>
              </w:divBdr>
            </w:div>
            <w:div w:id="891304375">
              <w:marLeft w:val="0"/>
              <w:marRight w:val="0"/>
              <w:marTop w:val="0"/>
              <w:marBottom w:val="0"/>
              <w:divBdr>
                <w:top w:val="none" w:sz="0" w:space="0" w:color="auto"/>
                <w:left w:val="none" w:sz="0" w:space="0" w:color="auto"/>
                <w:bottom w:val="none" w:sz="0" w:space="0" w:color="auto"/>
                <w:right w:val="none" w:sz="0" w:space="0" w:color="auto"/>
              </w:divBdr>
            </w:div>
            <w:div w:id="1285115787">
              <w:marLeft w:val="0"/>
              <w:marRight w:val="0"/>
              <w:marTop w:val="0"/>
              <w:marBottom w:val="0"/>
              <w:divBdr>
                <w:top w:val="none" w:sz="0" w:space="0" w:color="auto"/>
                <w:left w:val="none" w:sz="0" w:space="0" w:color="auto"/>
                <w:bottom w:val="none" w:sz="0" w:space="0" w:color="auto"/>
                <w:right w:val="none" w:sz="0" w:space="0" w:color="auto"/>
              </w:divBdr>
            </w:div>
            <w:div w:id="363097287">
              <w:marLeft w:val="0"/>
              <w:marRight w:val="0"/>
              <w:marTop w:val="0"/>
              <w:marBottom w:val="0"/>
              <w:divBdr>
                <w:top w:val="none" w:sz="0" w:space="0" w:color="auto"/>
                <w:left w:val="none" w:sz="0" w:space="0" w:color="auto"/>
                <w:bottom w:val="none" w:sz="0" w:space="0" w:color="auto"/>
                <w:right w:val="none" w:sz="0" w:space="0" w:color="auto"/>
              </w:divBdr>
            </w:div>
            <w:div w:id="1169758318">
              <w:marLeft w:val="0"/>
              <w:marRight w:val="0"/>
              <w:marTop w:val="0"/>
              <w:marBottom w:val="0"/>
              <w:divBdr>
                <w:top w:val="none" w:sz="0" w:space="0" w:color="auto"/>
                <w:left w:val="none" w:sz="0" w:space="0" w:color="auto"/>
                <w:bottom w:val="none" w:sz="0" w:space="0" w:color="auto"/>
                <w:right w:val="none" w:sz="0" w:space="0" w:color="auto"/>
              </w:divBdr>
            </w:div>
            <w:div w:id="974797166">
              <w:marLeft w:val="0"/>
              <w:marRight w:val="0"/>
              <w:marTop w:val="0"/>
              <w:marBottom w:val="0"/>
              <w:divBdr>
                <w:top w:val="none" w:sz="0" w:space="0" w:color="auto"/>
                <w:left w:val="none" w:sz="0" w:space="0" w:color="auto"/>
                <w:bottom w:val="none" w:sz="0" w:space="0" w:color="auto"/>
                <w:right w:val="none" w:sz="0" w:space="0" w:color="auto"/>
              </w:divBdr>
            </w:div>
            <w:div w:id="1107385032">
              <w:marLeft w:val="0"/>
              <w:marRight w:val="0"/>
              <w:marTop w:val="0"/>
              <w:marBottom w:val="0"/>
              <w:divBdr>
                <w:top w:val="none" w:sz="0" w:space="0" w:color="auto"/>
                <w:left w:val="none" w:sz="0" w:space="0" w:color="auto"/>
                <w:bottom w:val="none" w:sz="0" w:space="0" w:color="auto"/>
                <w:right w:val="none" w:sz="0" w:space="0" w:color="auto"/>
              </w:divBdr>
            </w:div>
            <w:div w:id="1540511514">
              <w:marLeft w:val="0"/>
              <w:marRight w:val="0"/>
              <w:marTop w:val="0"/>
              <w:marBottom w:val="0"/>
              <w:divBdr>
                <w:top w:val="none" w:sz="0" w:space="0" w:color="auto"/>
                <w:left w:val="none" w:sz="0" w:space="0" w:color="auto"/>
                <w:bottom w:val="none" w:sz="0" w:space="0" w:color="auto"/>
                <w:right w:val="none" w:sz="0" w:space="0" w:color="auto"/>
              </w:divBdr>
            </w:div>
            <w:div w:id="786004793">
              <w:marLeft w:val="0"/>
              <w:marRight w:val="0"/>
              <w:marTop w:val="0"/>
              <w:marBottom w:val="0"/>
              <w:divBdr>
                <w:top w:val="none" w:sz="0" w:space="0" w:color="auto"/>
                <w:left w:val="none" w:sz="0" w:space="0" w:color="auto"/>
                <w:bottom w:val="none" w:sz="0" w:space="0" w:color="auto"/>
                <w:right w:val="none" w:sz="0" w:space="0" w:color="auto"/>
              </w:divBdr>
            </w:div>
            <w:div w:id="1568108596">
              <w:marLeft w:val="0"/>
              <w:marRight w:val="0"/>
              <w:marTop w:val="0"/>
              <w:marBottom w:val="0"/>
              <w:divBdr>
                <w:top w:val="none" w:sz="0" w:space="0" w:color="auto"/>
                <w:left w:val="none" w:sz="0" w:space="0" w:color="auto"/>
                <w:bottom w:val="none" w:sz="0" w:space="0" w:color="auto"/>
                <w:right w:val="none" w:sz="0" w:space="0" w:color="auto"/>
              </w:divBdr>
            </w:div>
            <w:div w:id="705253820">
              <w:marLeft w:val="0"/>
              <w:marRight w:val="0"/>
              <w:marTop w:val="0"/>
              <w:marBottom w:val="0"/>
              <w:divBdr>
                <w:top w:val="none" w:sz="0" w:space="0" w:color="auto"/>
                <w:left w:val="none" w:sz="0" w:space="0" w:color="auto"/>
                <w:bottom w:val="none" w:sz="0" w:space="0" w:color="auto"/>
                <w:right w:val="none" w:sz="0" w:space="0" w:color="auto"/>
              </w:divBdr>
            </w:div>
            <w:div w:id="868682622">
              <w:marLeft w:val="0"/>
              <w:marRight w:val="0"/>
              <w:marTop w:val="0"/>
              <w:marBottom w:val="0"/>
              <w:divBdr>
                <w:top w:val="none" w:sz="0" w:space="0" w:color="auto"/>
                <w:left w:val="none" w:sz="0" w:space="0" w:color="auto"/>
                <w:bottom w:val="none" w:sz="0" w:space="0" w:color="auto"/>
                <w:right w:val="none" w:sz="0" w:space="0" w:color="auto"/>
              </w:divBdr>
            </w:div>
            <w:div w:id="1557205731">
              <w:marLeft w:val="0"/>
              <w:marRight w:val="0"/>
              <w:marTop w:val="0"/>
              <w:marBottom w:val="0"/>
              <w:divBdr>
                <w:top w:val="none" w:sz="0" w:space="0" w:color="auto"/>
                <w:left w:val="none" w:sz="0" w:space="0" w:color="auto"/>
                <w:bottom w:val="none" w:sz="0" w:space="0" w:color="auto"/>
                <w:right w:val="none" w:sz="0" w:space="0" w:color="auto"/>
              </w:divBdr>
            </w:div>
            <w:div w:id="267467338">
              <w:marLeft w:val="0"/>
              <w:marRight w:val="0"/>
              <w:marTop w:val="0"/>
              <w:marBottom w:val="0"/>
              <w:divBdr>
                <w:top w:val="none" w:sz="0" w:space="0" w:color="auto"/>
                <w:left w:val="none" w:sz="0" w:space="0" w:color="auto"/>
                <w:bottom w:val="none" w:sz="0" w:space="0" w:color="auto"/>
                <w:right w:val="none" w:sz="0" w:space="0" w:color="auto"/>
              </w:divBdr>
            </w:div>
            <w:div w:id="1248074039">
              <w:marLeft w:val="0"/>
              <w:marRight w:val="0"/>
              <w:marTop w:val="0"/>
              <w:marBottom w:val="0"/>
              <w:divBdr>
                <w:top w:val="none" w:sz="0" w:space="0" w:color="auto"/>
                <w:left w:val="none" w:sz="0" w:space="0" w:color="auto"/>
                <w:bottom w:val="none" w:sz="0" w:space="0" w:color="auto"/>
                <w:right w:val="none" w:sz="0" w:space="0" w:color="auto"/>
              </w:divBdr>
            </w:div>
            <w:div w:id="1836459793">
              <w:marLeft w:val="0"/>
              <w:marRight w:val="0"/>
              <w:marTop w:val="0"/>
              <w:marBottom w:val="0"/>
              <w:divBdr>
                <w:top w:val="none" w:sz="0" w:space="0" w:color="auto"/>
                <w:left w:val="none" w:sz="0" w:space="0" w:color="auto"/>
                <w:bottom w:val="none" w:sz="0" w:space="0" w:color="auto"/>
                <w:right w:val="none" w:sz="0" w:space="0" w:color="auto"/>
              </w:divBdr>
            </w:div>
            <w:div w:id="1487015448">
              <w:marLeft w:val="0"/>
              <w:marRight w:val="0"/>
              <w:marTop w:val="0"/>
              <w:marBottom w:val="0"/>
              <w:divBdr>
                <w:top w:val="none" w:sz="0" w:space="0" w:color="auto"/>
                <w:left w:val="none" w:sz="0" w:space="0" w:color="auto"/>
                <w:bottom w:val="none" w:sz="0" w:space="0" w:color="auto"/>
                <w:right w:val="none" w:sz="0" w:space="0" w:color="auto"/>
              </w:divBdr>
            </w:div>
            <w:div w:id="1161963937">
              <w:marLeft w:val="0"/>
              <w:marRight w:val="0"/>
              <w:marTop w:val="0"/>
              <w:marBottom w:val="0"/>
              <w:divBdr>
                <w:top w:val="none" w:sz="0" w:space="0" w:color="auto"/>
                <w:left w:val="none" w:sz="0" w:space="0" w:color="auto"/>
                <w:bottom w:val="none" w:sz="0" w:space="0" w:color="auto"/>
                <w:right w:val="none" w:sz="0" w:space="0" w:color="auto"/>
              </w:divBdr>
            </w:div>
            <w:div w:id="536628067">
              <w:marLeft w:val="0"/>
              <w:marRight w:val="0"/>
              <w:marTop w:val="0"/>
              <w:marBottom w:val="0"/>
              <w:divBdr>
                <w:top w:val="none" w:sz="0" w:space="0" w:color="auto"/>
                <w:left w:val="none" w:sz="0" w:space="0" w:color="auto"/>
                <w:bottom w:val="none" w:sz="0" w:space="0" w:color="auto"/>
                <w:right w:val="none" w:sz="0" w:space="0" w:color="auto"/>
              </w:divBdr>
            </w:div>
            <w:div w:id="1174957517">
              <w:marLeft w:val="0"/>
              <w:marRight w:val="0"/>
              <w:marTop w:val="0"/>
              <w:marBottom w:val="0"/>
              <w:divBdr>
                <w:top w:val="none" w:sz="0" w:space="0" w:color="auto"/>
                <w:left w:val="none" w:sz="0" w:space="0" w:color="auto"/>
                <w:bottom w:val="none" w:sz="0" w:space="0" w:color="auto"/>
                <w:right w:val="none" w:sz="0" w:space="0" w:color="auto"/>
              </w:divBdr>
            </w:div>
            <w:div w:id="1924071975">
              <w:marLeft w:val="0"/>
              <w:marRight w:val="0"/>
              <w:marTop w:val="0"/>
              <w:marBottom w:val="0"/>
              <w:divBdr>
                <w:top w:val="none" w:sz="0" w:space="0" w:color="auto"/>
                <w:left w:val="none" w:sz="0" w:space="0" w:color="auto"/>
                <w:bottom w:val="none" w:sz="0" w:space="0" w:color="auto"/>
                <w:right w:val="none" w:sz="0" w:space="0" w:color="auto"/>
              </w:divBdr>
            </w:div>
            <w:div w:id="713819656">
              <w:marLeft w:val="0"/>
              <w:marRight w:val="0"/>
              <w:marTop w:val="0"/>
              <w:marBottom w:val="0"/>
              <w:divBdr>
                <w:top w:val="none" w:sz="0" w:space="0" w:color="auto"/>
                <w:left w:val="none" w:sz="0" w:space="0" w:color="auto"/>
                <w:bottom w:val="none" w:sz="0" w:space="0" w:color="auto"/>
                <w:right w:val="none" w:sz="0" w:space="0" w:color="auto"/>
              </w:divBdr>
            </w:div>
            <w:div w:id="1673331957">
              <w:marLeft w:val="0"/>
              <w:marRight w:val="0"/>
              <w:marTop w:val="0"/>
              <w:marBottom w:val="0"/>
              <w:divBdr>
                <w:top w:val="none" w:sz="0" w:space="0" w:color="auto"/>
                <w:left w:val="none" w:sz="0" w:space="0" w:color="auto"/>
                <w:bottom w:val="none" w:sz="0" w:space="0" w:color="auto"/>
                <w:right w:val="none" w:sz="0" w:space="0" w:color="auto"/>
              </w:divBdr>
            </w:div>
            <w:div w:id="1148285352">
              <w:marLeft w:val="0"/>
              <w:marRight w:val="0"/>
              <w:marTop w:val="0"/>
              <w:marBottom w:val="0"/>
              <w:divBdr>
                <w:top w:val="none" w:sz="0" w:space="0" w:color="auto"/>
                <w:left w:val="none" w:sz="0" w:space="0" w:color="auto"/>
                <w:bottom w:val="none" w:sz="0" w:space="0" w:color="auto"/>
                <w:right w:val="none" w:sz="0" w:space="0" w:color="auto"/>
              </w:divBdr>
            </w:div>
            <w:div w:id="1752003673">
              <w:marLeft w:val="0"/>
              <w:marRight w:val="0"/>
              <w:marTop w:val="0"/>
              <w:marBottom w:val="0"/>
              <w:divBdr>
                <w:top w:val="none" w:sz="0" w:space="0" w:color="auto"/>
                <w:left w:val="none" w:sz="0" w:space="0" w:color="auto"/>
                <w:bottom w:val="none" w:sz="0" w:space="0" w:color="auto"/>
                <w:right w:val="none" w:sz="0" w:space="0" w:color="auto"/>
              </w:divBdr>
            </w:div>
            <w:div w:id="309672778">
              <w:marLeft w:val="0"/>
              <w:marRight w:val="0"/>
              <w:marTop w:val="0"/>
              <w:marBottom w:val="0"/>
              <w:divBdr>
                <w:top w:val="none" w:sz="0" w:space="0" w:color="auto"/>
                <w:left w:val="none" w:sz="0" w:space="0" w:color="auto"/>
                <w:bottom w:val="none" w:sz="0" w:space="0" w:color="auto"/>
                <w:right w:val="none" w:sz="0" w:space="0" w:color="auto"/>
              </w:divBdr>
            </w:div>
            <w:div w:id="804157614">
              <w:marLeft w:val="0"/>
              <w:marRight w:val="0"/>
              <w:marTop w:val="0"/>
              <w:marBottom w:val="0"/>
              <w:divBdr>
                <w:top w:val="none" w:sz="0" w:space="0" w:color="auto"/>
                <w:left w:val="none" w:sz="0" w:space="0" w:color="auto"/>
                <w:bottom w:val="none" w:sz="0" w:space="0" w:color="auto"/>
                <w:right w:val="none" w:sz="0" w:space="0" w:color="auto"/>
              </w:divBdr>
            </w:div>
            <w:div w:id="1303998955">
              <w:marLeft w:val="0"/>
              <w:marRight w:val="0"/>
              <w:marTop w:val="0"/>
              <w:marBottom w:val="0"/>
              <w:divBdr>
                <w:top w:val="none" w:sz="0" w:space="0" w:color="auto"/>
                <w:left w:val="none" w:sz="0" w:space="0" w:color="auto"/>
                <w:bottom w:val="none" w:sz="0" w:space="0" w:color="auto"/>
                <w:right w:val="none" w:sz="0" w:space="0" w:color="auto"/>
              </w:divBdr>
            </w:div>
            <w:div w:id="1721510223">
              <w:marLeft w:val="0"/>
              <w:marRight w:val="0"/>
              <w:marTop w:val="0"/>
              <w:marBottom w:val="0"/>
              <w:divBdr>
                <w:top w:val="none" w:sz="0" w:space="0" w:color="auto"/>
                <w:left w:val="none" w:sz="0" w:space="0" w:color="auto"/>
                <w:bottom w:val="none" w:sz="0" w:space="0" w:color="auto"/>
                <w:right w:val="none" w:sz="0" w:space="0" w:color="auto"/>
              </w:divBdr>
            </w:div>
            <w:div w:id="1446382852">
              <w:marLeft w:val="0"/>
              <w:marRight w:val="0"/>
              <w:marTop w:val="0"/>
              <w:marBottom w:val="0"/>
              <w:divBdr>
                <w:top w:val="none" w:sz="0" w:space="0" w:color="auto"/>
                <w:left w:val="none" w:sz="0" w:space="0" w:color="auto"/>
                <w:bottom w:val="none" w:sz="0" w:space="0" w:color="auto"/>
                <w:right w:val="none" w:sz="0" w:space="0" w:color="auto"/>
              </w:divBdr>
            </w:div>
            <w:div w:id="1611813081">
              <w:marLeft w:val="0"/>
              <w:marRight w:val="0"/>
              <w:marTop w:val="0"/>
              <w:marBottom w:val="0"/>
              <w:divBdr>
                <w:top w:val="none" w:sz="0" w:space="0" w:color="auto"/>
                <w:left w:val="none" w:sz="0" w:space="0" w:color="auto"/>
                <w:bottom w:val="none" w:sz="0" w:space="0" w:color="auto"/>
                <w:right w:val="none" w:sz="0" w:space="0" w:color="auto"/>
              </w:divBdr>
            </w:div>
            <w:div w:id="1189099262">
              <w:marLeft w:val="0"/>
              <w:marRight w:val="0"/>
              <w:marTop w:val="0"/>
              <w:marBottom w:val="0"/>
              <w:divBdr>
                <w:top w:val="none" w:sz="0" w:space="0" w:color="auto"/>
                <w:left w:val="none" w:sz="0" w:space="0" w:color="auto"/>
                <w:bottom w:val="none" w:sz="0" w:space="0" w:color="auto"/>
                <w:right w:val="none" w:sz="0" w:space="0" w:color="auto"/>
              </w:divBdr>
            </w:div>
            <w:div w:id="1065563822">
              <w:marLeft w:val="0"/>
              <w:marRight w:val="0"/>
              <w:marTop w:val="0"/>
              <w:marBottom w:val="0"/>
              <w:divBdr>
                <w:top w:val="none" w:sz="0" w:space="0" w:color="auto"/>
                <w:left w:val="none" w:sz="0" w:space="0" w:color="auto"/>
                <w:bottom w:val="none" w:sz="0" w:space="0" w:color="auto"/>
                <w:right w:val="none" w:sz="0" w:space="0" w:color="auto"/>
              </w:divBdr>
            </w:div>
            <w:div w:id="10551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74365">
      <w:bodyDiv w:val="1"/>
      <w:marLeft w:val="0"/>
      <w:marRight w:val="0"/>
      <w:marTop w:val="0"/>
      <w:marBottom w:val="0"/>
      <w:divBdr>
        <w:top w:val="none" w:sz="0" w:space="0" w:color="auto"/>
        <w:left w:val="none" w:sz="0" w:space="0" w:color="auto"/>
        <w:bottom w:val="none" w:sz="0" w:space="0" w:color="auto"/>
        <w:right w:val="none" w:sz="0" w:space="0" w:color="auto"/>
      </w:divBdr>
    </w:div>
    <w:div w:id="1848716407">
      <w:bodyDiv w:val="1"/>
      <w:marLeft w:val="0"/>
      <w:marRight w:val="0"/>
      <w:marTop w:val="0"/>
      <w:marBottom w:val="0"/>
      <w:divBdr>
        <w:top w:val="none" w:sz="0" w:space="0" w:color="auto"/>
        <w:left w:val="none" w:sz="0" w:space="0" w:color="auto"/>
        <w:bottom w:val="none" w:sz="0" w:space="0" w:color="auto"/>
        <w:right w:val="none" w:sz="0" w:space="0" w:color="auto"/>
      </w:divBdr>
    </w:div>
    <w:div w:id="1855531503">
      <w:bodyDiv w:val="1"/>
      <w:marLeft w:val="0"/>
      <w:marRight w:val="0"/>
      <w:marTop w:val="0"/>
      <w:marBottom w:val="0"/>
      <w:divBdr>
        <w:top w:val="none" w:sz="0" w:space="0" w:color="auto"/>
        <w:left w:val="none" w:sz="0" w:space="0" w:color="auto"/>
        <w:bottom w:val="none" w:sz="0" w:space="0" w:color="auto"/>
        <w:right w:val="none" w:sz="0" w:space="0" w:color="auto"/>
      </w:divBdr>
      <w:divsChild>
        <w:div w:id="729503159">
          <w:marLeft w:val="0"/>
          <w:marRight w:val="0"/>
          <w:marTop w:val="0"/>
          <w:marBottom w:val="0"/>
          <w:divBdr>
            <w:top w:val="none" w:sz="0" w:space="0" w:color="auto"/>
            <w:left w:val="none" w:sz="0" w:space="0" w:color="auto"/>
            <w:bottom w:val="none" w:sz="0" w:space="0" w:color="auto"/>
            <w:right w:val="none" w:sz="0" w:space="0" w:color="auto"/>
          </w:divBdr>
          <w:divsChild>
            <w:div w:id="1767647906">
              <w:marLeft w:val="0"/>
              <w:marRight w:val="0"/>
              <w:marTop w:val="0"/>
              <w:marBottom w:val="0"/>
              <w:divBdr>
                <w:top w:val="none" w:sz="0" w:space="0" w:color="auto"/>
                <w:left w:val="none" w:sz="0" w:space="0" w:color="auto"/>
                <w:bottom w:val="none" w:sz="0" w:space="0" w:color="auto"/>
                <w:right w:val="none" w:sz="0" w:space="0" w:color="auto"/>
              </w:divBdr>
              <w:divsChild>
                <w:div w:id="7660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9789">
      <w:bodyDiv w:val="1"/>
      <w:marLeft w:val="0"/>
      <w:marRight w:val="0"/>
      <w:marTop w:val="0"/>
      <w:marBottom w:val="0"/>
      <w:divBdr>
        <w:top w:val="none" w:sz="0" w:space="0" w:color="auto"/>
        <w:left w:val="none" w:sz="0" w:space="0" w:color="auto"/>
        <w:bottom w:val="none" w:sz="0" w:space="0" w:color="auto"/>
        <w:right w:val="none" w:sz="0" w:space="0" w:color="auto"/>
      </w:divBdr>
    </w:div>
    <w:div w:id="1867518414">
      <w:bodyDiv w:val="1"/>
      <w:marLeft w:val="0"/>
      <w:marRight w:val="0"/>
      <w:marTop w:val="0"/>
      <w:marBottom w:val="0"/>
      <w:divBdr>
        <w:top w:val="none" w:sz="0" w:space="0" w:color="auto"/>
        <w:left w:val="none" w:sz="0" w:space="0" w:color="auto"/>
        <w:bottom w:val="none" w:sz="0" w:space="0" w:color="auto"/>
        <w:right w:val="none" w:sz="0" w:space="0" w:color="auto"/>
      </w:divBdr>
    </w:div>
    <w:div w:id="1879394364">
      <w:bodyDiv w:val="1"/>
      <w:marLeft w:val="0"/>
      <w:marRight w:val="0"/>
      <w:marTop w:val="0"/>
      <w:marBottom w:val="0"/>
      <w:divBdr>
        <w:top w:val="none" w:sz="0" w:space="0" w:color="auto"/>
        <w:left w:val="none" w:sz="0" w:space="0" w:color="auto"/>
        <w:bottom w:val="none" w:sz="0" w:space="0" w:color="auto"/>
        <w:right w:val="none" w:sz="0" w:space="0" w:color="auto"/>
      </w:divBdr>
      <w:divsChild>
        <w:div w:id="1940217782">
          <w:marLeft w:val="0"/>
          <w:marRight w:val="0"/>
          <w:marTop w:val="0"/>
          <w:marBottom w:val="0"/>
          <w:divBdr>
            <w:top w:val="none" w:sz="0" w:space="0" w:color="auto"/>
            <w:left w:val="none" w:sz="0" w:space="0" w:color="auto"/>
            <w:bottom w:val="none" w:sz="0" w:space="0" w:color="auto"/>
            <w:right w:val="none" w:sz="0" w:space="0" w:color="auto"/>
          </w:divBdr>
          <w:divsChild>
            <w:div w:id="688143130">
              <w:marLeft w:val="0"/>
              <w:marRight w:val="0"/>
              <w:marTop w:val="0"/>
              <w:marBottom w:val="0"/>
              <w:divBdr>
                <w:top w:val="none" w:sz="0" w:space="0" w:color="auto"/>
                <w:left w:val="none" w:sz="0" w:space="0" w:color="auto"/>
                <w:bottom w:val="none" w:sz="0" w:space="0" w:color="auto"/>
                <w:right w:val="none" w:sz="0" w:space="0" w:color="auto"/>
              </w:divBdr>
              <w:divsChild>
                <w:div w:id="6182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899181">
      <w:bodyDiv w:val="1"/>
      <w:marLeft w:val="0"/>
      <w:marRight w:val="0"/>
      <w:marTop w:val="0"/>
      <w:marBottom w:val="0"/>
      <w:divBdr>
        <w:top w:val="none" w:sz="0" w:space="0" w:color="auto"/>
        <w:left w:val="none" w:sz="0" w:space="0" w:color="auto"/>
        <w:bottom w:val="none" w:sz="0" w:space="0" w:color="auto"/>
        <w:right w:val="none" w:sz="0" w:space="0" w:color="auto"/>
      </w:divBdr>
      <w:divsChild>
        <w:div w:id="36198506">
          <w:marLeft w:val="0"/>
          <w:marRight w:val="0"/>
          <w:marTop w:val="0"/>
          <w:marBottom w:val="0"/>
          <w:divBdr>
            <w:top w:val="none" w:sz="0" w:space="0" w:color="auto"/>
            <w:left w:val="none" w:sz="0" w:space="0" w:color="auto"/>
            <w:bottom w:val="none" w:sz="0" w:space="0" w:color="auto"/>
            <w:right w:val="none" w:sz="0" w:space="0" w:color="auto"/>
          </w:divBdr>
          <w:divsChild>
            <w:div w:id="1951818198">
              <w:marLeft w:val="0"/>
              <w:marRight w:val="0"/>
              <w:marTop w:val="0"/>
              <w:marBottom w:val="0"/>
              <w:divBdr>
                <w:top w:val="none" w:sz="0" w:space="0" w:color="auto"/>
                <w:left w:val="none" w:sz="0" w:space="0" w:color="auto"/>
                <w:bottom w:val="none" w:sz="0" w:space="0" w:color="auto"/>
                <w:right w:val="none" w:sz="0" w:space="0" w:color="auto"/>
              </w:divBdr>
              <w:divsChild>
                <w:div w:id="106503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70985">
      <w:bodyDiv w:val="1"/>
      <w:marLeft w:val="0"/>
      <w:marRight w:val="0"/>
      <w:marTop w:val="0"/>
      <w:marBottom w:val="0"/>
      <w:divBdr>
        <w:top w:val="none" w:sz="0" w:space="0" w:color="auto"/>
        <w:left w:val="none" w:sz="0" w:space="0" w:color="auto"/>
        <w:bottom w:val="none" w:sz="0" w:space="0" w:color="auto"/>
        <w:right w:val="none" w:sz="0" w:space="0" w:color="auto"/>
      </w:divBdr>
    </w:div>
    <w:div w:id="1890024586">
      <w:bodyDiv w:val="1"/>
      <w:marLeft w:val="0"/>
      <w:marRight w:val="0"/>
      <w:marTop w:val="0"/>
      <w:marBottom w:val="0"/>
      <w:divBdr>
        <w:top w:val="none" w:sz="0" w:space="0" w:color="auto"/>
        <w:left w:val="none" w:sz="0" w:space="0" w:color="auto"/>
        <w:bottom w:val="none" w:sz="0" w:space="0" w:color="auto"/>
        <w:right w:val="none" w:sz="0" w:space="0" w:color="auto"/>
      </w:divBdr>
    </w:div>
    <w:div w:id="1890605925">
      <w:bodyDiv w:val="1"/>
      <w:marLeft w:val="0"/>
      <w:marRight w:val="0"/>
      <w:marTop w:val="0"/>
      <w:marBottom w:val="0"/>
      <w:divBdr>
        <w:top w:val="none" w:sz="0" w:space="0" w:color="auto"/>
        <w:left w:val="none" w:sz="0" w:space="0" w:color="auto"/>
        <w:bottom w:val="none" w:sz="0" w:space="0" w:color="auto"/>
        <w:right w:val="none" w:sz="0" w:space="0" w:color="auto"/>
      </w:divBdr>
      <w:divsChild>
        <w:div w:id="540898161">
          <w:marLeft w:val="0"/>
          <w:marRight w:val="0"/>
          <w:marTop w:val="0"/>
          <w:marBottom w:val="0"/>
          <w:divBdr>
            <w:top w:val="none" w:sz="0" w:space="0" w:color="auto"/>
            <w:left w:val="none" w:sz="0" w:space="0" w:color="auto"/>
            <w:bottom w:val="none" w:sz="0" w:space="0" w:color="auto"/>
            <w:right w:val="none" w:sz="0" w:space="0" w:color="auto"/>
          </w:divBdr>
          <w:divsChild>
            <w:div w:id="281883212">
              <w:marLeft w:val="0"/>
              <w:marRight w:val="0"/>
              <w:marTop w:val="0"/>
              <w:marBottom w:val="0"/>
              <w:divBdr>
                <w:top w:val="none" w:sz="0" w:space="0" w:color="auto"/>
                <w:left w:val="none" w:sz="0" w:space="0" w:color="auto"/>
                <w:bottom w:val="none" w:sz="0" w:space="0" w:color="auto"/>
                <w:right w:val="none" w:sz="0" w:space="0" w:color="auto"/>
              </w:divBdr>
              <w:divsChild>
                <w:div w:id="106537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320">
      <w:bodyDiv w:val="1"/>
      <w:marLeft w:val="0"/>
      <w:marRight w:val="0"/>
      <w:marTop w:val="0"/>
      <w:marBottom w:val="0"/>
      <w:divBdr>
        <w:top w:val="none" w:sz="0" w:space="0" w:color="auto"/>
        <w:left w:val="none" w:sz="0" w:space="0" w:color="auto"/>
        <w:bottom w:val="none" w:sz="0" w:space="0" w:color="auto"/>
        <w:right w:val="none" w:sz="0" w:space="0" w:color="auto"/>
      </w:divBdr>
      <w:divsChild>
        <w:div w:id="923151202">
          <w:marLeft w:val="0"/>
          <w:marRight w:val="0"/>
          <w:marTop w:val="0"/>
          <w:marBottom w:val="0"/>
          <w:divBdr>
            <w:top w:val="none" w:sz="0" w:space="0" w:color="auto"/>
            <w:left w:val="none" w:sz="0" w:space="0" w:color="auto"/>
            <w:bottom w:val="none" w:sz="0" w:space="0" w:color="auto"/>
            <w:right w:val="none" w:sz="0" w:space="0" w:color="auto"/>
          </w:divBdr>
          <w:divsChild>
            <w:div w:id="162474532">
              <w:marLeft w:val="0"/>
              <w:marRight w:val="0"/>
              <w:marTop w:val="0"/>
              <w:marBottom w:val="0"/>
              <w:divBdr>
                <w:top w:val="none" w:sz="0" w:space="0" w:color="auto"/>
                <w:left w:val="none" w:sz="0" w:space="0" w:color="auto"/>
                <w:bottom w:val="none" w:sz="0" w:space="0" w:color="auto"/>
                <w:right w:val="none" w:sz="0" w:space="0" w:color="auto"/>
              </w:divBdr>
              <w:divsChild>
                <w:div w:id="13781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244186">
      <w:bodyDiv w:val="1"/>
      <w:marLeft w:val="0"/>
      <w:marRight w:val="0"/>
      <w:marTop w:val="0"/>
      <w:marBottom w:val="0"/>
      <w:divBdr>
        <w:top w:val="none" w:sz="0" w:space="0" w:color="auto"/>
        <w:left w:val="none" w:sz="0" w:space="0" w:color="auto"/>
        <w:bottom w:val="none" w:sz="0" w:space="0" w:color="auto"/>
        <w:right w:val="none" w:sz="0" w:space="0" w:color="auto"/>
      </w:divBdr>
    </w:div>
    <w:div w:id="1948848852">
      <w:bodyDiv w:val="1"/>
      <w:marLeft w:val="0"/>
      <w:marRight w:val="0"/>
      <w:marTop w:val="0"/>
      <w:marBottom w:val="0"/>
      <w:divBdr>
        <w:top w:val="none" w:sz="0" w:space="0" w:color="auto"/>
        <w:left w:val="none" w:sz="0" w:space="0" w:color="auto"/>
        <w:bottom w:val="none" w:sz="0" w:space="0" w:color="auto"/>
        <w:right w:val="none" w:sz="0" w:space="0" w:color="auto"/>
      </w:divBdr>
    </w:div>
    <w:div w:id="1967153304">
      <w:bodyDiv w:val="1"/>
      <w:marLeft w:val="0"/>
      <w:marRight w:val="0"/>
      <w:marTop w:val="0"/>
      <w:marBottom w:val="0"/>
      <w:divBdr>
        <w:top w:val="none" w:sz="0" w:space="0" w:color="auto"/>
        <w:left w:val="none" w:sz="0" w:space="0" w:color="auto"/>
        <w:bottom w:val="none" w:sz="0" w:space="0" w:color="auto"/>
        <w:right w:val="none" w:sz="0" w:space="0" w:color="auto"/>
      </w:divBdr>
      <w:divsChild>
        <w:div w:id="806626676">
          <w:marLeft w:val="0"/>
          <w:marRight w:val="0"/>
          <w:marTop w:val="0"/>
          <w:marBottom w:val="0"/>
          <w:divBdr>
            <w:top w:val="none" w:sz="0" w:space="0" w:color="auto"/>
            <w:left w:val="none" w:sz="0" w:space="0" w:color="auto"/>
            <w:bottom w:val="none" w:sz="0" w:space="0" w:color="auto"/>
            <w:right w:val="none" w:sz="0" w:space="0" w:color="auto"/>
          </w:divBdr>
          <w:divsChild>
            <w:div w:id="1832914462">
              <w:marLeft w:val="0"/>
              <w:marRight w:val="0"/>
              <w:marTop w:val="0"/>
              <w:marBottom w:val="0"/>
              <w:divBdr>
                <w:top w:val="none" w:sz="0" w:space="0" w:color="auto"/>
                <w:left w:val="none" w:sz="0" w:space="0" w:color="auto"/>
                <w:bottom w:val="none" w:sz="0" w:space="0" w:color="auto"/>
                <w:right w:val="none" w:sz="0" w:space="0" w:color="auto"/>
              </w:divBdr>
              <w:divsChild>
                <w:div w:id="17066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193876">
      <w:bodyDiv w:val="1"/>
      <w:marLeft w:val="0"/>
      <w:marRight w:val="0"/>
      <w:marTop w:val="0"/>
      <w:marBottom w:val="0"/>
      <w:divBdr>
        <w:top w:val="none" w:sz="0" w:space="0" w:color="auto"/>
        <w:left w:val="none" w:sz="0" w:space="0" w:color="auto"/>
        <w:bottom w:val="none" w:sz="0" w:space="0" w:color="auto"/>
        <w:right w:val="none" w:sz="0" w:space="0" w:color="auto"/>
      </w:divBdr>
    </w:div>
    <w:div w:id="1995841563">
      <w:bodyDiv w:val="1"/>
      <w:marLeft w:val="0"/>
      <w:marRight w:val="0"/>
      <w:marTop w:val="0"/>
      <w:marBottom w:val="0"/>
      <w:divBdr>
        <w:top w:val="none" w:sz="0" w:space="0" w:color="auto"/>
        <w:left w:val="none" w:sz="0" w:space="0" w:color="auto"/>
        <w:bottom w:val="none" w:sz="0" w:space="0" w:color="auto"/>
        <w:right w:val="none" w:sz="0" w:space="0" w:color="auto"/>
      </w:divBdr>
      <w:divsChild>
        <w:div w:id="2117946967">
          <w:marLeft w:val="0"/>
          <w:marRight w:val="0"/>
          <w:marTop w:val="0"/>
          <w:marBottom w:val="0"/>
          <w:divBdr>
            <w:top w:val="none" w:sz="0" w:space="0" w:color="auto"/>
            <w:left w:val="none" w:sz="0" w:space="0" w:color="auto"/>
            <w:bottom w:val="none" w:sz="0" w:space="0" w:color="auto"/>
            <w:right w:val="none" w:sz="0" w:space="0" w:color="auto"/>
          </w:divBdr>
          <w:divsChild>
            <w:div w:id="1014576956">
              <w:marLeft w:val="0"/>
              <w:marRight w:val="0"/>
              <w:marTop w:val="0"/>
              <w:marBottom w:val="0"/>
              <w:divBdr>
                <w:top w:val="none" w:sz="0" w:space="0" w:color="auto"/>
                <w:left w:val="none" w:sz="0" w:space="0" w:color="auto"/>
                <w:bottom w:val="none" w:sz="0" w:space="0" w:color="auto"/>
                <w:right w:val="none" w:sz="0" w:space="0" w:color="auto"/>
              </w:divBdr>
              <w:divsChild>
                <w:div w:id="5139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0018">
      <w:bodyDiv w:val="1"/>
      <w:marLeft w:val="0"/>
      <w:marRight w:val="0"/>
      <w:marTop w:val="0"/>
      <w:marBottom w:val="0"/>
      <w:divBdr>
        <w:top w:val="none" w:sz="0" w:space="0" w:color="auto"/>
        <w:left w:val="none" w:sz="0" w:space="0" w:color="auto"/>
        <w:bottom w:val="none" w:sz="0" w:space="0" w:color="auto"/>
        <w:right w:val="none" w:sz="0" w:space="0" w:color="auto"/>
      </w:divBdr>
    </w:div>
    <w:div w:id="1999994384">
      <w:bodyDiv w:val="1"/>
      <w:marLeft w:val="0"/>
      <w:marRight w:val="0"/>
      <w:marTop w:val="0"/>
      <w:marBottom w:val="0"/>
      <w:divBdr>
        <w:top w:val="none" w:sz="0" w:space="0" w:color="auto"/>
        <w:left w:val="none" w:sz="0" w:space="0" w:color="auto"/>
        <w:bottom w:val="none" w:sz="0" w:space="0" w:color="auto"/>
        <w:right w:val="none" w:sz="0" w:space="0" w:color="auto"/>
      </w:divBdr>
      <w:divsChild>
        <w:div w:id="1015687654">
          <w:marLeft w:val="0"/>
          <w:marRight w:val="0"/>
          <w:marTop w:val="0"/>
          <w:marBottom w:val="0"/>
          <w:divBdr>
            <w:top w:val="none" w:sz="0" w:space="0" w:color="auto"/>
            <w:left w:val="none" w:sz="0" w:space="0" w:color="auto"/>
            <w:bottom w:val="none" w:sz="0" w:space="0" w:color="auto"/>
            <w:right w:val="none" w:sz="0" w:space="0" w:color="auto"/>
          </w:divBdr>
          <w:divsChild>
            <w:div w:id="413478243">
              <w:marLeft w:val="0"/>
              <w:marRight w:val="0"/>
              <w:marTop w:val="0"/>
              <w:marBottom w:val="0"/>
              <w:divBdr>
                <w:top w:val="none" w:sz="0" w:space="0" w:color="auto"/>
                <w:left w:val="none" w:sz="0" w:space="0" w:color="auto"/>
                <w:bottom w:val="none" w:sz="0" w:space="0" w:color="auto"/>
                <w:right w:val="none" w:sz="0" w:space="0" w:color="auto"/>
              </w:divBdr>
              <w:divsChild>
                <w:div w:id="169083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4499">
      <w:bodyDiv w:val="1"/>
      <w:marLeft w:val="0"/>
      <w:marRight w:val="0"/>
      <w:marTop w:val="0"/>
      <w:marBottom w:val="0"/>
      <w:divBdr>
        <w:top w:val="none" w:sz="0" w:space="0" w:color="auto"/>
        <w:left w:val="none" w:sz="0" w:space="0" w:color="auto"/>
        <w:bottom w:val="none" w:sz="0" w:space="0" w:color="auto"/>
        <w:right w:val="none" w:sz="0" w:space="0" w:color="auto"/>
      </w:divBdr>
    </w:div>
    <w:div w:id="2023118402">
      <w:bodyDiv w:val="1"/>
      <w:marLeft w:val="0"/>
      <w:marRight w:val="0"/>
      <w:marTop w:val="0"/>
      <w:marBottom w:val="0"/>
      <w:divBdr>
        <w:top w:val="none" w:sz="0" w:space="0" w:color="auto"/>
        <w:left w:val="none" w:sz="0" w:space="0" w:color="auto"/>
        <w:bottom w:val="none" w:sz="0" w:space="0" w:color="auto"/>
        <w:right w:val="none" w:sz="0" w:space="0" w:color="auto"/>
      </w:divBdr>
    </w:div>
    <w:div w:id="2046561078">
      <w:bodyDiv w:val="1"/>
      <w:marLeft w:val="0"/>
      <w:marRight w:val="0"/>
      <w:marTop w:val="0"/>
      <w:marBottom w:val="0"/>
      <w:divBdr>
        <w:top w:val="none" w:sz="0" w:space="0" w:color="auto"/>
        <w:left w:val="none" w:sz="0" w:space="0" w:color="auto"/>
        <w:bottom w:val="none" w:sz="0" w:space="0" w:color="auto"/>
        <w:right w:val="none" w:sz="0" w:space="0" w:color="auto"/>
      </w:divBdr>
    </w:div>
    <w:div w:id="2063599281">
      <w:bodyDiv w:val="1"/>
      <w:marLeft w:val="0"/>
      <w:marRight w:val="0"/>
      <w:marTop w:val="0"/>
      <w:marBottom w:val="0"/>
      <w:divBdr>
        <w:top w:val="none" w:sz="0" w:space="0" w:color="auto"/>
        <w:left w:val="none" w:sz="0" w:space="0" w:color="auto"/>
        <w:bottom w:val="none" w:sz="0" w:space="0" w:color="auto"/>
        <w:right w:val="none" w:sz="0" w:space="0" w:color="auto"/>
      </w:divBdr>
      <w:divsChild>
        <w:div w:id="1845510422">
          <w:marLeft w:val="0"/>
          <w:marRight w:val="0"/>
          <w:marTop w:val="0"/>
          <w:marBottom w:val="0"/>
          <w:divBdr>
            <w:top w:val="none" w:sz="0" w:space="0" w:color="auto"/>
            <w:left w:val="none" w:sz="0" w:space="0" w:color="auto"/>
            <w:bottom w:val="none" w:sz="0" w:space="0" w:color="auto"/>
            <w:right w:val="none" w:sz="0" w:space="0" w:color="auto"/>
          </w:divBdr>
          <w:divsChild>
            <w:div w:id="1579241831">
              <w:marLeft w:val="0"/>
              <w:marRight w:val="0"/>
              <w:marTop w:val="0"/>
              <w:marBottom w:val="0"/>
              <w:divBdr>
                <w:top w:val="none" w:sz="0" w:space="0" w:color="auto"/>
                <w:left w:val="none" w:sz="0" w:space="0" w:color="auto"/>
                <w:bottom w:val="none" w:sz="0" w:space="0" w:color="auto"/>
                <w:right w:val="none" w:sz="0" w:space="0" w:color="auto"/>
              </w:divBdr>
              <w:divsChild>
                <w:div w:id="569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6270">
      <w:bodyDiv w:val="1"/>
      <w:marLeft w:val="0"/>
      <w:marRight w:val="0"/>
      <w:marTop w:val="0"/>
      <w:marBottom w:val="0"/>
      <w:divBdr>
        <w:top w:val="none" w:sz="0" w:space="0" w:color="auto"/>
        <w:left w:val="none" w:sz="0" w:space="0" w:color="auto"/>
        <w:bottom w:val="none" w:sz="0" w:space="0" w:color="auto"/>
        <w:right w:val="none" w:sz="0" w:space="0" w:color="auto"/>
      </w:divBdr>
      <w:divsChild>
        <w:div w:id="386488178">
          <w:marLeft w:val="0"/>
          <w:marRight w:val="0"/>
          <w:marTop w:val="0"/>
          <w:marBottom w:val="0"/>
          <w:divBdr>
            <w:top w:val="none" w:sz="0" w:space="0" w:color="auto"/>
            <w:left w:val="none" w:sz="0" w:space="0" w:color="auto"/>
            <w:bottom w:val="none" w:sz="0" w:space="0" w:color="auto"/>
            <w:right w:val="none" w:sz="0" w:space="0" w:color="auto"/>
          </w:divBdr>
        </w:div>
        <w:div w:id="2118404151">
          <w:marLeft w:val="0"/>
          <w:marRight w:val="0"/>
          <w:marTop w:val="0"/>
          <w:marBottom w:val="0"/>
          <w:divBdr>
            <w:top w:val="none" w:sz="0" w:space="0" w:color="auto"/>
            <w:left w:val="none" w:sz="0" w:space="0" w:color="auto"/>
            <w:bottom w:val="none" w:sz="0" w:space="0" w:color="auto"/>
            <w:right w:val="none" w:sz="0" w:space="0" w:color="auto"/>
          </w:divBdr>
        </w:div>
      </w:divsChild>
    </w:div>
    <w:div w:id="2075078108">
      <w:bodyDiv w:val="1"/>
      <w:marLeft w:val="0"/>
      <w:marRight w:val="0"/>
      <w:marTop w:val="0"/>
      <w:marBottom w:val="0"/>
      <w:divBdr>
        <w:top w:val="none" w:sz="0" w:space="0" w:color="auto"/>
        <w:left w:val="none" w:sz="0" w:space="0" w:color="auto"/>
        <w:bottom w:val="none" w:sz="0" w:space="0" w:color="auto"/>
        <w:right w:val="none" w:sz="0" w:space="0" w:color="auto"/>
      </w:divBdr>
      <w:divsChild>
        <w:div w:id="1997806597">
          <w:marLeft w:val="0"/>
          <w:marRight w:val="0"/>
          <w:marTop w:val="0"/>
          <w:marBottom w:val="0"/>
          <w:divBdr>
            <w:top w:val="none" w:sz="0" w:space="0" w:color="auto"/>
            <w:left w:val="none" w:sz="0" w:space="0" w:color="auto"/>
            <w:bottom w:val="none" w:sz="0" w:space="0" w:color="auto"/>
            <w:right w:val="none" w:sz="0" w:space="0" w:color="auto"/>
          </w:divBdr>
          <w:divsChild>
            <w:div w:id="1871608433">
              <w:marLeft w:val="0"/>
              <w:marRight w:val="0"/>
              <w:marTop w:val="0"/>
              <w:marBottom w:val="0"/>
              <w:divBdr>
                <w:top w:val="none" w:sz="0" w:space="0" w:color="auto"/>
                <w:left w:val="none" w:sz="0" w:space="0" w:color="auto"/>
                <w:bottom w:val="none" w:sz="0" w:space="0" w:color="auto"/>
                <w:right w:val="none" w:sz="0" w:space="0" w:color="auto"/>
              </w:divBdr>
              <w:divsChild>
                <w:div w:id="13999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88678">
      <w:bodyDiv w:val="1"/>
      <w:marLeft w:val="0"/>
      <w:marRight w:val="0"/>
      <w:marTop w:val="0"/>
      <w:marBottom w:val="0"/>
      <w:divBdr>
        <w:top w:val="none" w:sz="0" w:space="0" w:color="auto"/>
        <w:left w:val="none" w:sz="0" w:space="0" w:color="auto"/>
        <w:bottom w:val="none" w:sz="0" w:space="0" w:color="auto"/>
        <w:right w:val="none" w:sz="0" w:space="0" w:color="auto"/>
      </w:divBdr>
    </w:div>
    <w:div w:id="2093625969">
      <w:bodyDiv w:val="1"/>
      <w:marLeft w:val="0"/>
      <w:marRight w:val="0"/>
      <w:marTop w:val="0"/>
      <w:marBottom w:val="0"/>
      <w:divBdr>
        <w:top w:val="none" w:sz="0" w:space="0" w:color="auto"/>
        <w:left w:val="none" w:sz="0" w:space="0" w:color="auto"/>
        <w:bottom w:val="none" w:sz="0" w:space="0" w:color="auto"/>
        <w:right w:val="none" w:sz="0" w:space="0" w:color="auto"/>
      </w:divBdr>
      <w:divsChild>
        <w:div w:id="1061828311">
          <w:marLeft w:val="0"/>
          <w:marRight w:val="0"/>
          <w:marTop w:val="0"/>
          <w:marBottom w:val="0"/>
          <w:divBdr>
            <w:top w:val="none" w:sz="0" w:space="0" w:color="auto"/>
            <w:left w:val="none" w:sz="0" w:space="0" w:color="auto"/>
            <w:bottom w:val="none" w:sz="0" w:space="0" w:color="auto"/>
            <w:right w:val="none" w:sz="0" w:space="0" w:color="auto"/>
          </w:divBdr>
          <w:divsChild>
            <w:div w:id="1771199806">
              <w:marLeft w:val="0"/>
              <w:marRight w:val="0"/>
              <w:marTop w:val="0"/>
              <w:marBottom w:val="0"/>
              <w:divBdr>
                <w:top w:val="none" w:sz="0" w:space="0" w:color="auto"/>
                <w:left w:val="none" w:sz="0" w:space="0" w:color="auto"/>
                <w:bottom w:val="none" w:sz="0" w:space="0" w:color="auto"/>
                <w:right w:val="none" w:sz="0" w:space="0" w:color="auto"/>
              </w:divBdr>
              <w:divsChild>
                <w:div w:id="144345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7/S002531540401015Xh" TargetMode="External"/><Relationship Id="rId21" Type="http://schemas.openxmlformats.org/officeDocument/2006/relationships/image" Target="media/image6.emf"/><Relationship Id="rId42" Type="http://schemas.openxmlformats.org/officeDocument/2006/relationships/hyperlink" Target="https://doi.org/10.1111/are.12529" TargetMode="External"/><Relationship Id="rId47" Type="http://schemas.openxmlformats.org/officeDocument/2006/relationships/hyperlink" Target="https://doi.org/10.1126/science.1095964" TargetMode="External"/><Relationship Id="rId63" Type="http://schemas.openxmlformats.org/officeDocument/2006/relationships/hyperlink" Target="https://doi.org/10.1146/annurev.earth.35.031306.140057" TargetMode="External"/><Relationship Id="rId68" Type="http://schemas.openxmlformats.org/officeDocument/2006/relationships/hyperlink" Target="https://doi.org/10.1016/j.aquaculture.2014.12.043" TargetMode="External"/><Relationship Id="rId84" Type="http://schemas.openxmlformats.org/officeDocument/2006/relationships/hyperlink" Target="https://doi.org/10.1038/s41561-019-0421-8" TargetMode="External"/><Relationship Id="rId89" Type="http://schemas.openxmlformats.org/officeDocument/2006/relationships/hyperlink" Target="https://doi.org/10.1126/science.1165115" TargetMode="External"/><Relationship Id="rId16" Type="http://schemas.openxmlformats.org/officeDocument/2006/relationships/image" Target="media/image4.emf"/><Relationship Id="rId11" Type="http://schemas.openxmlformats.org/officeDocument/2006/relationships/hyperlink" Target="http://www.drawdown.org" TargetMode="External"/><Relationship Id="rId32" Type="http://schemas.openxmlformats.org/officeDocument/2006/relationships/hyperlink" Target="https://doi.org/10.1038/nature08056" TargetMode="External"/><Relationship Id="rId37" Type="http://schemas.openxmlformats.org/officeDocument/2006/relationships/hyperlink" Target="https://doi.org/10.1016/j.aquaculture.2018.12.030" TargetMode="External"/><Relationship Id="rId53" Type="http://schemas.openxmlformats.org/officeDocument/2006/relationships/hyperlink" Target="https://doi.org/10.1007/s10811-014-0442-z" TargetMode="External"/><Relationship Id="rId58" Type="http://schemas.openxmlformats.org/officeDocument/2006/relationships/hyperlink" Target="https://agris.fao.org/agris-search/search.do?recordID=NL880125888" TargetMode="External"/><Relationship Id="rId74" Type="http://schemas.openxmlformats.org/officeDocument/2006/relationships/hyperlink" Target="https://doi.org/10.1038/ngeo2790" TargetMode="External"/><Relationship Id="rId79" Type="http://schemas.openxmlformats.org/officeDocument/2006/relationships/hyperlink" Target="https://doi.org/10.1890/110004" TargetMode="External"/><Relationship Id="rId102" Type="http://schemas.openxmlformats.org/officeDocument/2006/relationships/hyperlink" Target="https://doi.org/10.1007/s11430-017-9148-7" TargetMode="External"/><Relationship Id="rId5" Type="http://schemas.openxmlformats.org/officeDocument/2006/relationships/settings" Target="settings.xml"/><Relationship Id="rId90" Type="http://schemas.openxmlformats.org/officeDocument/2006/relationships/hyperlink" Target="https://documents.worldbank.org/en/publication/documents-reports/documentdetail/947831469090666344/Seaweed-aquaculture-for-food-security-income-generation-and-environmental-health-in-Tropical-Developing-Countries" TargetMode="External"/><Relationship Id="rId95" Type="http://schemas.openxmlformats.org/officeDocument/2006/relationships/hyperlink" Target="https://doi.org/10.1016/j.algal.2015.06.018" TargetMode="External"/><Relationship Id="rId22" Type="http://schemas.openxmlformats.org/officeDocument/2006/relationships/image" Target="media/image7.jpeg"/><Relationship Id="rId27" Type="http://schemas.openxmlformats.org/officeDocument/2006/relationships/hyperlink" Target="https://doi.org/10.1080/00318884.2019.1640996" TargetMode="External"/><Relationship Id="rId43" Type="http://schemas.openxmlformats.org/officeDocument/2006/relationships/hyperlink" Target="https://doi.org/10.4319/lo.1992.37.4.0882" TargetMode="External"/><Relationship Id="rId48" Type="http://schemas.openxmlformats.org/officeDocument/2006/relationships/hyperlink" Target="https://doi.org/10.1016/j.rser.2016.10.046" TargetMode="External"/><Relationship Id="rId64" Type="http://schemas.openxmlformats.org/officeDocument/2006/relationships/hyperlink" Target="https://doi.org/10.1002/fee.1451" TargetMode="External"/><Relationship Id="rId69" Type="http://schemas.openxmlformats.org/officeDocument/2006/relationships/hyperlink" Target="https://doi.org/10.1007/s11430-018-9190-x" TargetMode="External"/><Relationship Id="rId80" Type="http://schemas.openxmlformats.org/officeDocument/2006/relationships/hyperlink" Target="https://doi.org/10.1088/1748-9326/11/3/034023" TargetMode="External"/><Relationship Id="rId85" Type="http://schemas.openxmlformats.org/officeDocument/2006/relationships/hyperlink" Target="https://doi.org/10.1590/S0102-695X2011005000057" TargetMode="External"/><Relationship Id="rId12" Type="http://schemas.openxmlformats.org/officeDocument/2006/relationships/hyperlink" Target="mailto:info@drawdown.org" TargetMode="External"/><Relationship Id="rId17" Type="http://schemas.openxmlformats.org/officeDocument/2006/relationships/footer" Target="footer1.xml"/><Relationship Id="rId33" Type="http://schemas.openxmlformats.org/officeDocument/2006/relationships/hyperlink" Target="https://doi.org/10.1080/13657305.2016.1177859" TargetMode="External"/><Relationship Id="rId38" Type="http://schemas.openxmlformats.org/officeDocument/2006/relationships/hyperlink" Target="https://doi.org/10.1016/j.enconman.2017.06.066" TargetMode="External"/><Relationship Id="rId59" Type="http://schemas.openxmlformats.org/officeDocument/2006/relationships/hyperlink" Target="https://doi.org/10.1111/j.1529-8817.2012.01224.x" TargetMode="External"/><Relationship Id="rId103" Type="http://schemas.openxmlformats.org/officeDocument/2006/relationships/fontTable" Target="fontTable.xml"/><Relationship Id="rId20" Type="http://schemas.openxmlformats.org/officeDocument/2006/relationships/hyperlink" Target="http://www.drawdown.org" TargetMode="External"/><Relationship Id="rId41" Type="http://schemas.openxmlformats.org/officeDocument/2006/relationships/hyperlink" Target="https://doi.org/10.1080/09670262.2017.1359678" TargetMode="External"/><Relationship Id="rId54" Type="http://schemas.openxmlformats.org/officeDocument/2006/relationships/hyperlink" Target="https://doi.org/10.1515/bot-2018-0056" TargetMode="External"/><Relationship Id="rId62" Type="http://schemas.openxmlformats.org/officeDocument/2006/relationships/hyperlink" Target="https://doi.org/10.1002/lno.10128" TargetMode="External"/><Relationship Id="rId70" Type="http://schemas.openxmlformats.org/officeDocument/2006/relationships/hyperlink" Target="https://doi.org/10.1029/2010GB003848" TargetMode="External"/><Relationship Id="rId75" Type="http://schemas.openxmlformats.org/officeDocument/2006/relationships/hyperlink" Target="https://doi.org/10.1098/rsbl.2018.0236" TargetMode="External"/><Relationship Id="rId83" Type="http://schemas.openxmlformats.org/officeDocument/2006/relationships/hyperlink" Target="https://doi.org/10.1016/j.psep.2012.10.008" TargetMode="External"/><Relationship Id="rId88" Type="http://schemas.openxmlformats.org/officeDocument/2006/relationships/hyperlink" Target="https://doi.org/10.1038/srep09665" TargetMode="External"/><Relationship Id="rId91" Type="http://schemas.openxmlformats.org/officeDocument/2006/relationships/hyperlink" Target="https://doi.org/10.1016/B978-0-444-63893-9.00028-9" TargetMode="External"/><Relationship Id="rId96" Type="http://schemas.openxmlformats.org/officeDocument/2006/relationships/hyperlink" Target="https://doi.org/10.3354/meps08979"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chart" Target="charts/chart1.xml"/><Relationship Id="rId28" Type="http://schemas.openxmlformats.org/officeDocument/2006/relationships/hyperlink" Target="https://doi.org/10.1038/nature04159" TargetMode="External"/><Relationship Id="rId36" Type="http://schemas.openxmlformats.org/officeDocument/2006/relationships/hyperlink" Target="https://doi.org/10.1007/s12237-012-9508-9" TargetMode="External"/><Relationship Id="rId49" Type="http://schemas.openxmlformats.org/officeDocument/2006/relationships/hyperlink" Target="https://doi.org/10.1080/00318884.2019.1628576" TargetMode="External"/><Relationship Id="rId57" Type="http://schemas.openxmlformats.org/officeDocument/2006/relationships/hyperlink" Target="https://doi.org/10.1029/2008PA001602" TargetMode="External"/><Relationship Id="rId10" Type="http://schemas.openxmlformats.org/officeDocument/2006/relationships/hyperlink" Target="mailto:info@drawdown.org" TargetMode="External"/><Relationship Id="rId31" Type="http://schemas.openxmlformats.org/officeDocument/2006/relationships/hyperlink" Target="https://doi.org/10.1029/2007GB003052" TargetMode="External"/><Relationship Id="rId44" Type="http://schemas.openxmlformats.org/officeDocument/2006/relationships/hyperlink" Target="https://doi.org/10.5194/bg-14-301-2017" TargetMode="External"/><Relationship Id="rId52" Type="http://schemas.openxmlformats.org/officeDocument/2006/relationships/hyperlink" Target="https://doi.org/10.1016/j.cub.2019.07.041" TargetMode="External"/><Relationship Id="rId60" Type="http://schemas.openxmlformats.org/officeDocument/2006/relationships/hyperlink" Target="https://doi.org/10.1038/s41598-020-58389-6" TargetMode="External"/><Relationship Id="rId65" Type="http://schemas.openxmlformats.org/officeDocument/2006/relationships/hyperlink" Target="https://doi.org/10.1002/ghg.1319" TargetMode="External"/><Relationship Id="rId73" Type="http://schemas.openxmlformats.org/officeDocument/2006/relationships/hyperlink" Target="https://doi.org/10.1007/s10811-016-0985-2" TargetMode="External"/><Relationship Id="rId78" Type="http://schemas.openxmlformats.org/officeDocument/2006/relationships/hyperlink" Target="https://doi.org/10.1016/j.actao.2013.03.005" TargetMode="External"/><Relationship Id="rId81" Type="http://schemas.openxmlformats.org/officeDocument/2006/relationships/hyperlink" Target="https://doi.org/10.3390/jmse8080559" TargetMode="External"/><Relationship Id="rId86" Type="http://schemas.openxmlformats.org/officeDocument/2006/relationships/hyperlink" Target="https://doi.org/10.1007/s10811-013-0096-2" TargetMode="External"/><Relationship Id="rId94" Type="http://schemas.openxmlformats.org/officeDocument/2006/relationships/hyperlink" Target="https://doi.org/10.1007/s12601-015-0001-9" TargetMode="External"/><Relationship Id="rId99" Type="http://schemas.openxmlformats.org/officeDocument/2006/relationships/hyperlink" Target="https://doi.org/10.1007/s00343-015-4332-2" TargetMode="External"/><Relationship Id="rId101" Type="http://schemas.openxmlformats.org/officeDocument/2006/relationships/hyperlink" Target="https://doi.org/10.1007/s10811-011-9650-y"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www.drawdown.org" TargetMode="External"/><Relationship Id="rId18" Type="http://schemas.openxmlformats.org/officeDocument/2006/relationships/image" Target="media/image5.emf"/><Relationship Id="rId39" Type="http://schemas.openxmlformats.org/officeDocument/2006/relationships/hyperlink" Target="https://doi.org/10.1007/s10811-010-9604-9" TargetMode="External"/><Relationship Id="rId34" Type="http://schemas.openxmlformats.org/officeDocument/2006/relationships/hyperlink" Target="https://doi.org/10.1080/09670262.2017.1365175" TargetMode="External"/><Relationship Id="rId50" Type="http://schemas.openxmlformats.org/officeDocument/2006/relationships/hyperlink" Target="https://library.wur.nl/WebQuery/hydrotheek/1993852" TargetMode="External"/><Relationship Id="rId55" Type="http://schemas.openxmlformats.org/officeDocument/2006/relationships/hyperlink" Target="https://doi.org/10.1016/j.seares.2008.06.006" TargetMode="External"/><Relationship Id="rId76" Type="http://schemas.openxmlformats.org/officeDocument/2006/relationships/hyperlink" Target="https://doi.org/10.1111/j.1529-8817.2005.00114.x" TargetMode="External"/><Relationship Id="rId97" Type="http://schemas.openxmlformats.org/officeDocument/2006/relationships/hyperlink" Target="https://doi.org/10.1080/13657305.2015.1024348" TargetMode="External"/><Relationship Id="rId104" Type="http://schemas.microsoft.com/office/2011/relationships/people" Target="people.xml"/><Relationship Id="rId7" Type="http://schemas.openxmlformats.org/officeDocument/2006/relationships/footnotes" Target="footnotes.xml"/><Relationship Id="rId71" Type="http://schemas.openxmlformats.org/officeDocument/2006/relationships/hyperlink" Target="https://doi.org/10.1080/00318884.2019.1625611" TargetMode="External"/><Relationship Id="rId92" Type="http://schemas.openxmlformats.org/officeDocument/2006/relationships/hyperlink" Target="https://doi.org/10.1016/j.crvi.2008.09.009" TargetMode="External"/><Relationship Id="rId2" Type="http://schemas.openxmlformats.org/officeDocument/2006/relationships/customXml" Target="../customXml/item2.xml"/><Relationship Id="rId29" Type="http://schemas.openxmlformats.org/officeDocument/2006/relationships/hyperlink" Target="https://www.annualreviews.org/doi/abs/10.1146/annurev.earth.35.031306.140057" TargetMode="External"/><Relationship Id="rId24" Type="http://schemas.openxmlformats.org/officeDocument/2006/relationships/chart" Target="charts/chart2.xml"/><Relationship Id="rId40" Type="http://schemas.openxmlformats.org/officeDocument/2006/relationships/hyperlink" Target="https://doi.org/10.1093/icesjms/fss206" TargetMode="External"/><Relationship Id="rId45" Type="http://schemas.openxmlformats.org/officeDocument/2006/relationships/hyperlink" Target="https://doi.org/10.1038/nclimate1970" TargetMode="External"/><Relationship Id="rId66" Type="http://schemas.openxmlformats.org/officeDocument/2006/relationships/hyperlink" Target="https://doi.org/10.1080/00318884.2019.1625632" TargetMode="External"/><Relationship Id="rId87" Type="http://schemas.openxmlformats.org/officeDocument/2006/relationships/hyperlink" Target="https://doi.org/10.2166/wp.2011.137" TargetMode="External"/><Relationship Id="rId61" Type="http://schemas.openxmlformats.org/officeDocument/2006/relationships/hyperlink" Target="https://doi.org/10.1371/journal.pone.0148250" TargetMode="External"/><Relationship Id="rId82" Type="http://schemas.openxmlformats.org/officeDocument/2006/relationships/hyperlink" Target="https://doi.org/10.1007/s10811-011-9767-z" TargetMode="External"/><Relationship Id="rId19" Type="http://schemas.openxmlformats.org/officeDocument/2006/relationships/hyperlink" Target="http://www.drawdown.org" TargetMode="External"/><Relationship Id="rId14" Type="http://schemas.openxmlformats.org/officeDocument/2006/relationships/image" Target="media/image2.emf"/><Relationship Id="rId30" Type="http://schemas.openxmlformats.org/officeDocument/2006/relationships/hyperlink" Target="https://doi.org/10.1111/j.1757-1707.2011.01109.x" TargetMode="External"/><Relationship Id="rId35" Type="http://schemas.openxmlformats.org/officeDocument/2006/relationships/hyperlink" Target="https://doi.org/10.1016/B978-0-12-408062-1.00006-8" TargetMode="External"/><Relationship Id="rId56" Type="http://schemas.openxmlformats.org/officeDocument/2006/relationships/hyperlink" Target="https://doi.org/10.1016/j.marpol.2015.01.012" TargetMode="External"/><Relationship Id="rId77" Type="http://schemas.openxmlformats.org/officeDocument/2006/relationships/hyperlink" Target="https://doi.org/10.1126/science.182.4116.975" TargetMode="External"/><Relationship Id="rId100" Type="http://schemas.openxmlformats.org/officeDocument/2006/relationships/hyperlink" Target="https://doi.org/10.1596/24919"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oi.org/10.1016/B978-0-12-418697-2.00011-8" TargetMode="External"/><Relationship Id="rId72" Type="http://schemas.openxmlformats.org/officeDocument/2006/relationships/hyperlink" Target="https://doi.org/10.1007/s11027-010-9275-5" TargetMode="External"/><Relationship Id="rId93" Type="http://schemas.openxmlformats.org/officeDocument/2006/relationships/hyperlink" Target="https://doi.org/10.1007/s10811-016-1022-1" TargetMode="External"/><Relationship Id="rId98" Type="http://schemas.openxmlformats.org/officeDocument/2006/relationships/hyperlink" Target="https://doi.org/10.1016/j.aquabot.2018.09.006" TargetMode="External"/><Relationship Id="rId3" Type="http://schemas.openxmlformats.org/officeDocument/2006/relationships/numbering" Target="numbering.xml"/><Relationship Id="rId25" Type="http://schemas.openxmlformats.org/officeDocument/2006/relationships/chart" Target="charts/chart3.xml"/><Relationship Id="rId46" Type="http://schemas.openxmlformats.org/officeDocument/2006/relationships/hyperlink" Target="https://doi.org/10.3389/fmars.2017.00100" TargetMode="External"/><Relationship Id="rId67" Type="http://schemas.openxmlformats.org/officeDocument/2006/relationships/hyperlink" Target="https://doi.org/10.1080/00318884.2019.163943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ilde\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Emi\AppData\Local\Box\Box%20Edit\Documents\v+YDBvAzhEiJ6nICrkg0XA==\Seaweed_Farming_Ocean%20Model_JULY2021.xlsm"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Emi\Desktop\Project%20Drawdown\Research\My%20solutions\Protecting%20ocean%20seafloor\Final%20graph.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mi\Desktop\Project%20Drawdown\Research\My%20solutions\Protecting%20ocean%20seafloor\Final%20graph.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AutoResults!$AH$8</c:f>
          <c:strCache>
            <c:ptCount val="1"/>
            <c:pt idx="0">
              <c:v>World Adoption in Functional Units (million hectare)</c:v>
            </c:pt>
          </c:strCache>
        </c:strRef>
      </c:tx>
      <c:overlay val="0"/>
      <c:txPr>
        <a:bodyPr rot="0" vert="horz"/>
        <a:lstStyle/>
        <a:p>
          <a:pPr>
            <a:defRPr sz="1400">
              <a:latin typeface="Cambria" panose="02040503050406030204" pitchFamily="18" charset="0"/>
              <a:ea typeface="Cambria" panose="02040503050406030204" pitchFamily="18" charset="0"/>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0"/>
          <c:order val="0"/>
          <c:tx>
            <c:strRef>
              <c:f>AutoResults!$AI$10</c:f>
              <c:strCache>
                <c:ptCount val="1"/>
                <c:pt idx="0">
                  <c:v>Indicative REF</c:v>
                </c:pt>
              </c:strCache>
            </c:strRef>
          </c:tx>
          <c:spPr>
            <a:ln>
              <a:solidFill>
                <a:schemeClr val="tx1"/>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AutoResults!$AI$12:$AI$47</c:f>
              <c:numCache>
                <c:formatCode>_-* #\ ##0_-;\-* #\ ##0_-;_-* "-"??_-;_-@_-</c:formatCode>
                <c:ptCount val="36"/>
                <c:pt idx="0">
                  <c:v>0.18056625935162096</c:v>
                </c:pt>
                <c:pt idx="1">
                  <c:v>0.18740723683216201</c:v>
                </c:pt>
                <c:pt idx="2">
                  <c:v>0.18740723683216201</c:v>
                </c:pt>
                <c:pt idx="3">
                  <c:v>0.18740723683216201</c:v>
                </c:pt>
                <c:pt idx="4">
                  <c:v>0.18740723683216201</c:v>
                </c:pt>
                <c:pt idx="5">
                  <c:v>0.18740723683216201</c:v>
                </c:pt>
                <c:pt idx="6">
                  <c:v>0.18740723683216201</c:v>
                </c:pt>
                <c:pt idx="7">
                  <c:v>0.18740723683216201</c:v>
                </c:pt>
                <c:pt idx="8">
                  <c:v>0.18740723683216201</c:v>
                </c:pt>
                <c:pt idx="9">
                  <c:v>0.18740723683216201</c:v>
                </c:pt>
                <c:pt idx="10">
                  <c:v>0.18740723683216201</c:v>
                </c:pt>
                <c:pt idx="11">
                  <c:v>0.18740723683216201</c:v>
                </c:pt>
                <c:pt idx="12">
                  <c:v>0.18740723683216201</c:v>
                </c:pt>
                <c:pt idx="13">
                  <c:v>0.18740723683216201</c:v>
                </c:pt>
                <c:pt idx="14">
                  <c:v>0.18740723683216201</c:v>
                </c:pt>
                <c:pt idx="15">
                  <c:v>0.18740723683216201</c:v>
                </c:pt>
                <c:pt idx="16">
                  <c:v>0.18740723683216201</c:v>
                </c:pt>
                <c:pt idx="17">
                  <c:v>0.18740723683216201</c:v>
                </c:pt>
                <c:pt idx="18">
                  <c:v>0.18740723683216201</c:v>
                </c:pt>
                <c:pt idx="19">
                  <c:v>0.18740723683216201</c:v>
                </c:pt>
                <c:pt idx="20">
                  <c:v>0.18740723683216201</c:v>
                </c:pt>
                <c:pt idx="21">
                  <c:v>0.18740723683216201</c:v>
                </c:pt>
                <c:pt idx="22">
                  <c:v>0.18740723683216201</c:v>
                </c:pt>
                <c:pt idx="23">
                  <c:v>0.18740723683216201</c:v>
                </c:pt>
                <c:pt idx="24">
                  <c:v>0.18740723683216201</c:v>
                </c:pt>
                <c:pt idx="25">
                  <c:v>0.18740723683216201</c:v>
                </c:pt>
                <c:pt idx="26">
                  <c:v>0.18740723683216201</c:v>
                </c:pt>
                <c:pt idx="27">
                  <c:v>0.18740723683216201</c:v>
                </c:pt>
                <c:pt idx="28">
                  <c:v>0.18740723683216201</c:v>
                </c:pt>
                <c:pt idx="29">
                  <c:v>0.18740723683216201</c:v>
                </c:pt>
                <c:pt idx="30">
                  <c:v>0.18740723683216201</c:v>
                </c:pt>
                <c:pt idx="31">
                  <c:v>0.18740723683216201</c:v>
                </c:pt>
                <c:pt idx="32">
                  <c:v>0.18740723683216201</c:v>
                </c:pt>
                <c:pt idx="33">
                  <c:v>0.18740723683216201</c:v>
                </c:pt>
                <c:pt idx="34">
                  <c:v>0.18740723683216201</c:v>
                </c:pt>
                <c:pt idx="35">
                  <c:v>0.18740723683216201</c:v>
                </c:pt>
              </c:numCache>
              <c:extLst/>
            </c:numRef>
          </c:val>
          <c:smooth val="1"/>
          <c:extLst>
            <c:ext xmlns:c16="http://schemas.microsoft.com/office/drawing/2014/chart" uri="{C3380CC4-5D6E-409C-BE32-E72D297353CC}">
              <c16:uniqueId val="{00000000-0218-4B87-88A4-8657E9BCBE58}"/>
            </c:ext>
          </c:extLst>
        </c:ser>
        <c:ser>
          <c:idx val="1"/>
          <c:order val="1"/>
          <c:tx>
            <c:strRef>
              <c:f>AutoResults!$AJ$10</c:f>
              <c:strCache>
                <c:ptCount val="1"/>
                <c:pt idx="0">
                  <c:v>Plausible</c:v>
                </c:pt>
              </c:strCache>
            </c:strRef>
          </c:tx>
          <c:spPr>
            <a:ln>
              <a:solidFill>
                <a:srgbClr val="3571B6"/>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AutoResults!$AJ$12:$AJ$47</c:f>
              <c:numCache>
                <c:formatCode>_-* #\ ##0_-;\-* #\ ##0_-;_-* "-"??_-;_-@_-</c:formatCode>
                <c:ptCount val="36"/>
                <c:pt idx="0">
                  <c:v>0.16779826683291771</c:v>
                </c:pt>
                <c:pt idx="1">
                  <c:v>0.18056625935162093</c:v>
                </c:pt>
                <c:pt idx="2">
                  <c:v>0.18740723683216201</c:v>
                </c:pt>
                <c:pt idx="3">
                  <c:v>0.18740723683216201</c:v>
                </c:pt>
                <c:pt idx="4">
                  <c:v>0.18740723683216201</c:v>
                </c:pt>
                <c:pt idx="5">
                  <c:v>0.59996726308363224</c:v>
                </c:pt>
                <c:pt idx="6">
                  <c:v>1.0125272893351238</c:v>
                </c:pt>
                <c:pt idx="7">
                  <c:v>1.4250873155866266</c:v>
                </c:pt>
                <c:pt idx="8">
                  <c:v>1.8376473418381298</c:v>
                </c:pt>
                <c:pt idx="9">
                  <c:v>2.2502073680896038</c:v>
                </c:pt>
                <c:pt idx="10">
                  <c:v>2.662767394341115</c:v>
                </c:pt>
                <c:pt idx="11">
                  <c:v>3.0753274205926182</c:v>
                </c:pt>
                <c:pt idx="12">
                  <c:v>3.4878874468440975</c:v>
                </c:pt>
                <c:pt idx="13">
                  <c:v>3.9004474730955776</c:v>
                </c:pt>
                <c:pt idx="14">
                  <c:v>4.3130074993470924</c:v>
                </c:pt>
                <c:pt idx="15">
                  <c:v>4.7255675255985832</c:v>
                </c:pt>
                <c:pt idx="16">
                  <c:v>5.138127551850074</c:v>
                </c:pt>
                <c:pt idx="17">
                  <c:v>5.550687578101547</c:v>
                </c:pt>
                <c:pt idx="18">
                  <c:v>5.9632476043530831</c:v>
                </c:pt>
                <c:pt idx="19">
                  <c:v>6.3758076306045517</c:v>
                </c:pt>
                <c:pt idx="20">
                  <c:v>6.7883676568560487</c:v>
                </c:pt>
                <c:pt idx="21">
                  <c:v>7.200927683107528</c:v>
                </c:pt>
                <c:pt idx="22">
                  <c:v>7.6134877093590543</c:v>
                </c:pt>
                <c:pt idx="23">
                  <c:v>8.0260477356104882</c:v>
                </c:pt>
                <c:pt idx="24">
                  <c:v>8.4386077618619701</c:v>
                </c:pt>
                <c:pt idx="25">
                  <c:v>8.8511677881134752</c:v>
                </c:pt>
                <c:pt idx="26">
                  <c:v>9.2637278143649784</c:v>
                </c:pt>
                <c:pt idx="27">
                  <c:v>9.6762878406164567</c:v>
                </c:pt>
                <c:pt idx="28">
                  <c:v>10.088847866867948</c:v>
                </c:pt>
                <c:pt idx="29">
                  <c:v>10.501407893119463</c:v>
                </c:pt>
                <c:pt idx="30">
                  <c:v>10.913967919370954</c:v>
                </c:pt>
                <c:pt idx="31">
                  <c:v>11.326527945622425</c:v>
                </c:pt>
                <c:pt idx="32">
                  <c:v>11.739087971873918</c:v>
                </c:pt>
                <c:pt idx="33">
                  <c:v>12.15164799812543</c:v>
                </c:pt>
                <c:pt idx="34">
                  <c:v>12.564208024376921</c:v>
                </c:pt>
                <c:pt idx="35">
                  <c:v>12.976768050628436</c:v>
                </c:pt>
              </c:numCache>
              <c:extLst/>
            </c:numRef>
          </c:val>
          <c:smooth val="0"/>
          <c:extLst>
            <c:ext xmlns:c16="http://schemas.microsoft.com/office/drawing/2014/chart" uri="{C3380CC4-5D6E-409C-BE32-E72D297353CC}">
              <c16:uniqueId val="{00000001-0218-4B87-88A4-8657E9BCBE58}"/>
            </c:ext>
          </c:extLst>
        </c:ser>
        <c:ser>
          <c:idx val="2"/>
          <c:order val="2"/>
          <c:tx>
            <c:strRef>
              <c:f>AutoResults!$AK$10</c:f>
              <c:strCache>
                <c:ptCount val="1"/>
                <c:pt idx="0">
                  <c:v>Ambitious</c:v>
                </c:pt>
              </c:strCache>
            </c:strRef>
          </c:tx>
          <c:spPr>
            <a:ln>
              <a:solidFill>
                <a:srgbClr val="6A9FDD"/>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AutoResults!$AK$12:$AK$47</c:f>
              <c:numCache>
                <c:formatCode>_-* #\ ##0_-;\-* #\ ##0_-;_-* "-"??_-;_-@_-</c:formatCode>
                <c:ptCount val="36"/>
                <c:pt idx="0">
                  <c:v>0.16779826683291771</c:v>
                </c:pt>
                <c:pt idx="1">
                  <c:v>0.18056625935162096</c:v>
                </c:pt>
                <c:pt idx="2">
                  <c:v>0.18740723683216201</c:v>
                </c:pt>
                <c:pt idx="3">
                  <c:v>0.18740723683216201</c:v>
                </c:pt>
                <c:pt idx="4">
                  <c:v>0.18740723683216201</c:v>
                </c:pt>
                <c:pt idx="5">
                  <c:v>0.96732843323227446</c:v>
                </c:pt>
                <c:pt idx="6">
                  <c:v>1.7472496296324171</c:v>
                </c:pt>
                <c:pt idx="7">
                  <c:v>2.5271708260326076</c:v>
                </c:pt>
                <c:pt idx="8">
                  <c:v>3.3070920224327827</c:v>
                </c:pt>
                <c:pt idx="9">
                  <c:v>4.0870132188329116</c:v>
                </c:pt>
                <c:pt idx="10">
                  <c:v>4.8669344152331124</c:v>
                </c:pt>
                <c:pt idx="11">
                  <c:v>5.6468556116332866</c:v>
                </c:pt>
                <c:pt idx="12">
                  <c:v>6.4267768080334191</c:v>
                </c:pt>
                <c:pt idx="13">
                  <c:v>7.2066980044335498</c:v>
                </c:pt>
                <c:pt idx="14">
                  <c:v>7.9866192008337524</c:v>
                </c:pt>
                <c:pt idx="15">
                  <c:v>8.7665403972339178</c:v>
                </c:pt>
                <c:pt idx="16">
                  <c:v>9.5464615936340582</c:v>
                </c:pt>
                <c:pt idx="17">
                  <c:v>10.326382790034188</c:v>
                </c:pt>
                <c:pt idx="18">
                  <c:v>11.106303986434433</c:v>
                </c:pt>
                <c:pt idx="19">
                  <c:v>11.886225182834552</c:v>
                </c:pt>
                <c:pt idx="20">
                  <c:v>12.666146379234696</c:v>
                </c:pt>
                <c:pt idx="21">
                  <c:v>13.446067575634828</c:v>
                </c:pt>
                <c:pt idx="22">
                  <c:v>14.225988772035063</c:v>
                </c:pt>
                <c:pt idx="23">
                  <c:v>15.00590996843507</c:v>
                </c:pt>
                <c:pt idx="24">
                  <c:v>15.785831164835209</c:v>
                </c:pt>
                <c:pt idx="25">
                  <c:v>16.565752361235401</c:v>
                </c:pt>
                <c:pt idx="26">
                  <c:v>17.345673557635575</c:v>
                </c:pt>
                <c:pt idx="27">
                  <c:v>18.125594754035706</c:v>
                </c:pt>
                <c:pt idx="28">
                  <c:v>18.905515950435849</c:v>
                </c:pt>
                <c:pt idx="29">
                  <c:v>19.685437146836072</c:v>
                </c:pt>
                <c:pt idx="30">
                  <c:v>20.465358343236215</c:v>
                </c:pt>
                <c:pt idx="31">
                  <c:v>21.245279539636343</c:v>
                </c:pt>
                <c:pt idx="32">
                  <c:v>22.025200736036489</c:v>
                </c:pt>
                <c:pt idx="33">
                  <c:v>22.805121932436705</c:v>
                </c:pt>
                <c:pt idx="34">
                  <c:v>23.585043128836851</c:v>
                </c:pt>
                <c:pt idx="35">
                  <c:v>24.364964325237054</c:v>
                </c:pt>
              </c:numCache>
              <c:extLst/>
            </c:numRef>
          </c:val>
          <c:smooth val="0"/>
          <c:extLst>
            <c:ext xmlns:c16="http://schemas.microsoft.com/office/drawing/2014/chart" uri="{C3380CC4-5D6E-409C-BE32-E72D297353CC}">
              <c16:uniqueId val="{00000002-0218-4B87-88A4-8657E9BCBE58}"/>
            </c:ext>
          </c:extLst>
        </c:ser>
        <c:ser>
          <c:idx val="3"/>
          <c:order val="3"/>
          <c:tx>
            <c:strRef>
              <c:f>AutoResults!$AL$10</c:f>
              <c:strCache>
                <c:ptCount val="1"/>
                <c:pt idx="0">
                  <c:v>Maximum</c:v>
                </c:pt>
              </c:strCache>
            </c:strRef>
          </c:tx>
          <c:spPr>
            <a:ln>
              <a:solidFill>
                <a:srgbClr val="B5D5FA"/>
              </a:solidFill>
            </a:ln>
          </c:spPr>
          <c:marker>
            <c:symbol val="none"/>
          </c:marker>
          <c:cat>
            <c:numRef>
              <c:f>AutoResults!$AH$12:$AH$47</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extLst/>
            </c:numRef>
          </c:cat>
          <c:val>
            <c:numRef>
              <c:f>AutoResults!$AL$12:$AL$47</c:f>
              <c:numCache>
                <c:formatCode>_-* #\ ##0_-;\-* #\ ##0_-;_-* "-"??_-;_-@_-</c:formatCode>
                <c:ptCount val="36"/>
                <c:pt idx="0">
                  <c:v>0.16779826683291771</c:v>
                </c:pt>
                <c:pt idx="1">
                  <c:v>0.18056625935162096</c:v>
                </c:pt>
                <c:pt idx="2">
                  <c:v>0.18740723683216201</c:v>
                </c:pt>
                <c:pt idx="3">
                  <c:v>0.18740723683216201</c:v>
                </c:pt>
                <c:pt idx="4">
                  <c:v>0.18740723683216201</c:v>
                </c:pt>
                <c:pt idx="5">
                  <c:v>1.2315507606808751</c:v>
                </c:pt>
                <c:pt idx="6">
                  <c:v>2.2756942845298909</c:v>
                </c:pt>
                <c:pt idx="7">
                  <c:v>3.3198378083789066</c:v>
                </c:pt>
                <c:pt idx="8">
                  <c:v>4.3639813322279224</c:v>
                </c:pt>
                <c:pt idx="9">
                  <c:v>5.4081248560769382</c:v>
                </c:pt>
                <c:pt idx="10">
                  <c:v>6.4522683799259539</c:v>
                </c:pt>
                <c:pt idx="11">
                  <c:v>7.4964119037749697</c:v>
                </c:pt>
                <c:pt idx="12">
                  <c:v>8.5405554276239855</c:v>
                </c:pt>
                <c:pt idx="13">
                  <c:v>9.5846989514730012</c:v>
                </c:pt>
                <c:pt idx="14">
                  <c:v>10.628842475322017</c:v>
                </c:pt>
                <c:pt idx="15">
                  <c:v>11.672985999171033</c:v>
                </c:pt>
                <c:pt idx="16">
                  <c:v>12.717129523020049</c:v>
                </c:pt>
                <c:pt idx="17">
                  <c:v>13.761273046869064</c:v>
                </c:pt>
                <c:pt idx="18">
                  <c:v>14.80541657071808</c:v>
                </c:pt>
                <c:pt idx="19">
                  <c:v>15.849560094567096</c:v>
                </c:pt>
                <c:pt idx="20">
                  <c:v>16.893703618416112</c:v>
                </c:pt>
                <c:pt idx="21">
                  <c:v>17.937847142265127</c:v>
                </c:pt>
                <c:pt idx="22">
                  <c:v>18.981990666114143</c:v>
                </c:pt>
                <c:pt idx="23">
                  <c:v>20.026134189962704</c:v>
                </c:pt>
                <c:pt idx="24">
                  <c:v>21.07027771381172</c:v>
                </c:pt>
                <c:pt idx="25">
                  <c:v>22.114421237660736</c:v>
                </c:pt>
                <c:pt idx="26">
                  <c:v>23.158564761509751</c:v>
                </c:pt>
                <c:pt idx="27">
                  <c:v>24.202708285358767</c:v>
                </c:pt>
                <c:pt idx="28">
                  <c:v>25.246851809207783</c:v>
                </c:pt>
                <c:pt idx="29">
                  <c:v>26.290995333056799</c:v>
                </c:pt>
                <c:pt idx="30">
                  <c:v>27.335138856905814</c:v>
                </c:pt>
                <c:pt idx="31">
                  <c:v>28.37928238075483</c:v>
                </c:pt>
                <c:pt idx="32">
                  <c:v>29.423425904603846</c:v>
                </c:pt>
                <c:pt idx="33">
                  <c:v>30.467569428452862</c:v>
                </c:pt>
                <c:pt idx="34">
                  <c:v>31.511712952301878</c:v>
                </c:pt>
                <c:pt idx="35">
                  <c:v>32.555856476150893</c:v>
                </c:pt>
              </c:numCache>
              <c:extLst/>
            </c:numRef>
          </c:val>
          <c:smooth val="0"/>
          <c:extLst>
            <c:ext xmlns:c16="http://schemas.microsoft.com/office/drawing/2014/chart" uri="{C3380CC4-5D6E-409C-BE32-E72D297353CC}">
              <c16:uniqueId val="{00000003-0218-4B87-88A4-8657E9BCBE58}"/>
            </c:ext>
          </c:extLst>
        </c:ser>
        <c:dLbls>
          <c:showLegendKey val="0"/>
          <c:showVal val="0"/>
          <c:showCatName val="0"/>
          <c:showSerName val="0"/>
          <c:showPercent val="0"/>
          <c:showBubbleSize val="0"/>
        </c:dLbls>
        <c:smooth val="0"/>
        <c:axId val="247752192"/>
        <c:axId val="247754112"/>
        <c:extLst/>
      </c:lineChart>
      <c:catAx>
        <c:axId val="247752192"/>
        <c:scaling>
          <c:orientation val="minMax"/>
        </c:scaling>
        <c:delete val="0"/>
        <c:axPos val="b"/>
        <c:title>
          <c:tx>
            <c:rich>
              <a:bodyPr/>
              <a:lstStyle/>
              <a:p>
                <a:pPr>
                  <a:defRPr>
                    <a:latin typeface="Cambria" panose="02040503050406030204" pitchFamily="18" charset="0"/>
                    <a:ea typeface="Cambria" panose="02040503050406030204" pitchFamily="18" charset="0"/>
                  </a:defRPr>
                </a:pPr>
                <a:r>
                  <a:rPr lang="en-US">
                    <a:latin typeface="Cambria" panose="02040503050406030204" pitchFamily="18" charset="0"/>
                    <a:ea typeface="Cambria" panose="02040503050406030204" pitchFamily="18" charset="0"/>
                  </a:rPr>
                  <a:t>Year</a:t>
                </a:r>
              </a:p>
            </c:rich>
          </c:tx>
          <c:layout>
            <c:manualLayout>
              <c:xMode val="edge"/>
              <c:yMode val="edge"/>
              <c:x val="0.46305844485488684"/>
              <c:y val="0.92371166929595949"/>
            </c:manualLayout>
          </c:layout>
          <c:overlay val="0"/>
        </c:title>
        <c:numFmt formatCode="General" sourceLinked="1"/>
        <c:majorTickMark val="in"/>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4112"/>
        <c:crossesAt val="0"/>
        <c:auto val="1"/>
        <c:lblAlgn val="ctr"/>
        <c:lblOffset val="100"/>
        <c:tickLblSkip val="5"/>
        <c:tickMarkSkip val="5"/>
        <c:noMultiLvlLbl val="0"/>
      </c:catAx>
      <c:valAx>
        <c:axId val="247754112"/>
        <c:scaling>
          <c:orientation val="minMax"/>
        </c:scaling>
        <c:delete val="0"/>
        <c:axPos val="l"/>
        <c:majorGridlines/>
        <c:numFmt formatCode="#,##0" sourceLinked="0"/>
        <c:majorTickMark val="none"/>
        <c:minorTickMark val="none"/>
        <c:tickLblPos val="nextTo"/>
        <c:txPr>
          <a:bodyPr rot="0"/>
          <a:lstStyle/>
          <a:p>
            <a:pPr>
              <a:defRPr>
                <a:latin typeface="Cambria" panose="02040503050406030204" pitchFamily="18" charset="0"/>
                <a:ea typeface="Cambria" panose="02040503050406030204" pitchFamily="18" charset="0"/>
              </a:defRPr>
            </a:pPr>
            <a:endParaRPr lang="en-US"/>
          </a:p>
        </c:txPr>
        <c:crossAx val="247752192"/>
        <c:crosses val="autoZero"/>
        <c:crossBetween val="between"/>
      </c:valAx>
    </c:plotArea>
    <c:legend>
      <c:legendPos val="r"/>
      <c:layout>
        <c:manualLayout>
          <c:xMode val="edge"/>
          <c:yMode val="edge"/>
          <c:x val="0.77489668729680394"/>
          <c:y val="0.29539581019756234"/>
          <c:w val="0.22510331270319606"/>
          <c:h val="0.4315678169429249"/>
        </c:manualLayout>
      </c:layout>
      <c:overlay val="0"/>
      <c:txPr>
        <a:bodyPr/>
        <a:lstStyle/>
        <a:p>
          <a:pPr>
            <a:defRPr>
              <a:latin typeface="Cambria" panose="02040503050406030204" pitchFamily="18" charset="0"/>
              <a:ea typeface="Cambria" panose="02040503050406030204" pitchFamily="18" charset="0"/>
            </a:defRPr>
          </a:pPr>
          <a:endParaRPr lang="en-US"/>
        </a:p>
      </c:txPr>
    </c:legend>
    <c:plotVisOnly val="0"/>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strRef>
          <c:f>'C:\Users\Emi\AppData\Local\Box\Box Edit\Documents\EVsAE+tsHUizaOZJiJtlYA==\[Seafloor_Protection_v2_1609.xlsm]AutoResults'!$AZ$8</c:f>
          <c:strCache>
            <c:ptCount val="1"/>
            <c:pt idx="0">
              <c:v>World Annual Emissions Reduction</c:v>
            </c:pt>
          </c:strCache>
        </c:strRef>
      </c:tx>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Sheet1!$N$5</c:f>
              <c:strCache>
                <c:ptCount val="1"/>
                <c:pt idx="0">
                  <c:v>Plausible</c:v>
                </c:pt>
              </c:strCache>
            </c:strRef>
          </c:tx>
          <c:spPr>
            <a:ln w="19050" cap="rnd" cmpd="sng" algn="ctr">
              <a:solidFill>
                <a:schemeClr val="accent1">
                  <a:shade val="86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Sheet2!$M$6:$M$42</c:f>
              <c:numCache>
                <c:formatCode>0.00</c:formatCode>
                <c:ptCount val="37"/>
                <c:pt idx="0" formatCode="General">
                  <c:v>0</c:v>
                </c:pt>
                <c:pt idx="1">
                  <c:v>6.9444444444444448E-2</c:v>
                </c:pt>
                <c:pt idx="2">
                  <c:v>0.1388888888888889</c:v>
                </c:pt>
                <c:pt idx="3">
                  <c:v>0.20833333333333334</c:v>
                </c:pt>
                <c:pt idx="4">
                  <c:v>0.27777777777777779</c:v>
                </c:pt>
                <c:pt idx="5">
                  <c:v>0.34722222222222221</c:v>
                </c:pt>
                <c:pt idx="6">
                  <c:v>0.41666666666666663</c:v>
                </c:pt>
                <c:pt idx="7">
                  <c:v>0.48611111111111105</c:v>
                </c:pt>
                <c:pt idx="8">
                  <c:v>0.55555555555555547</c:v>
                </c:pt>
                <c:pt idx="9">
                  <c:v>0.62499999999999989</c:v>
                </c:pt>
                <c:pt idx="10">
                  <c:v>0.69444444444444431</c:v>
                </c:pt>
                <c:pt idx="11">
                  <c:v>0.76388888888888873</c:v>
                </c:pt>
                <c:pt idx="12">
                  <c:v>0.83333333333333315</c:v>
                </c:pt>
                <c:pt idx="13">
                  <c:v>0.90277777777777757</c:v>
                </c:pt>
                <c:pt idx="14">
                  <c:v>0.97222222222222199</c:v>
                </c:pt>
                <c:pt idx="15">
                  <c:v>1.0416666666666665</c:v>
                </c:pt>
                <c:pt idx="16">
                  <c:v>1.1111111111111109</c:v>
                </c:pt>
                <c:pt idx="17">
                  <c:v>1.1805555555555554</c:v>
                </c:pt>
                <c:pt idx="18">
                  <c:v>1.2499999999999998</c:v>
                </c:pt>
                <c:pt idx="19">
                  <c:v>1.3194444444444442</c:v>
                </c:pt>
                <c:pt idx="20">
                  <c:v>1.3888888888888886</c:v>
                </c:pt>
                <c:pt idx="21">
                  <c:v>1.458333333333333</c:v>
                </c:pt>
                <c:pt idx="22">
                  <c:v>1.5277777777777775</c:v>
                </c:pt>
                <c:pt idx="23">
                  <c:v>1.5972222222222219</c:v>
                </c:pt>
                <c:pt idx="24">
                  <c:v>1.6666666666666663</c:v>
                </c:pt>
                <c:pt idx="25">
                  <c:v>1.7361111111111107</c:v>
                </c:pt>
                <c:pt idx="26">
                  <c:v>1.8055555555555551</c:v>
                </c:pt>
                <c:pt idx="27">
                  <c:v>1.8749999999999996</c:v>
                </c:pt>
                <c:pt idx="28">
                  <c:v>1.944444444444444</c:v>
                </c:pt>
                <c:pt idx="29">
                  <c:v>2.0138888888888884</c:v>
                </c:pt>
                <c:pt idx="30">
                  <c:v>2.083333333333333</c:v>
                </c:pt>
                <c:pt idx="31">
                  <c:v>2.1527777777777777</c:v>
                </c:pt>
                <c:pt idx="32">
                  <c:v>2.2222222222222223</c:v>
                </c:pt>
                <c:pt idx="33">
                  <c:v>2.291666666666667</c:v>
                </c:pt>
                <c:pt idx="34">
                  <c:v>2.3611111111111116</c:v>
                </c:pt>
                <c:pt idx="35">
                  <c:v>2.4305555555555562</c:v>
                </c:pt>
                <c:pt idx="36" formatCode="General">
                  <c:v>2.5</c:v>
                </c:pt>
              </c:numCache>
            </c:numRef>
          </c:val>
          <c:smooth val="0"/>
          <c:extLst>
            <c:ext xmlns:c16="http://schemas.microsoft.com/office/drawing/2014/chart" uri="{C3380CC4-5D6E-409C-BE32-E72D297353CC}">
              <c16:uniqueId val="{00000000-4023-41C9-B12C-8E8893E7274B}"/>
            </c:ext>
          </c:extLst>
        </c:ser>
        <c:ser>
          <c:idx val="2"/>
          <c:order val="1"/>
          <c:tx>
            <c:strRef>
              <c:f>Sheet1!$O$5</c:f>
              <c:strCache>
                <c:ptCount val="1"/>
                <c:pt idx="0">
                  <c:v>Ambitious</c:v>
                </c:pt>
              </c:strCache>
            </c:strRef>
          </c:tx>
          <c:spPr>
            <a:ln w="19050" cap="rnd" cmpd="sng" algn="ctr">
              <a:solidFill>
                <a:schemeClr val="accent1">
                  <a:tint val="86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Sheet2!$N$6:$N$42</c:f>
              <c:numCache>
                <c:formatCode>0.00</c:formatCode>
                <c:ptCount val="37"/>
                <c:pt idx="0" formatCode="General">
                  <c:v>0</c:v>
                </c:pt>
                <c:pt idx="1">
                  <c:v>0.13055555555555556</c:v>
                </c:pt>
                <c:pt idx="2">
                  <c:v>0.26111111111111113</c:v>
                </c:pt>
                <c:pt idx="3">
                  <c:v>0.39166666666666672</c:v>
                </c:pt>
                <c:pt idx="4">
                  <c:v>0.52222222222222225</c:v>
                </c:pt>
                <c:pt idx="5">
                  <c:v>0.65277777777777779</c:v>
                </c:pt>
                <c:pt idx="6">
                  <c:v>0.78333333333333333</c:v>
                </c:pt>
                <c:pt idx="7">
                  <c:v>0.91388888888888886</c:v>
                </c:pt>
                <c:pt idx="8">
                  <c:v>1.0444444444444445</c:v>
                </c:pt>
                <c:pt idx="9">
                  <c:v>1.175</c:v>
                </c:pt>
                <c:pt idx="10">
                  <c:v>1.3055555555555556</c:v>
                </c:pt>
                <c:pt idx="11">
                  <c:v>1.4361111111111111</c:v>
                </c:pt>
                <c:pt idx="12">
                  <c:v>1.5666666666666667</c:v>
                </c:pt>
                <c:pt idx="13">
                  <c:v>1.6972222222222222</c:v>
                </c:pt>
                <c:pt idx="14">
                  <c:v>1.8277777777777777</c:v>
                </c:pt>
                <c:pt idx="15">
                  <c:v>1.9583333333333333</c:v>
                </c:pt>
                <c:pt idx="16">
                  <c:v>2.088888888888889</c:v>
                </c:pt>
                <c:pt idx="17">
                  <c:v>2.2194444444444446</c:v>
                </c:pt>
                <c:pt idx="18">
                  <c:v>2.35</c:v>
                </c:pt>
                <c:pt idx="19">
                  <c:v>2.4805555555555556</c:v>
                </c:pt>
                <c:pt idx="20">
                  <c:v>2.6111111111111112</c:v>
                </c:pt>
                <c:pt idx="21">
                  <c:v>2.7416666666666667</c:v>
                </c:pt>
                <c:pt idx="22">
                  <c:v>2.8722222222222222</c:v>
                </c:pt>
                <c:pt idx="23">
                  <c:v>3.0027777777777778</c:v>
                </c:pt>
                <c:pt idx="24">
                  <c:v>3.1333333333333333</c:v>
                </c:pt>
                <c:pt idx="25">
                  <c:v>3.2638888888888888</c:v>
                </c:pt>
                <c:pt idx="26">
                  <c:v>3.3944444444444444</c:v>
                </c:pt>
                <c:pt idx="27">
                  <c:v>3.5249999999999999</c:v>
                </c:pt>
                <c:pt idx="28">
                  <c:v>3.6555555555555554</c:v>
                </c:pt>
                <c:pt idx="29">
                  <c:v>3.786111111111111</c:v>
                </c:pt>
                <c:pt idx="30">
                  <c:v>3.9166666666666665</c:v>
                </c:pt>
                <c:pt idx="31">
                  <c:v>4.0472222222222225</c:v>
                </c:pt>
                <c:pt idx="32">
                  <c:v>4.177777777777778</c:v>
                </c:pt>
                <c:pt idx="33">
                  <c:v>4.3083333333333336</c:v>
                </c:pt>
                <c:pt idx="34">
                  <c:v>4.4388888888888891</c:v>
                </c:pt>
                <c:pt idx="35">
                  <c:v>4.5694444444444446</c:v>
                </c:pt>
                <c:pt idx="36" formatCode="General">
                  <c:v>4.7</c:v>
                </c:pt>
              </c:numCache>
            </c:numRef>
          </c:val>
          <c:smooth val="0"/>
          <c:extLst>
            <c:ext xmlns:c16="http://schemas.microsoft.com/office/drawing/2014/chart" uri="{C3380CC4-5D6E-409C-BE32-E72D297353CC}">
              <c16:uniqueId val="{00000001-4023-41C9-B12C-8E8893E7274B}"/>
            </c:ext>
          </c:extLst>
        </c:ser>
        <c:ser>
          <c:idx val="3"/>
          <c:order val="2"/>
          <c:tx>
            <c:strRef>
              <c:f>Sheet1!$P$5</c:f>
              <c:strCache>
                <c:ptCount val="1"/>
                <c:pt idx="0">
                  <c:v>Maximum</c:v>
                </c:pt>
              </c:strCache>
            </c:strRef>
          </c:tx>
          <c:spPr>
            <a:ln w="19050" cap="rnd" cmpd="sng" algn="ctr">
              <a:solidFill>
                <a:schemeClr val="accent1">
                  <a:tint val="58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Sheet2!$O$6:$O$42</c:f>
              <c:numCache>
                <c:formatCode>0.00</c:formatCode>
                <c:ptCount val="37"/>
                <c:pt idx="0" formatCode="General">
                  <c:v>0</c:v>
                </c:pt>
                <c:pt idx="1">
                  <c:v>0.17499999999999999</c:v>
                </c:pt>
                <c:pt idx="2">
                  <c:v>0.35</c:v>
                </c:pt>
                <c:pt idx="3">
                  <c:v>0.52499999999999991</c:v>
                </c:pt>
                <c:pt idx="4">
                  <c:v>0.7</c:v>
                </c:pt>
                <c:pt idx="5">
                  <c:v>0.875</c:v>
                </c:pt>
                <c:pt idx="6">
                  <c:v>1.05</c:v>
                </c:pt>
                <c:pt idx="7">
                  <c:v>1.2250000000000001</c:v>
                </c:pt>
                <c:pt idx="8">
                  <c:v>1.4000000000000001</c:v>
                </c:pt>
                <c:pt idx="9">
                  <c:v>1.5750000000000002</c:v>
                </c:pt>
                <c:pt idx="10">
                  <c:v>1.7500000000000002</c:v>
                </c:pt>
                <c:pt idx="11">
                  <c:v>1.9250000000000003</c:v>
                </c:pt>
                <c:pt idx="12">
                  <c:v>2.1</c:v>
                </c:pt>
                <c:pt idx="13">
                  <c:v>2.2749999999999999</c:v>
                </c:pt>
                <c:pt idx="14">
                  <c:v>2.4499999999999997</c:v>
                </c:pt>
                <c:pt idx="15">
                  <c:v>2.6249999999999996</c:v>
                </c:pt>
                <c:pt idx="16">
                  <c:v>2.7999999999999994</c:v>
                </c:pt>
                <c:pt idx="17">
                  <c:v>2.9749999999999992</c:v>
                </c:pt>
                <c:pt idx="18">
                  <c:v>3.149999999999999</c:v>
                </c:pt>
                <c:pt idx="19">
                  <c:v>3.3249999999999988</c:v>
                </c:pt>
                <c:pt idx="20">
                  <c:v>3.4999999999999987</c:v>
                </c:pt>
                <c:pt idx="21">
                  <c:v>3.6749999999999985</c:v>
                </c:pt>
                <c:pt idx="22">
                  <c:v>3.8499999999999983</c:v>
                </c:pt>
                <c:pt idx="23">
                  <c:v>4.0249999999999986</c:v>
                </c:pt>
                <c:pt idx="24">
                  <c:v>4.1999999999999984</c:v>
                </c:pt>
                <c:pt idx="25">
                  <c:v>4.3749999999999982</c:v>
                </c:pt>
                <c:pt idx="26">
                  <c:v>4.549999999999998</c:v>
                </c:pt>
                <c:pt idx="27">
                  <c:v>4.7249999999999979</c:v>
                </c:pt>
                <c:pt idx="28">
                  <c:v>4.8999999999999977</c:v>
                </c:pt>
                <c:pt idx="29">
                  <c:v>5.0749999999999975</c:v>
                </c:pt>
                <c:pt idx="30">
                  <c:v>5.2499999999999973</c:v>
                </c:pt>
                <c:pt idx="31">
                  <c:v>5.4249999999999972</c:v>
                </c:pt>
                <c:pt idx="32">
                  <c:v>5.599999999999997</c:v>
                </c:pt>
                <c:pt idx="33">
                  <c:v>5.7749999999999968</c:v>
                </c:pt>
                <c:pt idx="34">
                  <c:v>5.9499999999999966</c:v>
                </c:pt>
                <c:pt idx="35">
                  <c:v>6.1249999999999964</c:v>
                </c:pt>
                <c:pt idx="36" formatCode="General">
                  <c:v>6.3</c:v>
                </c:pt>
              </c:numCache>
            </c:numRef>
          </c:val>
          <c:smooth val="0"/>
          <c:extLst>
            <c:ext xmlns:c16="http://schemas.microsoft.com/office/drawing/2014/chart" uri="{C3380CC4-5D6E-409C-BE32-E72D297353CC}">
              <c16:uniqueId val="{00000002-4023-41C9-B12C-8E8893E7274B}"/>
            </c:ext>
          </c:extLst>
        </c:ser>
        <c:dLbls>
          <c:showLegendKey val="0"/>
          <c:showVal val="0"/>
          <c:showCatName val="0"/>
          <c:showSerName val="0"/>
          <c:showPercent val="0"/>
          <c:showBubbleSize val="0"/>
        </c:dLbls>
        <c:smooth val="0"/>
        <c:axId val="247752192"/>
        <c:axId val="247754112"/>
        <c:extLst/>
      </c:lineChart>
      <c:dateAx>
        <c:axId val="24775219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numFmt formatCode="@" sourceLinked="0"/>
        <c:majorTickMark val="in"/>
        <c:minorTickMark val="none"/>
        <c:tickLblPos val="nextTo"/>
        <c:spPr>
          <a:noFill/>
          <a:ln w="6350" cap="flat" cmpd="sng" algn="ctr">
            <a:solidFill>
              <a:schemeClr val="tx1">
                <a:tint val="75000"/>
              </a:schemeClr>
            </a:solidFill>
            <a:prstDash val="solid"/>
            <a:round/>
          </a:ln>
          <a:effectLst/>
        </c:spPr>
        <c:txPr>
          <a:bodyPr rot="0" spcFirstLastPara="1" vertOverflow="ellipsis"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crossAx val="247754112"/>
        <c:crossesAt val="0"/>
        <c:auto val="0"/>
        <c:lblOffset val="100"/>
        <c:baseTimeUnit val="days"/>
        <c:majorUnit val="5"/>
        <c:majorTimeUnit val="days"/>
      </c:dateAx>
      <c:valAx>
        <c:axId val="247754112"/>
        <c:scaling>
          <c:orientation val="minMax"/>
        </c:scaling>
        <c:delete val="0"/>
        <c:axPos val="l"/>
        <c:majorGridlines>
          <c:spPr>
            <a:ln w="6350" cap="flat" cmpd="sng" algn="ctr">
              <a:solidFill>
                <a:schemeClr val="tx1">
                  <a:tint val="7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r>
                  <a:rPr lang="en-US">
                    <a:latin typeface="Cambria" panose="02040503050406030204" pitchFamily="18" charset="0"/>
                    <a:ea typeface="Cambria" panose="02040503050406030204" pitchFamily="18" charset="0"/>
                  </a:rPr>
                  <a:t>MMTon CO2</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numFmt formatCode="#,##0.0" sourceLinked="0"/>
        <c:majorTickMark val="none"/>
        <c:minorTickMark val="none"/>
        <c:tickLblPos val="nextTo"/>
        <c:spPr>
          <a:noFill/>
          <a:ln w="6350" cap="flat" cmpd="sng" algn="ctr">
            <a:solidFill>
              <a:schemeClr val="tx1">
                <a:tint val="75000"/>
              </a:schemeClr>
            </a:solidFill>
            <a:prstDash val="solid"/>
            <a:round/>
          </a:ln>
          <a:effectLst/>
        </c:spPr>
        <c:txPr>
          <a:bodyPr rot="0" spcFirstLastPara="1" vertOverflow="ellipsis"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crossAx val="247752192"/>
        <c:crossesAt val="2014"/>
        <c:crossBetween val="between"/>
      </c:valAx>
      <c:spPr>
        <a:solidFill>
          <a:schemeClr val="bg1"/>
        </a:solidFill>
        <a:ln>
          <a:noFill/>
        </a:ln>
        <a:effectLst/>
      </c:spPr>
    </c:plotArea>
    <c:legend>
      <c:legendPos val="r"/>
      <c:layout>
        <c:manualLayout>
          <c:xMode val="edge"/>
          <c:yMode val="edge"/>
          <c:x val="0.78304600707270167"/>
          <c:y val="0.24283387370696313"/>
          <c:w val="0.21695395066013964"/>
          <c:h val="0.447667457281655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legend>
    <c:plotVisOnly val="0"/>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1" i="0" u="none" strike="noStrike" kern="1200" baseline="0">
                <a:solidFill>
                  <a:schemeClr val="tx1"/>
                </a:solidFill>
                <a:latin typeface="Cambria" panose="02040503050406030204" pitchFamily="18" charset="0"/>
                <a:ea typeface="Cambria" panose="02040503050406030204" pitchFamily="18" charset="0"/>
                <a:cs typeface="+mn-cs"/>
              </a:defRPr>
            </a:pPr>
            <a:r>
              <a:rPr lang="pl-PL"/>
              <a:t>Net Profit Margin </a:t>
            </a:r>
            <a:endParaRPr lang="en-US"/>
          </a:p>
        </c:rich>
      </c:tx>
      <c:layout>
        <c:manualLayout>
          <c:xMode val="edge"/>
          <c:yMode val="edge"/>
          <c:x val="0.33598278206999066"/>
          <c:y val="3.5947268419308287E-2"/>
        </c:manualLayout>
      </c:layout>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autoTitleDeleted val="0"/>
    <c:plotArea>
      <c:layout>
        <c:manualLayout>
          <c:layoutTarget val="inner"/>
          <c:xMode val="edge"/>
          <c:yMode val="edge"/>
          <c:x val="0.1400636320747323"/>
          <c:y val="0.14773994741546972"/>
          <c:w val="0.64271970127445421"/>
          <c:h val="0.72015440059202951"/>
        </c:manualLayout>
      </c:layout>
      <c:lineChart>
        <c:grouping val="standard"/>
        <c:varyColors val="0"/>
        <c:ser>
          <c:idx val="1"/>
          <c:order val="0"/>
          <c:tx>
            <c:strRef>
              <c:f>Sheet1!$N$5</c:f>
              <c:strCache>
                <c:ptCount val="1"/>
                <c:pt idx="0">
                  <c:v>Plausible</c:v>
                </c:pt>
              </c:strCache>
            </c:strRef>
          </c:tx>
          <c:spPr>
            <a:ln w="19050" cap="rnd" cmpd="sng" algn="ctr">
              <a:solidFill>
                <a:schemeClr val="accent1">
                  <a:shade val="86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Sheet2!$U$6:$U$42</c:f>
              <c:numCache>
                <c:formatCode>General</c:formatCode>
                <c:ptCount val="37"/>
                <c:pt idx="1">
                  <c:v>0</c:v>
                </c:pt>
                <c:pt idx="2">
                  <c:v>0</c:v>
                </c:pt>
                <c:pt idx="3">
                  <c:v>0</c:v>
                </c:pt>
                <c:pt idx="4">
                  <c:v>0</c:v>
                </c:pt>
                <c:pt idx="5">
                  <c:v>5.2127392278707081</c:v>
                </c:pt>
                <c:pt idx="6">
                  <c:v>10.425478455741686</c:v>
                </c:pt>
                <c:pt idx="7">
                  <c:v>15.638217683612805</c:v>
                </c:pt>
                <c:pt idx="8">
                  <c:v>20.85095691148393</c:v>
                </c:pt>
                <c:pt idx="9">
                  <c:v>26.063696139354679</c:v>
                </c:pt>
                <c:pt idx="10">
                  <c:v>31.276435367225908</c:v>
                </c:pt>
                <c:pt idx="11">
                  <c:v>36.489174595097033</c:v>
                </c:pt>
                <c:pt idx="12">
                  <c:v>41.701913822967853</c:v>
                </c:pt>
                <c:pt idx="13">
                  <c:v>46.914653050838687</c:v>
                </c:pt>
                <c:pt idx="14">
                  <c:v>52.127392278709955</c:v>
                </c:pt>
                <c:pt idx="15">
                  <c:v>57.340131506580917</c:v>
                </c:pt>
                <c:pt idx="16">
                  <c:v>62.552870734451886</c:v>
                </c:pt>
                <c:pt idx="17">
                  <c:v>67.765609962322628</c:v>
                </c:pt>
                <c:pt idx="18">
                  <c:v>72.978349190194166</c:v>
                </c:pt>
                <c:pt idx="19">
                  <c:v>78.191088418064851</c:v>
                </c:pt>
                <c:pt idx="20">
                  <c:v>83.403827645935891</c:v>
                </c:pt>
                <c:pt idx="21">
                  <c:v>88.616566873806718</c:v>
                </c:pt>
                <c:pt idx="22">
                  <c:v>93.829306101678128</c:v>
                </c:pt>
                <c:pt idx="23">
                  <c:v>99.042045329548387</c:v>
                </c:pt>
                <c:pt idx="24">
                  <c:v>104.25478455741926</c:v>
                </c:pt>
                <c:pt idx="25">
                  <c:v>109.46752378529041</c:v>
                </c:pt>
                <c:pt idx="26">
                  <c:v>114.68026301316154</c:v>
                </c:pt>
                <c:pt idx="27">
                  <c:v>119.89300224103233</c:v>
                </c:pt>
                <c:pt idx="28">
                  <c:v>125.1057414689033</c:v>
                </c:pt>
                <c:pt idx="29">
                  <c:v>130.31848069677457</c:v>
                </c:pt>
                <c:pt idx="30">
                  <c:v>135.53121992464554</c:v>
                </c:pt>
                <c:pt idx="31">
                  <c:v>140.74395915251625</c:v>
                </c:pt>
                <c:pt idx="32">
                  <c:v>145.95669838038728</c:v>
                </c:pt>
                <c:pt idx="33">
                  <c:v>151.16943760825851</c:v>
                </c:pt>
                <c:pt idx="34">
                  <c:v>156.38217683612947</c:v>
                </c:pt>
                <c:pt idx="35">
                  <c:v>161.59491606400076</c:v>
                </c:pt>
                <c:pt idx="36">
                  <c:v>166.80765529187147</c:v>
                </c:pt>
              </c:numCache>
            </c:numRef>
          </c:val>
          <c:smooth val="0"/>
          <c:extLst>
            <c:ext xmlns:c16="http://schemas.microsoft.com/office/drawing/2014/chart" uri="{C3380CC4-5D6E-409C-BE32-E72D297353CC}">
              <c16:uniqueId val="{00000000-741C-4DDD-B05E-A321163CBE48}"/>
            </c:ext>
          </c:extLst>
        </c:ser>
        <c:ser>
          <c:idx val="2"/>
          <c:order val="1"/>
          <c:tx>
            <c:strRef>
              <c:f>Sheet1!$O$5</c:f>
              <c:strCache>
                <c:ptCount val="1"/>
                <c:pt idx="0">
                  <c:v>Ambitious</c:v>
                </c:pt>
              </c:strCache>
            </c:strRef>
          </c:tx>
          <c:spPr>
            <a:ln w="19050" cap="rnd" cmpd="sng" algn="ctr">
              <a:solidFill>
                <a:schemeClr val="accent1">
                  <a:tint val="86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Sheet2!$V$6:$V$42</c:f>
              <c:numCache>
                <c:formatCode>General</c:formatCode>
                <c:ptCount val="37"/>
                <c:pt idx="1">
                  <c:v>0</c:v>
                </c:pt>
                <c:pt idx="2">
                  <c:v>0</c:v>
                </c:pt>
                <c:pt idx="3">
                  <c:v>0</c:v>
                </c:pt>
                <c:pt idx="4">
                  <c:v>0</c:v>
                </c:pt>
                <c:pt idx="5">
                  <c:v>9.8543861654804061</c:v>
                </c:pt>
                <c:pt idx="6">
                  <c:v>19.708772330961189</c:v>
                </c:pt>
                <c:pt idx="7">
                  <c:v>29.563158496442572</c:v>
                </c:pt>
                <c:pt idx="8">
                  <c:v>39.41754466192377</c:v>
                </c:pt>
                <c:pt idx="9">
                  <c:v>49.271930827404383</c:v>
                </c:pt>
                <c:pt idx="10">
                  <c:v>59.126316992885904</c:v>
                </c:pt>
                <c:pt idx="11">
                  <c:v>68.980703158367092</c:v>
                </c:pt>
                <c:pt idx="12">
                  <c:v>78.835089323847754</c:v>
                </c:pt>
                <c:pt idx="13">
                  <c:v>88.689475489328387</c:v>
                </c:pt>
                <c:pt idx="14">
                  <c:v>98.543861654809916</c:v>
                </c:pt>
                <c:pt idx="15">
                  <c:v>108.398247820291</c:v>
                </c:pt>
                <c:pt idx="16">
                  <c:v>118.25263398577177</c:v>
                </c:pt>
                <c:pt idx="17">
                  <c:v>128.10702015125239</c:v>
                </c:pt>
                <c:pt idx="18">
                  <c:v>137.96140631673447</c:v>
                </c:pt>
                <c:pt idx="19">
                  <c:v>147.81579248221496</c:v>
                </c:pt>
                <c:pt idx="20">
                  <c:v>157.67017864769576</c:v>
                </c:pt>
                <c:pt idx="21">
                  <c:v>167.52456481317643</c:v>
                </c:pt>
                <c:pt idx="22">
                  <c:v>177.37895097865839</c:v>
                </c:pt>
                <c:pt idx="23">
                  <c:v>187.23333714413747</c:v>
                </c:pt>
                <c:pt idx="24">
                  <c:v>197.08772330961818</c:v>
                </c:pt>
                <c:pt idx="25">
                  <c:v>206.94210947509961</c:v>
                </c:pt>
                <c:pt idx="26">
                  <c:v>216.79649564058082</c:v>
                </c:pt>
                <c:pt idx="27">
                  <c:v>226.65088180606145</c:v>
                </c:pt>
                <c:pt idx="28">
                  <c:v>236.50526797154222</c:v>
                </c:pt>
                <c:pt idx="29">
                  <c:v>246.35965413702405</c:v>
                </c:pt>
                <c:pt idx="30">
                  <c:v>256.21404030250483</c:v>
                </c:pt>
                <c:pt idx="31">
                  <c:v>266.06842646798543</c:v>
                </c:pt>
                <c:pt idx="32">
                  <c:v>275.92281263346626</c:v>
                </c:pt>
                <c:pt idx="33">
                  <c:v>285.77719879894801</c:v>
                </c:pt>
                <c:pt idx="34">
                  <c:v>295.63158496442884</c:v>
                </c:pt>
                <c:pt idx="35">
                  <c:v>305.48597112991041</c:v>
                </c:pt>
                <c:pt idx="36">
                  <c:v>315.34035729539067</c:v>
                </c:pt>
              </c:numCache>
            </c:numRef>
          </c:val>
          <c:smooth val="0"/>
          <c:extLst>
            <c:ext xmlns:c16="http://schemas.microsoft.com/office/drawing/2014/chart" uri="{C3380CC4-5D6E-409C-BE32-E72D297353CC}">
              <c16:uniqueId val="{00000001-741C-4DDD-B05E-A321163CBE48}"/>
            </c:ext>
          </c:extLst>
        </c:ser>
        <c:ser>
          <c:idx val="3"/>
          <c:order val="2"/>
          <c:tx>
            <c:strRef>
              <c:f>Sheet1!$P$5</c:f>
              <c:strCache>
                <c:ptCount val="1"/>
                <c:pt idx="0">
                  <c:v>Maximum</c:v>
                </c:pt>
              </c:strCache>
            </c:strRef>
          </c:tx>
          <c:spPr>
            <a:ln w="19050" cap="rnd" cmpd="sng" algn="ctr">
              <a:solidFill>
                <a:schemeClr val="accent1">
                  <a:tint val="58000"/>
                </a:schemeClr>
              </a:solidFill>
              <a:prstDash val="solid"/>
              <a:round/>
            </a:ln>
            <a:effectLst/>
          </c:spPr>
          <c:marker>
            <c:symbol val="none"/>
          </c:marker>
          <c:cat>
            <c:numRef>
              <c:f>Sheet1!$M$7:$M$42</c:f>
              <c:numCache>
                <c:formatCode>General</c:formatCode>
                <c:ptCount val="36"/>
                <c:pt idx="0">
                  <c:v>2015</c:v>
                </c:pt>
                <c:pt idx="1">
                  <c:v>2016</c:v>
                </c:pt>
                <c:pt idx="2">
                  <c:v>2017</c:v>
                </c:pt>
                <c:pt idx="3">
                  <c:v>2018</c:v>
                </c:pt>
                <c:pt idx="4">
                  <c:v>2019</c:v>
                </c:pt>
                <c:pt idx="5">
                  <c:v>2020</c:v>
                </c:pt>
                <c:pt idx="6">
                  <c:v>2021</c:v>
                </c:pt>
                <c:pt idx="7">
                  <c:v>2022</c:v>
                </c:pt>
                <c:pt idx="8">
                  <c:v>2023</c:v>
                </c:pt>
                <c:pt idx="9">
                  <c:v>2024</c:v>
                </c:pt>
                <c:pt idx="10">
                  <c:v>2025</c:v>
                </c:pt>
                <c:pt idx="11">
                  <c:v>2026</c:v>
                </c:pt>
                <c:pt idx="12">
                  <c:v>2027</c:v>
                </c:pt>
                <c:pt idx="13">
                  <c:v>2028</c:v>
                </c:pt>
                <c:pt idx="14">
                  <c:v>2029</c:v>
                </c:pt>
                <c:pt idx="15">
                  <c:v>2030</c:v>
                </c:pt>
                <c:pt idx="16">
                  <c:v>2031</c:v>
                </c:pt>
                <c:pt idx="17">
                  <c:v>2032</c:v>
                </c:pt>
                <c:pt idx="18">
                  <c:v>2033</c:v>
                </c:pt>
                <c:pt idx="19">
                  <c:v>2034</c:v>
                </c:pt>
                <c:pt idx="20">
                  <c:v>2035</c:v>
                </c:pt>
                <c:pt idx="21">
                  <c:v>2036</c:v>
                </c:pt>
                <c:pt idx="22">
                  <c:v>2037</c:v>
                </c:pt>
                <c:pt idx="23">
                  <c:v>2038</c:v>
                </c:pt>
                <c:pt idx="24">
                  <c:v>2039</c:v>
                </c:pt>
                <c:pt idx="25">
                  <c:v>2040</c:v>
                </c:pt>
                <c:pt idx="26">
                  <c:v>2041</c:v>
                </c:pt>
                <c:pt idx="27">
                  <c:v>2042</c:v>
                </c:pt>
                <c:pt idx="28">
                  <c:v>2043</c:v>
                </c:pt>
                <c:pt idx="29">
                  <c:v>2044</c:v>
                </c:pt>
                <c:pt idx="30">
                  <c:v>2045</c:v>
                </c:pt>
                <c:pt idx="31">
                  <c:v>2046</c:v>
                </c:pt>
                <c:pt idx="32">
                  <c:v>2047</c:v>
                </c:pt>
                <c:pt idx="33">
                  <c:v>2048</c:v>
                </c:pt>
                <c:pt idx="34">
                  <c:v>2049</c:v>
                </c:pt>
                <c:pt idx="35">
                  <c:v>2050</c:v>
                </c:pt>
              </c:numCache>
            </c:numRef>
          </c:cat>
          <c:val>
            <c:numRef>
              <c:f>Sheet2!$W$6:$W$42</c:f>
              <c:numCache>
                <c:formatCode>General</c:formatCode>
                <c:ptCount val="37"/>
                <c:pt idx="1">
                  <c:v>0</c:v>
                </c:pt>
                <c:pt idx="2">
                  <c:v>0</c:v>
                </c:pt>
                <c:pt idx="3">
                  <c:v>0</c:v>
                </c:pt>
                <c:pt idx="4">
                  <c:v>0</c:v>
                </c:pt>
                <c:pt idx="5">
                  <c:v>13.192863001651373</c:v>
                </c:pt>
                <c:pt idx="6">
                  <c:v>26.385726003306569</c:v>
                </c:pt>
                <c:pt idx="7">
                  <c:v>39.578589004961763</c:v>
                </c:pt>
                <c:pt idx="8">
                  <c:v>52.771452006616961</c:v>
                </c:pt>
                <c:pt idx="9">
                  <c:v>65.964315008272152</c:v>
                </c:pt>
                <c:pt idx="10">
                  <c:v>79.15717800992735</c:v>
                </c:pt>
                <c:pt idx="11">
                  <c:v>92.350041011582547</c:v>
                </c:pt>
                <c:pt idx="12">
                  <c:v>105.54290401323776</c:v>
                </c:pt>
                <c:pt idx="13">
                  <c:v>118.73576701489296</c:v>
                </c:pt>
                <c:pt idx="14">
                  <c:v>131.92863001654817</c:v>
                </c:pt>
                <c:pt idx="15">
                  <c:v>145.12149301820338</c:v>
                </c:pt>
                <c:pt idx="16">
                  <c:v>158.31435601985859</c:v>
                </c:pt>
                <c:pt idx="17">
                  <c:v>171.50721902151381</c:v>
                </c:pt>
                <c:pt idx="18">
                  <c:v>184.70008202316902</c:v>
                </c:pt>
                <c:pt idx="19">
                  <c:v>197.89294502482423</c:v>
                </c:pt>
                <c:pt idx="20">
                  <c:v>211.08580802647944</c:v>
                </c:pt>
                <c:pt idx="21">
                  <c:v>224.27867102813465</c:v>
                </c:pt>
                <c:pt idx="22">
                  <c:v>237.47153402978986</c:v>
                </c:pt>
                <c:pt idx="23">
                  <c:v>250.66439703143931</c:v>
                </c:pt>
                <c:pt idx="24">
                  <c:v>263.85726003309446</c:v>
                </c:pt>
                <c:pt idx="25">
                  <c:v>277.05012303474967</c:v>
                </c:pt>
                <c:pt idx="26">
                  <c:v>290.24298603640489</c:v>
                </c:pt>
                <c:pt idx="27">
                  <c:v>303.4358490380601</c:v>
                </c:pt>
                <c:pt idx="28">
                  <c:v>316.62871203971531</c:v>
                </c:pt>
                <c:pt idx="29">
                  <c:v>329.82157504137052</c:v>
                </c:pt>
                <c:pt idx="30">
                  <c:v>343.01443804302573</c:v>
                </c:pt>
                <c:pt idx="31">
                  <c:v>356.20730104468095</c:v>
                </c:pt>
                <c:pt idx="32">
                  <c:v>369.40016404633616</c:v>
                </c:pt>
                <c:pt idx="33">
                  <c:v>382.59302704799137</c:v>
                </c:pt>
                <c:pt idx="34">
                  <c:v>395.78589004964658</c:v>
                </c:pt>
                <c:pt idx="35">
                  <c:v>408.97875305130174</c:v>
                </c:pt>
                <c:pt idx="36">
                  <c:v>422.17161605295695</c:v>
                </c:pt>
              </c:numCache>
            </c:numRef>
          </c:val>
          <c:smooth val="0"/>
          <c:extLst>
            <c:ext xmlns:c16="http://schemas.microsoft.com/office/drawing/2014/chart" uri="{C3380CC4-5D6E-409C-BE32-E72D297353CC}">
              <c16:uniqueId val="{00000002-741C-4DDD-B05E-A321163CBE48}"/>
            </c:ext>
          </c:extLst>
        </c:ser>
        <c:dLbls>
          <c:showLegendKey val="0"/>
          <c:showVal val="0"/>
          <c:showCatName val="0"/>
          <c:showSerName val="0"/>
          <c:showPercent val="0"/>
          <c:showBubbleSize val="0"/>
        </c:dLbls>
        <c:smooth val="0"/>
        <c:axId val="247752192"/>
        <c:axId val="247754112"/>
        <c:extLst/>
      </c:lineChart>
      <c:dateAx>
        <c:axId val="247752192"/>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r>
                  <a:rPr lang="en-US">
                    <a:latin typeface="Cambria" panose="02040503050406030204" pitchFamily="18" charset="0"/>
                    <a:ea typeface="Cambria" panose="02040503050406030204" pitchFamily="18" charset="0"/>
                  </a:rPr>
                  <a:t>Year</a:t>
                </a:r>
              </a:p>
            </c:rich>
          </c:tx>
          <c:layout>
            <c:manualLayout>
              <c:xMode val="edge"/>
              <c:yMode val="edge"/>
              <c:x val="0.42464966570536705"/>
              <c:y val="0.93527266812984611"/>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numFmt formatCode="@" sourceLinked="0"/>
        <c:majorTickMark val="in"/>
        <c:minorTickMark val="none"/>
        <c:tickLblPos val="nextTo"/>
        <c:spPr>
          <a:noFill/>
          <a:ln w="6350" cap="flat" cmpd="sng" algn="ctr">
            <a:solidFill>
              <a:schemeClr val="tx1">
                <a:tint val="75000"/>
              </a:schemeClr>
            </a:solidFill>
            <a:prstDash val="solid"/>
            <a:round/>
          </a:ln>
          <a:effectLst/>
        </c:spPr>
        <c:txPr>
          <a:bodyPr rot="0" spcFirstLastPara="1" vertOverflow="ellipsis"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crossAx val="247754112"/>
        <c:crossesAt val="0"/>
        <c:auto val="0"/>
        <c:lblOffset val="100"/>
        <c:baseTimeUnit val="days"/>
        <c:majorUnit val="5"/>
        <c:majorTimeUnit val="days"/>
      </c:dateAx>
      <c:valAx>
        <c:axId val="247754112"/>
        <c:scaling>
          <c:orientation val="minMax"/>
        </c:scaling>
        <c:delete val="0"/>
        <c:axPos val="l"/>
        <c:majorGridlines>
          <c:spPr>
            <a:ln w="6350" cap="flat" cmpd="sng" algn="ctr">
              <a:solidFill>
                <a:schemeClr val="tx1">
                  <a:tint val="7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r>
                  <a:rPr lang="pl-PL">
                    <a:latin typeface="Cambria" panose="02040503050406030204" pitchFamily="18" charset="0"/>
                    <a:ea typeface="Cambria" panose="02040503050406030204" pitchFamily="18" charset="0"/>
                  </a:rPr>
                  <a:t>Billion</a:t>
                </a:r>
                <a:r>
                  <a:rPr lang="pl-PL" baseline="0">
                    <a:latin typeface="Cambria" panose="02040503050406030204" pitchFamily="18" charset="0"/>
                    <a:ea typeface="Cambria" panose="02040503050406030204" pitchFamily="18" charset="0"/>
                  </a:rPr>
                  <a:t> US$2014</a:t>
                </a:r>
                <a:endParaRPr lang="en-US">
                  <a:latin typeface="Cambria" panose="02040503050406030204" pitchFamily="18" charset="0"/>
                  <a:ea typeface="Cambria" panose="02040503050406030204" pitchFamily="18" charset="0"/>
                </a:endParaRP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title>
        <c:numFmt formatCode="#,##0" sourceLinked="0"/>
        <c:majorTickMark val="none"/>
        <c:minorTickMark val="none"/>
        <c:tickLblPos val="nextTo"/>
        <c:spPr>
          <a:noFill/>
          <a:ln w="6350" cap="flat" cmpd="sng" algn="ctr">
            <a:solidFill>
              <a:schemeClr val="tx1">
                <a:tint val="75000"/>
              </a:schemeClr>
            </a:solidFill>
            <a:prstDash val="solid"/>
            <a:round/>
          </a:ln>
          <a:effectLst/>
        </c:spPr>
        <c:txPr>
          <a:bodyPr rot="0" spcFirstLastPara="1" vertOverflow="ellipsis"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crossAx val="247752192"/>
        <c:crossesAt val="2014"/>
        <c:crossBetween val="between"/>
      </c:valAx>
      <c:spPr>
        <a:solidFill>
          <a:schemeClr val="bg1"/>
        </a:solidFill>
        <a:ln>
          <a:noFill/>
        </a:ln>
        <a:effectLst/>
      </c:spPr>
    </c:plotArea>
    <c:legend>
      <c:legendPos val="r"/>
      <c:layout>
        <c:manualLayout>
          <c:xMode val="edge"/>
          <c:yMode val="edge"/>
          <c:x val="0.78304604933986044"/>
          <c:y val="0.22976191292267054"/>
          <c:w val="0.21695395066013964"/>
          <c:h val="0.4476674572816554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Cambria" panose="02040503050406030204" pitchFamily="18" charset="0"/>
              <a:ea typeface="Cambria" panose="02040503050406030204" pitchFamily="18" charset="0"/>
              <a:cs typeface="+mn-cs"/>
            </a:defRPr>
          </a:pPr>
          <a:endParaRPr lang="en-US"/>
        </a:p>
      </c:txPr>
    </c:legend>
    <c:plotVisOnly val="0"/>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0A967694-6C1B-A64A-AF8C-30E16CBA7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768</TotalTime>
  <Pages>52</Pages>
  <Words>15568</Words>
  <Characters>88742</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 Jankowska</dc:creator>
  <cp:keywords/>
  <dc:description/>
  <cp:lastModifiedBy>Emilia Jankowska</cp:lastModifiedBy>
  <cp:revision>18</cp:revision>
  <cp:lastPrinted>2018-07-24T17:02:00Z</cp:lastPrinted>
  <dcterms:created xsi:type="dcterms:W3CDTF">2021-01-24T00:40:00Z</dcterms:created>
  <dcterms:modified xsi:type="dcterms:W3CDTF">2021-07-22T11:11:00Z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ZOTERO_PREF_1">
    <vt:lpwstr>&lt;data data-version="3" zotero-version="5.0.87"&gt;&lt;session id="iHAJXewV"/&gt;&lt;style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