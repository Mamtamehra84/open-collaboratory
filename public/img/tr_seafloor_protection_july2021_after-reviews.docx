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2A757A">
      <w:pPr>
        <w:pStyle w:val="TableofFigures"/>
        <w:tabs>
          <w:tab w:val="right" w:leader="dot" w:pos="9350"/>
        </w:tabs>
        <w:jc w:val="left"/>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B320DB" w:rsidRPr="00E91BE1" w:rsidRDefault="00B320DB"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6774E85B" w14:textId="5F74AE7F" w:rsidR="00B320DB" w:rsidRPr="00423AD2" w:rsidRDefault="00B320DB" w:rsidP="00EB247F">
                            <w:pPr>
                              <w:spacing w:line="240" w:lineRule="auto"/>
                              <w:jc w:val="center"/>
                              <w:rPr>
                                <w:rFonts w:cs="Times New Roman"/>
                                <w:b/>
                                <w:bCs/>
                                <w:smallCaps/>
                                <w:color w:val="404040" w:themeColor="text1" w:themeTint="BF"/>
                                <w:sz w:val="36"/>
                                <w:szCs w:val="36"/>
                              </w:rPr>
                            </w:pPr>
                            <w:r>
                              <w:rPr>
                                <w:rFonts w:cs="Times New Roman"/>
                                <w:b/>
                                <w:bCs/>
                                <w:smallCaps/>
                                <w:color w:val="404040" w:themeColor="text1" w:themeTint="BF"/>
                                <w:sz w:val="36"/>
                                <w:szCs w:val="36"/>
                              </w:rPr>
                              <w:t>SEAFLOOR PROTECTION</w:t>
                            </w:r>
                          </w:p>
                          <w:p w14:paraId="0165EF2F" w14:textId="77777777" w:rsidR="00B320DB" w:rsidRPr="00EB247F" w:rsidRDefault="00B320DB" w:rsidP="00EB247F">
                            <w:pPr>
                              <w:spacing w:line="240" w:lineRule="auto"/>
                              <w:jc w:val="center"/>
                              <w:rPr>
                                <w:rFonts w:cs="Times New Roman"/>
                                <w:smallCaps/>
                                <w:color w:val="404040" w:themeColor="text1" w:themeTint="BF"/>
                                <w:sz w:val="36"/>
                                <w:szCs w:val="36"/>
                              </w:rPr>
                            </w:pPr>
                          </w:p>
                          <w:p w14:paraId="4699D449" w14:textId="7A2DA530" w:rsidR="00B320DB" w:rsidRPr="00E91BE1" w:rsidRDefault="00B320D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w:t>
                            </w:r>
                          </w:p>
                          <w:p w14:paraId="1671E118" w14:textId="4B653FF1" w:rsidR="00B320DB" w:rsidRPr="00E91BE1" w:rsidRDefault="00B320D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Pr="00411333">
                              <w:rPr>
                                <w:rFonts w:cs="Times New Roman"/>
                                <w:smallCaps/>
                                <w:color w:val="404040" w:themeColor="text1" w:themeTint="BF"/>
                                <w:sz w:val="36"/>
                                <w:szCs w:val="36"/>
                              </w:rPr>
                              <w:t>GOVERNMENT</w:t>
                            </w:r>
                          </w:p>
                          <w:p w14:paraId="29D510C4" w14:textId="431A7BB0" w:rsidR="00B320DB" w:rsidRPr="00E91BE1" w:rsidRDefault="00B320D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mpa, bottom trawling, blue carbon sinks, benthic systems </w:t>
                            </w:r>
                          </w:p>
                          <w:p w14:paraId="6DF0E7C6" w14:textId="77777777" w:rsidR="00B320DB" w:rsidRDefault="00B320DB" w:rsidP="00FB2C53"/>
                          <w:p w14:paraId="4DF87617" w14:textId="77777777" w:rsidR="00B320DB" w:rsidRDefault="00B320DB" w:rsidP="00FB2C53"/>
                          <w:p w14:paraId="4FD71E35" w14:textId="77777777" w:rsidR="00B320DB" w:rsidRDefault="00B320DB" w:rsidP="00FB2C53"/>
                          <w:p w14:paraId="0AAEA688" w14:textId="77777777" w:rsidR="00B320DB" w:rsidRDefault="00B320DB" w:rsidP="00FB2C53"/>
                          <w:p w14:paraId="693769A0" w14:textId="7706BBAD" w:rsidR="00B320DB" w:rsidRPr="00E91BE1" w:rsidRDefault="00E47902"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July</w:t>
                            </w:r>
                            <w:r w:rsidR="00B320DB">
                              <w:rPr>
                                <w:rFonts w:cs="Times New Roman"/>
                                <w:smallCaps/>
                                <w:color w:val="404040" w:themeColor="text1" w:themeTint="BF"/>
                                <w:sz w:val="36"/>
                                <w:szCs w:val="36"/>
                              </w:rPr>
                              <w:t xml:space="preserve"> 202</w:t>
                            </w:r>
                            <w:r>
                              <w:rPr>
                                <w:rFonts w:cs="Times New Roman"/>
                                <w:smallCaps/>
                                <w:color w:val="404040" w:themeColor="text1" w:themeTint="BF"/>
                                <w:sz w:val="36"/>
                                <w:szCs w:val="36"/>
                              </w:rPr>
                              <w:t>1</w:t>
                            </w:r>
                          </w:p>
                          <w:p w14:paraId="0DDBFE23" w14:textId="77777777" w:rsidR="00B320DB" w:rsidRPr="000829DC" w:rsidRDefault="00B320DB" w:rsidP="00FB2C53"/>
                          <w:p w14:paraId="4BB1447A" w14:textId="77777777" w:rsidR="00B320DB" w:rsidRDefault="00B320DB" w:rsidP="00FB2C53"/>
                          <w:p w14:paraId="6A9CEC43" w14:textId="77777777" w:rsidR="00B320DB" w:rsidRDefault="00B320DB" w:rsidP="00FB2C53"/>
                          <w:p w14:paraId="2120AE6B" w14:textId="77777777" w:rsidR="00B320DB" w:rsidRDefault="00B320DB" w:rsidP="00FB2C53"/>
                          <w:p w14:paraId="7DCFFDCF" w14:textId="77777777" w:rsidR="00B320DB" w:rsidRDefault="00B320DB" w:rsidP="00FB2C53"/>
                          <w:p w14:paraId="2F48DE38" w14:textId="77777777" w:rsidR="00B320DB" w:rsidRPr="000829DC" w:rsidRDefault="00B320DB" w:rsidP="00FB2C53"/>
                          <w:p w14:paraId="1981D31A" w14:textId="62997ADA" w:rsidR="00B320DB" w:rsidRDefault="00B320DB"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350ADD41" w14:textId="1FEE5B70" w:rsidR="00B320DB" w:rsidRPr="00C9069A" w:rsidRDefault="00B320DB" w:rsidP="00FB2C53">
                            <w:pPr>
                              <w:spacing w:after="0" w:line="240" w:lineRule="auto"/>
                              <w:rPr>
                                <w:rFonts w:cs="Times New Roman"/>
                                <w:bCs/>
                                <w:smallCaps/>
                                <w:color w:val="404040" w:themeColor="text1" w:themeTint="BF"/>
                                <w:sz w:val="28"/>
                                <w:szCs w:val="28"/>
                              </w:rPr>
                            </w:pPr>
                            <w:r>
                              <w:rPr>
                                <w:rFonts w:cs="Times New Roman"/>
                                <w:bCs/>
                                <w:smallCaps/>
                                <w:color w:val="404040" w:themeColor="text1" w:themeTint="BF"/>
                                <w:sz w:val="28"/>
                                <w:szCs w:val="28"/>
                              </w:rPr>
                              <w:t>Emilia Jankowska</w:t>
                            </w:r>
                          </w:p>
                          <w:p w14:paraId="5662837F" w14:textId="77777777" w:rsidR="00B320DB" w:rsidRPr="00E91BE1" w:rsidRDefault="00B320DB" w:rsidP="00FB2C53">
                            <w:pPr>
                              <w:spacing w:after="0" w:line="240" w:lineRule="auto"/>
                              <w:rPr>
                                <w:rFonts w:cs="Times New Roman"/>
                                <w:b/>
                                <w:smallCaps/>
                                <w:color w:val="404040" w:themeColor="text1" w:themeTint="BF"/>
                                <w:sz w:val="28"/>
                                <w:szCs w:val="28"/>
                              </w:rPr>
                            </w:pPr>
                          </w:p>
                          <w:p w14:paraId="4481356F" w14:textId="6C098178" w:rsidR="00B320DB" w:rsidRPr="00EB247F" w:rsidRDefault="00B320DB"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B320DB" w:rsidRPr="00E6531F" w:rsidRDefault="00B320DB"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B320DB" w:rsidRPr="00E6531F" w:rsidRDefault="00B320DB" w:rsidP="00C81D94">
                            <w:pPr>
                              <w:rPr>
                                <w:rFonts w:cs="Times New Roman"/>
                                <w:smallCaps/>
                                <w:color w:val="404040" w:themeColor="text1" w:themeTint="BF"/>
                                <w:sz w:val="36"/>
                                <w:szCs w:val="36"/>
                                <w:lang w:val="pt-PT"/>
                              </w:rPr>
                            </w:pPr>
                          </w:p>
                          <w:p w14:paraId="3D97FBF6" w14:textId="77777777" w:rsidR="00B320DB" w:rsidRPr="00E6531F" w:rsidRDefault="00B320DB"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B320DB" w:rsidRPr="00E91BE1" w:rsidRDefault="00B320DB"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6774E85B" w14:textId="5F74AE7F" w:rsidR="00B320DB" w:rsidRPr="00423AD2" w:rsidRDefault="00B320DB" w:rsidP="00EB247F">
                      <w:pPr>
                        <w:spacing w:line="240" w:lineRule="auto"/>
                        <w:jc w:val="center"/>
                        <w:rPr>
                          <w:rFonts w:cs="Times New Roman"/>
                          <w:b/>
                          <w:bCs/>
                          <w:smallCaps/>
                          <w:color w:val="404040" w:themeColor="text1" w:themeTint="BF"/>
                          <w:sz w:val="36"/>
                          <w:szCs w:val="36"/>
                        </w:rPr>
                      </w:pPr>
                      <w:r>
                        <w:rPr>
                          <w:rFonts w:cs="Times New Roman"/>
                          <w:b/>
                          <w:bCs/>
                          <w:smallCaps/>
                          <w:color w:val="404040" w:themeColor="text1" w:themeTint="BF"/>
                          <w:sz w:val="36"/>
                          <w:szCs w:val="36"/>
                        </w:rPr>
                        <w:t>SEAFLOOR PROTECTION</w:t>
                      </w:r>
                    </w:p>
                    <w:p w14:paraId="0165EF2F" w14:textId="77777777" w:rsidR="00B320DB" w:rsidRPr="00EB247F" w:rsidRDefault="00B320DB" w:rsidP="00EB247F">
                      <w:pPr>
                        <w:spacing w:line="240" w:lineRule="auto"/>
                        <w:jc w:val="center"/>
                        <w:rPr>
                          <w:rFonts w:cs="Times New Roman"/>
                          <w:smallCaps/>
                          <w:color w:val="404040" w:themeColor="text1" w:themeTint="BF"/>
                          <w:sz w:val="36"/>
                          <w:szCs w:val="36"/>
                        </w:rPr>
                      </w:pPr>
                    </w:p>
                    <w:p w14:paraId="4699D449" w14:textId="7A2DA530" w:rsidR="00B320DB" w:rsidRPr="00E91BE1" w:rsidRDefault="00B320D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w:t>
                      </w:r>
                    </w:p>
                    <w:p w14:paraId="1671E118" w14:textId="4B653FF1" w:rsidR="00B320DB" w:rsidRPr="00E91BE1" w:rsidRDefault="00B320D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Pr="00411333">
                        <w:rPr>
                          <w:rFonts w:cs="Times New Roman"/>
                          <w:smallCaps/>
                          <w:color w:val="404040" w:themeColor="text1" w:themeTint="BF"/>
                          <w:sz w:val="36"/>
                          <w:szCs w:val="36"/>
                        </w:rPr>
                        <w:t>GOVERNMENT</w:t>
                      </w:r>
                    </w:p>
                    <w:p w14:paraId="29D510C4" w14:textId="431A7BB0" w:rsidR="00B320DB" w:rsidRPr="00E91BE1" w:rsidRDefault="00B320D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mpa, bottom trawling, blue carbon sinks, benthic systems </w:t>
                      </w:r>
                    </w:p>
                    <w:p w14:paraId="6DF0E7C6" w14:textId="77777777" w:rsidR="00B320DB" w:rsidRDefault="00B320DB" w:rsidP="00FB2C53"/>
                    <w:p w14:paraId="4DF87617" w14:textId="77777777" w:rsidR="00B320DB" w:rsidRDefault="00B320DB" w:rsidP="00FB2C53"/>
                    <w:p w14:paraId="4FD71E35" w14:textId="77777777" w:rsidR="00B320DB" w:rsidRDefault="00B320DB" w:rsidP="00FB2C53"/>
                    <w:p w14:paraId="0AAEA688" w14:textId="77777777" w:rsidR="00B320DB" w:rsidRDefault="00B320DB" w:rsidP="00FB2C53"/>
                    <w:p w14:paraId="693769A0" w14:textId="7706BBAD" w:rsidR="00B320DB" w:rsidRPr="00E91BE1" w:rsidRDefault="00E47902"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July</w:t>
                      </w:r>
                      <w:r w:rsidR="00B320DB">
                        <w:rPr>
                          <w:rFonts w:cs="Times New Roman"/>
                          <w:smallCaps/>
                          <w:color w:val="404040" w:themeColor="text1" w:themeTint="BF"/>
                          <w:sz w:val="36"/>
                          <w:szCs w:val="36"/>
                        </w:rPr>
                        <w:t xml:space="preserve"> 202</w:t>
                      </w:r>
                      <w:r>
                        <w:rPr>
                          <w:rFonts w:cs="Times New Roman"/>
                          <w:smallCaps/>
                          <w:color w:val="404040" w:themeColor="text1" w:themeTint="BF"/>
                          <w:sz w:val="36"/>
                          <w:szCs w:val="36"/>
                        </w:rPr>
                        <w:t>1</w:t>
                      </w:r>
                    </w:p>
                    <w:p w14:paraId="0DDBFE23" w14:textId="77777777" w:rsidR="00B320DB" w:rsidRPr="000829DC" w:rsidRDefault="00B320DB" w:rsidP="00FB2C53"/>
                    <w:p w14:paraId="4BB1447A" w14:textId="77777777" w:rsidR="00B320DB" w:rsidRDefault="00B320DB" w:rsidP="00FB2C53"/>
                    <w:p w14:paraId="6A9CEC43" w14:textId="77777777" w:rsidR="00B320DB" w:rsidRDefault="00B320DB" w:rsidP="00FB2C53"/>
                    <w:p w14:paraId="2120AE6B" w14:textId="77777777" w:rsidR="00B320DB" w:rsidRDefault="00B320DB" w:rsidP="00FB2C53"/>
                    <w:p w14:paraId="7DCFFDCF" w14:textId="77777777" w:rsidR="00B320DB" w:rsidRDefault="00B320DB" w:rsidP="00FB2C53"/>
                    <w:p w14:paraId="2F48DE38" w14:textId="77777777" w:rsidR="00B320DB" w:rsidRPr="000829DC" w:rsidRDefault="00B320DB" w:rsidP="00FB2C53"/>
                    <w:p w14:paraId="1981D31A" w14:textId="62997ADA" w:rsidR="00B320DB" w:rsidRDefault="00B320DB"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350ADD41" w14:textId="1FEE5B70" w:rsidR="00B320DB" w:rsidRPr="00C9069A" w:rsidRDefault="00B320DB" w:rsidP="00FB2C53">
                      <w:pPr>
                        <w:spacing w:after="0" w:line="240" w:lineRule="auto"/>
                        <w:rPr>
                          <w:rFonts w:cs="Times New Roman"/>
                          <w:bCs/>
                          <w:smallCaps/>
                          <w:color w:val="404040" w:themeColor="text1" w:themeTint="BF"/>
                          <w:sz w:val="28"/>
                          <w:szCs w:val="28"/>
                        </w:rPr>
                      </w:pPr>
                      <w:r>
                        <w:rPr>
                          <w:rFonts w:cs="Times New Roman"/>
                          <w:bCs/>
                          <w:smallCaps/>
                          <w:color w:val="404040" w:themeColor="text1" w:themeTint="BF"/>
                          <w:sz w:val="28"/>
                          <w:szCs w:val="28"/>
                        </w:rPr>
                        <w:t>Emilia Jankowska</w:t>
                      </w:r>
                    </w:p>
                    <w:p w14:paraId="5662837F" w14:textId="77777777" w:rsidR="00B320DB" w:rsidRPr="00E91BE1" w:rsidRDefault="00B320DB" w:rsidP="00FB2C53">
                      <w:pPr>
                        <w:spacing w:after="0" w:line="240" w:lineRule="auto"/>
                        <w:rPr>
                          <w:rFonts w:cs="Times New Roman"/>
                          <w:b/>
                          <w:smallCaps/>
                          <w:color w:val="404040" w:themeColor="text1" w:themeTint="BF"/>
                          <w:sz w:val="28"/>
                          <w:szCs w:val="28"/>
                        </w:rPr>
                      </w:pPr>
                    </w:p>
                    <w:p w14:paraId="4481356F" w14:textId="6C098178" w:rsidR="00B320DB" w:rsidRPr="00EB247F" w:rsidRDefault="00B320DB"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B320DB" w:rsidRPr="00E6531F" w:rsidRDefault="00B320DB"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3"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4"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B320DB" w:rsidRPr="00E6531F" w:rsidRDefault="00B320DB" w:rsidP="00C81D94">
                      <w:pPr>
                        <w:rPr>
                          <w:rFonts w:cs="Times New Roman"/>
                          <w:smallCaps/>
                          <w:color w:val="404040" w:themeColor="text1" w:themeTint="BF"/>
                          <w:sz w:val="36"/>
                          <w:szCs w:val="36"/>
                          <w:lang w:val="pt-PT"/>
                        </w:rPr>
                      </w:pPr>
                    </w:p>
                    <w:p w14:paraId="3D97FBF6" w14:textId="77777777" w:rsidR="00B320DB" w:rsidRPr="00E6531F" w:rsidRDefault="00B320DB"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2A757A">
          <w:pPr>
            <w:jc w:val="left"/>
            <w:rPr>
              <w:rStyle w:val="Heading1Char"/>
            </w:rPr>
          </w:pPr>
          <w:r w:rsidRPr="00C44058">
            <w:rPr>
              <w:rStyle w:val="Heading1Char"/>
            </w:rPr>
            <w:t>Table of Contents</w:t>
          </w:r>
        </w:p>
        <w:p w14:paraId="7BCDCB2F" w14:textId="75C0FB47" w:rsidR="000E595C" w:rsidRDefault="00640665">
          <w:pPr>
            <w:pStyle w:val="TOC1"/>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65144007" w:history="1">
            <w:r w:rsidR="000E595C" w:rsidRPr="00A1107D">
              <w:rPr>
                <w:rStyle w:val="Hyperlink"/>
                <w:noProof/>
              </w:rPr>
              <w:t>List of Figures</w:t>
            </w:r>
            <w:r w:rsidR="000E595C">
              <w:rPr>
                <w:noProof/>
                <w:webHidden/>
              </w:rPr>
              <w:tab/>
            </w:r>
            <w:r w:rsidR="000E595C">
              <w:rPr>
                <w:noProof/>
                <w:webHidden/>
              </w:rPr>
              <w:fldChar w:fldCharType="begin"/>
            </w:r>
            <w:r w:rsidR="000E595C">
              <w:rPr>
                <w:noProof/>
                <w:webHidden/>
              </w:rPr>
              <w:instrText xml:space="preserve"> PAGEREF _Toc65144007 \h </w:instrText>
            </w:r>
            <w:r w:rsidR="000E595C">
              <w:rPr>
                <w:noProof/>
                <w:webHidden/>
              </w:rPr>
            </w:r>
            <w:r w:rsidR="000E595C">
              <w:rPr>
                <w:noProof/>
                <w:webHidden/>
              </w:rPr>
              <w:fldChar w:fldCharType="separate"/>
            </w:r>
            <w:r w:rsidR="000E595C">
              <w:rPr>
                <w:noProof/>
                <w:webHidden/>
              </w:rPr>
              <w:t>4</w:t>
            </w:r>
            <w:r w:rsidR="000E595C">
              <w:rPr>
                <w:noProof/>
                <w:webHidden/>
              </w:rPr>
              <w:fldChar w:fldCharType="end"/>
            </w:r>
          </w:hyperlink>
        </w:p>
        <w:p w14:paraId="20F8D4B2" w14:textId="3AA0BC34" w:rsidR="000E595C" w:rsidRDefault="00F4704C">
          <w:pPr>
            <w:pStyle w:val="TOC1"/>
            <w:rPr>
              <w:rFonts w:asciiTheme="minorHAnsi" w:hAnsiTheme="minorHAnsi"/>
              <w:noProof/>
              <w:lang w:eastAsia="en-US"/>
            </w:rPr>
          </w:pPr>
          <w:hyperlink w:anchor="_Toc65144008" w:history="1">
            <w:r w:rsidR="000E595C" w:rsidRPr="00A1107D">
              <w:rPr>
                <w:rStyle w:val="Hyperlink"/>
                <w:noProof/>
              </w:rPr>
              <w:t>List of Tables</w:t>
            </w:r>
            <w:r w:rsidR="000E595C">
              <w:rPr>
                <w:noProof/>
                <w:webHidden/>
              </w:rPr>
              <w:tab/>
            </w:r>
            <w:r w:rsidR="000E595C">
              <w:rPr>
                <w:noProof/>
                <w:webHidden/>
              </w:rPr>
              <w:fldChar w:fldCharType="begin"/>
            </w:r>
            <w:r w:rsidR="000E595C">
              <w:rPr>
                <w:noProof/>
                <w:webHidden/>
              </w:rPr>
              <w:instrText xml:space="preserve"> PAGEREF _Toc65144008 \h </w:instrText>
            </w:r>
            <w:r w:rsidR="000E595C">
              <w:rPr>
                <w:noProof/>
                <w:webHidden/>
              </w:rPr>
            </w:r>
            <w:r w:rsidR="000E595C">
              <w:rPr>
                <w:noProof/>
                <w:webHidden/>
              </w:rPr>
              <w:fldChar w:fldCharType="separate"/>
            </w:r>
            <w:r w:rsidR="000E595C">
              <w:rPr>
                <w:noProof/>
                <w:webHidden/>
              </w:rPr>
              <w:t>4</w:t>
            </w:r>
            <w:r w:rsidR="000E595C">
              <w:rPr>
                <w:noProof/>
                <w:webHidden/>
              </w:rPr>
              <w:fldChar w:fldCharType="end"/>
            </w:r>
          </w:hyperlink>
        </w:p>
        <w:p w14:paraId="050465A4" w14:textId="0962D36A" w:rsidR="000E595C" w:rsidRDefault="00F4704C">
          <w:pPr>
            <w:pStyle w:val="TOC1"/>
            <w:rPr>
              <w:rFonts w:asciiTheme="minorHAnsi" w:hAnsiTheme="minorHAnsi"/>
              <w:noProof/>
              <w:lang w:eastAsia="en-US"/>
            </w:rPr>
          </w:pPr>
          <w:hyperlink w:anchor="_Toc65144009" w:history="1">
            <w:r w:rsidR="000E595C" w:rsidRPr="00A1107D">
              <w:rPr>
                <w:rStyle w:val="Hyperlink"/>
                <w:noProof/>
              </w:rPr>
              <w:t>Executive Summary</w:t>
            </w:r>
            <w:r w:rsidR="000E595C">
              <w:rPr>
                <w:noProof/>
                <w:webHidden/>
              </w:rPr>
              <w:tab/>
            </w:r>
            <w:r w:rsidR="000E595C">
              <w:rPr>
                <w:noProof/>
                <w:webHidden/>
              </w:rPr>
              <w:fldChar w:fldCharType="begin"/>
            </w:r>
            <w:r w:rsidR="000E595C">
              <w:rPr>
                <w:noProof/>
                <w:webHidden/>
              </w:rPr>
              <w:instrText xml:space="preserve"> PAGEREF _Toc65144009 \h </w:instrText>
            </w:r>
            <w:r w:rsidR="000E595C">
              <w:rPr>
                <w:noProof/>
                <w:webHidden/>
              </w:rPr>
            </w:r>
            <w:r w:rsidR="000E595C">
              <w:rPr>
                <w:noProof/>
                <w:webHidden/>
              </w:rPr>
              <w:fldChar w:fldCharType="separate"/>
            </w:r>
            <w:r w:rsidR="000E595C">
              <w:rPr>
                <w:noProof/>
                <w:webHidden/>
              </w:rPr>
              <w:t>5</w:t>
            </w:r>
            <w:r w:rsidR="000E595C">
              <w:rPr>
                <w:noProof/>
                <w:webHidden/>
              </w:rPr>
              <w:fldChar w:fldCharType="end"/>
            </w:r>
          </w:hyperlink>
        </w:p>
        <w:p w14:paraId="14BC082B" w14:textId="6C50CB3E" w:rsidR="000E595C" w:rsidRDefault="00F4704C">
          <w:pPr>
            <w:pStyle w:val="TOC1"/>
            <w:rPr>
              <w:rFonts w:asciiTheme="minorHAnsi" w:hAnsiTheme="minorHAnsi"/>
              <w:noProof/>
              <w:lang w:eastAsia="en-US"/>
            </w:rPr>
          </w:pPr>
          <w:hyperlink w:anchor="_Toc65144010" w:history="1">
            <w:r w:rsidR="000E595C" w:rsidRPr="00A1107D">
              <w:rPr>
                <w:rStyle w:val="Hyperlink"/>
                <w:noProof/>
              </w:rPr>
              <w:t>Literature Review</w:t>
            </w:r>
            <w:r w:rsidR="000E595C">
              <w:rPr>
                <w:noProof/>
                <w:webHidden/>
              </w:rPr>
              <w:tab/>
            </w:r>
            <w:r w:rsidR="000E595C">
              <w:rPr>
                <w:noProof/>
                <w:webHidden/>
              </w:rPr>
              <w:fldChar w:fldCharType="begin"/>
            </w:r>
            <w:r w:rsidR="000E595C">
              <w:rPr>
                <w:noProof/>
                <w:webHidden/>
              </w:rPr>
              <w:instrText xml:space="preserve"> PAGEREF _Toc65144010 \h </w:instrText>
            </w:r>
            <w:r w:rsidR="000E595C">
              <w:rPr>
                <w:noProof/>
                <w:webHidden/>
              </w:rPr>
            </w:r>
            <w:r w:rsidR="000E595C">
              <w:rPr>
                <w:noProof/>
                <w:webHidden/>
              </w:rPr>
              <w:fldChar w:fldCharType="separate"/>
            </w:r>
            <w:r w:rsidR="000E595C">
              <w:rPr>
                <w:noProof/>
                <w:webHidden/>
              </w:rPr>
              <w:t>5</w:t>
            </w:r>
            <w:r w:rsidR="000E595C">
              <w:rPr>
                <w:noProof/>
                <w:webHidden/>
              </w:rPr>
              <w:fldChar w:fldCharType="end"/>
            </w:r>
          </w:hyperlink>
        </w:p>
        <w:p w14:paraId="0C9206F5" w14:textId="2BD3494A" w:rsidR="000E595C" w:rsidRDefault="00F4704C">
          <w:pPr>
            <w:pStyle w:val="TOC2"/>
            <w:tabs>
              <w:tab w:val="left" w:pos="880"/>
              <w:tab w:val="right" w:leader="dot" w:pos="9350"/>
            </w:tabs>
            <w:rPr>
              <w:rFonts w:asciiTheme="minorHAnsi" w:hAnsiTheme="minorHAnsi"/>
              <w:noProof/>
              <w:lang w:eastAsia="en-US"/>
            </w:rPr>
          </w:pPr>
          <w:hyperlink w:anchor="_Toc65144011" w:history="1">
            <w:r w:rsidR="000E595C" w:rsidRPr="00A1107D">
              <w:rPr>
                <w:rStyle w:val="Hyperlink"/>
                <w:noProof/>
              </w:rPr>
              <w:t>1.1.</w:t>
            </w:r>
            <w:r w:rsidR="000E595C">
              <w:rPr>
                <w:rFonts w:asciiTheme="minorHAnsi" w:hAnsiTheme="minorHAnsi"/>
                <w:noProof/>
                <w:lang w:eastAsia="en-US"/>
              </w:rPr>
              <w:tab/>
            </w:r>
            <w:r w:rsidR="000E595C" w:rsidRPr="00A1107D">
              <w:rPr>
                <w:rStyle w:val="Hyperlink"/>
                <w:noProof/>
              </w:rPr>
              <w:t>State of practice</w:t>
            </w:r>
            <w:r w:rsidR="000E595C">
              <w:rPr>
                <w:noProof/>
                <w:webHidden/>
              </w:rPr>
              <w:tab/>
            </w:r>
            <w:r w:rsidR="000E595C">
              <w:rPr>
                <w:noProof/>
                <w:webHidden/>
              </w:rPr>
              <w:fldChar w:fldCharType="begin"/>
            </w:r>
            <w:r w:rsidR="000E595C">
              <w:rPr>
                <w:noProof/>
                <w:webHidden/>
              </w:rPr>
              <w:instrText xml:space="preserve"> PAGEREF _Toc65144011 \h </w:instrText>
            </w:r>
            <w:r w:rsidR="000E595C">
              <w:rPr>
                <w:noProof/>
                <w:webHidden/>
              </w:rPr>
            </w:r>
            <w:r w:rsidR="000E595C">
              <w:rPr>
                <w:noProof/>
                <w:webHidden/>
              </w:rPr>
              <w:fldChar w:fldCharType="separate"/>
            </w:r>
            <w:r w:rsidR="000E595C">
              <w:rPr>
                <w:noProof/>
                <w:webHidden/>
              </w:rPr>
              <w:t>6</w:t>
            </w:r>
            <w:r w:rsidR="000E595C">
              <w:rPr>
                <w:noProof/>
                <w:webHidden/>
              </w:rPr>
              <w:fldChar w:fldCharType="end"/>
            </w:r>
          </w:hyperlink>
        </w:p>
        <w:p w14:paraId="5921945B" w14:textId="21143736" w:rsidR="000E595C" w:rsidRDefault="00F4704C">
          <w:pPr>
            <w:pStyle w:val="TOC2"/>
            <w:tabs>
              <w:tab w:val="left" w:pos="880"/>
              <w:tab w:val="right" w:leader="dot" w:pos="9350"/>
            </w:tabs>
            <w:rPr>
              <w:rFonts w:asciiTheme="minorHAnsi" w:hAnsiTheme="minorHAnsi"/>
              <w:noProof/>
              <w:lang w:eastAsia="en-US"/>
            </w:rPr>
          </w:pPr>
          <w:hyperlink w:anchor="_Toc65144012" w:history="1">
            <w:r w:rsidR="000E595C" w:rsidRPr="00A1107D">
              <w:rPr>
                <w:rStyle w:val="Hyperlink"/>
                <w:noProof/>
              </w:rPr>
              <w:t>1.2.</w:t>
            </w:r>
            <w:r w:rsidR="000E595C">
              <w:rPr>
                <w:rFonts w:asciiTheme="minorHAnsi" w:hAnsiTheme="minorHAnsi"/>
                <w:noProof/>
                <w:lang w:eastAsia="en-US"/>
              </w:rPr>
              <w:tab/>
            </w:r>
            <w:r w:rsidR="000E595C" w:rsidRPr="00A1107D">
              <w:rPr>
                <w:rStyle w:val="Hyperlink"/>
                <w:noProof/>
              </w:rPr>
              <w:t>Adoption Path</w:t>
            </w:r>
            <w:r w:rsidR="000E595C">
              <w:rPr>
                <w:noProof/>
                <w:webHidden/>
              </w:rPr>
              <w:tab/>
            </w:r>
            <w:r w:rsidR="000E595C">
              <w:rPr>
                <w:noProof/>
                <w:webHidden/>
              </w:rPr>
              <w:fldChar w:fldCharType="begin"/>
            </w:r>
            <w:r w:rsidR="000E595C">
              <w:rPr>
                <w:noProof/>
                <w:webHidden/>
              </w:rPr>
              <w:instrText xml:space="preserve"> PAGEREF _Toc65144012 \h </w:instrText>
            </w:r>
            <w:r w:rsidR="000E595C">
              <w:rPr>
                <w:noProof/>
                <w:webHidden/>
              </w:rPr>
            </w:r>
            <w:r w:rsidR="000E595C">
              <w:rPr>
                <w:noProof/>
                <w:webHidden/>
              </w:rPr>
              <w:fldChar w:fldCharType="separate"/>
            </w:r>
            <w:r w:rsidR="000E595C">
              <w:rPr>
                <w:noProof/>
                <w:webHidden/>
              </w:rPr>
              <w:t>10</w:t>
            </w:r>
            <w:r w:rsidR="000E595C">
              <w:rPr>
                <w:noProof/>
                <w:webHidden/>
              </w:rPr>
              <w:fldChar w:fldCharType="end"/>
            </w:r>
          </w:hyperlink>
        </w:p>
        <w:p w14:paraId="78455F77" w14:textId="22D2D9E9" w:rsidR="000E595C" w:rsidRDefault="00F4704C">
          <w:pPr>
            <w:pStyle w:val="TOC3"/>
            <w:tabs>
              <w:tab w:val="left" w:pos="1320"/>
              <w:tab w:val="right" w:leader="dot" w:pos="9350"/>
            </w:tabs>
            <w:rPr>
              <w:rFonts w:asciiTheme="minorHAnsi" w:hAnsiTheme="minorHAnsi"/>
              <w:noProof/>
              <w:lang w:eastAsia="en-US"/>
            </w:rPr>
          </w:pPr>
          <w:hyperlink w:anchor="_Toc65144013" w:history="1">
            <w:r w:rsidR="000E595C" w:rsidRPr="00A1107D">
              <w:rPr>
                <w:rStyle w:val="Hyperlink"/>
                <w:noProof/>
              </w:rPr>
              <w:t>1.2.1</w:t>
            </w:r>
            <w:r w:rsidR="000E595C">
              <w:rPr>
                <w:rFonts w:asciiTheme="minorHAnsi" w:hAnsiTheme="minorHAnsi"/>
                <w:noProof/>
                <w:lang w:eastAsia="en-US"/>
              </w:rPr>
              <w:tab/>
            </w:r>
            <w:r w:rsidR="000E595C" w:rsidRPr="00A1107D">
              <w:rPr>
                <w:rStyle w:val="Hyperlink"/>
                <w:noProof/>
              </w:rPr>
              <w:t>Current Adoption</w:t>
            </w:r>
            <w:r w:rsidR="000E595C">
              <w:rPr>
                <w:noProof/>
                <w:webHidden/>
              </w:rPr>
              <w:tab/>
            </w:r>
            <w:r w:rsidR="000E595C">
              <w:rPr>
                <w:noProof/>
                <w:webHidden/>
              </w:rPr>
              <w:fldChar w:fldCharType="begin"/>
            </w:r>
            <w:r w:rsidR="000E595C">
              <w:rPr>
                <w:noProof/>
                <w:webHidden/>
              </w:rPr>
              <w:instrText xml:space="preserve"> PAGEREF _Toc65144013 \h </w:instrText>
            </w:r>
            <w:r w:rsidR="000E595C">
              <w:rPr>
                <w:noProof/>
                <w:webHidden/>
              </w:rPr>
            </w:r>
            <w:r w:rsidR="000E595C">
              <w:rPr>
                <w:noProof/>
                <w:webHidden/>
              </w:rPr>
              <w:fldChar w:fldCharType="separate"/>
            </w:r>
            <w:r w:rsidR="000E595C">
              <w:rPr>
                <w:noProof/>
                <w:webHidden/>
              </w:rPr>
              <w:t>10</w:t>
            </w:r>
            <w:r w:rsidR="000E595C">
              <w:rPr>
                <w:noProof/>
                <w:webHidden/>
              </w:rPr>
              <w:fldChar w:fldCharType="end"/>
            </w:r>
          </w:hyperlink>
        </w:p>
        <w:p w14:paraId="186C5477" w14:textId="35E7A9AB" w:rsidR="000E595C" w:rsidRDefault="00F4704C">
          <w:pPr>
            <w:pStyle w:val="TOC3"/>
            <w:tabs>
              <w:tab w:val="left" w:pos="1320"/>
              <w:tab w:val="right" w:leader="dot" w:pos="9350"/>
            </w:tabs>
            <w:rPr>
              <w:rFonts w:asciiTheme="minorHAnsi" w:hAnsiTheme="minorHAnsi"/>
              <w:noProof/>
              <w:lang w:eastAsia="en-US"/>
            </w:rPr>
          </w:pPr>
          <w:hyperlink w:anchor="_Toc65144014" w:history="1">
            <w:r w:rsidR="000E595C" w:rsidRPr="00A1107D">
              <w:rPr>
                <w:rStyle w:val="Hyperlink"/>
                <w:noProof/>
              </w:rPr>
              <w:t>1.2.2</w:t>
            </w:r>
            <w:r w:rsidR="000E595C">
              <w:rPr>
                <w:rFonts w:asciiTheme="minorHAnsi" w:hAnsiTheme="minorHAnsi"/>
                <w:noProof/>
                <w:lang w:eastAsia="en-US"/>
              </w:rPr>
              <w:tab/>
            </w:r>
            <w:r w:rsidR="000E595C" w:rsidRPr="00A1107D">
              <w:rPr>
                <w:rStyle w:val="Hyperlink"/>
                <w:noProof/>
              </w:rPr>
              <w:t>Trends to Accelerate Adoption</w:t>
            </w:r>
            <w:r w:rsidR="000E595C">
              <w:rPr>
                <w:noProof/>
                <w:webHidden/>
              </w:rPr>
              <w:tab/>
            </w:r>
            <w:r w:rsidR="000E595C">
              <w:rPr>
                <w:noProof/>
                <w:webHidden/>
              </w:rPr>
              <w:fldChar w:fldCharType="begin"/>
            </w:r>
            <w:r w:rsidR="000E595C">
              <w:rPr>
                <w:noProof/>
                <w:webHidden/>
              </w:rPr>
              <w:instrText xml:space="preserve"> PAGEREF _Toc65144014 \h </w:instrText>
            </w:r>
            <w:r w:rsidR="000E595C">
              <w:rPr>
                <w:noProof/>
                <w:webHidden/>
              </w:rPr>
            </w:r>
            <w:r w:rsidR="000E595C">
              <w:rPr>
                <w:noProof/>
                <w:webHidden/>
              </w:rPr>
              <w:fldChar w:fldCharType="separate"/>
            </w:r>
            <w:r w:rsidR="000E595C">
              <w:rPr>
                <w:noProof/>
                <w:webHidden/>
              </w:rPr>
              <w:t>11</w:t>
            </w:r>
            <w:r w:rsidR="000E595C">
              <w:rPr>
                <w:noProof/>
                <w:webHidden/>
              </w:rPr>
              <w:fldChar w:fldCharType="end"/>
            </w:r>
          </w:hyperlink>
        </w:p>
        <w:p w14:paraId="0EF11301" w14:textId="281A0680" w:rsidR="000E595C" w:rsidRDefault="00F4704C">
          <w:pPr>
            <w:pStyle w:val="TOC3"/>
            <w:tabs>
              <w:tab w:val="left" w:pos="1320"/>
              <w:tab w:val="right" w:leader="dot" w:pos="9350"/>
            </w:tabs>
            <w:rPr>
              <w:rFonts w:asciiTheme="minorHAnsi" w:hAnsiTheme="minorHAnsi"/>
              <w:noProof/>
              <w:lang w:eastAsia="en-US"/>
            </w:rPr>
          </w:pPr>
          <w:hyperlink w:anchor="_Toc65144015" w:history="1">
            <w:r w:rsidR="000E595C" w:rsidRPr="00A1107D">
              <w:rPr>
                <w:rStyle w:val="Hyperlink"/>
                <w:noProof/>
              </w:rPr>
              <w:t>1.2.3</w:t>
            </w:r>
            <w:r w:rsidR="000E595C">
              <w:rPr>
                <w:rFonts w:asciiTheme="minorHAnsi" w:hAnsiTheme="minorHAnsi"/>
                <w:noProof/>
                <w:lang w:eastAsia="en-US"/>
              </w:rPr>
              <w:tab/>
            </w:r>
            <w:r w:rsidR="000E595C" w:rsidRPr="00A1107D">
              <w:rPr>
                <w:rStyle w:val="Hyperlink"/>
                <w:noProof/>
              </w:rPr>
              <w:t>Barriers to Adoption</w:t>
            </w:r>
            <w:r w:rsidR="000E595C">
              <w:rPr>
                <w:noProof/>
                <w:webHidden/>
              </w:rPr>
              <w:tab/>
            </w:r>
            <w:r w:rsidR="000E595C">
              <w:rPr>
                <w:noProof/>
                <w:webHidden/>
              </w:rPr>
              <w:fldChar w:fldCharType="begin"/>
            </w:r>
            <w:r w:rsidR="000E595C">
              <w:rPr>
                <w:noProof/>
                <w:webHidden/>
              </w:rPr>
              <w:instrText xml:space="preserve"> PAGEREF _Toc65144015 \h </w:instrText>
            </w:r>
            <w:r w:rsidR="000E595C">
              <w:rPr>
                <w:noProof/>
                <w:webHidden/>
              </w:rPr>
            </w:r>
            <w:r w:rsidR="000E595C">
              <w:rPr>
                <w:noProof/>
                <w:webHidden/>
              </w:rPr>
              <w:fldChar w:fldCharType="separate"/>
            </w:r>
            <w:r w:rsidR="000E595C">
              <w:rPr>
                <w:noProof/>
                <w:webHidden/>
              </w:rPr>
              <w:t>13</w:t>
            </w:r>
            <w:r w:rsidR="000E595C">
              <w:rPr>
                <w:noProof/>
                <w:webHidden/>
              </w:rPr>
              <w:fldChar w:fldCharType="end"/>
            </w:r>
          </w:hyperlink>
        </w:p>
        <w:p w14:paraId="5172C290" w14:textId="6601D3A1" w:rsidR="000E595C" w:rsidRDefault="00F4704C">
          <w:pPr>
            <w:pStyle w:val="TOC3"/>
            <w:tabs>
              <w:tab w:val="left" w:pos="1320"/>
              <w:tab w:val="right" w:leader="dot" w:pos="9350"/>
            </w:tabs>
            <w:rPr>
              <w:rFonts w:asciiTheme="minorHAnsi" w:hAnsiTheme="minorHAnsi"/>
              <w:noProof/>
              <w:lang w:eastAsia="en-US"/>
            </w:rPr>
          </w:pPr>
          <w:hyperlink w:anchor="_Toc65144016" w:history="1">
            <w:r w:rsidR="000E595C" w:rsidRPr="00A1107D">
              <w:rPr>
                <w:rStyle w:val="Hyperlink"/>
                <w:noProof/>
              </w:rPr>
              <w:t>1.2.4</w:t>
            </w:r>
            <w:r w:rsidR="000E595C">
              <w:rPr>
                <w:rFonts w:asciiTheme="minorHAnsi" w:hAnsiTheme="minorHAnsi"/>
                <w:noProof/>
                <w:lang w:eastAsia="en-US"/>
              </w:rPr>
              <w:tab/>
            </w:r>
            <w:r w:rsidR="000E595C" w:rsidRPr="00A1107D">
              <w:rPr>
                <w:rStyle w:val="Hyperlink"/>
                <w:noProof/>
              </w:rPr>
              <w:t>Adoption Potential</w:t>
            </w:r>
            <w:r w:rsidR="000E595C">
              <w:rPr>
                <w:noProof/>
                <w:webHidden/>
              </w:rPr>
              <w:tab/>
            </w:r>
            <w:r w:rsidR="000E595C">
              <w:rPr>
                <w:noProof/>
                <w:webHidden/>
              </w:rPr>
              <w:fldChar w:fldCharType="begin"/>
            </w:r>
            <w:r w:rsidR="000E595C">
              <w:rPr>
                <w:noProof/>
                <w:webHidden/>
              </w:rPr>
              <w:instrText xml:space="preserve"> PAGEREF _Toc65144016 \h </w:instrText>
            </w:r>
            <w:r w:rsidR="000E595C">
              <w:rPr>
                <w:noProof/>
                <w:webHidden/>
              </w:rPr>
            </w:r>
            <w:r w:rsidR="000E595C">
              <w:rPr>
                <w:noProof/>
                <w:webHidden/>
              </w:rPr>
              <w:fldChar w:fldCharType="separate"/>
            </w:r>
            <w:r w:rsidR="000E595C">
              <w:rPr>
                <w:noProof/>
                <w:webHidden/>
              </w:rPr>
              <w:t>13</w:t>
            </w:r>
            <w:r w:rsidR="000E595C">
              <w:rPr>
                <w:noProof/>
                <w:webHidden/>
              </w:rPr>
              <w:fldChar w:fldCharType="end"/>
            </w:r>
          </w:hyperlink>
        </w:p>
        <w:p w14:paraId="3A9EE6CE" w14:textId="46384035" w:rsidR="000E595C" w:rsidRDefault="00F4704C">
          <w:pPr>
            <w:pStyle w:val="TOC2"/>
            <w:tabs>
              <w:tab w:val="left" w:pos="880"/>
              <w:tab w:val="right" w:leader="dot" w:pos="9350"/>
            </w:tabs>
            <w:rPr>
              <w:rFonts w:asciiTheme="minorHAnsi" w:hAnsiTheme="minorHAnsi"/>
              <w:noProof/>
              <w:lang w:eastAsia="en-US"/>
            </w:rPr>
          </w:pPr>
          <w:hyperlink w:anchor="_Toc65144017" w:history="1">
            <w:r w:rsidR="000E595C" w:rsidRPr="004511F8">
              <w:rPr>
                <w:rStyle w:val="Hyperlink"/>
                <w:noProof/>
              </w:rPr>
              <w:t>1.3</w:t>
            </w:r>
            <w:r w:rsidR="000E595C" w:rsidRPr="004511F8">
              <w:rPr>
                <w:rFonts w:asciiTheme="minorHAnsi" w:hAnsiTheme="minorHAnsi"/>
                <w:noProof/>
                <w:lang w:eastAsia="en-US"/>
              </w:rPr>
              <w:tab/>
            </w:r>
            <w:r w:rsidR="000E595C" w:rsidRPr="004511F8">
              <w:rPr>
                <w:rStyle w:val="Hyperlink"/>
                <w:noProof/>
              </w:rPr>
              <w:t>Advantages  and disadvantages of SEAFLOOR</w:t>
            </w:r>
            <w:r w:rsidR="004511F8">
              <w:rPr>
                <w:rStyle w:val="Hyperlink"/>
                <w:noProof/>
              </w:rPr>
              <w:t xml:space="preserve"> PROTECTION</w:t>
            </w:r>
            <w:r w:rsidR="000E595C" w:rsidRPr="004511F8">
              <w:rPr>
                <w:noProof/>
                <w:webHidden/>
              </w:rPr>
              <w:tab/>
            </w:r>
            <w:r w:rsidR="000E595C" w:rsidRPr="004511F8">
              <w:rPr>
                <w:noProof/>
                <w:webHidden/>
              </w:rPr>
              <w:fldChar w:fldCharType="begin"/>
            </w:r>
            <w:r w:rsidR="000E595C" w:rsidRPr="004511F8">
              <w:rPr>
                <w:noProof/>
                <w:webHidden/>
              </w:rPr>
              <w:instrText xml:space="preserve"> PAGEREF _Toc65144017 \h </w:instrText>
            </w:r>
            <w:r w:rsidR="000E595C" w:rsidRPr="004511F8">
              <w:rPr>
                <w:noProof/>
                <w:webHidden/>
              </w:rPr>
            </w:r>
            <w:r w:rsidR="000E595C" w:rsidRPr="004511F8">
              <w:rPr>
                <w:noProof/>
                <w:webHidden/>
              </w:rPr>
              <w:fldChar w:fldCharType="separate"/>
            </w:r>
            <w:r w:rsidR="000E595C" w:rsidRPr="004511F8">
              <w:rPr>
                <w:noProof/>
                <w:webHidden/>
              </w:rPr>
              <w:t>14</w:t>
            </w:r>
            <w:r w:rsidR="000E595C" w:rsidRPr="004511F8">
              <w:rPr>
                <w:noProof/>
                <w:webHidden/>
              </w:rPr>
              <w:fldChar w:fldCharType="end"/>
            </w:r>
          </w:hyperlink>
        </w:p>
        <w:p w14:paraId="7D09342A" w14:textId="2E8A6D99" w:rsidR="000E595C" w:rsidRDefault="00F4704C">
          <w:pPr>
            <w:pStyle w:val="TOC3"/>
            <w:tabs>
              <w:tab w:val="left" w:pos="1320"/>
              <w:tab w:val="right" w:leader="dot" w:pos="9350"/>
            </w:tabs>
            <w:rPr>
              <w:rFonts w:asciiTheme="minorHAnsi" w:hAnsiTheme="minorHAnsi"/>
              <w:noProof/>
              <w:lang w:eastAsia="en-US"/>
            </w:rPr>
          </w:pPr>
          <w:hyperlink w:anchor="_Toc65144018" w:history="1">
            <w:r w:rsidR="000E595C" w:rsidRPr="00A1107D">
              <w:rPr>
                <w:rStyle w:val="Hyperlink"/>
                <w:noProof/>
              </w:rPr>
              <w:t>1.3.1</w:t>
            </w:r>
            <w:r w:rsidR="000E595C">
              <w:rPr>
                <w:rFonts w:asciiTheme="minorHAnsi" w:hAnsiTheme="minorHAnsi"/>
                <w:noProof/>
                <w:lang w:eastAsia="en-US"/>
              </w:rPr>
              <w:tab/>
            </w:r>
            <w:r w:rsidR="000E595C" w:rsidRPr="00A1107D">
              <w:rPr>
                <w:rStyle w:val="Hyperlink"/>
                <w:noProof/>
              </w:rPr>
              <w:t>Similar Solutions</w:t>
            </w:r>
            <w:r w:rsidR="000E595C">
              <w:rPr>
                <w:noProof/>
                <w:webHidden/>
              </w:rPr>
              <w:tab/>
            </w:r>
            <w:r w:rsidR="000E595C">
              <w:rPr>
                <w:noProof/>
                <w:webHidden/>
              </w:rPr>
              <w:fldChar w:fldCharType="begin"/>
            </w:r>
            <w:r w:rsidR="000E595C">
              <w:rPr>
                <w:noProof/>
                <w:webHidden/>
              </w:rPr>
              <w:instrText xml:space="preserve"> PAGEREF _Toc65144018 \h </w:instrText>
            </w:r>
            <w:r w:rsidR="000E595C">
              <w:rPr>
                <w:noProof/>
                <w:webHidden/>
              </w:rPr>
            </w:r>
            <w:r w:rsidR="000E595C">
              <w:rPr>
                <w:noProof/>
                <w:webHidden/>
              </w:rPr>
              <w:fldChar w:fldCharType="separate"/>
            </w:r>
            <w:r w:rsidR="000E595C">
              <w:rPr>
                <w:noProof/>
                <w:webHidden/>
              </w:rPr>
              <w:t>14</w:t>
            </w:r>
            <w:r w:rsidR="000E595C">
              <w:rPr>
                <w:noProof/>
                <w:webHidden/>
              </w:rPr>
              <w:fldChar w:fldCharType="end"/>
            </w:r>
          </w:hyperlink>
        </w:p>
        <w:p w14:paraId="65232C76" w14:textId="6DAF527C" w:rsidR="000E595C" w:rsidRDefault="00F4704C">
          <w:pPr>
            <w:pStyle w:val="TOC3"/>
            <w:tabs>
              <w:tab w:val="left" w:pos="1320"/>
              <w:tab w:val="right" w:leader="dot" w:pos="9350"/>
            </w:tabs>
            <w:rPr>
              <w:rFonts w:asciiTheme="minorHAnsi" w:hAnsiTheme="minorHAnsi"/>
              <w:noProof/>
              <w:lang w:eastAsia="en-US"/>
            </w:rPr>
          </w:pPr>
          <w:hyperlink w:anchor="_Toc65144019" w:history="1">
            <w:r w:rsidR="000E595C" w:rsidRPr="00A1107D">
              <w:rPr>
                <w:rStyle w:val="Hyperlink"/>
                <w:noProof/>
              </w:rPr>
              <w:t>1.3.2</w:t>
            </w:r>
            <w:r w:rsidR="000E595C">
              <w:rPr>
                <w:rFonts w:asciiTheme="minorHAnsi" w:hAnsiTheme="minorHAnsi"/>
                <w:noProof/>
                <w:lang w:eastAsia="en-US"/>
              </w:rPr>
              <w:tab/>
            </w:r>
            <w:r w:rsidR="000E595C" w:rsidRPr="00A1107D">
              <w:rPr>
                <w:rStyle w:val="Hyperlink"/>
                <w:noProof/>
              </w:rPr>
              <w:t>Arguments for Adoption</w:t>
            </w:r>
            <w:r w:rsidR="000E595C">
              <w:rPr>
                <w:noProof/>
                <w:webHidden/>
              </w:rPr>
              <w:tab/>
            </w:r>
            <w:r w:rsidR="000E595C">
              <w:rPr>
                <w:noProof/>
                <w:webHidden/>
              </w:rPr>
              <w:fldChar w:fldCharType="begin"/>
            </w:r>
            <w:r w:rsidR="000E595C">
              <w:rPr>
                <w:noProof/>
                <w:webHidden/>
              </w:rPr>
              <w:instrText xml:space="preserve"> PAGEREF _Toc65144019 \h </w:instrText>
            </w:r>
            <w:r w:rsidR="000E595C">
              <w:rPr>
                <w:noProof/>
                <w:webHidden/>
              </w:rPr>
            </w:r>
            <w:r w:rsidR="000E595C">
              <w:rPr>
                <w:noProof/>
                <w:webHidden/>
              </w:rPr>
              <w:fldChar w:fldCharType="separate"/>
            </w:r>
            <w:r w:rsidR="000E595C">
              <w:rPr>
                <w:noProof/>
                <w:webHidden/>
              </w:rPr>
              <w:t>15</w:t>
            </w:r>
            <w:r w:rsidR="000E595C">
              <w:rPr>
                <w:noProof/>
                <w:webHidden/>
              </w:rPr>
              <w:fldChar w:fldCharType="end"/>
            </w:r>
          </w:hyperlink>
        </w:p>
        <w:p w14:paraId="116D98CA" w14:textId="7BB2B221" w:rsidR="000E595C" w:rsidRDefault="00F4704C">
          <w:pPr>
            <w:pStyle w:val="TOC3"/>
            <w:tabs>
              <w:tab w:val="left" w:pos="1320"/>
              <w:tab w:val="right" w:leader="dot" w:pos="9350"/>
            </w:tabs>
            <w:rPr>
              <w:rFonts w:asciiTheme="minorHAnsi" w:hAnsiTheme="minorHAnsi"/>
              <w:noProof/>
              <w:lang w:eastAsia="en-US"/>
            </w:rPr>
          </w:pPr>
          <w:hyperlink w:anchor="_Toc65144020" w:history="1">
            <w:r w:rsidR="000E595C" w:rsidRPr="00A1107D">
              <w:rPr>
                <w:rStyle w:val="Hyperlink"/>
                <w:noProof/>
              </w:rPr>
              <w:t>1.3.3</w:t>
            </w:r>
            <w:r w:rsidR="000E595C">
              <w:rPr>
                <w:rFonts w:asciiTheme="minorHAnsi" w:hAnsiTheme="minorHAnsi"/>
                <w:noProof/>
                <w:lang w:eastAsia="en-US"/>
              </w:rPr>
              <w:tab/>
            </w:r>
            <w:r w:rsidR="000E595C" w:rsidRPr="00A1107D">
              <w:rPr>
                <w:rStyle w:val="Hyperlink"/>
                <w:noProof/>
              </w:rPr>
              <w:t>Additional Benefits and Burdens</w:t>
            </w:r>
            <w:r w:rsidR="000E595C">
              <w:rPr>
                <w:noProof/>
                <w:webHidden/>
              </w:rPr>
              <w:tab/>
            </w:r>
            <w:r w:rsidR="000E595C">
              <w:rPr>
                <w:noProof/>
                <w:webHidden/>
              </w:rPr>
              <w:fldChar w:fldCharType="begin"/>
            </w:r>
            <w:r w:rsidR="000E595C">
              <w:rPr>
                <w:noProof/>
                <w:webHidden/>
              </w:rPr>
              <w:instrText xml:space="preserve"> PAGEREF _Toc65144020 \h </w:instrText>
            </w:r>
            <w:r w:rsidR="000E595C">
              <w:rPr>
                <w:noProof/>
                <w:webHidden/>
              </w:rPr>
            </w:r>
            <w:r w:rsidR="000E595C">
              <w:rPr>
                <w:noProof/>
                <w:webHidden/>
              </w:rPr>
              <w:fldChar w:fldCharType="separate"/>
            </w:r>
            <w:r w:rsidR="000E595C">
              <w:rPr>
                <w:noProof/>
                <w:webHidden/>
              </w:rPr>
              <w:t>15</w:t>
            </w:r>
            <w:r w:rsidR="000E595C">
              <w:rPr>
                <w:noProof/>
                <w:webHidden/>
              </w:rPr>
              <w:fldChar w:fldCharType="end"/>
            </w:r>
          </w:hyperlink>
        </w:p>
        <w:p w14:paraId="348B42C4" w14:textId="0BC5EFF6" w:rsidR="000E595C" w:rsidRDefault="00F4704C">
          <w:pPr>
            <w:pStyle w:val="TOC1"/>
            <w:tabs>
              <w:tab w:val="left" w:pos="440"/>
            </w:tabs>
            <w:rPr>
              <w:rFonts w:asciiTheme="minorHAnsi" w:hAnsiTheme="minorHAnsi"/>
              <w:noProof/>
              <w:lang w:eastAsia="en-US"/>
            </w:rPr>
          </w:pPr>
          <w:hyperlink w:anchor="_Toc65144021" w:history="1">
            <w:r w:rsidR="000E595C" w:rsidRPr="00A1107D">
              <w:rPr>
                <w:rStyle w:val="Hyperlink"/>
                <w:noProof/>
              </w:rPr>
              <w:t>2</w:t>
            </w:r>
            <w:r w:rsidR="000E595C">
              <w:rPr>
                <w:rFonts w:asciiTheme="minorHAnsi" w:hAnsiTheme="minorHAnsi"/>
                <w:noProof/>
                <w:lang w:eastAsia="en-US"/>
              </w:rPr>
              <w:tab/>
            </w:r>
            <w:r w:rsidR="000E595C" w:rsidRPr="00A1107D">
              <w:rPr>
                <w:rStyle w:val="Hyperlink"/>
                <w:noProof/>
              </w:rPr>
              <w:t>Methodology</w:t>
            </w:r>
            <w:r w:rsidR="000E595C">
              <w:rPr>
                <w:noProof/>
                <w:webHidden/>
              </w:rPr>
              <w:tab/>
            </w:r>
            <w:r w:rsidR="000E595C">
              <w:rPr>
                <w:noProof/>
                <w:webHidden/>
              </w:rPr>
              <w:fldChar w:fldCharType="begin"/>
            </w:r>
            <w:r w:rsidR="000E595C">
              <w:rPr>
                <w:noProof/>
                <w:webHidden/>
              </w:rPr>
              <w:instrText xml:space="preserve"> PAGEREF _Toc65144021 \h </w:instrText>
            </w:r>
            <w:r w:rsidR="000E595C">
              <w:rPr>
                <w:noProof/>
                <w:webHidden/>
              </w:rPr>
            </w:r>
            <w:r w:rsidR="000E595C">
              <w:rPr>
                <w:noProof/>
                <w:webHidden/>
              </w:rPr>
              <w:fldChar w:fldCharType="separate"/>
            </w:r>
            <w:r w:rsidR="000E595C">
              <w:rPr>
                <w:noProof/>
                <w:webHidden/>
              </w:rPr>
              <w:t>16</w:t>
            </w:r>
            <w:r w:rsidR="000E595C">
              <w:rPr>
                <w:noProof/>
                <w:webHidden/>
              </w:rPr>
              <w:fldChar w:fldCharType="end"/>
            </w:r>
          </w:hyperlink>
        </w:p>
        <w:p w14:paraId="5D8D3AAF" w14:textId="4C34D1FA" w:rsidR="000E595C" w:rsidRDefault="00F4704C">
          <w:pPr>
            <w:pStyle w:val="TOC2"/>
            <w:tabs>
              <w:tab w:val="left" w:pos="880"/>
              <w:tab w:val="right" w:leader="dot" w:pos="9350"/>
            </w:tabs>
            <w:rPr>
              <w:rFonts w:asciiTheme="minorHAnsi" w:hAnsiTheme="minorHAnsi"/>
              <w:noProof/>
              <w:lang w:eastAsia="en-US"/>
            </w:rPr>
          </w:pPr>
          <w:hyperlink w:anchor="_Toc65144022" w:history="1">
            <w:r w:rsidR="000E595C" w:rsidRPr="00A1107D">
              <w:rPr>
                <w:rStyle w:val="Hyperlink"/>
                <w:noProof/>
              </w:rPr>
              <w:t>2.1</w:t>
            </w:r>
            <w:r w:rsidR="000E595C">
              <w:rPr>
                <w:rFonts w:asciiTheme="minorHAnsi" w:hAnsiTheme="minorHAnsi"/>
                <w:noProof/>
                <w:lang w:eastAsia="en-US"/>
              </w:rPr>
              <w:tab/>
            </w:r>
            <w:r w:rsidR="000E595C" w:rsidRPr="00A1107D">
              <w:rPr>
                <w:rStyle w:val="Hyperlink"/>
                <w:noProof/>
              </w:rPr>
              <w:t>Introduction</w:t>
            </w:r>
            <w:r w:rsidR="000E595C">
              <w:rPr>
                <w:noProof/>
                <w:webHidden/>
              </w:rPr>
              <w:tab/>
            </w:r>
            <w:r w:rsidR="000E595C">
              <w:rPr>
                <w:noProof/>
                <w:webHidden/>
              </w:rPr>
              <w:fldChar w:fldCharType="begin"/>
            </w:r>
            <w:r w:rsidR="000E595C">
              <w:rPr>
                <w:noProof/>
                <w:webHidden/>
              </w:rPr>
              <w:instrText xml:space="preserve"> PAGEREF _Toc65144022 \h </w:instrText>
            </w:r>
            <w:r w:rsidR="000E595C">
              <w:rPr>
                <w:noProof/>
                <w:webHidden/>
              </w:rPr>
            </w:r>
            <w:r w:rsidR="000E595C">
              <w:rPr>
                <w:noProof/>
                <w:webHidden/>
              </w:rPr>
              <w:fldChar w:fldCharType="separate"/>
            </w:r>
            <w:r w:rsidR="000E595C">
              <w:rPr>
                <w:noProof/>
                <w:webHidden/>
              </w:rPr>
              <w:t>16</w:t>
            </w:r>
            <w:r w:rsidR="000E595C">
              <w:rPr>
                <w:noProof/>
                <w:webHidden/>
              </w:rPr>
              <w:fldChar w:fldCharType="end"/>
            </w:r>
          </w:hyperlink>
        </w:p>
        <w:p w14:paraId="0E11317B" w14:textId="7CC54705" w:rsidR="000E595C" w:rsidRDefault="00F4704C">
          <w:pPr>
            <w:pStyle w:val="TOC2"/>
            <w:tabs>
              <w:tab w:val="left" w:pos="880"/>
              <w:tab w:val="right" w:leader="dot" w:pos="9350"/>
            </w:tabs>
            <w:rPr>
              <w:rFonts w:asciiTheme="minorHAnsi" w:hAnsiTheme="minorHAnsi"/>
              <w:noProof/>
              <w:lang w:eastAsia="en-US"/>
            </w:rPr>
          </w:pPr>
          <w:hyperlink w:anchor="_Toc65144023" w:history="1">
            <w:r w:rsidR="000E595C" w:rsidRPr="00A1107D">
              <w:rPr>
                <w:rStyle w:val="Hyperlink"/>
                <w:noProof/>
              </w:rPr>
              <w:t>2.2</w:t>
            </w:r>
            <w:r w:rsidR="000E595C">
              <w:rPr>
                <w:rFonts w:asciiTheme="minorHAnsi" w:hAnsiTheme="minorHAnsi"/>
                <w:noProof/>
                <w:lang w:eastAsia="en-US"/>
              </w:rPr>
              <w:tab/>
            </w:r>
            <w:r w:rsidR="000E595C" w:rsidRPr="00A1107D">
              <w:rPr>
                <w:rStyle w:val="Hyperlink"/>
                <w:noProof/>
              </w:rPr>
              <w:t>Data Sources</w:t>
            </w:r>
            <w:r w:rsidR="000E595C">
              <w:rPr>
                <w:noProof/>
                <w:webHidden/>
              </w:rPr>
              <w:tab/>
            </w:r>
            <w:r w:rsidR="000E595C">
              <w:rPr>
                <w:noProof/>
                <w:webHidden/>
              </w:rPr>
              <w:fldChar w:fldCharType="begin"/>
            </w:r>
            <w:r w:rsidR="000E595C">
              <w:rPr>
                <w:noProof/>
                <w:webHidden/>
              </w:rPr>
              <w:instrText xml:space="preserve"> PAGEREF _Toc65144023 \h </w:instrText>
            </w:r>
            <w:r w:rsidR="000E595C">
              <w:rPr>
                <w:noProof/>
                <w:webHidden/>
              </w:rPr>
            </w:r>
            <w:r w:rsidR="000E595C">
              <w:rPr>
                <w:noProof/>
                <w:webHidden/>
              </w:rPr>
              <w:fldChar w:fldCharType="separate"/>
            </w:r>
            <w:r w:rsidR="000E595C">
              <w:rPr>
                <w:noProof/>
                <w:webHidden/>
              </w:rPr>
              <w:t>17</w:t>
            </w:r>
            <w:r w:rsidR="000E595C">
              <w:rPr>
                <w:noProof/>
                <w:webHidden/>
              </w:rPr>
              <w:fldChar w:fldCharType="end"/>
            </w:r>
          </w:hyperlink>
        </w:p>
        <w:p w14:paraId="44A3F05C" w14:textId="4E838740" w:rsidR="000E595C" w:rsidRDefault="00F4704C">
          <w:pPr>
            <w:pStyle w:val="TOC2"/>
            <w:tabs>
              <w:tab w:val="left" w:pos="880"/>
              <w:tab w:val="right" w:leader="dot" w:pos="9350"/>
            </w:tabs>
            <w:rPr>
              <w:rFonts w:asciiTheme="minorHAnsi" w:hAnsiTheme="minorHAnsi"/>
              <w:noProof/>
              <w:lang w:eastAsia="en-US"/>
            </w:rPr>
          </w:pPr>
          <w:hyperlink w:anchor="_Toc65144024" w:history="1">
            <w:r w:rsidR="000E595C" w:rsidRPr="00A1107D">
              <w:rPr>
                <w:rStyle w:val="Hyperlink"/>
                <w:noProof/>
              </w:rPr>
              <w:t>2.3</w:t>
            </w:r>
            <w:r w:rsidR="000E595C">
              <w:rPr>
                <w:rFonts w:asciiTheme="minorHAnsi" w:hAnsiTheme="minorHAnsi"/>
                <w:noProof/>
                <w:lang w:eastAsia="en-US"/>
              </w:rPr>
              <w:tab/>
            </w:r>
            <w:r w:rsidR="000E595C" w:rsidRPr="00A1107D">
              <w:rPr>
                <w:rStyle w:val="Hyperlink"/>
                <w:noProof/>
              </w:rPr>
              <w:t>Total Ocean Area</w:t>
            </w:r>
            <w:r w:rsidR="000E595C">
              <w:rPr>
                <w:noProof/>
                <w:webHidden/>
              </w:rPr>
              <w:tab/>
            </w:r>
            <w:r w:rsidR="000E595C">
              <w:rPr>
                <w:noProof/>
                <w:webHidden/>
              </w:rPr>
              <w:fldChar w:fldCharType="begin"/>
            </w:r>
            <w:r w:rsidR="000E595C">
              <w:rPr>
                <w:noProof/>
                <w:webHidden/>
              </w:rPr>
              <w:instrText xml:space="preserve"> PAGEREF _Toc65144024 \h </w:instrText>
            </w:r>
            <w:r w:rsidR="000E595C">
              <w:rPr>
                <w:noProof/>
                <w:webHidden/>
              </w:rPr>
            </w:r>
            <w:r w:rsidR="000E595C">
              <w:rPr>
                <w:noProof/>
                <w:webHidden/>
              </w:rPr>
              <w:fldChar w:fldCharType="separate"/>
            </w:r>
            <w:r w:rsidR="000E595C">
              <w:rPr>
                <w:noProof/>
                <w:webHidden/>
              </w:rPr>
              <w:t>17</w:t>
            </w:r>
            <w:r w:rsidR="000E595C">
              <w:rPr>
                <w:noProof/>
                <w:webHidden/>
              </w:rPr>
              <w:fldChar w:fldCharType="end"/>
            </w:r>
          </w:hyperlink>
        </w:p>
        <w:p w14:paraId="6048C77F" w14:textId="281E1B0E" w:rsidR="000E595C" w:rsidRDefault="00F4704C">
          <w:pPr>
            <w:pStyle w:val="TOC2"/>
            <w:tabs>
              <w:tab w:val="left" w:pos="880"/>
              <w:tab w:val="right" w:leader="dot" w:pos="9350"/>
            </w:tabs>
            <w:rPr>
              <w:rFonts w:asciiTheme="minorHAnsi" w:hAnsiTheme="minorHAnsi"/>
              <w:noProof/>
              <w:lang w:eastAsia="en-US"/>
            </w:rPr>
          </w:pPr>
          <w:hyperlink w:anchor="_Toc65144025" w:history="1">
            <w:r w:rsidR="000E595C" w:rsidRPr="00A1107D">
              <w:rPr>
                <w:rStyle w:val="Hyperlink"/>
                <w:noProof/>
              </w:rPr>
              <w:t>2.4</w:t>
            </w:r>
            <w:r w:rsidR="000E595C">
              <w:rPr>
                <w:rFonts w:asciiTheme="minorHAnsi" w:hAnsiTheme="minorHAnsi"/>
                <w:noProof/>
                <w:lang w:eastAsia="en-US"/>
              </w:rPr>
              <w:tab/>
            </w:r>
            <w:r w:rsidR="000E595C" w:rsidRPr="00A1107D">
              <w:rPr>
                <w:rStyle w:val="Hyperlink"/>
                <w:noProof/>
              </w:rPr>
              <w:t>Adoption Scenarios</w:t>
            </w:r>
            <w:r w:rsidR="000E595C">
              <w:rPr>
                <w:noProof/>
                <w:webHidden/>
              </w:rPr>
              <w:tab/>
            </w:r>
            <w:r w:rsidR="000E595C">
              <w:rPr>
                <w:noProof/>
                <w:webHidden/>
              </w:rPr>
              <w:fldChar w:fldCharType="begin"/>
            </w:r>
            <w:r w:rsidR="000E595C">
              <w:rPr>
                <w:noProof/>
                <w:webHidden/>
              </w:rPr>
              <w:instrText xml:space="preserve"> PAGEREF _Toc65144025 \h </w:instrText>
            </w:r>
            <w:r w:rsidR="000E595C">
              <w:rPr>
                <w:noProof/>
                <w:webHidden/>
              </w:rPr>
            </w:r>
            <w:r w:rsidR="000E595C">
              <w:rPr>
                <w:noProof/>
                <w:webHidden/>
              </w:rPr>
              <w:fldChar w:fldCharType="separate"/>
            </w:r>
            <w:r w:rsidR="000E595C">
              <w:rPr>
                <w:noProof/>
                <w:webHidden/>
              </w:rPr>
              <w:t>20</w:t>
            </w:r>
            <w:r w:rsidR="000E595C">
              <w:rPr>
                <w:noProof/>
                <w:webHidden/>
              </w:rPr>
              <w:fldChar w:fldCharType="end"/>
            </w:r>
          </w:hyperlink>
        </w:p>
        <w:p w14:paraId="631A3750" w14:textId="4A20F1BB" w:rsidR="000E595C" w:rsidRDefault="00F4704C">
          <w:pPr>
            <w:pStyle w:val="TOC3"/>
            <w:tabs>
              <w:tab w:val="left" w:pos="1320"/>
              <w:tab w:val="right" w:leader="dot" w:pos="9350"/>
            </w:tabs>
            <w:rPr>
              <w:rFonts w:asciiTheme="minorHAnsi" w:hAnsiTheme="minorHAnsi"/>
              <w:noProof/>
              <w:lang w:eastAsia="en-US"/>
            </w:rPr>
          </w:pPr>
          <w:hyperlink w:anchor="_Toc65144026" w:history="1">
            <w:r w:rsidR="000E595C" w:rsidRPr="00A1107D">
              <w:rPr>
                <w:rStyle w:val="Hyperlink"/>
                <w:noProof/>
              </w:rPr>
              <w:t>2.4.1</w:t>
            </w:r>
            <w:r w:rsidR="000E595C">
              <w:rPr>
                <w:rFonts w:asciiTheme="minorHAnsi" w:hAnsiTheme="minorHAnsi"/>
                <w:noProof/>
                <w:lang w:eastAsia="en-US"/>
              </w:rPr>
              <w:tab/>
            </w:r>
            <w:r w:rsidR="000E595C" w:rsidRPr="00A1107D">
              <w:rPr>
                <w:rStyle w:val="Hyperlink"/>
                <w:noProof/>
              </w:rPr>
              <w:t>Reference Case / Current Adoption</w:t>
            </w:r>
            <w:r w:rsidR="000E595C">
              <w:rPr>
                <w:noProof/>
                <w:webHidden/>
              </w:rPr>
              <w:tab/>
            </w:r>
            <w:r w:rsidR="000E595C">
              <w:rPr>
                <w:noProof/>
                <w:webHidden/>
              </w:rPr>
              <w:fldChar w:fldCharType="begin"/>
            </w:r>
            <w:r w:rsidR="000E595C">
              <w:rPr>
                <w:noProof/>
                <w:webHidden/>
              </w:rPr>
              <w:instrText xml:space="preserve"> PAGEREF _Toc65144026 \h </w:instrText>
            </w:r>
            <w:r w:rsidR="000E595C">
              <w:rPr>
                <w:noProof/>
                <w:webHidden/>
              </w:rPr>
            </w:r>
            <w:r w:rsidR="000E595C">
              <w:rPr>
                <w:noProof/>
                <w:webHidden/>
              </w:rPr>
              <w:fldChar w:fldCharType="separate"/>
            </w:r>
            <w:r w:rsidR="000E595C">
              <w:rPr>
                <w:noProof/>
                <w:webHidden/>
              </w:rPr>
              <w:t>21</w:t>
            </w:r>
            <w:r w:rsidR="000E595C">
              <w:rPr>
                <w:noProof/>
                <w:webHidden/>
              </w:rPr>
              <w:fldChar w:fldCharType="end"/>
            </w:r>
          </w:hyperlink>
        </w:p>
        <w:p w14:paraId="7FC8F2A4" w14:textId="24CB7589" w:rsidR="000E595C" w:rsidRDefault="00F4704C">
          <w:pPr>
            <w:pStyle w:val="TOC3"/>
            <w:tabs>
              <w:tab w:val="left" w:pos="1320"/>
              <w:tab w:val="right" w:leader="dot" w:pos="9350"/>
            </w:tabs>
            <w:rPr>
              <w:rFonts w:asciiTheme="minorHAnsi" w:hAnsiTheme="minorHAnsi"/>
              <w:noProof/>
              <w:lang w:eastAsia="en-US"/>
            </w:rPr>
          </w:pPr>
          <w:hyperlink w:anchor="_Toc65144027" w:history="1">
            <w:r w:rsidR="000E595C" w:rsidRPr="00A1107D">
              <w:rPr>
                <w:rStyle w:val="Hyperlink"/>
                <w:noProof/>
              </w:rPr>
              <w:t>2.4.2</w:t>
            </w:r>
            <w:r w:rsidR="000E595C">
              <w:rPr>
                <w:rFonts w:asciiTheme="minorHAnsi" w:hAnsiTheme="minorHAnsi"/>
                <w:noProof/>
                <w:lang w:eastAsia="en-US"/>
              </w:rPr>
              <w:tab/>
            </w:r>
            <w:r w:rsidR="000E595C" w:rsidRPr="00A1107D">
              <w:rPr>
                <w:rStyle w:val="Hyperlink"/>
                <w:noProof/>
              </w:rPr>
              <w:t>Project Drawdown Scenarios</w:t>
            </w:r>
            <w:r w:rsidR="000E595C">
              <w:rPr>
                <w:noProof/>
                <w:webHidden/>
              </w:rPr>
              <w:tab/>
            </w:r>
            <w:r w:rsidR="000E595C">
              <w:rPr>
                <w:noProof/>
                <w:webHidden/>
              </w:rPr>
              <w:fldChar w:fldCharType="begin"/>
            </w:r>
            <w:r w:rsidR="000E595C">
              <w:rPr>
                <w:noProof/>
                <w:webHidden/>
              </w:rPr>
              <w:instrText xml:space="preserve"> PAGEREF _Toc65144027 \h </w:instrText>
            </w:r>
            <w:r w:rsidR="000E595C">
              <w:rPr>
                <w:noProof/>
                <w:webHidden/>
              </w:rPr>
            </w:r>
            <w:r w:rsidR="000E595C">
              <w:rPr>
                <w:noProof/>
                <w:webHidden/>
              </w:rPr>
              <w:fldChar w:fldCharType="separate"/>
            </w:r>
            <w:r w:rsidR="000E595C">
              <w:rPr>
                <w:noProof/>
                <w:webHidden/>
              </w:rPr>
              <w:t>21</w:t>
            </w:r>
            <w:r w:rsidR="000E595C">
              <w:rPr>
                <w:noProof/>
                <w:webHidden/>
              </w:rPr>
              <w:fldChar w:fldCharType="end"/>
            </w:r>
          </w:hyperlink>
        </w:p>
        <w:p w14:paraId="5B118413" w14:textId="01819C6E" w:rsidR="000E595C" w:rsidRDefault="00F4704C">
          <w:pPr>
            <w:pStyle w:val="TOC2"/>
            <w:tabs>
              <w:tab w:val="left" w:pos="880"/>
              <w:tab w:val="right" w:leader="dot" w:pos="9350"/>
            </w:tabs>
            <w:rPr>
              <w:rFonts w:asciiTheme="minorHAnsi" w:hAnsiTheme="minorHAnsi"/>
              <w:noProof/>
              <w:lang w:eastAsia="en-US"/>
            </w:rPr>
          </w:pPr>
          <w:hyperlink w:anchor="_Toc65144028" w:history="1">
            <w:r w:rsidR="000E595C" w:rsidRPr="00A1107D">
              <w:rPr>
                <w:rStyle w:val="Hyperlink"/>
                <w:noProof/>
              </w:rPr>
              <w:t>2.5</w:t>
            </w:r>
            <w:r w:rsidR="000E595C">
              <w:rPr>
                <w:rFonts w:asciiTheme="minorHAnsi" w:hAnsiTheme="minorHAnsi"/>
                <w:noProof/>
                <w:lang w:eastAsia="en-US"/>
              </w:rPr>
              <w:tab/>
            </w:r>
            <w:r w:rsidR="000E595C" w:rsidRPr="00A1107D">
              <w:rPr>
                <w:rStyle w:val="Hyperlink"/>
                <w:noProof/>
              </w:rPr>
              <w:t>Inputs</w:t>
            </w:r>
            <w:r w:rsidR="000E595C">
              <w:rPr>
                <w:noProof/>
                <w:webHidden/>
              </w:rPr>
              <w:tab/>
            </w:r>
            <w:r w:rsidR="000E595C">
              <w:rPr>
                <w:noProof/>
                <w:webHidden/>
              </w:rPr>
              <w:fldChar w:fldCharType="begin"/>
            </w:r>
            <w:r w:rsidR="000E595C">
              <w:rPr>
                <w:noProof/>
                <w:webHidden/>
              </w:rPr>
              <w:instrText xml:space="preserve"> PAGEREF _Toc65144028 \h </w:instrText>
            </w:r>
            <w:r w:rsidR="000E595C">
              <w:rPr>
                <w:noProof/>
                <w:webHidden/>
              </w:rPr>
            </w:r>
            <w:r w:rsidR="000E595C">
              <w:rPr>
                <w:noProof/>
                <w:webHidden/>
              </w:rPr>
              <w:fldChar w:fldCharType="separate"/>
            </w:r>
            <w:r w:rsidR="000E595C">
              <w:rPr>
                <w:noProof/>
                <w:webHidden/>
              </w:rPr>
              <w:t>22</w:t>
            </w:r>
            <w:r w:rsidR="000E595C">
              <w:rPr>
                <w:noProof/>
                <w:webHidden/>
              </w:rPr>
              <w:fldChar w:fldCharType="end"/>
            </w:r>
          </w:hyperlink>
        </w:p>
        <w:p w14:paraId="4A04A88A" w14:textId="764ADEDB" w:rsidR="000E595C" w:rsidRDefault="00F4704C">
          <w:pPr>
            <w:pStyle w:val="TOC3"/>
            <w:tabs>
              <w:tab w:val="left" w:pos="1320"/>
              <w:tab w:val="right" w:leader="dot" w:pos="9350"/>
            </w:tabs>
            <w:rPr>
              <w:rFonts w:asciiTheme="minorHAnsi" w:hAnsiTheme="minorHAnsi"/>
              <w:noProof/>
              <w:lang w:eastAsia="en-US"/>
            </w:rPr>
          </w:pPr>
          <w:hyperlink w:anchor="_Toc65144029" w:history="1">
            <w:r w:rsidR="000E595C" w:rsidRPr="00A1107D">
              <w:rPr>
                <w:rStyle w:val="Hyperlink"/>
                <w:noProof/>
              </w:rPr>
              <w:t>2.5.1</w:t>
            </w:r>
            <w:r w:rsidR="000E595C">
              <w:rPr>
                <w:rFonts w:asciiTheme="minorHAnsi" w:hAnsiTheme="minorHAnsi"/>
                <w:noProof/>
                <w:lang w:eastAsia="en-US"/>
              </w:rPr>
              <w:tab/>
            </w:r>
            <w:r w:rsidR="000E595C" w:rsidRPr="00A1107D">
              <w:rPr>
                <w:rStyle w:val="Hyperlink"/>
                <w:noProof/>
              </w:rPr>
              <w:t>Climate Inputs</w:t>
            </w:r>
            <w:r w:rsidR="000E595C">
              <w:rPr>
                <w:noProof/>
                <w:webHidden/>
              </w:rPr>
              <w:tab/>
            </w:r>
            <w:r w:rsidR="000E595C">
              <w:rPr>
                <w:noProof/>
                <w:webHidden/>
              </w:rPr>
              <w:fldChar w:fldCharType="begin"/>
            </w:r>
            <w:r w:rsidR="000E595C">
              <w:rPr>
                <w:noProof/>
                <w:webHidden/>
              </w:rPr>
              <w:instrText xml:space="preserve"> PAGEREF _Toc65144029 \h </w:instrText>
            </w:r>
            <w:r w:rsidR="000E595C">
              <w:rPr>
                <w:noProof/>
                <w:webHidden/>
              </w:rPr>
            </w:r>
            <w:r w:rsidR="000E595C">
              <w:rPr>
                <w:noProof/>
                <w:webHidden/>
              </w:rPr>
              <w:fldChar w:fldCharType="separate"/>
            </w:r>
            <w:r w:rsidR="000E595C">
              <w:rPr>
                <w:noProof/>
                <w:webHidden/>
              </w:rPr>
              <w:t>22</w:t>
            </w:r>
            <w:r w:rsidR="000E595C">
              <w:rPr>
                <w:noProof/>
                <w:webHidden/>
              </w:rPr>
              <w:fldChar w:fldCharType="end"/>
            </w:r>
          </w:hyperlink>
        </w:p>
        <w:p w14:paraId="2FC29598" w14:textId="732E9392" w:rsidR="000E595C" w:rsidRDefault="00F4704C">
          <w:pPr>
            <w:pStyle w:val="TOC3"/>
            <w:tabs>
              <w:tab w:val="left" w:pos="1320"/>
              <w:tab w:val="right" w:leader="dot" w:pos="9350"/>
            </w:tabs>
            <w:rPr>
              <w:rFonts w:asciiTheme="minorHAnsi" w:hAnsiTheme="minorHAnsi"/>
              <w:noProof/>
              <w:lang w:eastAsia="en-US"/>
            </w:rPr>
          </w:pPr>
          <w:hyperlink w:anchor="_Toc65144030" w:history="1">
            <w:r w:rsidR="000E595C" w:rsidRPr="00A1107D">
              <w:rPr>
                <w:rStyle w:val="Hyperlink"/>
                <w:noProof/>
              </w:rPr>
              <w:t>2.5.2</w:t>
            </w:r>
            <w:r w:rsidR="000E595C">
              <w:rPr>
                <w:rFonts w:asciiTheme="minorHAnsi" w:hAnsiTheme="minorHAnsi"/>
                <w:noProof/>
                <w:lang w:eastAsia="en-US"/>
              </w:rPr>
              <w:tab/>
            </w:r>
            <w:r w:rsidR="000E595C" w:rsidRPr="00A1107D">
              <w:rPr>
                <w:rStyle w:val="Hyperlink"/>
                <w:noProof/>
              </w:rPr>
              <w:t>Financial Inputs</w:t>
            </w:r>
            <w:r w:rsidR="000E595C">
              <w:rPr>
                <w:noProof/>
                <w:webHidden/>
              </w:rPr>
              <w:tab/>
            </w:r>
            <w:r w:rsidR="000E595C">
              <w:rPr>
                <w:noProof/>
                <w:webHidden/>
              </w:rPr>
              <w:fldChar w:fldCharType="begin"/>
            </w:r>
            <w:r w:rsidR="000E595C">
              <w:rPr>
                <w:noProof/>
                <w:webHidden/>
              </w:rPr>
              <w:instrText xml:space="preserve"> PAGEREF _Toc65144030 \h </w:instrText>
            </w:r>
            <w:r w:rsidR="000E595C">
              <w:rPr>
                <w:noProof/>
                <w:webHidden/>
              </w:rPr>
            </w:r>
            <w:r w:rsidR="000E595C">
              <w:rPr>
                <w:noProof/>
                <w:webHidden/>
              </w:rPr>
              <w:fldChar w:fldCharType="separate"/>
            </w:r>
            <w:r w:rsidR="000E595C">
              <w:rPr>
                <w:noProof/>
                <w:webHidden/>
              </w:rPr>
              <w:t>25</w:t>
            </w:r>
            <w:r w:rsidR="000E595C">
              <w:rPr>
                <w:noProof/>
                <w:webHidden/>
              </w:rPr>
              <w:fldChar w:fldCharType="end"/>
            </w:r>
          </w:hyperlink>
        </w:p>
        <w:p w14:paraId="56F1AB6E" w14:textId="161544FE" w:rsidR="000E595C" w:rsidRDefault="00F4704C">
          <w:pPr>
            <w:pStyle w:val="TOC3"/>
            <w:tabs>
              <w:tab w:val="left" w:pos="1320"/>
              <w:tab w:val="right" w:leader="dot" w:pos="9350"/>
            </w:tabs>
            <w:rPr>
              <w:rFonts w:asciiTheme="minorHAnsi" w:hAnsiTheme="minorHAnsi"/>
              <w:noProof/>
              <w:lang w:eastAsia="en-US"/>
            </w:rPr>
          </w:pPr>
          <w:hyperlink w:anchor="_Toc65144031" w:history="1">
            <w:r w:rsidR="000E595C" w:rsidRPr="00A1107D">
              <w:rPr>
                <w:rStyle w:val="Hyperlink"/>
                <w:noProof/>
              </w:rPr>
              <w:t>2.5.3</w:t>
            </w:r>
            <w:r w:rsidR="000E595C">
              <w:rPr>
                <w:rFonts w:asciiTheme="minorHAnsi" w:hAnsiTheme="minorHAnsi"/>
                <w:noProof/>
                <w:lang w:eastAsia="en-US"/>
              </w:rPr>
              <w:tab/>
            </w:r>
            <w:r w:rsidR="000E595C" w:rsidRPr="00A1107D">
              <w:rPr>
                <w:rStyle w:val="Hyperlink"/>
                <w:noProof/>
              </w:rPr>
              <w:t>Other Inputs</w:t>
            </w:r>
            <w:r w:rsidR="000E595C">
              <w:rPr>
                <w:noProof/>
                <w:webHidden/>
              </w:rPr>
              <w:tab/>
            </w:r>
            <w:r w:rsidR="000E595C">
              <w:rPr>
                <w:noProof/>
                <w:webHidden/>
              </w:rPr>
              <w:fldChar w:fldCharType="begin"/>
            </w:r>
            <w:r w:rsidR="000E595C">
              <w:rPr>
                <w:noProof/>
                <w:webHidden/>
              </w:rPr>
              <w:instrText xml:space="preserve"> PAGEREF _Toc65144031 \h </w:instrText>
            </w:r>
            <w:r w:rsidR="000E595C">
              <w:rPr>
                <w:noProof/>
                <w:webHidden/>
              </w:rPr>
            </w:r>
            <w:r w:rsidR="000E595C">
              <w:rPr>
                <w:noProof/>
                <w:webHidden/>
              </w:rPr>
              <w:fldChar w:fldCharType="separate"/>
            </w:r>
            <w:r w:rsidR="000E595C">
              <w:rPr>
                <w:noProof/>
                <w:webHidden/>
              </w:rPr>
              <w:t>25</w:t>
            </w:r>
            <w:r w:rsidR="000E595C">
              <w:rPr>
                <w:noProof/>
                <w:webHidden/>
              </w:rPr>
              <w:fldChar w:fldCharType="end"/>
            </w:r>
          </w:hyperlink>
        </w:p>
        <w:p w14:paraId="104A722E" w14:textId="1BA17796" w:rsidR="000E595C" w:rsidRDefault="00F4704C">
          <w:pPr>
            <w:pStyle w:val="TOC2"/>
            <w:tabs>
              <w:tab w:val="left" w:pos="880"/>
              <w:tab w:val="right" w:leader="dot" w:pos="9350"/>
            </w:tabs>
            <w:rPr>
              <w:rFonts w:asciiTheme="minorHAnsi" w:hAnsiTheme="minorHAnsi"/>
              <w:noProof/>
              <w:lang w:eastAsia="en-US"/>
            </w:rPr>
          </w:pPr>
          <w:hyperlink w:anchor="_Toc65144032" w:history="1">
            <w:r w:rsidR="000E595C" w:rsidRPr="00A1107D">
              <w:rPr>
                <w:rStyle w:val="Hyperlink"/>
                <w:noProof/>
              </w:rPr>
              <w:t>2.6</w:t>
            </w:r>
            <w:r w:rsidR="000E595C">
              <w:rPr>
                <w:rFonts w:asciiTheme="minorHAnsi" w:hAnsiTheme="minorHAnsi"/>
                <w:noProof/>
                <w:lang w:eastAsia="en-US"/>
              </w:rPr>
              <w:tab/>
            </w:r>
            <w:r w:rsidR="000E595C" w:rsidRPr="00A1107D">
              <w:rPr>
                <w:rStyle w:val="Hyperlink"/>
                <w:noProof/>
              </w:rPr>
              <w:t>Assumptions</w:t>
            </w:r>
            <w:r w:rsidR="000E595C">
              <w:rPr>
                <w:noProof/>
                <w:webHidden/>
              </w:rPr>
              <w:tab/>
            </w:r>
            <w:r w:rsidR="000E595C">
              <w:rPr>
                <w:noProof/>
                <w:webHidden/>
              </w:rPr>
              <w:fldChar w:fldCharType="begin"/>
            </w:r>
            <w:r w:rsidR="000E595C">
              <w:rPr>
                <w:noProof/>
                <w:webHidden/>
              </w:rPr>
              <w:instrText xml:space="preserve"> PAGEREF _Toc65144032 \h </w:instrText>
            </w:r>
            <w:r w:rsidR="000E595C">
              <w:rPr>
                <w:noProof/>
                <w:webHidden/>
              </w:rPr>
            </w:r>
            <w:r w:rsidR="000E595C">
              <w:rPr>
                <w:noProof/>
                <w:webHidden/>
              </w:rPr>
              <w:fldChar w:fldCharType="separate"/>
            </w:r>
            <w:r w:rsidR="000E595C">
              <w:rPr>
                <w:noProof/>
                <w:webHidden/>
              </w:rPr>
              <w:t>26</w:t>
            </w:r>
            <w:r w:rsidR="000E595C">
              <w:rPr>
                <w:noProof/>
                <w:webHidden/>
              </w:rPr>
              <w:fldChar w:fldCharType="end"/>
            </w:r>
          </w:hyperlink>
        </w:p>
        <w:p w14:paraId="130B12AD" w14:textId="5D49D1E2" w:rsidR="000E595C" w:rsidRDefault="00F4704C">
          <w:pPr>
            <w:pStyle w:val="TOC2"/>
            <w:tabs>
              <w:tab w:val="left" w:pos="880"/>
              <w:tab w:val="right" w:leader="dot" w:pos="9350"/>
            </w:tabs>
            <w:rPr>
              <w:rFonts w:asciiTheme="minorHAnsi" w:hAnsiTheme="minorHAnsi"/>
              <w:noProof/>
              <w:lang w:eastAsia="en-US"/>
            </w:rPr>
          </w:pPr>
          <w:hyperlink w:anchor="_Toc65144033" w:history="1">
            <w:r w:rsidR="000E595C" w:rsidRPr="00A1107D">
              <w:rPr>
                <w:rStyle w:val="Hyperlink"/>
                <w:noProof/>
              </w:rPr>
              <w:t>2.7</w:t>
            </w:r>
            <w:r w:rsidR="000E595C">
              <w:rPr>
                <w:rFonts w:asciiTheme="minorHAnsi" w:hAnsiTheme="minorHAnsi"/>
                <w:noProof/>
                <w:lang w:eastAsia="en-US"/>
              </w:rPr>
              <w:tab/>
            </w:r>
            <w:r w:rsidR="000E595C" w:rsidRPr="00A1107D">
              <w:rPr>
                <w:rStyle w:val="Hyperlink"/>
                <w:noProof/>
              </w:rPr>
              <w:t>Integration</w:t>
            </w:r>
            <w:r w:rsidR="000E595C">
              <w:rPr>
                <w:noProof/>
                <w:webHidden/>
              </w:rPr>
              <w:tab/>
            </w:r>
            <w:r w:rsidR="000E595C">
              <w:rPr>
                <w:noProof/>
                <w:webHidden/>
              </w:rPr>
              <w:fldChar w:fldCharType="begin"/>
            </w:r>
            <w:r w:rsidR="000E595C">
              <w:rPr>
                <w:noProof/>
                <w:webHidden/>
              </w:rPr>
              <w:instrText xml:space="preserve"> PAGEREF _Toc65144033 \h </w:instrText>
            </w:r>
            <w:r w:rsidR="000E595C">
              <w:rPr>
                <w:noProof/>
                <w:webHidden/>
              </w:rPr>
            </w:r>
            <w:r w:rsidR="000E595C">
              <w:rPr>
                <w:noProof/>
                <w:webHidden/>
              </w:rPr>
              <w:fldChar w:fldCharType="separate"/>
            </w:r>
            <w:r w:rsidR="000E595C">
              <w:rPr>
                <w:noProof/>
                <w:webHidden/>
              </w:rPr>
              <w:t>27</w:t>
            </w:r>
            <w:r w:rsidR="000E595C">
              <w:rPr>
                <w:noProof/>
                <w:webHidden/>
              </w:rPr>
              <w:fldChar w:fldCharType="end"/>
            </w:r>
          </w:hyperlink>
        </w:p>
        <w:p w14:paraId="2AD820A9" w14:textId="6513718E" w:rsidR="000E595C" w:rsidRDefault="00F4704C">
          <w:pPr>
            <w:pStyle w:val="TOC2"/>
            <w:tabs>
              <w:tab w:val="left" w:pos="880"/>
              <w:tab w:val="right" w:leader="dot" w:pos="9350"/>
            </w:tabs>
            <w:rPr>
              <w:rFonts w:asciiTheme="minorHAnsi" w:hAnsiTheme="minorHAnsi"/>
              <w:noProof/>
              <w:lang w:eastAsia="en-US"/>
            </w:rPr>
          </w:pPr>
          <w:hyperlink w:anchor="_Toc65144034" w:history="1">
            <w:r w:rsidR="000E595C" w:rsidRPr="00A1107D">
              <w:rPr>
                <w:rStyle w:val="Hyperlink"/>
                <w:noProof/>
              </w:rPr>
              <w:t>2.8</w:t>
            </w:r>
            <w:r w:rsidR="000E595C">
              <w:rPr>
                <w:rFonts w:asciiTheme="minorHAnsi" w:hAnsiTheme="minorHAnsi"/>
                <w:noProof/>
                <w:lang w:eastAsia="en-US"/>
              </w:rPr>
              <w:tab/>
            </w:r>
            <w:r w:rsidR="000E595C" w:rsidRPr="00A1107D">
              <w:rPr>
                <w:rStyle w:val="Hyperlink"/>
                <w:noProof/>
              </w:rPr>
              <w:t>Limitations/Further Development</w:t>
            </w:r>
            <w:r w:rsidR="000E595C">
              <w:rPr>
                <w:noProof/>
                <w:webHidden/>
              </w:rPr>
              <w:tab/>
            </w:r>
            <w:r w:rsidR="000E595C">
              <w:rPr>
                <w:noProof/>
                <w:webHidden/>
              </w:rPr>
              <w:fldChar w:fldCharType="begin"/>
            </w:r>
            <w:r w:rsidR="000E595C">
              <w:rPr>
                <w:noProof/>
                <w:webHidden/>
              </w:rPr>
              <w:instrText xml:space="preserve"> PAGEREF _Toc65144034 \h </w:instrText>
            </w:r>
            <w:r w:rsidR="000E595C">
              <w:rPr>
                <w:noProof/>
                <w:webHidden/>
              </w:rPr>
            </w:r>
            <w:r w:rsidR="000E595C">
              <w:rPr>
                <w:noProof/>
                <w:webHidden/>
              </w:rPr>
              <w:fldChar w:fldCharType="separate"/>
            </w:r>
            <w:r w:rsidR="000E595C">
              <w:rPr>
                <w:noProof/>
                <w:webHidden/>
              </w:rPr>
              <w:t>29</w:t>
            </w:r>
            <w:r w:rsidR="000E595C">
              <w:rPr>
                <w:noProof/>
                <w:webHidden/>
              </w:rPr>
              <w:fldChar w:fldCharType="end"/>
            </w:r>
          </w:hyperlink>
        </w:p>
        <w:p w14:paraId="4069B482" w14:textId="042AD09E" w:rsidR="000E595C" w:rsidRDefault="00F4704C">
          <w:pPr>
            <w:pStyle w:val="TOC2"/>
            <w:tabs>
              <w:tab w:val="left" w:pos="880"/>
              <w:tab w:val="right" w:leader="dot" w:pos="9350"/>
            </w:tabs>
            <w:rPr>
              <w:rFonts w:asciiTheme="minorHAnsi" w:hAnsiTheme="minorHAnsi"/>
              <w:noProof/>
              <w:lang w:eastAsia="en-US"/>
            </w:rPr>
          </w:pPr>
          <w:hyperlink w:anchor="_Toc65144035" w:history="1">
            <w:r w:rsidR="000E595C" w:rsidRPr="00A1107D">
              <w:rPr>
                <w:rStyle w:val="Hyperlink"/>
                <w:noProof/>
              </w:rPr>
              <w:t>2.9</w:t>
            </w:r>
            <w:r w:rsidR="000E595C">
              <w:rPr>
                <w:rFonts w:asciiTheme="minorHAnsi" w:hAnsiTheme="minorHAnsi"/>
                <w:noProof/>
                <w:lang w:eastAsia="en-US"/>
              </w:rPr>
              <w:tab/>
            </w:r>
            <w:r w:rsidR="000E595C" w:rsidRPr="00A1107D">
              <w:rPr>
                <w:rStyle w:val="Hyperlink"/>
                <w:noProof/>
              </w:rPr>
              <w:t>Sector of ocean-based solutions</w:t>
            </w:r>
            <w:r w:rsidR="000E595C">
              <w:rPr>
                <w:noProof/>
                <w:webHidden/>
              </w:rPr>
              <w:tab/>
            </w:r>
            <w:r w:rsidR="000E595C">
              <w:rPr>
                <w:noProof/>
                <w:webHidden/>
              </w:rPr>
              <w:fldChar w:fldCharType="begin"/>
            </w:r>
            <w:r w:rsidR="000E595C">
              <w:rPr>
                <w:noProof/>
                <w:webHidden/>
              </w:rPr>
              <w:instrText xml:space="preserve"> PAGEREF _Toc65144035 \h </w:instrText>
            </w:r>
            <w:r w:rsidR="000E595C">
              <w:rPr>
                <w:noProof/>
                <w:webHidden/>
              </w:rPr>
            </w:r>
            <w:r w:rsidR="000E595C">
              <w:rPr>
                <w:noProof/>
                <w:webHidden/>
              </w:rPr>
              <w:fldChar w:fldCharType="separate"/>
            </w:r>
            <w:r w:rsidR="000E595C">
              <w:rPr>
                <w:noProof/>
                <w:webHidden/>
              </w:rPr>
              <w:t>30</w:t>
            </w:r>
            <w:r w:rsidR="000E595C">
              <w:rPr>
                <w:noProof/>
                <w:webHidden/>
              </w:rPr>
              <w:fldChar w:fldCharType="end"/>
            </w:r>
          </w:hyperlink>
        </w:p>
        <w:p w14:paraId="323EB326" w14:textId="17C7EA21" w:rsidR="000E595C" w:rsidRDefault="00F4704C">
          <w:pPr>
            <w:pStyle w:val="TOC1"/>
            <w:tabs>
              <w:tab w:val="left" w:pos="440"/>
            </w:tabs>
            <w:rPr>
              <w:rFonts w:asciiTheme="minorHAnsi" w:hAnsiTheme="minorHAnsi"/>
              <w:noProof/>
              <w:lang w:eastAsia="en-US"/>
            </w:rPr>
          </w:pPr>
          <w:hyperlink w:anchor="_Toc65144036" w:history="1">
            <w:r w:rsidR="000E595C" w:rsidRPr="00A1107D">
              <w:rPr>
                <w:rStyle w:val="Hyperlink"/>
                <w:noProof/>
              </w:rPr>
              <w:t>3</w:t>
            </w:r>
            <w:r w:rsidR="000E595C">
              <w:rPr>
                <w:rFonts w:asciiTheme="minorHAnsi" w:hAnsiTheme="minorHAnsi"/>
                <w:noProof/>
                <w:lang w:eastAsia="en-US"/>
              </w:rPr>
              <w:tab/>
            </w:r>
            <w:r w:rsidR="000E595C" w:rsidRPr="00A1107D">
              <w:rPr>
                <w:rStyle w:val="Hyperlink"/>
                <w:noProof/>
              </w:rPr>
              <w:t>Results</w:t>
            </w:r>
            <w:r w:rsidR="000E595C">
              <w:rPr>
                <w:noProof/>
                <w:webHidden/>
              </w:rPr>
              <w:tab/>
            </w:r>
            <w:r w:rsidR="000E595C">
              <w:rPr>
                <w:noProof/>
                <w:webHidden/>
              </w:rPr>
              <w:fldChar w:fldCharType="begin"/>
            </w:r>
            <w:r w:rsidR="000E595C">
              <w:rPr>
                <w:noProof/>
                <w:webHidden/>
              </w:rPr>
              <w:instrText xml:space="preserve"> PAGEREF _Toc65144036 \h </w:instrText>
            </w:r>
            <w:r w:rsidR="000E595C">
              <w:rPr>
                <w:noProof/>
                <w:webHidden/>
              </w:rPr>
            </w:r>
            <w:r w:rsidR="000E595C">
              <w:rPr>
                <w:noProof/>
                <w:webHidden/>
              </w:rPr>
              <w:fldChar w:fldCharType="separate"/>
            </w:r>
            <w:r w:rsidR="000E595C">
              <w:rPr>
                <w:noProof/>
                <w:webHidden/>
              </w:rPr>
              <w:t>31</w:t>
            </w:r>
            <w:r w:rsidR="000E595C">
              <w:rPr>
                <w:noProof/>
                <w:webHidden/>
              </w:rPr>
              <w:fldChar w:fldCharType="end"/>
            </w:r>
          </w:hyperlink>
        </w:p>
        <w:p w14:paraId="2A6B7D11" w14:textId="2615EB98" w:rsidR="000E595C" w:rsidRDefault="00F4704C">
          <w:pPr>
            <w:pStyle w:val="TOC2"/>
            <w:tabs>
              <w:tab w:val="left" w:pos="880"/>
              <w:tab w:val="right" w:leader="dot" w:pos="9350"/>
            </w:tabs>
            <w:rPr>
              <w:rFonts w:asciiTheme="minorHAnsi" w:hAnsiTheme="minorHAnsi"/>
              <w:noProof/>
              <w:lang w:eastAsia="en-US"/>
            </w:rPr>
          </w:pPr>
          <w:hyperlink w:anchor="_Toc65144037" w:history="1">
            <w:r w:rsidR="000E595C" w:rsidRPr="00A1107D">
              <w:rPr>
                <w:rStyle w:val="Hyperlink"/>
                <w:noProof/>
              </w:rPr>
              <w:t>3.1</w:t>
            </w:r>
            <w:r w:rsidR="000E595C">
              <w:rPr>
                <w:rFonts w:asciiTheme="minorHAnsi" w:hAnsiTheme="minorHAnsi"/>
                <w:noProof/>
                <w:lang w:eastAsia="en-US"/>
              </w:rPr>
              <w:tab/>
            </w:r>
            <w:r w:rsidR="000E595C" w:rsidRPr="00A1107D">
              <w:rPr>
                <w:rStyle w:val="Hyperlink"/>
                <w:noProof/>
              </w:rPr>
              <w:t>Adoption</w:t>
            </w:r>
            <w:r w:rsidR="000E595C">
              <w:rPr>
                <w:noProof/>
                <w:webHidden/>
              </w:rPr>
              <w:tab/>
            </w:r>
            <w:r w:rsidR="000E595C">
              <w:rPr>
                <w:noProof/>
                <w:webHidden/>
              </w:rPr>
              <w:fldChar w:fldCharType="begin"/>
            </w:r>
            <w:r w:rsidR="000E595C">
              <w:rPr>
                <w:noProof/>
                <w:webHidden/>
              </w:rPr>
              <w:instrText xml:space="preserve"> PAGEREF _Toc65144037 \h </w:instrText>
            </w:r>
            <w:r w:rsidR="000E595C">
              <w:rPr>
                <w:noProof/>
                <w:webHidden/>
              </w:rPr>
            </w:r>
            <w:r w:rsidR="000E595C">
              <w:rPr>
                <w:noProof/>
                <w:webHidden/>
              </w:rPr>
              <w:fldChar w:fldCharType="separate"/>
            </w:r>
            <w:r w:rsidR="000E595C">
              <w:rPr>
                <w:noProof/>
                <w:webHidden/>
              </w:rPr>
              <w:t>31</w:t>
            </w:r>
            <w:r w:rsidR="000E595C">
              <w:rPr>
                <w:noProof/>
                <w:webHidden/>
              </w:rPr>
              <w:fldChar w:fldCharType="end"/>
            </w:r>
          </w:hyperlink>
        </w:p>
        <w:p w14:paraId="78A9BADB" w14:textId="0C0D42CD" w:rsidR="000E595C" w:rsidRDefault="00F4704C">
          <w:pPr>
            <w:pStyle w:val="TOC2"/>
            <w:tabs>
              <w:tab w:val="left" w:pos="880"/>
              <w:tab w:val="right" w:leader="dot" w:pos="9350"/>
            </w:tabs>
            <w:rPr>
              <w:rFonts w:asciiTheme="minorHAnsi" w:hAnsiTheme="minorHAnsi"/>
              <w:noProof/>
              <w:lang w:eastAsia="en-US"/>
            </w:rPr>
          </w:pPr>
          <w:hyperlink w:anchor="_Toc65144038" w:history="1">
            <w:r w:rsidR="000E595C" w:rsidRPr="00A1107D">
              <w:rPr>
                <w:rStyle w:val="Hyperlink"/>
                <w:noProof/>
              </w:rPr>
              <w:t>3.2</w:t>
            </w:r>
            <w:r w:rsidR="000E595C">
              <w:rPr>
                <w:rFonts w:asciiTheme="minorHAnsi" w:hAnsiTheme="minorHAnsi"/>
                <w:noProof/>
                <w:lang w:eastAsia="en-US"/>
              </w:rPr>
              <w:tab/>
            </w:r>
            <w:r w:rsidR="000E595C" w:rsidRPr="00A1107D">
              <w:rPr>
                <w:rStyle w:val="Hyperlink"/>
                <w:noProof/>
              </w:rPr>
              <w:t>Climate Impacts</w:t>
            </w:r>
            <w:r w:rsidR="000E595C">
              <w:rPr>
                <w:noProof/>
                <w:webHidden/>
              </w:rPr>
              <w:tab/>
            </w:r>
            <w:r w:rsidR="000E595C">
              <w:rPr>
                <w:noProof/>
                <w:webHidden/>
              </w:rPr>
              <w:fldChar w:fldCharType="begin"/>
            </w:r>
            <w:r w:rsidR="000E595C">
              <w:rPr>
                <w:noProof/>
                <w:webHidden/>
              </w:rPr>
              <w:instrText xml:space="preserve"> PAGEREF _Toc65144038 \h </w:instrText>
            </w:r>
            <w:r w:rsidR="000E595C">
              <w:rPr>
                <w:noProof/>
                <w:webHidden/>
              </w:rPr>
            </w:r>
            <w:r w:rsidR="000E595C">
              <w:rPr>
                <w:noProof/>
                <w:webHidden/>
              </w:rPr>
              <w:fldChar w:fldCharType="separate"/>
            </w:r>
            <w:r w:rsidR="000E595C">
              <w:rPr>
                <w:noProof/>
                <w:webHidden/>
              </w:rPr>
              <w:t>33</w:t>
            </w:r>
            <w:r w:rsidR="000E595C">
              <w:rPr>
                <w:noProof/>
                <w:webHidden/>
              </w:rPr>
              <w:fldChar w:fldCharType="end"/>
            </w:r>
          </w:hyperlink>
        </w:p>
        <w:p w14:paraId="227260EA" w14:textId="20B4C62A" w:rsidR="000E595C" w:rsidRDefault="00F4704C">
          <w:pPr>
            <w:pStyle w:val="TOC2"/>
            <w:tabs>
              <w:tab w:val="left" w:pos="880"/>
              <w:tab w:val="right" w:leader="dot" w:pos="9350"/>
            </w:tabs>
            <w:rPr>
              <w:rFonts w:asciiTheme="minorHAnsi" w:hAnsiTheme="minorHAnsi"/>
              <w:noProof/>
              <w:lang w:eastAsia="en-US"/>
            </w:rPr>
          </w:pPr>
          <w:hyperlink w:anchor="_Toc65144039" w:history="1">
            <w:r w:rsidR="000E595C" w:rsidRPr="00A1107D">
              <w:rPr>
                <w:rStyle w:val="Hyperlink"/>
                <w:noProof/>
              </w:rPr>
              <w:t>3.3</w:t>
            </w:r>
            <w:r w:rsidR="000E595C">
              <w:rPr>
                <w:rFonts w:asciiTheme="minorHAnsi" w:hAnsiTheme="minorHAnsi"/>
                <w:noProof/>
                <w:lang w:eastAsia="en-US"/>
              </w:rPr>
              <w:tab/>
            </w:r>
            <w:r w:rsidR="000E595C" w:rsidRPr="00A1107D">
              <w:rPr>
                <w:rStyle w:val="Hyperlink"/>
                <w:noProof/>
              </w:rPr>
              <w:t>Other Impacts</w:t>
            </w:r>
            <w:r w:rsidR="000E595C">
              <w:rPr>
                <w:noProof/>
                <w:webHidden/>
              </w:rPr>
              <w:tab/>
            </w:r>
            <w:r w:rsidR="000E595C">
              <w:rPr>
                <w:noProof/>
                <w:webHidden/>
              </w:rPr>
              <w:fldChar w:fldCharType="begin"/>
            </w:r>
            <w:r w:rsidR="000E595C">
              <w:rPr>
                <w:noProof/>
                <w:webHidden/>
              </w:rPr>
              <w:instrText xml:space="preserve"> PAGEREF _Toc65144039 \h </w:instrText>
            </w:r>
            <w:r w:rsidR="000E595C">
              <w:rPr>
                <w:noProof/>
                <w:webHidden/>
              </w:rPr>
            </w:r>
            <w:r w:rsidR="000E595C">
              <w:rPr>
                <w:noProof/>
                <w:webHidden/>
              </w:rPr>
              <w:fldChar w:fldCharType="separate"/>
            </w:r>
            <w:r w:rsidR="000E595C">
              <w:rPr>
                <w:noProof/>
                <w:webHidden/>
              </w:rPr>
              <w:t>35</w:t>
            </w:r>
            <w:r w:rsidR="000E595C">
              <w:rPr>
                <w:noProof/>
                <w:webHidden/>
              </w:rPr>
              <w:fldChar w:fldCharType="end"/>
            </w:r>
          </w:hyperlink>
        </w:p>
        <w:p w14:paraId="18FCC681" w14:textId="29D22BF8" w:rsidR="000E595C" w:rsidRDefault="00F4704C">
          <w:pPr>
            <w:pStyle w:val="TOC1"/>
            <w:tabs>
              <w:tab w:val="left" w:pos="440"/>
            </w:tabs>
            <w:rPr>
              <w:rFonts w:asciiTheme="minorHAnsi" w:hAnsiTheme="minorHAnsi"/>
              <w:noProof/>
              <w:lang w:eastAsia="en-US"/>
            </w:rPr>
          </w:pPr>
          <w:hyperlink w:anchor="_Toc65144040" w:history="1">
            <w:r w:rsidR="000E595C" w:rsidRPr="00A1107D">
              <w:rPr>
                <w:rStyle w:val="Hyperlink"/>
                <w:noProof/>
              </w:rPr>
              <w:t>4</w:t>
            </w:r>
            <w:r w:rsidR="000E595C">
              <w:rPr>
                <w:rFonts w:asciiTheme="minorHAnsi" w:hAnsiTheme="minorHAnsi"/>
                <w:noProof/>
                <w:lang w:eastAsia="en-US"/>
              </w:rPr>
              <w:tab/>
            </w:r>
            <w:r w:rsidR="000E595C" w:rsidRPr="00A1107D">
              <w:rPr>
                <w:rStyle w:val="Hyperlink"/>
                <w:noProof/>
              </w:rPr>
              <w:t>Discussion</w:t>
            </w:r>
            <w:r w:rsidR="000E595C">
              <w:rPr>
                <w:noProof/>
                <w:webHidden/>
              </w:rPr>
              <w:tab/>
            </w:r>
            <w:r w:rsidR="000E595C">
              <w:rPr>
                <w:noProof/>
                <w:webHidden/>
              </w:rPr>
              <w:fldChar w:fldCharType="begin"/>
            </w:r>
            <w:r w:rsidR="000E595C">
              <w:rPr>
                <w:noProof/>
                <w:webHidden/>
              </w:rPr>
              <w:instrText xml:space="preserve"> PAGEREF _Toc65144040 \h </w:instrText>
            </w:r>
            <w:r w:rsidR="000E595C">
              <w:rPr>
                <w:noProof/>
                <w:webHidden/>
              </w:rPr>
            </w:r>
            <w:r w:rsidR="000E595C">
              <w:rPr>
                <w:noProof/>
                <w:webHidden/>
              </w:rPr>
              <w:fldChar w:fldCharType="separate"/>
            </w:r>
            <w:r w:rsidR="000E595C">
              <w:rPr>
                <w:noProof/>
                <w:webHidden/>
              </w:rPr>
              <w:t>35</w:t>
            </w:r>
            <w:r w:rsidR="000E595C">
              <w:rPr>
                <w:noProof/>
                <w:webHidden/>
              </w:rPr>
              <w:fldChar w:fldCharType="end"/>
            </w:r>
          </w:hyperlink>
        </w:p>
        <w:p w14:paraId="34580001" w14:textId="31F20B62" w:rsidR="000E595C" w:rsidRDefault="00F4704C">
          <w:pPr>
            <w:pStyle w:val="TOC2"/>
            <w:tabs>
              <w:tab w:val="left" w:pos="880"/>
              <w:tab w:val="right" w:leader="dot" w:pos="9350"/>
            </w:tabs>
            <w:rPr>
              <w:rFonts w:asciiTheme="minorHAnsi" w:hAnsiTheme="minorHAnsi"/>
              <w:noProof/>
              <w:lang w:eastAsia="en-US"/>
            </w:rPr>
          </w:pPr>
          <w:hyperlink w:anchor="_Toc65144041" w:history="1">
            <w:r w:rsidR="000E595C" w:rsidRPr="00A1107D">
              <w:rPr>
                <w:rStyle w:val="Hyperlink"/>
                <w:noProof/>
              </w:rPr>
              <w:t>4.1</w:t>
            </w:r>
            <w:r w:rsidR="000E595C">
              <w:rPr>
                <w:rFonts w:asciiTheme="minorHAnsi" w:hAnsiTheme="minorHAnsi"/>
                <w:noProof/>
                <w:lang w:eastAsia="en-US"/>
              </w:rPr>
              <w:tab/>
            </w:r>
            <w:r w:rsidR="000E595C" w:rsidRPr="00A1107D">
              <w:rPr>
                <w:rStyle w:val="Hyperlink"/>
                <w:noProof/>
              </w:rPr>
              <w:t>Limitations</w:t>
            </w:r>
            <w:r w:rsidR="000E595C">
              <w:rPr>
                <w:noProof/>
                <w:webHidden/>
              </w:rPr>
              <w:tab/>
            </w:r>
            <w:r w:rsidR="000E595C">
              <w:rPr>
                <w:noProof/>
                <w:webHidden/>
              </w:rPr>
              <w:fldChar w:fldCharType="begin"/>
            </w:r>
            <w:r w:rsidR="000E595C">
              <w:rPr>
                <w:noProof/>
                <w:webHidden/>
              </w:rPr>
              <w:instrText xml:space="preserve"> PAGEREF _Toc65144041 \h </w:instrText>
            </w:r>
            <w:r w:rsidR="000E595C">
              <w:rPr>
                <w:noProof/>
                <w:webHidden/>
              </w:rPr>
            </w:r>
            <w:r w:rsidR="000E595C">
              <w:rPr>
                <w:noProof/>
                <w:webHidden/>
              </w:rPr>
              <w:fldChar w:fldCharType="separate"/>
            </w:r>
            <w:r w:rsidR="000E595C">
              <w:rPr>
                <w:noProof/>
                <w:webHidden/>
              </w:rPr>
              <w:t>36</w:t>
            </w:r>
            <w:r w:rsidR="000E595C">
              <w:rPr>
                <w:noProof/>
                <w:webHidden/>
              </w:rPr>
              <w:fldChar w:fldCharType="end"/>
            </w:r>
          </w:hyperlink>
        </w:p>
        <w:p w14:paraId="2F050898" w14:textId="7F9882B2" w:rsidR="000E595C" w:rsidRDefault="00F4704C">
          <w:pPr>
            <w:pStyle w:val="TOC2"/>
            <w:tabs>
              <w:tab w:val="left" w:pos="880"/>
              <w:tab w:val="right" w:leader="dot" w:pos="9350"/>
            </w:tabs>
            <w:rPr>
              <w:rFonts w:asciiTheme="minorHAnsi" w:hAnsiTheme="minorHAnsi"/>
              <w:noProof/>
              <w:lang w:eastAsia="en-US"/>
            </w:rPr>
          </w:pPr>
          <w:hyperlink w:anchor="_Toc65144042" w:history="1">
            <w:r w:rsidR="000E595C" w:rsidRPr="00A1107D">
              <w:rPr>
                <w:rStyle w:val="Hyperlink"/>
                <w:noProof/>
              </w:rPr>
              <w:t>4.2</w:t>
            </w:r>
            <w:r w:rsidR="000E595C">
              <w:rPr>
                <w:rFonts w:asciiTheme="minorHAnsi" w:hAnsiTheme="minorHAnsi"/>
                <w:noProof/>
                <w:lang w:eastAsia="en-US"/>
              </w:rPr>
              <w:tab/>
            </w:r>
            <w:r w:rsidR="000E595C" w:rsidRPr="00A1107D">
              <w:rPr>
                <w:rStyle w:val="Hyperlink"/>
                <w:noProof/>
              </w:rPr>
              <w:t>Benchmarks</w:t>
            </w:r>
            <w:r w:rsidR="000E595C">
              <w:rPr>
                <w:noProof/>
                <w:webHidden/>
              </w:rPr>
              <w:tab/>
            </w:r>
            <w:r w:rsidR="000E595C">
              <w:rPr>
                <w:noProof/>
                <w:webHidden/>
              </w:rPr>
              <w:fldChar w:fldCharType="begin"/>
            </w:r>
            <w:r w:rsidR="000E595C">
              <w:rPr>
                <w:noProof/>
                <w:webHidden/>
              </w:rPr>
              <w:instrText xml:space="preserve"> PAGEREF _Toc65144042 \h </w:instrText>
            </w:r>
            <w:r w:rsidR="000E595C">
              <w:rPr>
                <w:noProof/>
                <w:webHidden/>
              </w:rPr>
            </w:r>
            <w:r w:rsidR="000E595C">
              <w:rPr>
                <w:noProof/>
                <w:webHidden/>
              </w:rPr>
              <w:fldChar w:fldCharType="separate"/>
            </w:r>
            <w:r w:rsidR="000E595C">
              <w:rPr>
                <w:noProof/>
                <w:webHidden/>
              </w:rPr>
              <w:t>36</w:t>
            </w:r>
            <w:r w:rsidR="000E595C">
              <w:rPr>
                <w:noProof/>
                <w:webHidden/>
              </w:rPr>
              <w:fldChar w:fldCharType="end"/>
            </w:r>
          </w:hyperlink>
        </w:p>
        <w:p w14:paraId="6F278E13" w14:textId="6DF774EE" w:rsidR="000E595C" w:rsidRDefault="00F4704C">
          <w:pPr>
            <w:pStyle w:val="TOC1"/>
            <w:tabs>
              <w:tab w:val="left" w:pos="440"/>
            </w:tabs>
            <w:rPr>
              <w:rFonts w:asciiTheme="minorHAnsi" w:hAnsiTheme="minorHAnsi"/>
              <w:noProof/>
              <w:lang w:eastAsia="en-US"/>
            </w:rPr>
          </w:pPr>
          <w:hyperlink w:anchor="_Toc65144043" w:history="1">
            <w:r w:rsidR="000E595C" w:rsidRPr="00A1107D">
              <w:rPr>
                <w:rStyle w:val="Hyperlink"/>
                <w:noProof/>
              </w:rPr>
              <w:t>5</w:t>
            </w:r>
            <w:r w:rsidR="000E595C">
              <w:rPr>
                <w:rFonts w:asciiTheme="minorHAnsi" w:hAnsiTheme="minorHAnsi"/>
                <w:noProof/>
                <w:lang w:eastAsia="en-US"/>
              </w:rPr>
              <w:tab/>
            </w:r>
            <w:r w:rsidR="000E595C" w:rsidRPr="00A1107D">
              <w:rPr>
                <w:rStyle w:val="Hyperlink"/>
                <w:noProof/>
              </w:rPr>
              <w:t>References</w:t>
            </w:r>
            <w:r w:rsidR="000E595C">
              <w:rPr>
                <w:noProof/>
                <w:webHidden/>
              </w:rPr>
              <w:tab/>
            </w:r>
            <w:r w:rsidR="000E595C">
              <w:rPr>
                <w:noProof/>
                <w:webHidden/>
              </w:rPr>
              <w:fldChar w:fldCharType="begin"/>
            </w:r>
            <w:r w:rsidR="000E595C">
              <w:rPr>
                <w:noProof/>
                <w:webHidden/>
              </w:rPr>
              <w:instrText xml:space="preserve"> PAGEREF _Toc65144043 \h </w:instrText>
            </w:r>
            <w:r w:rsidR="000E595C">
              <w:rPr>
                <w:noProof/>
                <w:webHidden/>
              </w:rPr>
            </w:r>
            <w:r w:rsidR="000E595C">
              <w:rPr>
                <w:noProof/>
                <w:webHidden/>
              </w:rPr>
              <w:fldChar w:fldCharType="separate"/>
            </w:r>
            <w:r w:rsidR="000E595C">
              <w:rPr>
                <w:noProof/>
                <w:webHidden/>
              </w:rPr>
              <w:t>38</w:t>
            </w:r>
            <w:r w:rsidR="000E595C">
              <w:rPr>
                <w:noProof/>
                <w:webHidden/>
              </w:rPr>
              <w:fldChar w:fldCharType="end"/>
            </w:r>
          </w:hyperlink>
        </w:p>
        <w:p w14:paraId="5B826D74" w14:textId="5FFBEA4F" w:rsidR="000E595C" w:rsidRDefault="00F4704C">
          <w:pPr>
            <w:pStyle w:val="TOC1"/>
            <w:tabs>
              <w:tab w:val="left" w:pos="440"/>
            </w:tabs>
            <w:rPr>
              <w:rFonts w:asciiTheme="minorHAnsi" w:hAnsiTheme="minorHAnsi"/>
              <w:noProof/>
              <w:lang w:eastAsia="en-US"/>
            </w:rPr>
          </w:pPr>
          <w:hyperlink w:anchor="_Toc65144044" w:history="1">
            <w:r w:rsidR="000E595C" w:rsidRPr="00A1107D">
              <w:rPr>
                <w:rStyle w:val="Hyperlink"/>
                <w:noProof/>
              </w:rPr>
              <w:t>6</w:t>
            </w:r>
            <w:r w:rsidR="000E595C">
              <w:rPr>
                <w:rFonts w:asciiTheme="minorHAnsi" w:hAnsiTheme="minorHAnsi"/>
                <w:noProof/>
                <w:lang w:eastAsia="en-US"/>
              </w:rPr>
              <w:tab/>
            </w:r>
            <w:r w:rsidR="000E595C" w:rsidRPr="00A1107D">
              <w:rPr>
                <w:rStyle w:val="Hyperlink"/>
                <w:noProof/>
              </w:rPr>
              <w:t>Glossary</w:t>
            </w:r>
            <w:r w:rsidR="000E595C">
              <w:rPr>
                <w:noProof/>
                <w:webHidden/>
              </w:rPr>
              <w:tab/>
            </w:r>
            <w:r w:rsidR="000E595C">
              <w:rPr>
                <w:noProof/>
                <w:webHidden/>
              </w:rPr>
              <w:fldChar w:fldCharType="begin"/>
            </w:r>
            <w:r w:rsidR="000E595C">
              <w:rPr>
                <w:noProof/>
                <w:webHidden/>
              </w:rPr>
              <w:instrText xml:space="preserve"> PAGEREF _Toc65144044 \h </w:instrText>
            </w:r>
            <w:r w:rsidR="000E595C">
              <w:rPr>
                <w:noProof/>
                <w:webHidden/>
              </w:rPr>
            </w:r>
            <w:r w:rsidR="000E595C">
              <w:rPr>
                <w:noProof/>
                <w:webHidden/>
              </w:rPr>
              <w:fldChar w:fldCharType="separate"/>
            </w:r>
            <w:r w:rsidR="000E595C">
              <w:rPr>
                <w:noProof/>
                <w:webHidden/>
              </w:rPr>
              <w:t>50</w:t>
            </w:r>
            <w:r w:rsidR="000E595C">
              <w:rPr>
                <w:noProof/>
                <w:webHidden/>
              </w:rPr>
              <w:fldChar w:fldCharType="end"/>
            </w:r>
          </w:hyperlink>
        </w:p>
        <w:p w14:paraId="12C7DAF6" w14:textId="35ADF367" w:rsidR="00640665" w:rsidRDefault="00640665" w:rsidP="002A757A">
          <w:pPr>
            <w:spacing w:after="0"/>
            <w:jc w:val="left"/>
          </w:pPr>
          <w:r w:rsidRPr="00C44058">
            <w:rPr>
              <w:b/>
              <w:bCs/>
              <w:noProof/>
            </w:rPr>
            <w:fldChar w:fldCharType="end"/>
          </w:r>
        </w:p>
      </w:sdtContent>
    </w:sdt>
    <w:p w14:paraId="1827C10C" w14:textId="3B09BCA5" w:rsidR="00F15AEE" w:rsidRDefault="00F15AEE" w:rsidP="002A757A">
      <w:pPr>
        <w:spacing w:after="0"/>
        <w:jc w:val="left"/>
      </w:pPr>
      <w:r>
        <w:br w:type="page"/>
      </w:r>
    </w:p>
    <w:p w14:paraId="325B3971" w14:textId="4DF0A92F" w:rsidR="2D56E7D4" w:rsidRDefault="00C23CAC" w:rsidP="00EC38FC">
      <w:pPr>
        <w:pStyle w:val="Heading1"/>
        <w:rPr>
          <w:noProof/>
        </w:rPr>
      </w:pPr>
      <w:bookmarkStart w:id="0" w:name="_Toc65144007"/>
      <w:r>
        <w:rPr>
          <w:noProof/>
        </w:rPr>
        <w:lastRenderedPageBreak/>
        <w:t xml:space="preserve">List of </w:t>
      </w:r>
      <w:r w:rsidR="2D56E7D4" w:rsidRPr="2D56E7D4">
        <w:rPr>
          <w:noProof/>
        </w:rPr>
        <w:t>Figures</w:t>
      </w:r>
      <w:bookmarkEnd w:id="0"/>
    </w:p>
    <w:p w14:paraId="44FADDA2" w14:textId="6F22447F" w:rsidR="008C7628" w:rsidRDefault="007148E6">
      <w:pPr>
        <w:pStyle w:val="TableofFigures"/>
        <w:tabs>
          <w:tab w:val="right" w:leader="dot" w:pos="9350"/>
        </w:tabs>
        <w:rPr>
          <w:rFonts w:asciiTheme="minorHAnsi" w:hAnsiTheme="minorHAnsi"/>
          <w:noProof/>
          <w:lang w:eastAsia="en-US"/>
        </w:rPr>
      </w:pPr>
      <w:r>
        <w:fldChar w:fldCharType="begin"/>
      </w:r>
      <w:r>
        <w:instrText xml:space="preserve"> TOC \h \z \c "Figure" </w:instrText>
      </w:r>
      <w:r>
        <w:fldChar w:fldCharType="separate"/>
      </w:r>
      <w:hyperlink w:anchor="_Toc69129072" w:history="1">
        <w:r w:rsidR="008C7628" w:rsidRPr="008D7028">
          <w:rPr>
            <w:rStyle w:val="Hyperlink"/>
            <w:noProof/>
          </w:rPr>
          <w:t>Figure 1.1 Bottom trawling effects on the seafloor after Kroger et al. 2018</w:t>
        </w:r>
        <w:r w:rsidR="008C7628">
          <w:rPr>
            <w:noProof/>
            <w:webHidden/>
          </w:rPr>
          <w:tab/>
        </w:r>
        <w:r w:rsidR="008C7628">
          <w:rPr>
            <w:noProof/>
            <w:webHidden/>
          </w:rPr>
          <w:fldChar w:fldCharType="begin"/>
        </w:r>
        <w:r w:rsidR="008C7628">
          <w:rPr>
            <w:noProof/>
            <w:webHidden/>
          </w:rPr>
          <w:instrText xml:space="preserve"> PAGEREF _Toc69129072 \h </w:instrText>
        </w:r>
        <w:r w:rsidR="008C7628">
          <w:rPr>
            <w:noProof/>
            <w:webHidden/>
          </w:rPr>
        </w:r>
        <w:r w:rsidR="008C7628">
          <w:rPr>
            <w:noProof/>
            <w:webHidden/>
          </w:rPr>
          <w:fldChar w:fldCharType="separate"/>
        </w:r>
        <w:r w:rsidR="008C7628">
          <w:rPr>
            <w:noProof/>
            <w:webHidden/>
          </w:rPr>
          <w:t>8</w:t>
        </w:r>
        <w:r w:rsidR="008C7628">
          <w:rPr>
            <w:noProof/>
            <w:webHidden/>
          </w:rPr>
          <w:fldChar w:fldCharType="end"/>
        </w:r>
      </w:hyperlink>
    </w:p>
    <w:p w14:paraId="67156AAA" w14:textId="11B883B7" w:rsidR="008C7628" w:rsidRDefault="00F4704C">
      <w:pPr>
        <w:pStyle w:val="TableofFigures"/>
        <w:tabs>
          <w:tab w:val="right" w:leader="dot" w:pos="9350"/>
        </w:tabs>
        <w:rPr>
          <w:rFonts w:asciiTheme="minorHAnsi" w:hAnsiTheme="minorHAnsi"/>
          <w:noProof/>
          <w:lang w:eastAsia="en-US"/>
        </w:rPr>
      </w:pPr>
      <w:hyperlink w:anchor="_Toc69129073" w:history="1">
        <w:r w:rsidR="008C7628" w:rsidRPr="008D7028">
          <w:rPr>
            <w:rStyle w:val="Hyperlink"/>
            <w:noProof/>
          </w:rPr>
          <w:t>Figure 1.2 Global heat map presenting risk of carbon remineralization due to bottom trawling activities - yellow color represent the areas with high bottom trawling activity.</w:t>
        </w:r>
        <w:r w:rsidR="008C7628">
          <w:rPr>
            <w:noProof/>
            <w:webHidden/>
          </w:rPr>
          <w:tab/>
        </w:r>
        <w:r w:rsidR="008C7628">
          <w:rPr>
            <w:noProof/>
            <w:webHidden/>
          </w:rPr>
          <w:fldChar w:fldCharType="begin"/>
        </w:r>
        <w:r w:rsidR="008C7628">
          <w:rPr>
            <w:noProof/>
            <w:webHidden/>
          </w:rPr>
          <w:instrText xml:space="preserve"> PAGEREF _Toc69129073 \h </w:instrText>
        </w:r>
        <w:r w:rsidR="008C7628">
          <w:rPr>
            <w:noProof/>
            <w:webHidden/>
          </w:rPr>
        </w:r>
        <w:r w:rsidR="008C7628">
          <w:rPr>
            <w:noProof/>
            <w:webHidden/>
          </w:rPr>
          <w:fldChar w:fldCharType="separate"/>
        </w:r>
        <w:r w:rsidR="008C7628">
          <w:rPr>
            <w:noProof/>
            <w:webHidden/>
          </w:rPr>
          <w:t>10</w:t>
        </w:r>
        <w:r w:rsidR="008C7628">
          <w:rPr>
            <w:noProof/>
            <w:webHidden/>
          </w:rPr>
          <w:fldChar w:fldCharType="end"/>
        </w:r>
      </w:hyperlink>
    </w:p>
    <w:p w14:paraId="3BA9F24C" w14:textId="0B51F3AE" w:rsidR="008C7628" w:rsidRDefault="00F4704C">
      <w:pPr>
        <w:pStyle w:val="TableofFigures"/>
        <w:tabs>
          <w:tab w:val="right" w:leader="dot" w:pos="9350"/>
        </w:tabs>
        <w:rPr>
          <w:rFonts w:asciiTheme="minorHAnsi" w:hAnsiTheme="minorHAnsi"/>
          <w:noProof/>
          <w:lang w:eastAsia="en-US"/>
        </w:rPr>
      </w:pPr>
      <w:hyperlink w:anchor="_Toc69129074" w:history="1">
        <w:r w:rsidR="008C7628" w:rsidRPr="008D7028">
          <w:rPr>
            <w:rStyle w:val="Hyperlink"/>
            <w:noProof/>
          </w:rPr>
          <w:t>Figure 1.3 Global distribution of MPAs on national waters (Marine Conservation Institute, 2018).</w:t>
        </w:r>
        <w:r w:rsidR="008C7628">
          <w:rPr>
            <w:noProof/>
            <w:webHidden/>
          </w:rPr>
          <w:tab/>
        </w:r>
        <w:r w:rsidR="008C7628">
          <w:rPr>
            <w:noProof/>
            <w:webHidden/>
          </w:rPr>
          <w:fldChar w:fldCharType="begin"/>
        </w:r>
        <w:r w:rsidR="008C7628">
          <w:rPr>
            <w:noProof/>
            <w:webHidden/>
          </w:rPr>
          <w:instrText xml:space="preserve"> PAGEREF _Toc69129074 \h </w:instrText>
        </w:r>
        <w:r w:rsidR="008C7628">
          <w:rPr>
            <w:noProof/>
            <w:webHidden/>
          </w:rPr>
        </w:r>
        <w:r w:rsidR="008C7628">
          <w:rPr>
            <w:noProof/>
            <w:webHidden/>
          </w:rPr>
          <w:fldChar w:fldCharType="separate"/>
        </w:r>
        <w:r w:rsidR="008C7628">
          <w:rPr>
            <w:noProof/>
            <w:webHidden/>
          </w:rPr>
          <w:t>11</w:t>
        </w:r>
        <w:r w:rsidR="008C7628">
          <w:rPr>
            <w:noProof/>
            <w:webHidden/>
          </w:rPr>
          <w:fldChar w:fldCharType="end"/>
        </w:r>
      </w:hyperlink>
    </w:p>
    <w:p w14:paraId="01C10EBA" w14:textId="7356983C" w:rsidR="008C7628" w:rsidRDefault="00F4704C">
      <w:pPr>
        <w:pStyle w:val="TableofFigures"/>
        <w:tabs>
          <w:tab w:val="right" w:leader="dot" w:pos="9350"/>
        </w:tabs>
        <w:rPr>
          <w:rFonts w:asciiTheme="minorHAnsi" w:hAnsiTheme="minorHAnsi"/>
          <w:noProof/>
          <w:lang w:eastAsia="en-US"/>
        </w:rPr>
      </w:pPr>
      <w:hyperlink w:anchor="_Toc69129075" w:history="1">
        <w:r w:rsidR="008C7628" w:rsidRPr="008D7028">
          <w:rPr>
            <w:rStyle w:val="Hyperlink"/>
            <w:noProof/>
          </w:rPr>
          <w:t xml:space="preserve">Figure </w:t>
        </w:r>
        <w:r w:rsidR="008C7628">
          <w:rPr>
            <w:rStyle w:val="Hyperlink"/>
            <w:noProof/>
          </w:rPr>
          <w:t>3.1</w:t>
        </w:r>
        <w:r w:rsidR="008C7628" w:rsidRPr="008D7028">
          <w:rPr>
            <w:rStyle w:val="Hyperlink"/>
            <w:noProof/>
          </w:rPr>
          <w:t xml:space="preserve"> World Annual Adoption 2020-2050.</w:t>
        </w:r>
        <w:r w:rsidR="008C7628">
          <w:rPr>
            <w:noProof/>
            <w:webHidden/>
          </w:rPr>
          <w:tab/>
        </w:r>
        <w:r w:rsidR="008C7628">
          <w:rPr>
            <w:noProof/>
            <w:webHidden/>
          </w:rPr>
          <w:fldChar w:fldCharType="begin"/>
        </w:r>
        <w:r w:rsidR="008C7628">
          <w:rPr>
            <w:noProof/>
            <w:webHidden/>
          </w:rPr>
          <w:instrText xml:space="preserve"> PAGEREF _Toc69129075 \h </w:instrText>
        </w:r>
        <w:r w:rsidR="008C7628">
          <w:rPr>
            <w:noProof/>
            <w:webHidden/>
          </w:rPr>
        </w:r>
        <w:r w:rsidR="008C7628">
          <w:rPr>
            <w:noProof/>
            <w:webHidden/>
          </w:rPr>
          <w:fldChar w:fldCharType="separate"/>
        </w:r>
        <w:r w:rsidR="008C7628">
          <w:rPr>
            <w:noProof/>
            <w:webHidden/>
          </w:rPr>
          <w:t>32</w:t>
        </w:r>
        <w:r w:rsidR="008C7628">
          <w:rPr>
            <w:noProof/>
            <w:webHidden/>
          </w:rPr>
          <w:fldChar w:fldCharType="end"/>
        </w:r>
      </w:hyperlink>
    </w:p>
    <w:p w14:paraId="665EA320" w14:textId="7C162946" w:rsidR="008C7628" w:rsidRDefault="00F4704C">
      <w:pPr>
        <w:pStyle w:val="TableofFigures"/>
        <w:tabs>
          <w:tab w:val="right" w:leader="dot" w:pos="9350"/>
        </w:tabs>
        <w:rPr>
          <w:rFonts w:asciiTheme="minorHAnsi" w:hAnsiTheme="minorHAnsi"/>
          <w:noProof/>
          <w:lang w:eastAsia="en-US"/>
        </w:rPr>
      </w:pPr>
      <w:hyperlink w:anchor="_Toc69129076" w:history="1">
        <w:r w:rsidR="008C7628" w:rsidRPr="008D7028">
          <w:rPr>
            <w:rStyle w:val="Hyperlink"/>
            <w:noProof/>
          </w:rPr>
          <w:t xml:space="preserve">Figure </w:t>
        </w:r>
        <w:r w:rsidR="008C7628">
          <w:rPr>
            <w:rStyle w:val="Hyperlink"/>
            <w:noProof/>
          </w:rPr>
          <w:t>3.2</w:t>
        </w:r>
        <w:r w:rsidR="008C7628" w:rsidRPr="008D7028">
          <w:rPr>
            <w:rStyle w:val="Hyperlink"/>
            <w:noProof/>
          </w:rPr>
          <w:t xml:space="preserve"> World Annual Greenhouse Gas Emissions Reduction.</w:t>
        </w:r>
        <w:r w:rsidR="008C7628">
          <w:rPr>
            <w:noProof/>
            <w:webHidden/>
          </w:rPr>
          <w:tab/>
        </w:r>
        <w:r w:rsidR="008C7628">
          <w:rPr>
            <w:noProof/>
            <w:webHidden/>
          </w:rPr>
          <w:fldChar w:fldCharType="begin"/>
        </w:r>
        <w:r w:rsidR="008C7628">
          <w:rPr>
            <w:noProof/>
            <w:webHidden/>
          </w:rPr>
          <w:instrText xml:space="preserve"> PAGEREF _Toc69129076 \h </w:instrText>
        </w:r>
        <w:r w:rsidR="008C7628">
          <w:rPr>
            <w:noProof/>
            <w:webHidden/>
          </w:rPr>
        </w:r>
        <w:r w:rsidR="008C7628">
          <w:rPr>
            <w:noProof/>
            <w:webHidden/>
          </w:rPr>
          <w:fldChar w:fldCharType="separate"/>
        </w:r>
        <w:r w:rsidR="008C7628">
          <w:rPr>
            <w:noProof/>
            <w:webHidden/>
          </w:rPr>
          <w:t>33</w:t>
        </w:r>
        <w:r w:rsidR="008C7628">
          <w:rPr>
            <w:noProof/>
            <w:webHidden/>
          </w:rPr>
          <w:fldChar w:fldCharType="end"/>
        </w:r>
      </w:hyperlink>
    </w:p>
    <w:p w14:paraId="5AD133BD" w14:textId="57A4ED40" w:rsidR="00640665" w:rsidRPr="003A0234" w:rsidRDefault="007148E6" w:rsidP="002A757A">
      <w:pPr>
        <w:jc w:val="left"/>
      </w:pPr>
      <w:r>
        <w:fldChar w:fldCharType="end"/>
      </w:r>
    </w:p>
    <w:p w14:paraId="6055DED9" w14:textId="24973E3A" w:rsidR="006A4A08" w:rsidRPr="003A0234" w:rsidRDefault="00C23CAC" w:rsidP="00EC38FC">
      <w:pPr>
        <w:pStyle w:val="Heading1"/>
      </w:pPr>
      <w:bookmarkStart w:id="1" w:name="_Toc65144008"/>
      <w:r w:rsidRPr="003A0234">
        <w:t xml:space="preserve">List of </w:t>
      </w:r>
      <w:r w:rsidR="2D56E7D4" w:rsidRPr="003A0234">
        <w:t>Tables</w:t>
      </w:r>
      <w:bookmarkEnd w:id="1"/>
    </w:p>
    <w:p w14:paraId="5179CC20" w14:textId="03DED9CE" w:rsidR="00392A65" w:rsidRDefault="006A4A08">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"Table" </w:instrText>
      </w:r>
      <w:r w:rsidRPr="003A0234">
        <w:fldChar w:fldCharType="separate"/>
      </w:r>
      <w:hyperlink w:anchor="_Toc66277185" w:history="1">
        <w:r w:rsidR="00392A65" w:rsidRPr="006D1E74">
          <w:rPr>
            <w:rStyle w:val="Hyperlink"/>
            <w:noProof/>
          </w:rPr>
          <w:t>Table 1</w:t>
        </w:r>
        <w:r w:rsidR="00B320DB">
          <w:rPr>
            <w:rStyle w:val="Hyperlink"/>
            <w:noProof/>
          </w:rPr>
          <w:t>.1</w:t>
        </w:r>
        <w:r w:rsidR="00392A65" w:rsidRPr="006D1E74">
          <w:rPr>
            <w:rStyle w:val="Hyperlink"/>
            <w:noProof/>
          </w:rPr>
          <w:t xml:space="preserve"> Regions with bottom trawling activity bans.</w:t>
        </w:r>
        <w:r w:rsidR="00392A65">
          <w:rPr>
            <w:noProof/>
            <w:webHidden/>
          </w:rPr>
          <w:tab/>
        </w:r>
        <w:r w:rsidR="00392A65">
          <w:rPr>
            <w:noProof/>
            <w:webHidden/>
          </w:rPr>
          <w:fldChar w:fldCharType="begin"/>
        </w:r>
        <w:r w:rsidR="00392A65">
          <w:rPr>
            <w:noProof/>
            <w:webHidden/>
          </w:rPr>
          <w:instrText xml:space="preserve"> PAGEREF _Toc66277185 \h </w:instrText>
        </w:r>
        <w:r w:rsidR="00392A65">
          <w:rPr>
            <w:noProof/>
            <w:webHidden/>
          </w:rPr>
        </w:r>
        <w:r w:rsidR="00392A65">
          <w:rPr>
            <w:noProof/>
            <w:webHidden/>
          </w:rPr>
          <w:fldChar w:fldCharType="separate"/>
        </w:r>
        <w:r w:rsidR="00392A65">
          <w:rPr>
            <w:noProof/>
            <w:webHidden/>
          </w:rPr>
          <w:t>10</w:t>
        </w:r>
        <w:r w:rsidR="00392A65">
          <w:rPr>
            <w:noProof/>
            <w:webHidden/>
          </w:rPr>
          <w:fldChar w:fldCharType="end"/>
        </w:r>
      </w:hyperlink>
    </w:p>
    <w:p w14:paraId="4898D1F3" w14:textId="1D796F22" w:rsidR="00392A65" w:rsidRDefault="00F4704C">
      <w:pPr>
        <w:pStyle w:val="TableofFigures"/>
        <w:tabs>
          <w:tab w:val="right" w:leader="dot" w:pos="9350"/>
        </w:tabs>
        <w:rPr>
          <w:rFonts w:asciiTheme="minorHAnsi" w:hAnsiTheme="minorHAnsi"/>
          <w:noProof/>
          <w:lang w:eastAsia="en-US"/>
        </w:rPr>
      </w:pPr>
      <w:hyperlink w:anchor="_Toc66277186" w:history="1">
        <w:r w:rsidR="00392A65" w:rsidRPr="006D1E74">
          <w:rPr>
            <w:rStyle w:val="Hyperlink"/>
            <w:noProof/>
          </w:rPr>
          <w:t xml:space="preserve">Table </w:t>
        </w:r>
        <w:r w:rsidR="00B320DB">
          <w:rPr>
            <w:rStyle w:val="Hyperlink"/>
            <w:noProof/>
          </w:rPr>
          <w:t>1.2</w:t>
        </w:r>
        <w:r w:rsidR="00392A65" w:rsidRPr="006D1E74">
          <w:rPr>
            <w:rStyle w:val="Hyperlink"/>
            <w:noProof/>
          </w:rPr>
          <w:t xml:space="preserve"> Ocean Solutions Comparison.</w:t>
        </w:r>
        <w:r w:rsidR="00392A65">
          <w:rPr>
            <w:noProof/>
            <w:webHidden/>
          </w:rPr>
          <w:tab/>
        </w:r>
        <w:r w:rsidR="00392A65">
          <w:rPr>
            <w:noProof/>
            <w:webHidden/>
          </w:rPr>
          <w:fldChar w:fldCharType="begin"/>
        </w:r>
        <w:r w:rsidR="00392A65">
          <w:rPr>
            <w:noProof/>
            <w:webHidden/>
          </w:rPr>
          <w:instrText xml:space="preserve"> PAGEREF _Toc66277186 \h </w:instrText>
        </w:r>
        <w:r w:rsidR="00392A65">
          <w:rPr>
            <w:noProof/>
            <w:webHidden/>
          </w:rPr>
        </w:r>
        <w:r w:rsidR="00392A65">
          <w:rPr>
            <w:noProof/>
            <w:webHidden/>
          </w:rPr>
          <w:fldChar w:fldCharType="separate"/>
        </w:r>
        <w:r w:rsidR="00392A65">
          <w:rPr>
            <w:noProof/>
            <w:webHidden/>
          </w:rPr>
          <w:t>15</w:t>
        </w:r>
        <w:r w:rsidR="00392A65">
          <w:rPr>
            <w:noProof/>
            <w:webHidden/>
          </w:rPr>
          <w:fldChar w:fldCharType="end"/>
        </w:r>
      </w:hyperlink>
    </w:p>
    <w:p w14:paraId="29BB2774" w14:textId="47CAA0FB" w:rsidR="00392A65" w:rsidRDefault="00F4704C">
      <w:pPr>
        <w:pStyle w:val="TableofFigures"/>
        <w:tabs>
          <w:tab w:val="right" w:leader="dot" w:pos="9350"/>
        </w:tabs>
        <w:rPr>
          <w:rFonts w:asciiTheme="minorHAnsi" w:hAnsiTheme="minorHAnsi"/>
          <w:noProof/>
          <w:lang w:eastAsia="en-US"/>
        </w:rPr>
      </w:pPr>
      <w:hyperlink w:anchor="_Toc66277187" w:history="1">
        <w:r w:rsidR="00392A65" w:rsidRPr="006D1E74">
          <w:rPr>
            <w:rStyle w:val="Hyperlink"/>
            <w:noProof/>
          </w:rPr>
          <w:t>Table 2.1 Climate Inputs</w:t>
        </w:r>
        <w:r w:rsidR="00392A65">
          <w:rPr>
            <w:noProof/>
            <w:webHidden/>
          </w:rPr>
          <w:tab/>
        </w:r>
        <w:r w:rsidR="00392A65">
          <w:rPr>
            <w:noProof/>
            <w:webHidden/>
          </w:rPr>
          <w:fldChar w:fldCharType="begin"/>
        </w:r>
        <w:r w:rsidR="00392A65">
          <w:rPr>
            <w:noProof/>
            <w:webHidden/>
          </w:rPr>
          <w:instrText xml:space="preserve"> PAGEREF _Toc66277187 \h </w:instrText>
        </w:r>
        <w:r w:rsidR="00392A65">
          <w:rPr>
            <w:noProof/>
            <w:webHidden/>
          </w:rPr>
        </w:r>
        <w:r w:rsidR="00392A65">
          <w:rPr>
            <w:noProof/>
            <w:webHidden/>
          </w:rPr>
          <w:fldChar w:fldCharType="separate"/>
        </w:r>
        <w:r w:rsidR="00392A65">
          <w:rPr>
            <w:noProof/>
            <w:webHidden/>
          </w:rPr>
          <w:t>24</w:t>
        </w:r>
        <w:r w:rsidR="00392A65">
          <w:rPr>
            <w:noProof/>
            <w:webHidden/>
          </w:rPr>
          <w:fldChar w:fldCharType="end"/>
        </w:r>
      </w:hyperlink>
    </w:p>
    <w:p w14:paraId="0BE54E42" w14:textId="5023BAAE" w:rsidR="00392A65" w:rsidRDefault="00F4704C">
      <w:pPr>
        <w:pStyle w:val="TableofFigures"/>
        <w:tabs>
          <w:tab w:val="right" w:leader="dot" w:pos="9350"/>
        </w:tabs>
        <w:rPr>
          <w:rFonts w:asciiTheme="minorHAnsi" w:hAnsiTheme="minorHAnsi"/>
          <w:noProof/>
          <w:lang w:eastAsia="en-US"/>
        </w:rPr>
      </w:pPr>
      <w:hyperlink w:anchor="_Toc66277188" w:history="1">
        <w:r w:rsidR="00392A65" w:rsidRPr="006D1E74">
          <w:rPr>
            <w:rStyle w:val="Hyperlink"/>
            <w:noProof/>
          </w:rPr>
          <w:t xml:space="preserve">Table </w:t>
        </w:r>
        <w:r w:rsidR="00392A65">
          <w:rPr>
            <w:rStyle w:val="Hyperlink"/>
            <w:noProof/>
          </w:rPr>
          <w:t>2.2</w:t>
        </w:r>
        <w:r w:rsidR="00392A65" w:rsidRPr="006D1E74">
          <w:rPr>
            <w:rStyle w:val="Hyperlink"/>
            <w:noProof/>
          </w:rPr>
          <w:t xml:space="preserve"> Other inputs.</w:t>
        </w:r>
        <w:r w:rsidR="00392A65">
          <w:rPr>
            <w:noProof/>
            <w:webHidden/>
          </w:rPr>
          <w:tab/>
        </w:r>
        <w:r w:rsidR="00392A65">
          <w:rPr>
            <w:noProof/>
            <w:webHidden/>
          </w:rPr>
          <w:fldChar w:fldCharType="begin"/>
        </w:r>
        <w:r w:rsidR="00392A65">
          <w:rPr>
            <w:noProof/>
            <w:webHidden/>
          </w:rPr>
          <w:instrText xml:space="preserve"> PAGEREF _Toc66277188 \h </w:instrText>
        </w:r>
        <w:r w:rsidR="00392A65">
          <w:rPr>
            <w:noProof/>
            <w:webHidden/>
          </w:rPr>
        </w:r>
        <w:r w:rsidR="00392A65">
          <w:rPr>
            <w:noProof/>
            <w:webHidden/>
          </w:rPr>
          <w:fldChar w:fldCharType="separate"/>
        </w:r>
        <w:r w:rsidR="00392A65">
          <w:rPr>
            <w:noProof/>
            <w:webHidden/>
          </w:rPr>
          <w:t>26</w:t>
        </w:r>
        <w:r w:rsidR="00392A65">
          <w:rPr>
            <w:noProof/>
            <w:webHidden/>
          </w:rPr>
          <w:fldChar w:fldCharType="end"/>
        </w:r>
      </w:hyperlink>
    </w:p>
    <w:p w14:paraId="76F7E788" w14:textId="6DF1CF89" w:rsidR="00392A65" w:rsidRDefault="00F4704C">
      <w:pPr>
        <w:pStyle w:val="TableofFigures"/>
        <w:tabs>
          <w:tab w:val="right" w:leader="dot" w:pos="9350"/>
        </w:tabs>
        <w:rPr>
          <w:rFonts w:asciiTheme="minorHAnsi" w:hAnsiTheme="minorHAnsi"/>
          <w:noProof/>
          <w:lang w:eastAsia="en-US"/>
        </w:rPr>
      </w:pPr>
      <w:hyperlink w:anchor="_Toc66277189" w:history="1">
        <w:r w:rsidR="00392A65" w:rsidRPr="006D1E74">
          <w:rPr>
            <w:rStyle w:val="Hyperlink"/>
            <w:noProof/>
          </w:rPr>
          <w:t xml:space="preserve">Table </w:t>
        </w:r>
        <w:r w:rsidR="00392A65">
          <w:rPr>
            <w:rStyle w:val="Hyperlink"/>
            <w:noProof/>
          </w:rPr>
          <w:t>2.3</w:t>
        </w:r>
        <w:r w:rsidR="00392A65" w:rsidRPr="006D1E74">
          <w:rPr>
            <w:rStyle w:val="Hyperlink"/>
            <w:noProof/>
          </w:rPr>
          <w:t xml:space="preserve"> Project Drawdown Ocean model zones.</w:t>
        </w:r>
        <w:r w:rsidR="00392A65">
          <w:rPr>
            <w:noProof/>
            <w:webHidden/>
          </w:rPr>
          <w:tab/>
        </w:r>
        <w:r w:rsidR="00392A65">
          <w:rPr>
            <w:noProof/>
            <w:webHidden/>
          </w:rPr>
          <w:fldChar w:fldCharType="begin"/>
        </w:r>
        <w:r w:rsidR="00392A65">
          <w:rPr>
            <w:noProof/>
            <w:webHidden/>
          </w:rPr>
          <w:instrText xml:space="preserve"> PAGEREF _Toc66277189 \h </w:instrText>
        </w:r>
        <w:r w:rsidR="00392A65">
          <w:rPr>
            <w:noProof/>
            <w:webHidden/>
          </w:rPr>
        </w:r>
        <w:r w:rsidR="00392A65">
          <w:rPr>
            <w:noProof/>
            <w:webHidden/>
          </w:rPr>
          <w:fldChar w:fldCharType="separate"/>
        </w:r>
        <w:r w:rsidR="00392A65">
          <w:rPr>
            <w:noProof/>
            <w:webHidden/>
          </w:rPr>
          <w:t>28</w:t>
        </w:r>
        <w:r w:rsidR="00392A65">
          <w:rPr>
            <w:noProof/>
            <w:webHidden/>
          </w:rPr>
          <w:fldChar w:fldCharType="end"/>
        </w:r>
      </w:hyperlink>
    </w:p>
    <w:p w14:paraId="1F7A3708" w14:textId="74A65C7F" w:rsidR="00392A65" w:rsidRDefault="00F4704C">
      <w:pPr>
        <w:pStyle w:val="TableofFigures"/>
        <w:tabs>
          <w:tab w:val="right" w:leader="dot" w:pos="9350"/>
        </w:tabs>
        <w:rPr>
          <w:rFonts w:asciiTheme="minorHAnsi" w:hAnsiTheme="minorHAnsi"/>
          <w:noProof/>
          <w:lang w:eastAsia="en-US"/>
        </w:rPr>
      </w:pPr>
      <w:hyperlink w:anchor="_Toc66277190" w:history="1">
        <w:r w:rsidR="00392A65" w:rsidRPr="006D1E74">
          <w:rPr>
            <w:rStyle w:val="Hyperlink"/>
            <w:noProof/>
          </w:rPr>
          <w:t>Table 3.1 World Adoption of the Solution</w:t>
        </w:r>
        <w:r w:rsidR="00392A65">
          <w:rPr>
            <w:noProof/>
            <w:webHidden/>
          </w:rPr>
          <w:tab/>
        </w:r>
        <w:r w:rsidR="00392A65">
          <w:rPr>
            <w:noProof/>
            <w:webHidden/>
          </w:rPr>
          <w:fldChar w:fldCharType="begin"/>
        </w:r>
        <w:r w:rsidR="00392A65">
          <w:rPr>
            <w:noProof/>
            <w:webHidden/>
          </w:rPr>
          <w:instrText xml:space="preserve"> PAGEREF _Toc66277190 \h </w:instrText>
        </w:r>
        <w:r w:rsidR="00392A65">
          <w:rPr>
            <w:noProof/>
            <w:webHidden/>
          </w:rPr>
        </w:r>
        <w:r w:rsidR="00392A65">
          <w:rPr>
            <w:noProof/>
            <w:webHidden/>
          </w:rPr>
          <w:fldChar w:fldCharType="separate"/>
        </w:r>
        <w:r w:rsidR="00392A65">
          <w:rPr>
            <w:noProof/>
            <w:webHidden/>
          </w:rPr>
          <w:t>31</w:t>
        </w:r>
        <w:r w:rsidR="00392A65">
          <w:rPr>
            <w:noProof/>
            <w:webHidden/>
          </w:rPr>
          <w:fldChar w:fldCharType="end"/>
        </w:r>
      </w:hyperlink>
    </w:p>
    <w:p w14:paraId="2E9DF3AA" w14:textId="15FDA655" w:rsidR="00392A65" w:rsidRDefault="00F4704C">
      <w:pPr>
        <w:pStyle w:val="TableofFigures"/>
        <w:tabs>
          <w:tab w:val="right" w:leader="dot" w:pos="9350"/>
        </w:tabs>
        <w:rPr>
          <w:rFonts w:asciiTheme="minorHAnsi" w:hAnsiTheme="minorHAnsi"/>
          <w:noProof/>
          <w:lang w:eastAsia="en-US"/>
        </w:rPr>
      </w:pPr>
      <w:hyperlink w:anchor="_Toc66277191" w:history="1">
        <w:r w:rsidR="00392A65" w:rsidRPr="006D1E74">
          <w:rPr>
            <w:rStyle w:val="Hyperlink"/>
            <w:noProof/>
          </w:rPr>
          <w:t>Table 3.2 Climate Impacts</w:t>
        </w:r>
        <w:r w:rsidR="00392A65">
          <w:rPr>
            <w:noProof/>
            <w:webHidden/>
          </w:rPr>
          <w:tab/>
        </w:r>
        <w:r w:rsidR="00392A65">
          <w:rPr>
            <w:noProof/>
            <w:webHidden/>
          </w:rPr>
          <w:fldChar w:fldCharType="begin"/>
        </w:r>
        <w:r w:rsidR="00392A65">
          <w:rPr>
            <w:noProof/>
            <w:webHidden/>
          </w:rPr>
          <w:instrText xml:space="preserve"> PAGEREF _Toc66277191 \h </w:instrText>
        </w:r>
        <w:r w:rsidR="00392A65">
          <w:rPr>
            <w:noProof/>
            <w:webHidden/>
          </w:rPr>
        </w:r>
        <w:r w:rsidR="00392A65">
          <w:rPr>
            <w:noProof/>
            <w:webHidden/>
          </w:rPr>
          <w:fldChar w:fldCharType="separate"/>
        </w:r>
        <w:r w:rsidR="00392A65">
          <w:rPr>
            <w:noProof/>
            <w:webHidden/>
          </w:rPr>
          <w:t>33</w:t>
        </w:r>
        <w:r w:rsidR="00392A65">
          <w:rPr>
            <w:noProof/>
            <w:webHidden/>
          </w:rPr>
          <w:fldChar w:fldCharType="end"/>
        </w:r>
      </w:hyperlink>
    </w:p>
    <w:p w14:paraId="7C999EB7" w14:textId="71F24C81" w:rsidR="00392A65" w:rsidRDefault="00F4704C">
      <w:pPr>
        <w:pStyle w:val="TableofFigures"/>
        <w:tabs>
          <w:tab w:val="right" w:leader="dot" w:pos="9350"/>
        </w:tabs>
        <w:rPr>
          <w:rFonts w:asciiTheme="minorHAnsi" w:hAnsiTheme="minorHAnsi"/>
          <w:noProof/>
          <w:lang w:eastAsia="en-US"/>
        </w:rPr>
      </w:pPr>
      <w:hyperlink w:anchor="_Toc66277192" w:history="1">
        <w:r w:rsidR="00392A65" w:rsidRPr="006D1E74">
          <w:rPr>
            <w:rStyle w:val="Hyperlink"/>
            <w:noProof/>
          </w:rPr>
          <w:t>Table 3.3 Impacts on Atmospheric Concentrations of CO</w:t>
        </w:r>
        <w:r w:rsidR="00392A65" w:rsidRPr="006D1E74">
          <w:rPr>
            <w:rStyle w:val="Hyperlink"/>
            <w:noProof/>
            <w:vertAlign w:val="subscript"/>
          </w:rPr>
          <w:t>2</w:t>
        </w:r>
        <w:r w:rsidR="00392A65" w:rsidRPr="006D1E74">
          <w:rPr>
            <w:rStyle w:val="Hyperlink"/>
            <w:noProof/>
          </w:rPr>
          <w:t>-eq</w:t>
        </w:r>
        <w:r w:rsidR="00392A65">
          <w:rPr>
            <w:noProof/>
            <w:webHidden/>
          </w:rPr>
          <w:tab/>
        </w:r>
        <w:r w:rsidR="00392A65">
          <w:rPr>
            <w:noProof/>
            <w:webHidden/>
          </w:rPr>
          <w:fldChar w:fldCharType="begin"/>
        </w:r>
        <w:r w:rsidR="00392A65">
          <w:rPr>
            <w:noProof/>
            <w:webHidden/>
          </w:rPr>
          <w:instrText xml:space="preserve"> PAGEREF _Toc66277192 \h </w:instrText>
        </w:r>
        <w:r w:rsidR="00392A65">
          <w:rPr>
            <w:noProof/>
            <w:webHidden/>
          </w:rPr>
        </w:r>
        <w:r w:rsidR="00392A65">
          <w:rPr>
            <w:noProof/>
            <w:webHidden/>
          </w:rPr>
          <w:fldChar w:fldCharType="separate"/>
        </w:r>
        <w:r w:rsidR="00392A65">
          <w:rPr>
            <w:noProof/>
            <w:webHidden/>
          </w:rPr>
          <w:t>34</w:t>
        </w:r>
        <w:r w:rsidR="00392A65">
          <w:rPr>
            <w:noProof/>
            <w:webHidden/>
          </w:rPr>
          <w:fldChar w:fldCharType="end"/>
        </w:r>
      </w:hyperlink>
    </w:p>
    <w:p w14:paraId="2C6ACA24" w14:textId="2A06DE8A" w:rsidR="00392A65" w:rsidRDefault="00F4704C">
      <w:pPr>
        <w:pStyle w:val="TableofFigures"/>
        <w:tabs>
          <w:tab w:val="right" w:leader="dot" w:pos="9350"/>
        </w:tabs>
        <w:rPr>
          <w:rFonts w:asciiTheme="minorHAnsi" w:hAnsiTheme="minorHAnsi"/>
          <w:noProof/>
          <w:lang w:eastAsia="en-US"/>
        </w:rPr>
      </w:pPr>
      <w:hyperlink w:anchor="_Toc66277193" w:history="1">
        <w:r w:rsidR="00392A65" w:rsidRPr="006D1E74">
          <w:rPr>
            <w:rStyle w:val="Hyperlink"/>
            <w:noProof/>
          </w:rPr>
          <w:t>Table 4.1 Benchmarks</w:t>
        </w:r>
        <w:r w:rsidR="00392A65">
          <w:rPr>
            <w:noProof/>
            <w:webHidden/>
          </w:rPr>
          <w:tab/>
        </w:r>
        <w:r w:rsidR="00392A65">
          <w:rPr>
            <w:noProof/>
            <w:webHidden/>
          </w:rPr>
          <w:fldChar w:fldCharType="begin"/>
        </w:r>
        <w:r w:rsidR="00392A65">
          <w:rPr>
            <w:noProof/>
            <w:webHidden/>
          </w:rPr>
          <w:instrText xml:space="preserve"> PAGEREF _Toc66277193 \h </w:instrText>
        </w:r>
        <w:r w:rsidR="00392A65">
          <w:rPr>
            <w:noProof/>
            <w:webHidden/>
          </w:rPr>
        </w:r>
        <w:r w:rsidR="00392A65">
          <w:rPr>
            <w:noProof/>
            <w:webHidden/>
          </w:rPr>
          <w:fldChar w:fldCharType="separate"/>
        </w:r>
        <w:r w:rsidR="00392A65">
          <w:rPr>
            <w:noProof/>
            <w:webHidden/>
          </w:rPr>
          <w:t>36</w:t>
        </w:r>
        <w:r w:rsidR="00392A65">
          <w:rPr>
            <w:noProof/>
            <w:webHidden/>
          </w:rPr>
          <w:fldChar w:fldCharType="end"/>
        </w:r>
      </w:hyperlink>
    </w:p>
    <w:p w14:paraId="59531BD3" w14:textId="17D9A411" w:rsidR="006A4A08" w:rsidRDefault="006A4A08" w:rsidP="002A757A">
      <w:pPr>
        <w:jc w:val="left"/>
      </w:pPr>
      <w:r w:rsidRPr="003A0234">
        <w:fldChar w:fldCharType="end"/>
      </w:r>
    </w:p>
    <w:p w14:paraId="1B9E4912" w14:textId="77777777" w:rsidR="007E1019" w:rsidRPr="003A0234" w:rsidRDefault="007E1019" w:rsidP="002A757A">
      <w:pPr>
        <w:jc w:val="left"/>
      </w:pPr>
    </w:p>
    <w:p w14:paraId="4825AD3F" w14:textId="40954F23" w:rsidR="00640665" w:rsidRDefault="00640665" w:rsidP="002A757A">
      <w:pPr>
        <w:jc w:val="left"/>
        <w:rPr>
          <w:rFonts w:asciiTheme="majorHAnsi" w:eastAsiaTheme="majorEastAsia" w:hAnsiTheme="majorHAnsi" w:cstheme="majorBidi"/>
          <w:b/>
          <w:bCs/>
          <w:smallCaps/>
          <w:color w:val="000000" w:themeColor="text1"/>
          <w:sz w:val="36"/>
          <w:szCs w:val="36"/>
        </w:rPr>
      </w:pPr>
      <w:r>
        <w:br w:type="page"/>
      </w:r>
    </w:p>
    <w:p w14:paraId="258D1C7E" w14:textId="5196392B" w:rsidR="00E844EA" w:rsidRDefault="551A77D0" w:rsidP="00EC38FC">
      <w:pPr>
        <w:pStyle w:val="Heading1"/>
      </w:pPr>
      <w:bookmarkStart w:id="2" w:name="_Toc65144009"/>
      <w:r>
        <w:lastRenderedPageBreak/>
        <w:t>Executive Summary</w:t>
      </w:r>
      <w:bookmarkEnd w:id="2"/>
    </w:p>
    <w:p w14:paraId="40CD9C23" w14:textId="5E55ACDB" w:rsidR="00DC62FC" w:rsidRDefault="00DC62FC" w:rsidP="00411333">
      <w:r>
        <w:t xml:space="preserve">Project Drawdown defines </w:t>
      </w:r>
      <w:r w:rsidRPr="00DC62FC">
        <w:rPr>
          <w:i/>
          <w:iCs/>
        </w:rPr>
        <w:t>seafloor protection</w:t>
      </w:r>
      <w:r>
        <w:t xml:space="preserve"> as: the legal protection of </w:t>
      </w:r>
      <w:r w:rsidR="00000750">
        <w:t>high</w:t>
      </w:r>
      <w:r>
        <w:t xml:space="preserve"> in organic carbon seafloor sediments from disturbance by bottom trawling fishery leading to reduced CO</w:t>
      </w:r>
      <w:r w:rsidRPr="00DC62FC">
        <w:rPr>
          <w:vertAlign w:val="subscript"/>
        </w:rPr>
        <w:t>2</w:t>
      </w:r>
      <w:r>
        <w:t xml:space="preserve"> emissions from disturbed sediments. </w:t>
      </w:r>
    </w:p>
    <w:p w14:paraId="0D4D3F5C" w14:textId="12758074" w:rsidR="00411333" w:rsidRDefault="00411333" w:rsidP="00411333">
      <w:r>
        <w:t>Marine protected areas (MPAs) are recognized as one of most effective tools in adaptation and mitigation of climate change impacts. The majority of attention regarding blue carbon has been given to coastal ecosystems such as seagrasses, mangroves and salt marshes. Within these ecosystems, the MPAs mitigation potential to prevent loss of those ecosystems is well established. Despite the fact, that they sequester a large amount of global carbon (46.7 percent), they only cover 2 percent of the global ocean. The vast majority of the ocean floor is represented by the off-shore sediments that together cover an area greater than all other habitats on Earth. It is important to recognize the potential of those</w:t>
      </w:r>
      <w:r w:rsidR="007421F0">
        <w:t xml:space="preserve"> sediment</w:t>
      </w:r>
      <w:r w:rsidR="00302619">
        <w:t>s</w:t>
      </w:r>
      <w:r>
        <w:t xml:space="preserve"> to prevent, mitigate and enhance the impacts of climate warming </w:t>
      </w:r>
      <w:r w:rsidR="00A741D0">
        <w:t xml:space="preserve">especially in regard to seafloor disturbances cause by bottom trawling practices that disturbs sediments together with stored carbon. </w:t>
      </w:r>
    </w:p>
    <w:p w14:paraId="4E52C921" w14:textId="17C8C41B" w:rsidR="00411333" w:rsidRPr="00E518F2" w:rsidRDefault="00411333" w:rsidP="00411333">
      <w:pPr>
        <w:shd w:val="clear" w:color="auto" w:fill="FFFFFF"/>
        <w:spacing w:after="0"/>
        <w:textAlignment w:val="baseline"/>
        <w:rPr>
          <w:rFonts w:ascii="Segoe UI" w:eastAsia="Times New Roman" w:hAnsi="Segoe UI" w:cs="Segoe UI"/>
          <w:sz w:val="18"/>
          <w:szCs w:val="18"/>
          <w:lang w:eastAsia="en-US"/>
        </w:rPr>
      </w:pPr>
      <w:r>
        <w:rPr>
          <w:rFonts w:eastAsia="Times New Roman" w:cs="Times New Roman"/>
          <w:color w:val="000000"/>
          <w:lang w:eastAsia="en-US"/>
        </w:rPr>
        <w:t xml:space="preserve">The Total Ocean Area is defined as million hectares of seafloor </w:t>
      </w:r>
      <w:proofErr w:type="spellStart"/>
      <w:r w:rsidR="00251CAD">
        <w:rPr>
          <w:rFonts w:eastAsia="Times New Roman" w:cs="Times New Roman"/>
          <w:color w:val="000000"/>
          <w:lang w:eastAsia="en-US"/>
        </w:rPr>
        <w:t>oxi</w:t>
      </w:r>
      <w:r w:rsidR="00052245">
        <w:rPr>
          <w:rFonts w:eastAsia="Times New Roman" w:cs="Times New Roman"/>
          <w:color w:val="000000"/>
          <w:lang w:eastAsia="en-US"/>
        </w:rPr>
        <w:t>c</w:t>
      </w:r>
      <w:proofErr w:type="spellEnd"/>
      <w:r>
        <w:rPr>
          <w:rFonts w:eastAsia="Times New Roman" w:cs="Times New Roman"/>
          <w:color w:val="000000"/>
          <w:lang w:eastAsia="en-US"/>
        </w:rPr>
        <w:t xml:space="preserve"> sediments disturbed by bottom trawling gear and amount </w:t>
      </w:r>
      <w:r w:rsidR="00251CAD">
        <w:rPr>
          <w:rFonts w:eastAsia="Times New Roman" w:cs="Times New Roman"/>
          <w:color w:val="000000"/>
          <w:lang w:eastAsia="en-US"/>
        </w:rPr>
        <w:t>490</w:t>
      </w:r>
      <w:r>
        <w:rPr>
          <w:rFonts w:eastAsia="Times New Roman" w:cs="Times New Roman"/>
          <w:color w:val="000000"/>
          <w:lang w:eastAsia="en-US"/>
        </w:rPr>
        <w:t xml:space="preserve"> in 2014. </w:t>
      </w:r>
      <w:r w:rsidR="007421F0">
        <w:t>Current adoption is set as 0 because the area protected from bottom trawling by 20</w:t>
      </w:r>
      <w:r w:rsidR="00251CAD">
        <w:t>18</w:t>
      </w:r>
      <w:r w:rsidR="007421F0">
        <w:t xml:space="preserve"> has been subtracted from the TOA</w:t>
      </w:r>
      <w:r w:rsidRPr="00E518F2">
        <w:rPr>
          <w:rFonts w:eastAsia="Times New Roman" w:cs="Times New Roman"/>
          <w:color w:val="000000"/>
          <w:lang w:eastAsia="en-US"/>
        </w:rPr>
        <w:t>. </w:t>
      </w:r>
      <w:r w:rsidR="00251CAD">
        <w:rPr>
          <w:rFonts w:eastAsia="Times New Roman" w:cs="Times New Roman"/>
          <w:color w:val="000000"/>
          <w:lang w:eastAsia="en-US"/>
        </w:rPr>
        <w:t>Five</w:t>
      </w:r>
      <w:r>
        <w:rPr>
          <w:rFonts w:eastAsia="Times New Roman" w:cs="Times New Roman"/>
          <w:color w:val="000000"/>
          <w:lang w:eastAsia="en-US"/>
        </w:rPr>
        <w:t xml:space="preserve"> scenarios has been build </w:t>
      </w:r>
      <w:r>
        <w:t xml:space="preserve">following the predicted growth of </w:t>
      </w:r>
      <w:r w:rsidR="007421F0">
        <w:t>marine protected areas expansion or bottom trawling bans</w:t>
      </w:r>
      <w:r>
        <w:t>.</w:t>
      </w:r>
      <w:r w:rsidRPr="00E518F2">
        <w:rPr>
          <w:rFonts w:eastAsia="Times New Roman" w:cs="Times New Roman"/>
          <w:color w:val="000000"/>
          <w:lang w:eastAsia="en-US"/>
        </w:rPr>
        <w:t> These scenarios were combined to produce </w:t>
      </w:r>
      <w:r w:rsidRPr="00E518F2">
        <w:rPr>
          <w:rFonts w:eastAsia="Times New Roman" w:cs="Times New Roman"/>
          <w:i/>
          <w:iCs/>
          <w:color w:val="000000"/>
          <w:lang w:eastAsia="en-US"/>
        </w:rPr>
        <w:t>Plausible</w:t>
      </w:r>
      <w:r w:rsidRPr="00E518F2">
        <w:rPr>
          <w:rFonts w:eastAsia="Times New Roman" w:cs="Times New Roman"/>
          <w:color w:val="000000"/>
          <w:lang w:eastAsia="en-US"/>
        </w:rPr>
        <w:t> (</w:t>
      </w:r>
      <w:r>
        <w:rPr>
          <w:rFonts w:eastAsia="Times New Roman" w:cs="Times New Roman"/>
          <w:color w:val="000000"/>
          <w:lang w:eastAsia="en-US"/>
        </w:rPr>
        <w:t>average</w:t>
      </w:r>
      <w:r w:rsidRPr="00E518F2">
        <w:rPr>
          <w:rFonts w:eastAsia="Times New Roman" w:cs="Times New Roman"/>
          <w:color w:val="000000"/>
          <w:lang w:eastAsia="en-US"/>
        </w:rPr>
        <w:t xml:space="preserve"> of </w:t>
      </w:r>
      <w:r w:rsidR="007421F0">
        <w:rPr>
          <w:rFonts w:eastAsia="Times New Roman" w:cs="Times New Roman"/>
          <w:color w:val="000000"/>
          <w:lang w:eastAsia="en-US"/>
        </w:rPr>
        <w:t>all</w:t>
      </w:r>
      <w:r w:rsidRPr="00E518F2">
        <w:rPr>
          <w:rFonts w:eastAsia="Times New Roman" w:cs="Times New Roman"/>
          <w:color w:val="000000"/>
          <w:lang w:eastAsia="en-US"/>
        </w:rPr>
        <w:t>),  </w:t>
      </w:r>
      <w:r w:rsidR="000A1B0D">
        <w:rPr>
          <w:rFonts w:eastAsia="Times New Roman" w:cs="Times New Roman"/>
          <w:i/>
          <w:iCs/>
          <w:color w:val="000000"/>
          <w:lang w:eastAsia="en-US"/>
        </w:rPr>
        <w:t>Ambitious</w:t>
      </w:r>
      <w:r w:rsidRPr="00E518F2">
        <w:rPr>
          <w:rFonts w:eastAsia="Times New Roman" w:cs="Times New Roman"/>
          <w:color w:val="000000"/>
          <w:lang w:eastAsia="en-US"/>
        </w:rPr>
        <w:t> (</w:t>
      </w:r>
      <w:r w:rsidR="007421F0">
        <w:rPr>
          <w:rFonts w:eastAsia="Times New Roman" w:cs="Times New Roman"/>
          <w:color w:val="000000"/>
          <w:lang w:eastAsia="en-US"/>
        </w:rPr>
        <w:t>high of all</w:t>
      </w:r>
      <w:r w:rsidRPr="00E518F2">
        <w:rPr>
          <w:rFonts w:eastAsia="Times New Roman" w:cs="Times New Roman"/>
          <w:color w:val="000000"/>
          <w:lang w:eastAsia="en-US"/>
        </w:rPr>
        <w:t>), and </w:t>
      </w:r>
      <w:r w:rsidR="000A1B0D">
        <w:rPr>
          <w:rFonts w:eastAsia="Times New Roman" w:cs="Times New Roman"/>
          <w:i/>
          <w:iCs/>
          <w:color w:val="000000"/>
          <w:lang w:eastAsia="en-US"/>
        </w:rPr>
        <w:t>Maximum</w:t>
      </w:r>
      <w:r w:rsidRPr="00E518F2">
        <w:rPr>
          <w:rFonts w:eastAsia="Times New Roman" w:cs="Times New Roman"/>
          <w:color w:val="000000"/>
          <w:lang w:eastAsia="en-US"/>
        </w:rPr>
        <w:t> (</w:t>
      </w:r>
      <w:r>
        <w:rPr>
          <w:rFonts w:eastAsia="Times New Roman" w:cs="Times New Roman"/>
          <w:color w:val="000000"/>
          <w:lang w:eastAsia="en-US"/>
        </w:rPr>
        <w:t>highest</w:t>
      </w:r>
      <w:r w:rsidR="007421F0">
        <w:rPr>
          <w:rFonts w:eastAsia="Times New Roman" w:cs="Times New Roman"/>
          <w:color w:val="000000"/>
          <w:lang w:eastAsia="en-US"/>
        </w:rPr>
        <w:t xml:space="preserve"> single scenario</w:t>
      </w:r>
      <w:r w:rsidRPr="00E518F2">
        <w:rPr>
          <w:rFonts w:eastAsia="Times New Roman" w:cs="Times New Roman"/>
          <w:color w:val="000000"/>
          <w:lang w:eastAsia="en-US"/>
        </w:rPr>
        <w:t>) scenarios. </w:t>
      </w:r>
    </w:p>
    <w:p w14:paraId="0B1C0E07" w14:textId="45D1D505" w:rsidR="00411333" w:rsidRPr="00411333" w:rsidRDefault="00411333" w:rsidP="00411333">
      <w:r w:rsidRPr="00E518F2">
        <w:rPr>
          <w:rFonts w:eastAsia="Times New Roman" w:cs="Times New Roman"/>
          <w:color w:val="000000"/>
          <w:lang w:eastAsia="en-US"/>
        </w:rPr>
        <w:t>Total adoption in the </w:t>
      </w:r>
      <w:r w:rsidRPr="00E518F2">
        <w:rPr>
          <w:rFonts w:eastAsia="Times New Roman" w:cs="Times New Roman"/>
          <w:i/>
          <w:iCs/>
          <w:color w:val="000000"/>
          <w:lang w:eastAsia="en-US"/>
        </w:rPr>
        <w:t>Plausible Scenario </w:t>
      </w:r>
      <w:r w:rsidRPr="00E518F2">
        <w:rPr>
          <w:rFonts w:eastAsia="Times New Roman" w:cs="Times New Roman"/>
          <w:color w:val="000000"/>
          <w:lang w:eastAsia="en-US"/>
        </w:rPr>
        <w:t xml:space="preserve">is </w:t>
      </w:r>
      <w:r w:rsidR="00251CAD">
        <w:rPr>
          <w:rFonts w:eastAsia="Times New Roman" w:cs="Times New Roman"/>
          <w:color w:val="000000"/>
          <w:lang w:eastAsia="en-US"/>
        </w:rPr>
        <w:t>283</w:t>
      </w:r>
      <w:r w:rsidRPr="00E518F2">
        <w:rPr>
          <w:rFonts w:eastAsia="Times New Roman" w:cs="Times New Roman"/>
          <w:color w:val="000000"/>
          <w:lang w:eastAsia="en-US"/>
        </w:rPr>
        <w:t xml:space="preserve"> million </w:t>
      </w:r>
      <w:r w:rsidR="00A741D0">
        <w:rPr>
          <w:rFonts w:eastAsia="Times New Roman" w:cs="Times New Roman"/>
          <w:color w:val="000000"/>
          <w:lang w:eastAsia="en-US"/>
        </w:rPr>
        <w:t>hectares</w:t>
      </w:r>
      <w:r w:rsidRPr="00E518F2">
        <w:rPr>
          <w:rFonts w:eastAsia="Times New Roman" w:cs="Times New Roman"/>
          <w:color w:val="000000"/>
          <w:lang w:eastAsia="en-US"/>
        </w:rPr>
        <w:t xml:space="preserve"> in 2050, representing </w:t>
      </w:r>
      <w:r w:rsidR="00251CAD" w:rsidRPr="00251CAD">
        <w:rPr>
          <w:rFonts w:eastAsia="Times New Roman" w:cs="Times New Roman"/>
          <w:color w:val="000000"/>
          <w:lang w:eastAsia="en-US"/>
        </w:rPr>
        <w:t>58</w:t>
      </w:r>
      <w:r w:rsidRPr="00251CAD">
        <w:rPr>
          <w:rFonts w:eastAsia="Times New Roman" w:cs="Times New Roman"/>
          <w:color w:val="000000"/>
          <w:lang w:eastAsia="en-US"/>
        </w:rPr>
        <w:t>%</w:t>
      </w:r>
      <w:r w:rsidRPr="00E518F2">
        <w:rPr>
          <w:rFonts w:eastAsia="Times New Roman" w:cs="Times New Roman"/>
          <w:color w:val="000000"/>
          <w:lang w:eastAsia="en-US"/>
        </w:rPr>
        <w:t xml:space="preserve"> percent of the total </w:t>
      </w:r>
      <w:r>
        <w:rPr>
          <w:rFonts w:eastAsia="Times New Roman" w:cs="Times New Roman"/>
          <w:color w:val="000000"/>
          <w:lang w:eastAsia="en-US"/>
        </w:rPr>
        <w:t>addressable market</w:t>
      </w:r>
      <w:r w:rsidRPr="00E518F2">
        <w:rPr>
          <w:rFonts w:eastAsia="Times New Roman" w:cs="Times New Roman"/>
          <w:color w:val="000000"/>
          <w:lang w:eastAsia="en-US"/>
        </w:rPr>
        <w:t>. Total adoption in the </w:t>
      </w:r>
      <w:r w:rsidR="000A1B0D">
        <w:rPr>
          <w:rFonts w:eastAsia="Times New Roman" w:cs="Times New Roman"/>
          <w:i/>
          <w:iCs/>
          <w:color w:val="000000"/>
          <w:lang w:eastAsia="en-US"/>
        </w:rPr>
        <w:t>Ambitious</w:t>
      </w:r>
      <w:r w:rsidRPr="00E518F2">
        <w:rPr>
          <w:rFonts w:eastAsia="Times New Roman" w:cs="Times New Roman"/>
          <w:i/>
          <w:iCs/>
          <w:color w:val="000000"/>
          <w:lang w:eastAsia="en-US"/>
        </w:rPr>
        <w:t xml:space="preserve"> Scenario</w:t>
      </w:r>
      <w:r w:rsidRPr="00E518F2">
        <w:rPr>
          <w:rFonts w:eastAsia="Times New Roman" w:cs="Times New Roman"/>
          <w:color w:val="000000"/>
          <w:lang w:eastAsia="en-US"/>
        </w:rPr>
        <w:t xml:space="preserve"> is </w:t>
      </w:r>
      <w:r w:rsidR="00251CAD">
        <w:rPr>
          <w:rFonts w:eastAsia="Times New Roman" w:cs="Times New Roman"/>
          <w:color w:val="000000"/>
          <w:lang w:eastAsia="en-US"/>
        </w:rPr>
        <w:t>384</w:t>
      </w:r>
      <w:r w:rsidRPr="00E518F2">
        <w:rPr>
          <w:rFonts w:eastAsia="Times New Roman" w:cs="Times New Roman"/>
          <w:color w:val="000000"/>
          <w:lang w:eastAsia="en-US"/>
        </w:rPr>
        <w:t xml:space="preserve"> million </w:t>
      </w:r>
      <w:r w:rsidR="00A741D0">
        <w:rPr>
          <w:rFonts w:eastAsia="Times New Roman" w:cs="Times New Roman"/>
          <w:color w:val="000000"/>
          <w:lang w:eastAsia="en-US"/>
        </w:rPr>
        <w:t>hectares</w:t>
      </w:r>
      <w:r w:rsidRPr="00E518F2">
        <w:rPr>
          <w:rFonts w:eastAsia="Times New Roman" w:cs="Times New Roman"/>
          <w:color w:val="000000"/>
          <w:lang w:eastAsia="en-US"/>
        </w:rPr>
        <w:t xml:space="preserve"> in 2050, representing </w:t>
      </w:r>
      <w:r w:rsidR="00297B78" w:rsidRPr="00251CAD">
        <w:rPr>
          <w:rFonts w:eastAsia="Times New Roman" w:cs="Times New Roman"/>
          <w:color w:val="000000"/>
          <w:lang w:eastAsia="en-US"/>
        </w:rPr>
        <w:t>78</w:t>
      </w:r>
      <w:r w:rsidRPr="00251CAD">
        <w:rPr>
          <w:rFonts w:eastAsia="Times New Roman" w:cs="Times New Roman"/>
          <w:color w:val="000000"/>
          <w:lang w:eastAsia="en-US"/>
        </w:rPr>
        <w:t xml:space="preserve"> per</w:t>
      </w:r>
      <w:r w:rsidRPr="00E518F2">
        <w:rPr>
          <w:rFonts w:eastAsia="Times New Roman" w:cs="Times New Roman"/>
          <w:color w:val="000000"/>
          <w:lang w:eastAsia="en-US"/>
        </w:rPr>
        <w:t xml:space="preserve">cent of the total </w:t>
      </w:r>
      <w:r>
        <w:rPr>
          <w:rFonts w:eastAsia="Times New Roman" w:cs="Times New Roman"/>
          <w:color w:val="000000"/>
          <w:lang w:eastAsia="en-US"/>
        </w:rPr>
        <w:t>addressable market</w:t>
      </w:r>
      <w:r w:rsidRPr="00E518F2">
        <w:rPr>
          <w:rFonts w:eastAsia="Times New Roman" w:cs="Times New Roman"/>
          <w:color w:val="000000"/>
          <w:lang w:eastAsia="en-US"/>
        </w:rPr>
        <w:t>. Total adoption in the </w:t>
      </w:r>
      <w:r w:rsidR="000A1B0D">
        <w:rPr>
          <w:rFonts w:eastAsia="Times New Roman" w:cs="Times New Roman"/>
          <w:i/>
          <w:iCs/>
          <w:color w:val="000000"/>
          <w:lang w:eastAsia="en-US"/>
        </w:rPr>
        <w:t>Maximum</w:t>
      </w:r>
      <w:r w:rsidRPr="00E518F2">
        <w:rPr>
          <w:rFonts w:eastAsia="Times New Roman" w:cs="Times New Roman"/>
          <w:i/>
          <w:iCs/>
          <w:color w:val="000000"/>
          <w:lang w:eastAsia="en-US"/>
        </w:rPr>
        <w:t xml:space="preserve"> Scenario</w:t>
      </w:r>
      <w:r w:rsidRPr="00E518F2">
        <w:rPr>
          <w:rFonts w:eastAsia="Times New Roman" w:cs="Times New Roman"/>
          <w:color w:val="000000"/>
          <w:lang w:eastAsia="en-US"/>
        </w:rPr>
        <w:t xml:space="preserve"> is </w:t>
      </w:r>
      <w:r w:rsidR="00251CAD">
        <w:rPr>
          <w:rFonts w:eastAsia="Times New Roman" w:cs="Times New Roman"/>
          <w:color w:val="000000"/>
          <w:lang w:eastAsia="en-US"/>
        </w:rPr>
        <w:t>441</w:t>
      </w:r>
      <w:r w:rsidRPr="00E518F2">
        <w:rPr>
          <w:rFonts w:eastAsia="Times New Roman" w:cs="Times New Roman"/>
          <w:color w:val="000000"/>
          <w:lang w:eastAsia="en-US"/>
        </w:rPr>
        <w:t xml:space="preserve"> million </w:t>
      </w:r>
      <w:r w:rsidR="00A741D0">
        <w:rPr>
          <w:rFonts w:eastAsia="Times New Roman" w:cs="Times New Roman"/>
          <w:color w:val="000000"/>
          <w:lang w:eastAsia="en-US"/>
        </w:rPr>
        <w:t>hectares</w:t>
      </w:r>
      <w:r w:rsidRPr="00E518F2">
        <w:rPr>
          <w:rFonts w:eastAsia="Times New Roman" w:cs="Times New Roman"/>
          <w:color w:val="000000"/>
          <w:lang w:eastAsia="en-US"/>
        </w:rPr>
        <w:t xml:space="preserve"> in 2050, </w:t>
      </w:r>
      <w:r w:rsidRPr="00251CAD">
        <w:rPr>
          <w:rFonts w:eastAsia="Times New Roman" w:cs="Times New Roman"/>
          <w:color w:val="000000"/>
          <w:lang w:eastAsia="en-US"/>
        </w:rPr>
        <w:t xml:space="preserve">representing </w:t>
      </w:r>
      <w:r w:rsidR="007421F0" w:rsidRPr="00251CAD">
        <w:rPr>
          <w:rFonts w:eastAsia="Times New Roman" w:cs="Times New Roman"/>
          <w:color w:val="000000"/>
          <w:lang w:eastAsia="en-US"/>
        </w:rPr>
        <w:t>90</w:t>
      </w:r>
      <w:r w:rsidRPr="00E518F2">
        <w:rPr>
          <w:rFonts w:eastAsia="Times New Roman" w:cs="Times New Roman"/>
          <w:color w:val="000000"/>
          <w:lang w:eastAsia="en-US"/>
        </w:rPr>
        <w:t xml:space="preserve"> percent of the total </w:t>
      </w:r>
      <w:r>
        <w:rPr>
          <w:rFonts w:eastAsia="Times New Roman" w:cs="Times New Roman"/>
          <w:color w:val="000000"/>
          <w:lang w:eastAsia="en-US"/>
        </w:rPr>
        <w:t>addressable market</w:t>
      </w:r>
      <w:r w:rsidRPr="00E518F2">
        <w:rPr>
          <w:rFonts w:eastAsia="Times New Roman" w:cs="Times New Roman"/>
          <w:color w:val="000000"/>
          <w:lang w:eastAsia="en-US"/>
        </w:rPr>
        <w:t xml:space="preserve">. Climate impact is </w:t>
      </w:r>
      <w:r w:rsidR="00251CAD" w:rsidRPr="00251CAD">
        <w:rPr>
          <w:rFonts w:eastAsia="Times New Roman" w:cs="Times New Roman"/>
          <w:color w:val="000000"/>
          <w:lang w:eastAsia="en-US"/>
        </w:rPr>
        <w:t>3.80</w:t>
      </w:r>
      <w:r w:rsidRPr="00251CAD">
        <w:rPr>
          <w:rFonts w:eastAsia="Times New Roman" w:cs="Times New Roman"/>
          <w:color w:val="000000"/>
          <w:lang w:eastAsia="en-US"/>
        </w:rPr>
        <w:t xml:space="preserve">, </w:t>
      </w:r>
      <w:r w:rsidR="00251CAD" w:rsidRPr="00251CAD">
        <w:rPr>
          <w:rFonts w:eastAsia="Times New Roman" w:cs="Times New Roman"/>
          <w:color w:val="000000"/>
          <w:lang w:eastAsia="en-US"/>
        </w:rPr>
        <w:t>5.14</w:t>
      </w:r>
      <w:r w:rsidRPr="00251CAD">
        <w:rPr>
          <w:rFonts w:eastAsia="Times New Roman" w:cs="Times New Roman"/>
          <w:color w:val="000000"/>
          <w:lang w:eastAsia="en-US"/>
        </w:rPr>
        <w:t xml:space="preserve">, and </w:t>
      </w:r>
      <w:r w:rsidR="00251CAD" w:rsidRPr="00251CAD">
        <w:rPr>
          <w:rFonts w:eastAsia="Times New Roman" w:cs="Times New Roman"/>
          <w:color w:val="000000"/>
          <w:lang w:eastAsia="en-US"/>
        </w:rPr>
        <w:t>5.</w:t>
      </w:r>
      <w:r w:rsidR="00251CAD">
        <w:rPr>
          <w:rFonts w:eastAsia="Times New Roman" w:cs="Times New Roman"/>
          <w:color w:val="000000"/>
          <w:lang w:eastAsia="en-US"/>
        </w:rPr>
        <w:t>91</w:t>
      </w:r>
      <w:r w:rsidRPr="00E518F2">
        <w:rPr>
          <w:rFonts w:eastAsia="Times New Roman" w:cs="Times New Roman"/>
          <w:color w:val="000000"/>
          <w:lang w:eastAsia="en-US"/>
        </w:rPr>
        <w:t xml:space="preserve"> gigatons of carbon-dioxide equivalent in the </w:t>
      </w:r>
      <w:r w:rsidRPr="00E518F2">
        <w:rPr>
          <w:rFonts w:eastAsia="Times New Roman" w:cs="Times New Roman"/>
          <w:i/>
          <w:iCs/>
          <w:color w:val="000000"/>
          <w:lang w:eastAsia="en-US"/>
        </w:rPr>
        <w:t xml:space="preserve">Plausible, </w:t>
      </w:r>
      <w:r w:rsidR="000A1B0D">
        <w:rPr>
          <w:rFonts w:eastAsia="Times New Roman" w:cs="Times New Roman"/>
          <w:i/>
          <w:iCs/>
          <w:color w:val="000000"/>
          <w:lang w:eastAsia="en-US"/>
        </w:rPr>
        <w:t>Ambitious</w:t>
      </w:r>
      <w:r w:rsidRPr="00E518F2">
        <w:rPr>
          <w:rFonts w:eastAsia="Times New Roman" w:cs="Times New Roman"/>
          <w:color w:val="000000"/>
          <w:lang w:eastAsia="en-US"/>
        </w:rPr>
        <w:t> and</w:t>
      </w:r>
      <w:r w:rsidRPr="00E518F2">
        <w:rPr>
          <w:rFonts w:eastAsia="Times New Roman" w:cs="Times New Roman"/>
          <w:i/>
          <w:iCs/>
          <w:color w:val="000000"/>
          <w:lang w:eastAsia="en-US"/>
        </w:rPr>
        <w:t> </w:t>
      </w:r>
      <w:r w:rsidR="000A1B0D">
        <w:rPr>
          <w:rFonts w:eastAsia="Times New Roman" w:cs="Times New Roman"/>
          <w:i/>
          <w:iCs/>
          <w:color w:val="000000"/>
          <w:lang w:eastAsia="en-US"/>
        </w:rPr>
        <w:t>Maximum</w:t>
      </w:r>
      <w:r w:rsidRPr="00E518F2">
        <w:rPr>
          <w:rFonts w:eastAsia="Times New Roman" w:cs="Times New Roman"/>
          <w:i/>
          <w:iCs/>
          <w:color w:val="000000"/>
          <w:lang w:eastAsia="en-US"/>
        </w:rPr>
        <w:t> </w:t>
      </w:r>
      <w:r w:rsidRPr="00E518F2">
        <w:rPr>
          <w:rFonts w:eastAsia="Times New Roman" w:cs="Times New Roman"/>
          <w:color w:val="000000"/>
          <w:lang w:eastAsia="en-US"/>
        </w:rPr>
        <w:t>scenarios respectively. </w:t>
      </w:r>
    </w:p>
    <w:p w14:paraId="34916870" w14:textId="7E2AD656" w:rsidR="00E815C8" w:rsidRDefault="551A77D0" w:rsidP="00EC38FC">
      <w:pPr>
        <w:pStyle w:val="Heading1"/>
      </w:pPr>
      <w:bookmarkStart w:id="3" w:name="_Toc65144010"/>
      <w:r w:rsidRPr="00EB247F">
        <w:t>Literature Review</w:t>
      </w:r>
      <w:bookmarkEnd w:id="3"/>
    </w:p>
    <w:p w14:paraId="4C6D9A8D" w14:textId="54041A60" w:rsidR="001800F6" w:rsidRPr="001800F6" w:rsidRDefault="746FC056" w:rsidP="001800F6">
      <w:r>
        <w:t xml:space="preserve">Ocean protection has gained increasing interests within national and international authorities to avoid further degradation of natural ecosystems and fish populations and to achieve sustainable ocean resources for future generations </w:t>
      </w:r>
      <w:r w:rsidR="001800F6">
        <w:fldChar w:fldCharType="begin"/>
      </w:r>
      <w:r w:rsidR="005555C2">
        <w:instrText xml:space="preserve"> ADDIN ZOTERO_ITEM CSL_CITATION {"citationID":"sKn4qdt0","properties":{"formattedCitation":"(Early et al., 2020; Hoegh-Guldberg O. et al., 2019)","plainCitation":"(Early et al., 2020; Hoegh-Guldberg O. et al., 2019)","noteIndex":0},"citationItems":[{"id":2154,"uris":["http://zotero.org/groups/2530313/items/KC9M9YTE"],"uri":["http://zotero.org/groups/2530313/items/KC9M9YTE"],"itemData":{"id":2154,"type":"report","page":"44","publisher":"World Ocean Initiative","title":"A sustainable ocean economy in 2030: Opportunities and challenges","author":[{"family":"Early","given":"Catherine"},{"family":"Murray","given":"Sarah"},{"family":"Noronha","given":"Melanie"},{"family":"Baer","given":"James"}],"issued":{"date-parts":[["2020",6]]}}},{"id":2356,"uris":["http://zotero.org/groups/2530313/items/FJUYIWNJ"],"uri":["http://zotero.org/groups/2530313/items/FJUYIWNJ"],"itemData":{"id":2356,"type":"report","event-place":"Washington, D.C.","publisher":"World Resources Institute","publisher-place":"Washington, D.C.","title":"The Ocean as a Solution to Climate Change: Five Opportunities for Action","URL":"http://www.oceanpanel.org/climate","author":[{"family":"Hoegh-Guldberg O. et al.","given":""}],"issued":{"date-parts":[["2019"]]}}}],"schema":"https://github.com/citation-style-language/schema/raw/master/csl-citation.json"} </w:instrText>
      </w:r>
      <w:r w:rsidR="001800F6">
        <w:fldChar w:fldCharType="separate"/>
      </w:r>
      <w:r w:rsidR="005555C2" w:rsidRPr="005555C2">
        <w:rPr>
          <w:rFonts w:cs="Times New Roman"/>
        </w:rPr>
        <w:t>(Early et al., 2020; Hoegh-Guldberg O. et al., 2019)</w:t>
      </w:r>
      <w:r w:rsidR="001800F6">
        <w:fldChar w:fldCharType="end"/>
      </w:r>
      <w:r>
        <w:t xml:space="preserve">. It has been also recently underlined that ocean has a great potential in mitigating the climate warming thus nations, non-federal </w:t>
      </w:r>
      <w:r>
        <w:lastRenderedPageBreak/>
        <w:t xml:space="preserve">governments, and non-governmental organizations are creating ocean-climate leadership coalition to successfully preserve the ocean </w:t>
      </w:r>
      <w:r w:rsidR="001800F6">
        <w:fldChar w:fldCharType="begin"/>
      </w:r>
      <w:r w:rsidR="00325925">
        <w:instrText xml:space="preserve"> ADDIN ZOTERO_ITEM CSL_CITATION {"citationID":"LrgLK7LY","properties":{"formattedCitation":"(Anne Merwin et al., 2020)","plainCitation":"(Anne Merwin et al., 2020)","noteIndex":0},"citationItems":[{"id":2343,"uris":["http://zotero.org/groups/2530313/items/XUKVVLAQ"],"uri":["http://zotero.org/groups/2530313/items/XUKVVLAQ"],"itemData":{"id":2343,"type":"report","genre":"Ocean and Climate Discussion Series","page":"6","publisher":"Ocean Conservancy","title":"\"Climate-Smart\" Marine Protected Areas for Mitigation and Adaptation Policy","author":[{"literal":"Anne Merwin"},{"literal":"Sarah R. Cooley"},{"literal":"Joshua D. McBee"},{"literal":"Gwynne Taraska"},{"literal":"Anna Zivian"},{"literal":"Chris Robbins"}],"issued":{"date-parts":[["2020",6]]}}}],"schema":"https://github.com/citation-style-language/schema/raw/master/csl-citation.json"} </w:instrText>
      </w:r>
      <w:r w:rsidR="001800F6">
        <w:fldChar w:fldCharType="separate"/>
      </w:r>
      <w:r w:rsidR="00325925" w:rsidRPr="00325925">
        <w:rPr>
          <w:rFonts w:cs="Times New Roman"/>
        </w:rPr>
        <w:t>(Anne Merwin et al., 2020)</w:t>
      </w:r>
      <w:r w:rsidR="001800F6">
        <w:fldChar w:fldCharType="end"/>
      </w:r>
      <w:r>
        <w:t xml:space="preserve">. There are different mechanisms of ocean protection </w:t>
      </w:r>
      <w:r w:rsidR="00B60868">
        <w:t>-</w:t>
      </w:r>
      <w:r>
        <w:t xml:space="preserve"> one of the most effective </w:t>
      </w:r>
      <w:r w:rsidR="00B60868">
        <w:t>being establishment of no-take zones</w:t>
      </w:r>
      <w:r>
        <w:t xml:space="preserve"> Marine Protected Areas (MPAs)</w:t>
      </w:r>
      <w:r w:rsidR="00B60868">
        <w:t xml:space="preserve"> </w:t>
      </w:r>
      <w:r w:rsidR="002A6892">
        <w:t xml:space="preserve">or marine reserves </w:t>
      </w:r>
      <w:r>
        <w:t xml:space="preserve">where no commercial activity is allowed </w:t>
      </w:r>
      <w:r w:rsidR="001800F6">
        <w:fldChar w:fldCharType="begin"/>
      </w:r>
      <w:r w:rsidR="001800F6">
        <w:instrText xml:space="preserve"> ADDIN ZOTERO_ITEM CSL_CITATION {"citationID":"Z1EEfN5C","properties":{"formattedCitation":"(Lester &amp; Halpern, 2008)","plainCitation":"(Lester &amp; Halpern, 2008)","noteIndex":0},"citationItems":[{"id":2583,"uris":["http://zotero.org/groups/2530313/items/ECWT7DVS"],"uri":["http://zotero.org/groups/2530313/items/ECWT7DVS"],"itemData":{"id":2583,"type":"article-journal","abstract":"Marine Protected Areas (MPAs) are a common tool for conserving and managing marine and coastal ecosystems. MPAs encompass a range of protection levels, from fully protected no-take reserves to restriction of only particular activities, gear types, user groups, target species, or extraction periods. There is a growing body of scientific evidence supporting the ecological benefits of full reserve protection, but it is more difficult to generalize about the effects of other types of MPAs, in part because they include a range of actual protection levels. However, it is critical to determine whether partial protection and no-take reserves provide similar ecological benefits given potential economic costs of lost fishing grounds in no-take areas, common sociopolitical opposition to full protection, and promotion of partially protected areas as a compromise solution in ocean zoning disputes. Here we synthesize all empirical studies comparing biological measures (biomass, density, species richness, and size of organisms) in no-take marine reserves and adjacent partially protected and unprotected areas across a range of geographic locations worldwide. We demonstrate that while partially protected areas may confer some benefits over open access areas, no-take reserves generally show greater benefits and yield significantly higher densities of organisms within their boundaries relative to partially protected sites nearby.","container-title":"Marine Ecology Progress Series","DOI":"10.3354/meps07599","ISSN":"0171-8630, 1616-1599","language":"en","page":"49-56","source":"www.int-res.com","title":"Biological responses in marine no-take reserves versus partially protected areas","volume":"367","author":[{"family":"Lester","given":"Sarah E."},{"family":"Halpern","given":"Benjamin S."}],"issued":{"date-parts":[["2008",9,11]]}}}],"schema":"https://github.com/citation-style-language/schema/raw/master/csl-citation.json"} </w:instrText>
      </w:r>
      <w:r w:rsidR="001800F6">
        <w:fldChar w:fldCharType="separate"/>
      </w:r>
      <w:r w:rsidR="00325925" w:rsidRPr="00325925">
        <w:rPr>
          <w:rFonts w:cs="Times New Roman"/>
        </w:rPr>
        <w:t>(Lester &amp; Halpern, 2008)</w:t>
      </w:r>
      <w:r w:rsidR="001800F6">
        <w:fldChar w:fldCharType="end"/>
      </w:r>
      <w:r w:rsidR="002A6892">
        <w:t>. Moreover,</w:t>
      </w:r>
      <w:r w:rsidR="00215068">
        <w:t xml:space="preserve"> protect</w:t>
      </w:r>
      <w:r w:rsidR="002A6892">
        <w:t>ion of ocean areas</w:t>
      </w:r>
      <w:r w:rsidR="00215068">
        <w:t xml:space="preserve"> from </w:t>
      </w:r>
      <w:r w:rsidR="00087D47">
        <w:t>c</w:t>
      </w:r>
      <w:r w:rsidR="00215068">
        <w:t>er</w:t>
      </w:r>
      <w:r w:rsidR="002A6892">
        <w:t>ta</w:t>
      </w:r>
      <w:r w:rsidR="00215068">
        <w:t>in activities</w:t>
      </w:r>
      <w:r w:rsidR="00087D47">
        <w:t xml:space="preserve"> such as bottom trawling</w:t>
      </w:r>
      <w:r w:rsidR="002A6892">
        <w:t xml:space="preserve"> by bans or closures is often implemented</w:t>
      </w:r>
      <w:r>
        <w:t xml:space="preserve">. One of the important aspects of ocean protection is to carefully design protection mechanisms that are most appropriate for specific ecosystems or ocean zones. The negative effects of human activity touch both the benthic and pelagic ocean zones. This </w:t>
      </w:r>
      <w:r w:rsidR="00B60868">
        <w:t>l</w:t>
      </w:r>
      <w:r>
        <w:t xml:space="preserve">iterature review only focuses on ocean protection of benthic ecosystems and its ability to preserve long-term sequestered carbon. </w:t>
      </w:r>
    </w:p>
    <w:p w14:paraId="34B3D4CD" w14:textId="1CB150F2" w:rsidR="00813E7A" w:rsidRDefault="551A77D0" w:rsidP="00E06C87">
      <w:pPr>
        <w:pStyle w:val="Heading2"/>
        <w:jc w:val="left"/>
      </w:pPr>
      <w:bookmarkStart w:id="4" w:name="_Toc29654589"/>
      <w:bookmarkStart w:id="5" w:name="_Toc30513132"/>
      <w:bookmarkStart w:id="6" w:name="_Toc30680908"/>
      <w:bookmarkStart w:id="7" w:name="_Toc30685144"/>
      <w:bookmarkStart w:id="8" w:name="_Toc31012305"/>
      <w:bookmarkStart w:id="9" w:name="_Toc35621128"/>
      <w:bookmarkStart w:id="10" w:name="_Toc29654590"/>
      <w:bookmarkStart w:id="11" w:name="_Toc30513133"/>
      <w:bookmarkStart w:id="12" w:name="_Toc30680909"/>
      <w:bookmarkStart w:id="13" w:name="_Toc30685145"/>
      <w:bookmarkStart w:id="14" w:name="_Toc31012306"/>
      <w:bookmarkStart w:id="15" w:name="_Toc35621129"/>
      <w:bookmarkStart w:id="16" w:name="_Toc29654591"/>
      <w:bookmarkStart w:id="17" w:name="_Toc30513134"/>
      <w:bookmarkStart w:id="18" w:name="_Toc30680910"/>
      <w:bookmarkStart w:id="19" w:name="_Toc30685146"/>
      <w:bookmarkStart w:id="20" w:name="_Toc31012307"/>
      <w:bookmarkStart w:id="21" w:name="_Toc35621130"/>
      <w:bookmarkStart w:id="22" w:name="_Toc29654592"/>
      <w:bookmarkStart w:id="23" w:name="_Toc30513135"/>
      <w:bookmarkStart w:id="24" w:name="_Toc30680911"/>
      <w:bookmarkStart w:id="25" w:name="_Toc30685147"/>
      <w:bookmarkStart w:id="26" w:name="_Toc31012308"/>
      <w:bookmarkStart w:id="27" w:name="_Toc35621131"/>
      <w:bookmarkStart w:id="28" w:name="_Toc29654593"/>
      <w:bookmarkStart w:id="29" w:name="_Toc30513136"/>
      <w:bookmarkStart w:id="30" w:name="_Toc30680912"/>
      <w:bookmarkStart w:id="31" w:name="_Toc30685148"/>
      <w:bookmarkStart w:id="32" w:name="_Toc31012309"/>
      <w:bookmarkStart w:id="33" w:name="_Toc35621132"/>
      <w:bookmarkStart w:id="34" w:name="_Toc29654594"/>
      <w:bookmarkStart w:id="35" w:name="_Toc30513137"/>
      <w:bookmarkStart w:id="36" w:name="_Toc30680913"/>
      <w:bookmarkStart w:id="37" w:name="_Toc30685149"/>
      <w:bookmarkStart w:id="38" w:name="_Toc31012310"/>
      <w:bookmarkStart w:id="39" w:name="_Toc35621133"/>
      <w:bookmarkStart w:id="40" w:name="_Toc29654595"/>
      <w:bookmarkStart w:id="41" w:name="_Toc30513138"/>
      <w:bookmarkStart w:id="42" w:name="_Toc30680914"/>
      <w:bookmarkStart w:id="43" w:name="_Toc30685150"/>
      <w:bookmarkStart w:id="44" w:name="_Toc31012311"/>
      <w:bookmarkStart w:id="45" w:name="_Toc35621134"/>
      <w:bookmarkStart w:id="46" w:name="_Toc29654596"/>
      <w:bookmarkStart w:id="47" w:name="_Toc30513139"/>
      <w:bookmarkStart w:id="48" w:name="_Toc30680915"/>
      <w:bookmarkStart w:id="49" w:name="_Toc30685151"/>
      <w:bookmarkStart w:id="50" w:name="_Toc31012312"/>
      <w:bookmarkStart w:id="51" w:name="_Toc35621135"/>
      <w:bookmarkStart w:id="52" w:name="_Toc29654597"/>
      <w:bookmarkStart w:id="53" w:name="_Toc30513140"/>
      <w:bookmarkStart w:id="54" w:name="_Toc30680916"/>
      <w:bookmarkStart w:id="55" w:name="_Toc30685152"/>
      <w:bookmarkStart w:id="56" w:name="_Toc31012313"/>
      <w:bookmarkStart w:id="57" w:name="_Toc35621136"/>
      <w:bookmarkStart w:id="58" w:name="_Toc29654598"/>
      <w:bookmarkStart w:id="59" w:name="_Toc30513141"/>
      <w:bookmarkStart w:id="60" w:name="_Toc30680917"/>
      <w:bookmarkStart w:id="61" w:name="_Toc30685153"/>
      <w:bookmarkStart w:id="62" w:name="_Toc31012314"/>
      <w:bookmarkStart w:id="63" w:name="_Toc35621137"/>
      <w:bookmarkStart w:id="64" w:name="_Toc29654599"/>
      <w:bookmarkStart w:id="65" w:name="_Toc30513142"/>
      <w:bookmarkStart w:id="66" w:name="_Toc30680918"/>
      <w:bookmarkStart w:id="67" w:name="_Toc30685154"/>
      <w:bookmarkStart w:id="68" w:name="_Toc31012315"/>
      <w:bookmarkStart w:id="69" w:name="_Toc35621138"/>
      <w:bookmarkStart w:id="70" w:name="_Toc29654600"/>
      <w:bookmarkStart w:id="71" w:name="_Toc30513143"/>
      <w:bookmarkStart w:id="72" w:name="_Toc30680919"/>
      <w:bookmarkStart w:id="73" w:name="_Toc30685155"/>
      <w:bookmarkStart w:id="74" w:name="_Toc31012316"/>
      <w:bookmarkStart w:id="75" w:name="_Toc35621139"/>
      <w:bookmarkStart w:id="76" w:name="_Toc29654601"/>
      <w:bookmarkStart w:id="77" w:name="_Toc30513144"/>
      <w:bookmarkStart w:id="78" w:name="_Toc30680920"/>
      <w:bookmarkStart w:id="79" w:name="_Toc30685156"/>
      <w:bookmarkStart w:id="80" w:name="_Toc31012317"/>
      <w:bookmarkStart w:id="81" w:name="_Toc35621140"/>
      <w:bookmarkStart w:id="82" w:name="_Toc29654602"/>
      <w:bookmarkStart w:id="83" w:name="_Toc30513145"/>
      <w:bookmarkStart w:id="84" w:name="_Toc30680921"/>
      <w:bookmarkStart w:id="85" w:name="_Toc30685157"/>
      <w:bookmarkStart w:id="86" w:name="_Toc31012318"/>
      <w:bookmarkStart w:id="87" w:name="_Toc35621141"/>
      <w:bookmarkStart w:id="88" w:name="_Toc29654603"/>
      <w:bookmarkStart w:id="89" w:name="_Toc30513146"/>
      <w:bookmarkStart w:id="90" w:name="_Toc30680922"/>
      <w:bookmarkStart w:id="91" w:name="_Toc30685158"/>
      <w:bookmarkStart w:id="92" w:name="_Toc31012319"/>
      <w:bookmarkStart w:id="93" w:name="_Toc35621142"/>
      <w:bookmarkStart w:id="94" w:name="_Toc29654604"/>
      <w:bookmarkStart w:id="95" w:name="_Toc30513147"/>
      <w:bookmarkStart w:id="96" w:name="_Toc30680923"/>
      <w:bookmarkStart w:id="97" w:name="_Toc30685159"/>
      <w:bookmarkStart w:id="98" w:name="_Toc31012320"/>
      <w:bookmarkStart w:id="99" w:name="_Toc35621143"/>
      <w:bookmarkStart w:id="100" w:name="_Toc29654605"/>
      <w:bookmarkStart w:id="101" w:name="_Toc30513148"/>
      <w:bookmarkStart w:id="102" w:name="_Toc30680924"/>
      <w:bookmarkStart w:id="103" w:name="_Toc30685160"/>
      <w:bookmarkStart w:id="104" w:name="_Toc31012321"/>
      <w:bookmarkStart w:id="105" w:name="_Toc35621144"/>
      <w:bookmarkStart w:id="106" w:name="_Toc29654606"/>
      <w:bookmarkStart w:id="107" w:name="_Toc30513149"/>
      <w:bookmarkStart w:id="108" w:name="_Toc30680925"/>
      <w:bookmarkStart w:id="109" w:name="_Toc30685161"/>
      <w:bookmarkStart w:id="110" w:name="_Toc31012322"/>
      <w:bookmarkStart w:id="111" w:name="_Toc35621145"/>
      <w:bookmarkStart w:id="112" w:name="_Toc29654607"/>
      <w:bookmarkStart w:id="113" w:name="_Toc30513150"/>
      <w:bookmarkStart w:id="114" w:name="_Toc30680926"/>
      <w:bookmarkStart w:id="115" w:name="_Toc30685162"/>
      <w:bookmarkStart w:id="116" w:name="_Toc31012323"/>
      <w:bookmarkStart w:id="117" w:name="_Toc35621146"/>
      <w:bookmarkStart w:id="118" w:name="_Toc29654608"/>
      <w:bookmarkStart w:id="119" w:name="_Toc30513151"/>
      <w:bookmarkStart w:id="120" w:name="_Toc30680927"/>
      <w:bookmarkStart w:id="121" w:name="_Toc30685163"/>
      <w:bookmarkStart w:id="122" w:name="_Toc31012324"/>
      <w:bookmarkStart w:id="123" w:name="_Toc35621147"/>
      <w:bookmarkStart w:id="124" w:name="_Toc29654609"/>
      <w:bookmarkStart w:id="125" w:name="_Toc30513152"/>
      <w:bookmarkStart w:id="126" w:name="_Toc30680928"/>
      <w:bookmarkStart w:id="127" w:name="_Toc30685164"/>
      <w:bookmarkStart w:id="128" w:name="_Toc31012325"/>
      <w:bookmarkStart w:id="129" w:name="_Toc35621148"/>
      <w:bookmarkStart w:id="130" w:name="_Toc29654610"/>
      <w:bookmarkStart w:id="131" w:name="_Toc30513153"/>
      <w:bookmarkStart w:id="132" w:name="_Toc30680929"/>
      <w:bookmarkStart w:id="133" w:name="_Toc30685165"/>
      <w:bookmarkStart w:id="134" w:name="_Toc31012326"/>
      <w:bookmarkStart w:id="135" w:name="_Toc35621149"/>
      <w:bookmarkStart w:id="136" w:name="_Toc29654611"/>
      <w:bookmarkStart w:id="137" w:name="_Toc30513154"/>
      <w:bookmarkStart w:id="138" w:name="_Toc30680930"/>
      <w:bookmarkStart w:id="139" w:name="_Toc30685166"/>
      <w:bookmarkStart w:id="140" w:name="_Toc31012327"/>
      <w:bookmarkStart w:id="141" w:name="_Toc35621150"/>
      <w:bookmarkStart w:id="142" w:name="_Toc65144011"/>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EB247F">
        <w:t xml:space="preserve">State of </w:t>
      </w:r>
      <w:r w:rsidR="00EC650F">
        <w:t>practice</w:t>
      </w:r>
      <w:bookmarkEnd w:id="142"/>
    </w:p>
    <w:p w14:paraId="21652D1E" w14:textId="0F4B78B9" w:rsidR="00476D6F" w:rsidRDefault="00AD6741" w:rsidP="00846450">
      <w:r>
        <w:t xml:space="preserve">The ocean is an important carbon sink and it plays an enormous role in regulating the global climate. </w:t>
      </w:r>
      <w:r w:rsidR="00504649">
        <w:t xml:space="preserve">So far </w:t>
      </w:r>
      <w:r w:rsidR="00FE52D8">
        <w:t xml:space="preserve">the </w:t>
      </w:r>
      <w:r w:rsidR="00504649">
        <w:t>o</w:t>
      </w:r>
      <w:r>
        <w:t xml:space="preserve">cean </w:t>
      </w:r>
      <w:r w:rsidR="00504649">
        <w:t>absorbed around one-third of all human-generated</w:t>
      </w:r>
      <w:r>
        <w:t xml:space="preserve"> CO</w:t>
      </w:r>
      <w:r w:rsidRPr="00AD6741">
        <w:rPr>
          <w:vertAlign w:val="subscript"/>
        </w:rPr>
        <w:t>2</w:t>
      </w:r>
      <w:r>
        <w:t xml:space="preserve"> </w:t>
      </w:r>
      <w:r w:rsidR="00504649">
        <w:t xml:space="preserve">emissions </w:t>
      </w:r>
      <w:r w:rsidR="00504649">
        <w:fldChar w:fldCharType="begin"/>
      </w:r>
      <w:r w:rsidR="00325925">
        <w:instrText xml:space="preserve"> ADDIN ZOTERO_ITEM CSL_CITATION {"citationID":"iwg9jkE0","properties":{"formattedCitation":"(Avelar et al., 2017)","plainCitation":"(Avelar et al., 2017)","noteIndex":0},"citationItems":[{"id":2435,"uris":["http://zotero.org/groups/2530313/items/B4DWQ784"],"uri":["http://zotero.org/groups/2530313/items/B4DWQ784"],"itemData":{"id":2435,"type":"article-journal","abstract":"Determining national carbon stocks is essential in the framework of ongoing climate change mitigation actions. Presently, assessment of carbon stocks in the context of greenhouse gas (GHG)-reporting on a nation-by-nation basis focuses on the terrestrial realm, i.e., carbon held in living plant biomass and soils, and on potential changes in these stocks in response to anthropogenic activities. However, while the ocean and underlying sediments store substantial quantities of carbon, this pool is presently not considered in the context of national inventories. The ongoing disturbances to both terrestrial and marine ecosystems as a consequence of food production, pollution, climate change and other factors, as well as alteration of linkages and C-exchange between continental and oceanic realms, highlight the need for a better understanding of the quantity and vulnerability of carbon stocks in both systems. We present a preliminary comparison of the stocks of organic carbon held in continental margin sediments within the Exclusive Economic Zone of maritime nations with those in their soils. Our study focuses on Namibia, where there is a wealth of marine sediment data, and draws comparisons with sediment data from two other countries with different characteristics, which are Pakistan and the United Kingdom.","container-title":"Carbon Balance and Management","DOI":"10.1186/s13021-017-0077-x","ISSN":"1750-0680","issue":"1","journalAbbreviation":"Carbon Balance and Management","page":"10","source":"BioMed Central","title":"Relevance of carbon stocks of marine sediments for national greenhouse gas inventories of maritime nations","volume":"12","author":[{"family":"Avelar","given":"Silvania"},{"family":"Voort","given":"Tessa S.","non-dropping-particle":"van der"},{"family":"Eglinton","given":"Timothy I."}],"issued":{"date-parts":[["2017",5,10]]}}}],"schema":"https://github.com/citation-style-language/schema/raw/master/csl-citation.json"} </w:instrText>
      </w:r>
      <w:r w:rsidR="00504649">
        <w:fldChar w:fldCharType="separate"/>
      </w:r>
      <w:r w:rsidR="00325925" w:rsidRPr="00325925">
        <w:rPr>
          <w:rFonts w:cs="Times New Roman"/>
        </w:rPr>
        <w:t>(Avelar et al., 2017)</w:t>
      </w:r>
      <w:r w:rsidR="00504649">
        <w:fldChar w:fldCharType="end"/>
      </w:r>
      <w:r w:rsidR="00504649">
        <w:t xml:space="preserve">. </w:t>
      </w:r>
      <w:r w:rsidR="00EE5EFB">
        <w:t>Th</w:t>
      </w:r>
      <w:r w:rsidR="00FE52D8">
        <w:t>ree major mechanisms</w:t>
      </w:r>
      <w:r w:rsidR="00EE5EFB">
        <w:t xml:space="preserve"> drive </w:t>
      </w:r>
      <w:r>
        <w:t>carbon cycling</w:t>
      </w:r>
      <w:r w:rsidR="00EE5EFB">
        <w:t xml:space="preserve"> in the ocean</w:t>
      </w:r>
      <w:r w:rsidR="00476D6F">
        <w:t xml:space="preserve">: </w:t>
      </w:r>
    </w:p>
    <w:p w14:paraId="12AA4A1B" w14:textId="066DBA51" w:rsidR="00476D6F" w:rsidRDefault="00476D6F" w:rsidP="00476D6F">
      <w:pPr>
        <w:pStyle w:val="ListParagraph"/>
        <w:numPr>
          <w:ilvl w:val="0"/>
          <w:numId w:val="59"/>
        </w:numPr>
      </w:pPr>
      <w:r>
        <w:t>solubility pump – a physiochemical mechanism of carbon solubility in the seawater and deposition in the seafloor by thermohaline circulation</w:t>
      </w:r>
      <w:r w:rsidR="00CD1468">
        <w:t>,</w:t>
      </w:r>
    </w:p>
    <w:p w14:paraId="2687278E" w14:textId="528384C5" w:rsidR="00E15E28" w:rsidRDefault="00476D6F" w:rsidP="00476D6F">
      <w:pPr>
        <w:pStyle w:val="ListParagraph"/>
        <w:numPr>
          <w:ilvl w:val="0"/>
          <w:numId w:val="59"/>
        </w:numPr>
      </w:pPr>
      <w:r>
        <w:t xml:space="preserve">biological pump – mechanisms involving photosynthetic fixation of carbon in the ocean interior, </w:t>
      </w:r>
      <w:r w:rsidR="00CD1468">
        <w:t xml:space="preserve">seafloor deposition and </w:t>
      </w:r>
      <w:r>
        <w:t>remineralization</w:t>
      </w:r>
      <w:r w:rsidR="00CD1468">
        <w:t>, and long-term sequestration in the sediments,</w:t>
      </w:r>
    </w:p>
    <w:p w14:paraId="1A8959DA" w14:textId="38374EEC" w:rsidR="00CD1468" w:rsidRDefault="00CD1468" w:rsidP="00476D6F">
      <w:pPr>
        <w:pStyle w:val="ListParagraph"/>
        <w:numPr>
          <w:ilvl w:val="0"/>
          <w:numId w:val="59"/>
        </w:numPr>
      </w:pPr>
      <w:r>
        <w:t>marine carbonate pump – mechanisms involving c</w:t>
      </w:r>
      <w:r w:rsidR="00FE52D8">
        <w:t>al</w:t>
      </w:r>
      <w:r>
        <w:t>cification of microorganisms at the ocean surfa</w:t>
      </w:r>
      <w:r w:rsidR="00EE5EFB">
        <w:t>ce</w:t>
      </w:r>
      <w:r>
        <w:t xml:space="preserve"> and transport of that material to the seafloor where it can be </w:t>
      </w:r>
      <w:proofErr w:type="spellStart"/>
      <w:r>
        <w:t>remin</w:t>
      </w:r>
      <w:r w:rsidR="00FE52D8">
        <w:t>e</w:t>
      </w:r>
      <w:r>
        <w:t>ralized</w:t>
      </w:r>
      <w:proofErr w:type="spellEnd"/>
      <w:r w:rsidR="00B60868">
        <w:t xml:space="preserve"> or buried.</w:t>
      </w:r>
    </w:p>
    <w:p w14:paraId="142A3F26" w14:textId="41928D48" w:rsidR="0032431E" w:rsidRDefault="00550CC4" w:rsidP="00846450">
      <w:r>
        <w:t xml:space="preserve">The active transportation of </w:t>
      </w:r>
      <w:r w:rsidR="001821A4">
        <w:t xml:space="preserve">organic carbon to the </w:t>
      </w:r>
      <w:r w:rsidR="00FC003E">
        <w:t>ocean se</w:t>
      </w:r>
      <w:r w:rsidR="00FE52D8">
        <w:t>a</w:t>
      </w:r>
      <w:r w:rsidR="00FC003E">
        <w:t>floor</w:t>
      </w:r>
      <w:r w:rsidR="001821A4">
        <w:t xml:space="preserve"> is also carried out by zooplankton, fish, cephalopods and vertebrates </w:t>
      </w:r>
      <w:r w:rsidR="00FC003E">
        <w:t>via</w:t>
      </w:r>
      <w:r w:rsidR="001821A4">
        <w:t xml:space="preserve"> producing </w:t>
      </w:r>
      <w:proofErr w:type="spellStart"/>
      <w:r w:rsidR="001821A4">
        <w:t>faeces</w:t>
      </w:r>
      <w:proofErr w:type="spellEnd"/>
      <w:r w:rsidR="001821A4">
        <w:t xml:space="preserve"> and dead organic matter </w:t>
      </w:r>
      <w:r w:rsidR="001821A4">
        <w:fldChar w:fldCharType="begin"/>
      </w:r>
      <w:r w:rsidR="00325925">
        <w:instrText xml:space="preserve"> ADDIN ZOTERO_ITEM CSL_CITATION {"citationID":"Rl6GIAYX","properties":{"formattedCitation":"(Lavery et al., 2010)","plainCitation":"(Lavery et al., 2010)","noteIndex":0},"citationItems":[{"id":2395,"uris":["http://zotero.org/groups/2530313/items/NFVAJIYM"],"uri":["http://zotero.org/groups/2530313/items/NFVAJIYM"],"itemData":{"id":2395,"type":"article-journal","abstract":"The iron-limited Southern Ocean plays an important role in regulating atmospheric CO2 levels. Marine mammal respiration has been proposed to decrease the efficiency of the Southern Ocean biological pump by returning photosynthetically fixed carbon to the atmosphere. Here, we show that by consuming prey at depth and defecating iron-rich liquid faeces into the photic zone, sperm whales (Phy</w:instrText>
      </w:r>
      <w:r w:rsidR="00325925">
        <w:rPr>
          <w:rFonts w:hint="eastAsia"/>
        </w:rPr>
        <w:instrText xml:space="preserve">seter macrocephalus) instead stimulate new primary production and carbon export to the deep ocean. We estimate that Southern Ocean sperm whales defecate 50 tonnes of iron into the photic zone each year. Molar ratios of Cexport </w:instrText>
      </w:r>
      <w:r w:rsidR="00325925">
        <w:rPr>
          <w:rFonts w:hint="eastAsia"/>
        </w:rPr>
        <w:instrText>∶</w:instrText>
      </w:r>
      <w:r w:rsidR="00325925">
        <w:rPr>
          <w:rFonts w:hint="eastAsia"/>
        </w:rPr>
        <w:instrText>Feadded determined during n</w:instrText>
      </w:r>
      <w:r w:rsidR="00325925">
        <w:instrText xml:space="preserve">atural ocean fertilization events are used to estimate the amount of carbon exported to the deep ocean in response to the iron defecated by sperm whales. We find that Southern Ocean sperm whales stimulate the export of 4 × 105 tonnes of carbon per year to the deep ocean and respire only 2 × 105 tonnes of carbon per year. By enhancing new primary production, the populations of 12 000 sperm whales in the Southern Ocean act as a carbon sink, removing 2 × 105 tonnes more carbon from the atmosphere than they add during respiration. The ability of the Southern Ocean to act as a carbon sink may have been diminished by large-scale removal of sperm whales during industrial whaling.","container-title":"Proceedings of the Royal Society B: Biological Sciences","DOI":"10.1098/rspb.2010.0863","issue":"1699","journalAbbreviation":"Proceedings of the Royal Society B: Biological Sciences","note":"publisher: Royal Society","page":"3527-3531","source":"royalsocietypublishing.org (Atypon)","title":"Iron defecation by sperm whales stimulates carbon export in the Southern Ocean","volume":"277","author":[{"family":"Lavery","given":"Trish J."},{"family":"Roudnew","given":"Ben"},{"family":"Gill","given":"Peter"},{"family":"Seymour","given":"Justin"},{"family":"Seuront","given":"Laurent"},{"family":"Johnson","given":"Genevieve"},{"family":"Mitchell","given":"James G."},{"family":"Smetacek","given":"Victor"}],"issued":{"date-parts":[["2010",11,22]]}}}],"schema":"https://github.com/citation-style-language/schema/raw/master/csl-citation.json"} </w:instrText>
      </w:r>
      <w:r w:rsidR="001821A4">
        <w:fldChar w:fldCharType="separate"/>
      </w:r>
      <w:r w:rsidR="00325925" w:rsidRPr="00325925">
        <w:rPr>
          <w:rFonts w:cs="Times New Roman"/>
        </w:rPr>
        <w:t>(Lavery et al., 2010)</w:t>
      </w:r>
      <w:r w:rsidR="001821A4">
        <w:fldChar w:fldCharType="end"/>
      </w:r>
      <w:r>
        <w:t xml:space="preserve">. </w:t>
      </w:r>
      <w:r w:rsidR="004E1945">
        <w:t xml:space="preserve">Once organic </w:t>
      </w:r>
      <w:r w:rsidR="00FC003E">
        <w:t>carbon</w:t>
      </w:r>
      <w:r w:rsidR="004E1945">
        <w:t xml:space="preserve"> is deposited in the sediments and remain</w:t>
      </w:r>
      <w:r w:rsidR="00B60868">
        <w:t>s</w:t>
      </w:r>
      <w:r w:rsidR="004E1945">
        <w:t xml:space="preserve"> undisturbed, it is stored for centuries </w:t>
      </w:r>
      <w:r w:rsidR="004E1945">
        <w:fldChar w:fldCharType="begin"/>
      </w:r>
      <w:r w:rsidR="00325925">
        <w:instrText xml:space="preserve"> ADDIN ZOTERO_ITEM CSL_CITATION {"citationID":"PcjZIm5T","properties":{"formattedCitation":"(Legge et al., 2020)","plainCitation":"(Legge et al., 2020)","noteIndex":0},"citationItems":[{"id":2171,"uris":["http://zotero.org/groups/2530313/items/M85EIUDX"],"uri":["http://zotero.org/groups/2530313/items/M85EIUDX"],"itemData":{"id":2171,"type":"article-journal","abstract":"A carbon budget for the northwest European continental shelf seas (NWES) was synthesised using available estimates for coastal, pelagic and benthic carbon stocks and flows. Key uncertainties were identified and the effect of future impacts on the carbon budget were assessed. The water of the shelf seas contains between 210 and 230 Tmol of carbon and absorbs between 1.3 and 3.3 Tmol from the atmosphere annually. Off-shelf transport and burial in the sediments account for 60-100% and 0-40% of carbon outputs from the NWES, respectively. Both of these fluxes remain poorly constrained by observations and resolving their magnitudes and relative importance is a key research priority. Pelagic and benthic carbon stocks are dominated by inorganic carbon. Shelf sediments contain the largest stock of carbon, with between 520 and 1600 Tmol stored in the top 0.1 m of the sea bed. Coastal habitats such as salt marshes and mud flats contain large amounts of carbon per unit area but their total carbon stocks are small compared to pelagic and benthic stocks due to their smaller spatial extent. The large pelagic stock of carbon will continue to increase due to the rising concentration of atmospheric CO2, with associated pH decrease. Pelagic carbon stocks and flows are also likely to be significantly affected by increasing acidity and temperature, and circulation changes but the net impact is uncertain. Benthic carbon stocks will be affected by increasing temperature and acidity, and decreasing oxygen concentrations, although the net impact of these interrelated changes on carbon stocks is uncertain and a major knowledge gap. The impact of bottom trawling on benthic carbon stocks is unique amongst the impacts we consider in that it is widespread and also directly manageable, although its net effect on the carbon budget is uncertain. Coastal habitats are vulnerable to sea level rise and are strongly impacted by management decisions. Local, national and regional actions have the potential to protect or enhance carbon storage, but ultimately global governance, via controls on emissions, has the greatest potential to influence the long-term fate of carbon stocks in the northwestern European continental shelf.","container-title":"Frontiers in Marine Science","DOI":"10.3389/fmars.2020.00143","ISSN":"2296-7745","journalAbbreviation":"Front. Mar. Sci.","language":"English","note":"publisher: Frontiers","source":"Frontiers","title":"Carbon on the Northwest European Shelf: Contemporary Budget and Future Influences","title-short":"Carbon on the Northwest European Shelf","URL":"https://www.frontiersin.org/articles/10.3389/fmars.2020.00143/full","volume":"7","author":[{"family":"Legge","given":"Oliver"},{"family":"Johnson","given":"Martin"},{"family":"Hicks","given":"Natalie"},{"family":"Jickells","given":"Tim"},{"family":"Diesing","given":"Markus"},{"family":"Aldridge","given":"John"},{"family":"Andrews","given":"Julian"},{"family":"Artioli","given":"Yuri"},{"family":"Bakker","given":"Dorothee C. E."},{"family":"Burrows","given":"Michael T."},{"family":"Carr","given":"Nealy"},{"family":"Cripps","given":"Gemma"},{"family":"Felgate","given":"Stacey L."},{"family":"Fernand","given":"Liam"},{"family":"Greenwood","given":"Naomi"},{"family":"Hartman","given":"Susan"},{"family":"Kröger","given":"Silke"},{"family":"Lessin","given":"Gennadi"},{"family":"Mahaffey","given":"Claire"},{"family":"Mayor","given":"Daniel J."},{"family":"Parker","given":"Ruth"},{"family":"Queirós","given":"Ana M."},{"family":"Shutler","given":"Jamie D."},{"family":"Silva","given":"Tiago"},{"family":"Stahl","given":"Henrik"},{"family":"Tinker","given":"Jonathan"},{"family":"Underwood","given":"Graham J. C."},{"family":"Van Der Molen","given":"Johan"},{"family":"Wakelin","given":"Sarah"},{"family":"Weston","given":"Keith"},{"family":"Williamson","given":"Phillip"}],"accessed":{"date-parts":[["2020",7,6]]},"issued":{"date-parts":[["2020"]]}}}],"schema":"https://github.com/citation-style-language/schema/raw/master/csl-citation.json"} </w:instrText>
      </w:r>
      <w:r w:rsidR="004E1945">
        <w:fldChar w:fldCharType="separate"/>
      </w:r>
      <w:r w:rsidR="00325925" w:rsidRPr="00325925">
        <w:rPr>
          <w:rFonts w:cs="Times New Roman"/>
        </w:rPr>
        <w:t>(Legge et al., 2020)</w:t>
      </w:r>
      <w:r w:rsidR="004E1945">
        <w:fldChar w:fldCharType="end"/>
      </w:r>
      <w:r w:rsidR="004E1945">
        <w:t>. Because of th</w:t>
      </w:r>
      <w:r w:rsidR="00B60868">
        <w:t>is</w:t>
      </w:r>
      <w:r w:rsidR="004E1945">
        <w:t>, m</w:t>
      </w:r>
      <w:r w:rsidR="00B42CE8">
        <w:t xml:space="preserve">arine ecosystems have been often recognized for </w:t>
      </w:r>
      <w:r w:rsidR="00FB03C8">
        <w:t>their</w:t>
      </w:r>
      <w:r w:rsidR="00B42CE8">
        <w:t xml:space="preserve"> ability to act as blue carbon sinks by sequestering carbon for </w:t>
      </w:r>
      <w:r w:rsidR="00AA0EE9">
        <w:t>long-term time scales</w:t>
      </w:r>
      <w:r w:rsidR="004E1945">
        <w:t xml:space="preserve"> and helping </w:t>
      </w:r>
      <w:r w:rsidR="00FE52D8">
        <w:t>to regulate</w:t>
      </w:r>
      <w:r w:rsidR="004E1945">
        <w:t xml:space="preserve"> the global climate</w:t>
      </w:r>
      <w:r>
        <w:t xml:space="preserve"> </w:t>
      </w:r>
      <w:r w:rsidR="00FC003E">
        <w:t xml:space="preserve">crisis </w:t>
      </w:r>
      <w:r w:rsidR="004E1945">
        <w:fldChar w:fldCharType="begin"/>
      </w:r>
      <w:r w:rsidR="00325925">
        <w:instrText xml:space="preserve"> ADDIN ZOTERO_ITEM CSL_CITATION {"citationID":"7bq46V4B","properties":{"formattedCitation":"(Solan et al., 2020)","plainCitation":"(Solan et al., 2020)","noteIndex":0},"citationItems":[{"id":2161,"uris":["http://zotero.org/groups/2530313/items/A3ZUGC6Y"],"uri":["http://zotero.org/groups/2530313/items/A3ZUGC6Y"],"itemData":{"id":2161,"type":"article-journal","abstract":"Innovative solutions to improve the condition and resilience of ecosystems are needed to address societal challenges and pave the way towards a climate-resilient future. Nature-based solutions offer the potential to protect, sustainably manage and restore natural or modified ecosystems while providing multiple other benefits for health, the economy, society and the environment. However, the implementation of nature-based solutions stems from a discourse that is almost exclusively derived from a terrestrial and urban context and assumes that risk reduction is resolved locally. We argue that this position ignores the importance of complex ecological interactions across a range of temporal and spatial scales and misses the substantive contribution from marine ecosystems, which are notably absent from most climate mitigation and adaptation strategies that extend beyond coastal disaster management. Here, we consider the potential of sediment-dwelling fauna and flora to inform and support nature-based solutions, and how the ecology of benthic environments can enhance adaptation plans. We illustrate our thesis with examples of practice that are generating, or have the potential to deliver, transformative change and discuss where further innovation might be applied. Finally, we take a reflective look at the realized and potential capacity of benthic-based solutions to contribute to adaptation plans and offer our perspectives on the suitability and shortcomings of past achievements and the prospective rewards from sensible prioritization of future research.This article is part of the theme issue ‘Climate change and ecosystems: threats, opportunities and solutions'.","container-title":"Philosophical Transactions of the Royal Society B: Biological Sciences","DOI":"10.1098/rstb.2019.0107","issue":"1794","journalAbbreviation":"Philosophical Transactions of the Royal Society B: Biological Sciences","note":"publisher: Royal Society","page":"20190107","source":"royalsocietypublishing.org (Atypon)","title":"Benthic-based contributions to climate change mitigation and adaptation","volume":"375","author":[{"family":"Solan","given":"Martin"},{"family":"Bennett","given":"Elena M."},{"family":"Mumby","given":"Peter J."},{"family":"Leyland","given":"Julian"},{"family":"Godbold","given":"Jasmin A."}],"issued":{"date-parts":[["2020",3,16]]}}}],"schema":"https://github.com/citation-style-language/schema/raw/master/csl-citation.json"} </w:instrText>
      </w:r>
      <w:r w:rsidR="004E1945">
        <w:fldChar w:fldCharType="separate"/>
      </w:r>
      <w:r w:rsidR="00325925" w:rsidRPr="00325925">
        <w:rPr>
          <w:rFonts w:cs="Times New Roman"/>
        </w:rPr>
        <w:t>(Solan et al., 2020)</w:t>
      </w:r>
      <w:r w:rsidR="004E1945">
        <w:fldChar w:fldCharType="end"/>
      </w:r>
      <w:r w:rsidR="00AA0EE9">
        <w:t xml:space="preserve">. </w:t>
      </w:r>
    </w:p>
    <w:p w14:paraId="2DD933E8" w14:textId="696D926B" w:rsidR="00A660B7" w:rsidRDefault="746FC056" w:rsidP="00846450">
      <w:r>
        <w:t xml:space="preserve">Marine protected areas (MPAs) are recognized as one of most effective tools in adaptation and mitigation of climate change impacts </w:t>
      </w:r>
      <w:r w:rsidR="00504649">
        <w:fldChar w:fldCharType="begin"/>
      </w:r>
      <w:r w:rsidR="00C72855">
        <w:instrText xml:space="preserve"> ADDIN ZOTERO_ITEM CSL_CITATION {"citationID":"LqxDZ32l","properties":{"formattedCitation":"(Simard, F. et al., 2016)","plainCitation":"(Simard, F. et al., 2016)","noteIndex":0},"citationItems":[{"id":2217,"uris":["http://zotero.org/groups/2530313/items/2SW6GIJA"],"uri":["http://zotero.org/groups/2530313/items/2SW6GIJA"],"itemData":{"id":2217,"type":"report","event-place":"Gland, Switzerland","page":"52","publisher":"IUCN","publisher-place":"Gland, Switzerland","title":"Marine Protected Area and climate change: Adaptation and mitigation synergies, opportunities and challenges","author":[{"family":"Simard, F.","given":""},{"family":"Laffoley, D.","given":""},{"family":"Baxter, J.M.","given":""}],"issued":{"date-parts":[["2016"]]}}}],"schema":"https://github.com/citation-style-language/schema/raw/master/csl-citation.json"} </w:instrText>
      </w:r>
      <w:r w:rsidR="00504649">
        <w:fldChar w:fldCharType="separate"/>
      </w:r>
      <w:r w:rsidR="00C72855" w:rsidRPr="00C72855">
        <w:rPr>
          <w:rFonts w:cs="Times New Roman"/>
        </w:rPr>
        <w:t>(Simard, F. et al., 2016)</w:t>
      </w:r>
      <w:r w:rsidR="00504649">
        <w:fldChar w:fldCharType="end"/>
      </w:r>
      <w:r>
        <w:t>. The majority of attention regarding blue carbon has been given to coastal ecosystems such as seagrasses, mangroves and salt marshes</w:t>
      </w:r>
      <w:r w:rsidR="00B60868">
        <w:t>. Within these ecosystems</w:t>
      </w:r>
      <w:r w:rsidR="002A6892">
        <w:t>,</w:t>
      </w:r>
      <w:r>
        <w:t xml:space="preserve"> the MPAs mitigation potential to prevent loss of those ecosystems is well established </w:t>
      </w:r>
      <w:r w:rsidR="00504649">
        <w:fldChar w:fldCharType="begin"/>
      </w:r>
      <w:r w:rsidR="00325925">
        <w:instrText xml:space="preserve"> ADDIN ZOTERO_ITEM CSL_CITATION {"citationID":"lcorKqT3","properties":{"formattedCitation":"(Anne Merwin et al., 2020)","plainCitation":"(Anne Merwin et al., 2020)","noteIndex":0},"citationItems":[{"id":2343,"uris":["http://zotero.org/groups/2530313/items/XUKVVLAQ"],"uri":["http://zotero.org/groups/2530313/items/XUKVVLAQ"],"itemData":{"id":2343,"type":"report","genre":"Ocean and Climate Discussion Series","page":"6","publisher":"Ocean Conservancy","title":"\"Climate-Smart\" Marine Protected Areas for Mitigation and Adaptation Policy","author":[{"literal":"Anne Merwin"},{"literal":"Sarah R. Cooley"},{"literal":"Joshua D. McBee"},{"literal":"Gwynne Taraska"},{"literal":"Anna Zivian"},{"literal":"Chris Robbins"}],"issued":{"date-parts":[["2020",6]]}}}],"schema":"https://github.com/citation-style-language/schema/raw/master/csl-citation.json"} </w:instrText>
      </w:r>
      <w:r w:rsidR="00504649">
        <w:fldChar w:fldCharType="separate"/>
      </w:r>
      <w:r w:rsidR="00325925" w:rsidRPr="00325925">
        <w:rPr>
          <w:rFonts w:cs="Times New Roman"/>
        </w:rPr>
        <w:t>(Anne Merwin et al., 2020)</w:t>
      </w:r>
      <w:r w:rsidR="00504649">
        <w:fldChar w:fldCharType="end"/>
      </w:r>
      <w:r>
        <w:t>. Despite the fact</w:t>
      </w:r>
      <w:r w:rsidR="00B60868">
        <w:t>,</w:t>
      </w:r>
      <w:r>
        <w:t xml:space="preserve"> that </w:t>
      </w:r>
      <w:r w:rsidR="00B60868">
        <w:t>they</w:t>
      </w:r>
      <w:r>
        <w:t xml:space="preserve"> sequester a large amount of global carbon (46.7 percent), they only cover 2 percent of the global ocean </w:t>
      </w:r>
      <w:r w:rsidR="00504649">
        <w:fldChar w:fldCharType="begin"/>
      </w:r>
      <w:r w:rsidR="00325925">
        <w:instrText xml:space="preserve"> ADDIN ZOTERO_ITEM CSL_CITATION {"citationID":"fVVQEB2W","properties":{"formattedCitation":"(Duarte et al., 2013)","plainCitation":"(Duarte et al., 2013)","noteIndex":0},"citationItems":[{"id":865,"uris":["http://zotero.org/groups/2241941/items/33W78MBI"],"uri":["http://zotero.org/groups/2241941/items/33W78MBI"],"itemData":{"id":865,"type":"article-journal","container-title":"Nature Climate Change","DOI":"10.1038/nclimate1970","ISSN":"1758-678X, 1758-6798","issue":"11","journalAbbreviation":"Nature Clim Change","language":"en","page":"961-968","source":"DOI.org (Crossref)","title":"The role of coastal plant communities for climate change mitigation and adaptation","volume":"3","author":[{"family":"Duarte","given":"Carlos M."},{"family":"Losada","given":"Iñigo J."},{"family":"Hendriks","given":"Iris E."},{"family":"Mazarrasa","given":"Inés"},{"family":"Marbà","given":"Núria"}],"issued":{"date-parts":[["2013",11]]}}}],"schema":"https://github.com/citation-style-language/schema/raw/master/csl-citation.json"} </w:instrText>
      </w:r>
      <w:r w:rsidR="00504649">
        <w:fldChar w:fldCharType="separate"/>
      </w:r>
      <w:r w:rsidR="00325925" w:rsidRPr="00325925">
        <w:rPr>
          <w:rFonts w:cs="Times New Roman"/>
        </w:rPr>
        <w:t>(Duarte et al., 2013)</w:t>
      </w:r>
      <w:r w:rsidR="00504649">
        <w:fldChar w:fldCharType="end"/>
      </w:r>
      <w:r>
        <w:t xml:space="preserve">. The vast majority of the ocean floor is represented by the off-shore sediments that together cover an area greater than all other habitats on Earth </w:t>
      </w:r>
      <w:r w:rsidR="00504649">
        <w:fldChar w:fldCharType="begin"/>
      </w:r>
      <w:r w:rsidR="00504649">
        <w:instrText xml:space="preserve"> ADDIN ZOTERO_ITEM CSL_CITATION {"citationID":"g5c5yiHq","properties":{"formattedCitation":"(Snelgrove, 1999)","plainCitation":"(Snelgrove, 1999)","noteIndex":0},"citationItems":[{"id":2588,"uris":["http://zotero.org/groups/2530313/items/8JS42W8P"],"uri":["http://zotero.org/groups/2530313/items/8JS42W8P"],"itemData":{"id":2588,"type":"article-journal","abstract":"The oceans encompass habitats ranging from highly productive coastal regions to lightless, high-pressure, and low-temperature deep-sea environments. The benthic","container-title":"BioScience","DOI":"10.2307/1313538","ISSN":"0006-3568","issue":"2","journalAbbreviation":"BioScience","language":"en","note":"publisher: Oxford Academic","page":"129-138","source":"academic.oup.com","title":"Getting to the Bottom of Marine Biodiversity: Sedimentary Habitats: Ocean bottoms are the most widespread habitat on Earth and support high biodiversity and key ecosystem services","title-short":"Getting to the Bottom of Marine Biodiversity","volume":"49","author":[{"family":"Snelgrove","given":"Paul V. R."}],"issued":{"date-parts":[["1999",2,1]]}}}],"schema":"https://github.com/citation-style-language/schema/raw/master/csl-citation.json"} </w:instrText>
      </w:r>
      <w:r w:rsidR="00504649">
        <w:fldChar w:fldCharType="separate"/>
      </w:r>
      <w:r w:rsidR="00325925" w:rsidRPr="00325925">
        <w:rPr>
          <w:rFonts w:cs="Times New Roman"/>
        </w:rPr>
        <w:t>(Snelgrove, 1999)</w:t>
      </w:r>
      <w:r w:rsidR="00504649">
        <w:fldChar w:fldCharType="end"/>
      </w:r>
      <w:r>
        <w:t xml:space="preserve">. </w:t>
      </w:r>
      <w:r>
        <w:lastRenderedPageBreak/>
        <w:t xml:space="preserve">It is important to recognize the potential of those benthic environments to prevent, mitigate and enhance the impacts of climate warming </w:t>
      </w:r>
      <w:r w:rsidR="00504649">
        <w:fldChar w:fldCharType="begin"/>
      </w:r>
      <w:r w:rsidR="00325925">
        <w:instrText xml:space="preserve"> ADDIN ZOTERO_ITEM CSL_CITATION {"citationID":"5XrlAAO1","properties":{"formattedCitation":"(Solan et al., 2020)","plainCitation":"(Solan et al., 2020)","noteIndex":0},"citationItems":[{"id":2161,"uris":["http://zotero.org/groups/2530313/items/A3ZUGC6Y"],"uri":["http://zotero.org/groups/2530313/items/A3ZUGC6Y"],"itemData":{"id":2161,"type":"article-journal","abstract":"Innovative solutions to improve the condition and resilience of ecosystems are needed to address societal challenges and pave the way towards a climate-resilient future. Nature-based solutions offer the potential to protect, sustainably manage and restore natural or modified ecosystems while providing multiple other benefits for health, the economy, society and the environment. However, the implementation of nature-based solutions stems from a discourse that is almost exclusively derived from a terrestrial and urban context and assumes that risk reduction is resolved locally. We argue that this position ignores the importance of complex ecological interactions across a range of temporal and spatial scales and misses the substantive contribution from marine ecosystems, which are notably absent from most climate mitigation and adaptation strategies that extend beyond coastal disaster management. Here, we consider the potential of sediment-dwelling fauna and flora to inform and support nature-based solutions, and how the ecology of benthic environments can enhance adaptation plans. We illustrate our thesis with examples of practice that are generating, or have the potential to deliver, transformative change and discuss where further innovation might be applied. Finally, we take a reflective look at the realized and potential capacity of benthic-based solutions to contribute to adaptation plans and offer our perspectives on the suitability and shortcomings of past achievements and the prospective rewards from sensible prioritization of future research.This article is part of the theme issue ‘Climate change and ecosystems: threats, opportunities and solutions'.","container-title":"Philosophical Transactions of the Royal Society B: Biological Sciences","DOI":"10.1098/rstb.2019.0107","issue":"1794","journalAbbreviation":"Philosophical Transactions of the Royal Society B: Biological Sciences","note":"publisher: Royal Society","page":"20190107","source":"royalsocietypublishing.org (Atypon)","title":"Benthic-based contributions to climate change mitigation and adaptation","volume":"375","author":[{"family":"Solan","given":"Martin"},{"family":"Bennett","given":"Elena M."},{"family":"Mumby","given":"Peter J."},{"family":"Leyland","given":"Julian"},{"family":"Godbold","given":"Jasmin A."}],"issued":{"date-parts":[["2020",3,16]]}}}],"schema":"https://github.com/citation-style-language/schema/raw/master/csl-citation.json"} </w:instrText>
      </w:r>
      <w:r w:rsidR="00504649">
        <w:fldChar w:fldCharType="separate"/>
      </w:r>
      <w:r w:rsidR="00325925" w:rsidRPr="00325925">
        <w:rPr>
          <w:rFonts w:cs="Times New Roman"/>
        </w:rPr>
        <w:t>(Solan et al., 2020)</w:t>
      </w:r>
      <w:r w:rsidR="00504649">
        <w:fldChar w:fldCharType="end"/>
      </w:r>
      <w:r>
        <w:t xml:space="preserve">. </w:t>
      </w:r>
    </w:p>
    <w:p w14:paraId="52D7380E" w14:textId="2768DB99" w:rsidR="003A3F53" w:rsidRDefault="00D156CA" w:rsidP="00846450">
      <w:pPr>
        <w:rPr>
          <w:noProof/>
        </w:rPr>
      </w:pPr>
      <w:r>
        <w:t xml:space="preserve">The recent global estimates show </w:t>
      </w:r>
      <w:r w:rsidR="00457DCB">
        <w:t xml:space="preserve">that the ocean is currently storing around </w:t>
      </w:r>
      <w:r w:rsidR="009E635F">
        <w:t xml:space="preserve">3117 (3006-3209) </w:t>
      </w:r>
      <w:proofErr w:type="spellStart"/>
      <w:r w:rsidR="009E635F">
        <w:t>Pg</w:t>
      </w:r>
      <w:proofErr w:type="spellEnd"/>
      <w:r w:rsidR="009E635F">
        <w:t xml:space="preserve"> carbon in the top 1 m</w:t>
      </w:r>
      <w:r w:rsidR="00583ADC">
        <w:t>eter</w:t>
      </w:r>
      <w:r w:rsidR="009E635F">
        <w:t xml:space="preserve"> of sediment and </w:t>
      </w:r>
      <w:r>
        <w:t xml:space="preserve">that </w:t>
      </w:r>
      <w:r w:rsidR="00FB03C8">
        <w:t xml:space="preserve">a </w:t>
      </w:r>
      <w:r w:rsidR="006F4E56">
        <w:t xml:space="preserve">large amount </w:t>
      </w:r>
      <w:r w:rsidR="00B60868">
        <w:t xml:space="preserve">(75 percent) </w:t>
      </w:r>
      <w:r w:rsidR="006F4E56">
        <w:t>of th</w:t>
      </w:r>
      <w:r w:rsidR="00B60868">
        <w:t>is</w:t>
      </w:r>
      <w:r w:rsidR="006F4E56">
        <w:t xml:space="preserve"> carbon stock is </w:t>
      </w:r>
      <w:r w:rsidR="00B60868">
        <w:t>found in</w:t>
      </w:r>
      <w:r w:rsidR="006F4E56">
        <w:t xml:space="preserve"> global ocean abyssal </w:t>
      </w:r>
      <w:r w:rsidR="00B60868">
        <w:t>sediment</w:t>
      </w:r>
      <w:r w:rsidR="00457DCB">
        <w:t xml:space="preserve"> </w:t>
      </w:r>
      <w:r w:rsidR="00457DCB">
        <w:fldChar w:fldCharType="begin"/>
      </w:r>
      <w:r w:rsidR="00325925">
        <w:instrText xml:space="preserve"> ADDIN ZOTERO_ITEM CSL_CITATION {"citationID":"N9fKXWQV","properties":{"formattedCitation":"(Atwood et al., 2020)","plainCitation":"(Atwood et al., 2020)","noteIndex":0},"citationItems":[{"id":2202,"uris":["http://zotero.org/groups/2530313/items/YLMSQQ2J"],"uri":["http://zotero.org/groups/2530313/items/YLMSQQ2J"],"itemData":{"id":2202,"type":"article-journal","abstract":"To develop more accurate global carbon (C) budgets and to better inform management of human activities in the ocean, we need high-resolution estimates of marine C stocks. Here we quantify global marine sedimentary C stocks at a 1-km resolution, and find that marine sediments store ~ 3117 (3006-3209) Pg C in the top 1 meter (more than twice that of terrestrial soils). Sediments in abyss/basin zones account for 75% of the global marine sediment C stock, and 52% of that stock is within the 200-mile Exclusive Economic Zones of countries. Currently, only ~2% of sediment C stocks are located in highly to fully protected areas that prevent the disturbance of the seafloor. Our results show that marine sediments represent a large and globally important C sink. However, the lack of protection for marine C stocks makes them highly vulnerable to human disturbances that can lead to their remineralization to CO2, further aggravating climate change impacts.","container-title":"Frontiers in Marine Science","DOI":"10.3389/fmars.2020.00165","ISSN":"2296-7745","journalAbbreviation":"Front. Mar. Sci.","language":"English","note":"publisher: Frontiers","source":"Frontiers","title":"Global Patterns in Marine Sediment Carbon Stocks","URL":"https://www.frontiersin.org/articles/10.3389/fmars.2020.00165/full","volume":"7","author":[{"family":"Atwood","given":"Trisha B."},{"family":"Witt","given":"Andrew"},{"family":"Mayorga","given":"Juan"},{"family":"Hammill","given":"Edd"},{"family":"Sala","given":"Enric"}],"accessed":{"date-parts":[["2020",7,1]]},"issued":{"date-parts":[["2020"]]}}}],"schema":"https://github.com/citation-style-language/schema/raw/master/csl-citation.json"} </w:instrText>
      </w:r>
      <w:r w:rsidR="00457DCB">
        <w:fldChar w:fldCharType="separate"/>
      </w:r>
      <w:r w:rsidR="00325925" w:rsidRPr="00325925">
        <w:rPr>
          <w:rFonts w:cs="Times New Roman"/>
        </w:rPr>
        <w:t>(Atwood et al., 2020)</w:t>
      </w:r>
      <w:r w:rsidR="00457DCB">
        <w:fldChar w:fldCharType="end"/>
      </w:r>
      <w:r w:rsidR="006F4E56">
        <w:t xml:space="preserve">. The same study provides evidence </w:t>
      </w:r>
      <w:r w:rsidR="009E635F">
        <w:t xml:space="preserve">of similar sediment carbon stock </w:t>
      </w:r>
      <w:r w:rsidR="006F4E56">
        <w:t xml:space="preserve">within EEZs </w:t>
      </w:r>
      <w:r w:rsidR="009E635F">
        <w:t>and</w:t>
      </w:r>
      <w:r w:rsidR="006F4E56">
        <w:t xml:space="preserve"> the High-Seas</w:t>
      </w:r>
      <w:r w:rsidR="009E635F">
        <w:t xml:space="preserve"> jurisdiction</w:t>
      </w:r>
      <w:r w:rsidR="006F4E56">
        <w:t xml:space="preserve"> (1606 vs 1512 </w:t>
      </w:r>
      <w:proofErr w:type="spellStart"/>
      <w:r w:rsidR="006F4E56">
        <w:t>Pg</w:t>
      </w:r>
      <w:proofErr w:type="spellEnd"/>
      <w:r w:rsidR="006F4E56">
        <w:t xml:space="preserve"> </w:t>
      </w:r>
      <w:r w:rsidR="009E635F">
        <w:t>carbon in the top 1 m</w:t>
      </w:r>
      <w:r w:rsidR="00583ADC">
        <w:t>eter</w:t>
      </w:r>
      <w:r w:rsidR="009E635F">
        <w:t xml:space="preserve"> of sediment</w:t>
      </w:r>
      <w:r w:rsidR="006F4E56">
        <w:t>)</w:t>
      </w:r>
      <w:r w:rsidR="00457DCB">
        <w:fldChar w:fldCharType="begin"/>
      </w:r>
      <w:r w:rsidR="00325925">
        <w:instrText xml:space="preserve"> ADDIN ZOTERO_ITEM CSL_CITATION {"citationID":"nvr3VdtJ","properties":{"formattedCitation":"(Atwood et al., 2020)","plainCitation":"(Atwood et al., 2020)","noteIndex":0},"citationItems":[{"id":2202,"uris":["http://zotero.org/groups/2530313/items/YLMSQQ2J"],"uri":["http://zotero.org/groups/2530313/items/YLMSQQ2J"],"itemData":{"id":2202,"type":"article-journal","abstract":"To develop more accurate global carbon (C) budgets and to better inform management of human activities in the ocean, we need high-resolution estimates of marine C stocks. Here we quantify global marine sedimentary C stocks at a 1-km resolution, and find that marine sediments store ~ 3117 (3006-3209) Pg C in the top 1 meter (more than twice that of terrestrial soils). Sediments in abyss/basin zones account for 75% of the global marine sediment C stock, and 52% of that stock is within the 200-mile Exclusive Economic Zones of countries. Currently, only ~2% of sediment C stocks are located in highly to fully protected areas that prevent the disturbance of the seafloor. Our results show that marine sediments represent a large and globally important C sink. However, the lack of protection for marine C stocks makes them highly vulnerable to human disturbances that can lead to their remineralization to CO2, further aggravating climate change impacts.","container-title":"Frontiers in Marine Science","DOI":"10.3389/fmars.2020.00165","ISSN":"2296-7745","journalAbbreviation":"Front. Mar. Sci.","language":"English","note":"publisher: Frontiers","source":"Frontiers","title":"Global Patterns in Marine Sediment Carbon Stocks","URL":"https://www.frontiersin.org/articles/10.3389/fmars.2020.00165/full","volume":"7","author":[{"family":"Atwood","given":"Trisha B."},{"family":"Witt","given":"Andrew"},{"family":"Mayorga","given":"Juan"},{"family":"Hammill","given":"Edd"},{"family":"Sala","given":"Enric"}],"accessed":{"date-parts":[["2020",7,1]]},"issued":{"date-parts":[["2020"]]}}}],"schema":"https://github.com/citation-style-language/schema/raw/master/csl-citation.json"} </w:instrText>
      </w:r>
      <w:r w:rsidR="00457DCB">
        <w:fldChar w:fldCharType="separate"/>
      </w:r>
      <w:r w:rsidR="00325925" w:rsidRPr="00325925">
        <w:rPr>
          <w:rFonts w:cs="Times New Roman"/>
        </w:rPr>
        <w:t>(Atwood et al., 2020)</w:t>
      </w:r>
      <w:r w:rsidR="00457DCB">
        <w:fldChar w:fldCharType="end"/>
      </w:r>
      <w:r w:rsidR="006F4E56">
        <w:t xml:space="preserve">. </w:t>
      </w:r>
      <w:r w:rsidR="00457DCB">
        <w:t xml:space="preserve">Another study estimates that the upper 5 </w:t>
      </w:r>
      <w:proofErr w:type="spellStart"/>
      <w:r w:rsidR="00457DCB">
        <w:t>c</w:t>
      </w:r>
      <w:r w:rsidR="00583ADC">
        <w:t>enti</w:t>
      </w:r>
      <w:r w:rsidR="00457DCB">
        <w:t>m</w:t>
      </w:r>
      <w:r w:rsidR="00583ADC">
        <w:t>et</w:t>
      </w:r>
      <w:r w:rsidR="002A6892">
        <w:t>re</w:t>
      </w:r>
      <w:r w:rsidR="00583ADC">
        <w:t>s</w:t>
      </w:r>
      <w:proofErr w:type="spellEnd"/>
      <w:r w:rsidR="00457DCB">
        <w:t xml:space="preserve"> of global seafloor sediment stores 87 Gt of organic carbon </w:t>
      </w:r>
      <w:r w:rsidR="00457DCB">
        <w:fldChar w:fldCharType="begin"/>
      </w:r>
      <w:r w:rsidR="00325925">
        <w:instrText xml:space="preserve"> ADDIN ZOTERO_ITEM CSL_CITATION {"citationID":"vhMdJEcY","properties":{"formattedCitation":"(Lee et al., 2019)","plainCitation":"(Lee et al., 2019)","noteIndex":0},"citationItems":[{"id":2151,"uris":["http://zotero.org/groups/2530313/items/IBRHACAI"],"uri":["http://zotero.org/groups/2530313/items/IBRHACAI"],"itemData":{"id":2151,"type":"article-journal","abstract":"Seafloor properties, including total organic carbon (TOC), are sparsely measured on a global scale, and interpolation (prediction) techniques are often used as a proxy for observation. Previous geospatial interpolations of seafloor TOC exhibit gaps where little to no observed data exists. In contrast, recent machine learning techniques, relying on geophysical and geochemical properties (e.g., seafloor biomass, porosity, and distance from coast), show promise in making comprehensive, statistically optimal predictions. Here we apply a nonparametric (i.e., data-driven) machine learning algorithm, specifically k-nearest neighbors (kNN), to estimate the global distribution of seafloor TOC. Our results include predictor (feature) selection specifically designed to mitigate bias and produce a statistically optimal estimation of seafloor TOC, with uncertainty, at 5 × 5-arc minute resolution. Analysis of parameter space sample density provides a guide for future sampling. One use for this prediction is to constrain a global inventory, indicating that just the upper 5 cm of the seafloor contains about 87 ± 43 gigatons of carbon (Gt C) in organic form.","container-title":"Global Biogeochemical Cycles","DOI":"10.1029/2018GB005992","ISSN":"1944-9224","issue":"1","language":"en","note":"_eprint: https://agupubs.onlinelibrary.wiley.com/doi/pdf/10.1029/2018GB005992","page":"37-46","source":"Wiley Online Library","title":"A Machine Learning (kNN) Approach to Predicting Global Seafloor Total Organic Carbon","volume":"33","author":[{"family":"Lee","given":"Taylor R."},{"family":"Wood","given":"Warren T."},{"family":"Phrampus","given":"Benjamin J."}],"issued":{"date-parts":[["2019"]]}}}],"schema":"https://github.com/citation-style-language/schema/raw/master/csl-citation.json"} </w:instrText>
      </w:r>
      <w:r w:rsidR="00457DCB">
        <w:fldChar w:fldCharType="separate"/>
      </w:r>
      <w:r w:rsidR="00325925" w:rsidRPr="00325925">
        <w:rPr>
          <w:rFonts w:cs="Times New Roman"/>
        </w:rPr>
        <w:t>(Lee et al., 2019)</w:t>
      </w:r>
      <w:r w:rsidR="00457DCB">
        <w:fldChar w:fldCharType="end"/>
      </w:r>
      <w:r w:rsidR="00457DCB">
        <w:t xml:space="preserve"> corresponding to 10</w:t>
      </w:r>
      <w:r w:rsidR="00583ADC">
        <w:t xml:space="preserve"> percent</w:t>
      </w:r>
      <w:r w:rsidR="00457DCB">
        <w:t xml:space="preserve"> of total carbon sequestered </w:t>
      </w:r>
      <w:r w:rsidR="00B60868">
        <w:t>from</w:t>
      </w:r>
      <w:r w:rsidR="00457DCB">
        <w:t xml:space="preserve"> the atmosphere (867 Gt C, assuming </w:t>
      </w:r>
      <w:r w:rsidR="00457DCB">
        <w:rPr>
          <w:rFonts w:cs="Times New Roman"/>
        </w:rPr>
        <w:t>~</w:t>
      </w:r>
      <w:r w:rsidR="00457DCB">
        <w:t>410 ppm CO</w:t>
      </w:r>
      <w:r w:rsidR="00457DCB" w:rsidRPr="00457DCB">
        <w:rPr>
          <w:vertAlign w:val="subscript"/>
        </w:rPr>
        <w:t>2</w:t>
      </w:r>
      <w:r w:rsidR="00457DCB">
        <w:t xml:space="preserve">). </w:t>
      </w:r>
      <w:r w:rsidR="00B60A2D">
        <w:t xml:space="preserve">It has been indicated that marine sediment carbon stocks in maritime nations can be similar in magnitude to those of soils and should be considered </w:t>
      </w:r>
      <w:r w:rsidR="00B60868">
        <w:t>in</w:t>
      </w:r>
      <w:r w:rsidR="00B60A2D">
        <w:t xml:space="preserve"> national GHG inventories </w:t>
      </w:r>
      <w:r w:rsidR="00B60A2D">
        <w:fldChar w:fldCharType="begin"/>
      </w:r>
      <w:r w:rsidR="00325925">
        <w:instrText xml:space="preserve"> ADDIN ZOTERO_ITEM CSL_CITATION {"citationID":"udNX3IHi","properties":{"formattedCitation":"(Avelar et al., 2017)","plainCitation":"(Avelar et al., 2017)","noteIndex":0},"citationItems":[{"id":2435,"uris":["http://zotero.org/groups/2530313/items/B4DWQ784"],"uri":["http://zotero.org/groups/2530313/items/B4DWQ784"],"itemData":{"id":2435,"type":"article-journal","abstract":"Determining national carbon stocks is essential in the framework of ongoing climate change mitigation actions. Presently, assessment of carbon stocks in the context of greenhouse gas (GHG)-reporting on a nation-by-nation basis focuses on the terrestrial realm, i.e., carbon held in living plant biomass and soils, and on potential changes in these stocks in response to anthropogenic activities. However, while the ocean and underlying sediments store substantial quantities of carbon, this pool is presently not considered in the context of national inventories. The ongoing disturbances to both terrestrial and marine ecosystems as a consequence of food production, pollution, climate change and other factors, as well as alteration of linkages and C-exchange between continental and oceanic realms, highlight the need for a better understanding of the quantity and vulnerability of carbon stocks in both systems. We present a preliminary comparison of the stocks of organic carbon held in continental margin sediments within the Exclusive Economic Zone of maritime nations with those in their soils. Our study focuses on Namibia, where there is a wealth of marine sediment data, and draws comparisons with sediment data from two other countries with different characteristics, which are Pakistan and the United Kingdom.","container-title":"Carbon Balance and Management","DOI":"10.1186/s13021-017-0077-x","ISSN":"1750-0680","issue":"1","journalAbbreviation":"Carbon Balance and Management","page":"10","source":"BioMed Central","title":"Relevance of carbon stocks of marine sediments for national greenhouse gas inventories of maritime nations","volume":"12","author":[{"family":"Avelar","given":"Silvania"},{"family":"Voort","given":"Tessa S.","non-dropping-particle":"van der"},{"family":"Eglinton","given":"Timothy I."}],"issued":{"date-parts":[["2017",5,10]]}}}],"schema":"https://github.com/citation-style-language/schema/raw/master/csl-citation.json"} </w:instrText>
      </w:r>
      <w:r w:rsidR="00B60A2D">
        <w:fldChar w:fldCharType="separate"/>
      </w:r>
      <w:r w:rsidR="00325925" w:rsidRPr="00325925">
        <w:rPr>
          <w:rFonts w:cs="Times New Roman"/>
        </w:rPr>
        <w:t>(Avelar et al., 2017)</w:t>
      </w:r>
      <w:r w:rsidR="00B60A2D">
        <w:fldChar w:fldCharType="end"/>
      </w:r>
      <w:r w:rsidR="00B60A2D">
        <w:t xml:space="preserve">. </w:t>
      </w:r>
      <w:r w:rsidR="00215068">
        <w:t>According to Atwood</w:t>
      </w:r>
      <w:r w:rsidR="00C72855">
        <w:t xml:space="preserve"> et al.</w:t>
      </w:r>
      <w:r w:rsidR="00251CAD">
        <w:t xml:space="preserve"> 2020</w:t>
      </w:r>
      <w:r w:rsidR="00215068">
        <w:t>, w</w:t>
      </w:r>
      <w:r w:rsidR="006F4E56">
        <w:t>ithin the global sediment carbon stock</w:t>
      </w:r>
      <w:r w:rsidR="00B60A2D">
        <w:t xml:space="preserve">, </w:t>
      </w:r>
      <w:r w:rsidR="006F4E56">
        <w:t xml:space="preserve">4 </w:t>
      </w:r>
      <w:r w:rsidR="00583ADC">
        <w:t>percent</w:t>
      </w:r>
      <w:r w:rsidR="006F4E56">
        <w:t xml:space="preserve"> is protected by MPAs and only 2</w:t>
      </w:r>
      <w:r w:rsidR="00583ADC">
        <w:t xml:space="preserve"> percent</w:t>
      </w:r>
      <w:r w:rsidR="006F4E56">
        <w:t xml:space="preserve"> by highly protected</w:t>
      </w:r>
      <w:r w:rsidR="00B60868">
        <w:t>, no-take</w:t>
      </w:r>
      <w:r w:rsidR="006F4E56">
        <w:t xml:space="preserve"> MPAs </w:t>
      </w:r>
      <w:r w:rsidR="00457DCB">
        <w:fldChar w:fldCharType="begin"/>
      </w:r>
      <w:r w:rsidR="00325925">
        <w:instrText xml:space="preserve"> ADDIN ZOTERO_ITEM CSL_CITATION {"citationID":"489rFx4q","properties":{"formattedCitation":"(Atwood et al., 2020)","plainCitation":"(Atwood et al., 2020)","noteIndex":0},"citationItems":[{"id":2202,"uris":["http://zotero.org/groups/2530313/items/YLMSQQ2J"],"uri":["http://zotero.org/groups/2530313/items/YLMSQQ2J"],"itemData":{"id":2202,"type":"article-journal","abstract":"To develop more accurate global carbon (C) budgets and to better inform management of human activities in the ocean, we need high-resolution estimates of marine C stocks. Here we quantify global marine sedimentary C stocks at a 1-km resolution, and find that marine sediments store ~ 3117 (3006-3209) Pg C in the top 1 meter (more than twice that of terrestrial soils). Sediments in abyss/basin zones account for 75% of the global marine sediment C stock, and 52% of that stock is within the 200-mile Exclusive Economic Zones of countries. Currently, only ~2% of sediment C stocks are located in highly to fully protected areas that prevent the disturbance of the seafloor. Our results show that marine sediments represent a large and globally important C sink. However, the lack of protection for marine C stocks makes them highly vulnerable to human disturbances that can lead to their remineralization to CO2, further aggravating climate change impacts.","container-title":"Frontiers in Marine Science","DOI":"10.3389/fmars.2020.00165","ISSN":"2296-7745","journalAbbreviation":"Front. Mar. Sci.","language":"English","note":"publisher: Frontiers","source":"Frontiers","title":"Global Patterns in Marine Sediment Carbon Stocks","URL":"https://www.frontiersin.org/articles/10.3389/fmars.2020.00165/full","volume":"7","author":[{"family":"Atwood","given":"Trisha B."},{"family":"Witt","given":"Andrew"},{"family":"Mayorga","given":"Juan"},{"family":"Hammill","given":"Edd"},{"family":"Sala","given":"Enric"}],"accessed":{"date-parts":[["2020",7,1]]},"issued":{"date-parts":[["2020"]]}}}],"schema":"https://github.com/citation-style-language/schema/raw/master/csl-citation.json"} </w:instrText>
      </w:r>
      <w:r w:rsidR="00457DCB">
        <w:fldChar w:fldCharType="separate"/>
      </w:r>
      <w:r w:rsidR="00325925" w:rsidRPr="00325925">
        <w:rPr>
          <w:rFonts w:cs="Times New Roman"/>
        </w:rPr>
        <w:t>(Atwood et al., 2020)</w:t>
      </w:r>
      <w:r w:rsidR="00457DCB">
        <w:fldChar w:fldCharType="end"/>
      </w:r>
      <w:r w:rsidR="006F4E56">
        <w:t xml:space="preserve">. It means that </w:t>
      </w:r>
      <w:r w:rsidR="00FB03C8">
        <w:t xml:space="preserve">a </w:t>
      </w:r>
      <w:r w:rsidR="006F4E56">
        <w:t xml:space="preserve">vast amount of organic carbon stored in the seafloor </w:t>
      </w:r>
      <w:r w:rsidR="00FE52D8">
        <w:t>remains</w:t>
      </w:r>
      <w:r w:rsidR="006F4E56">
        <w:t xml:space="preserve"> </w:t>
      </w:r>
      <w:r w:rsidR="00FE52D8">
        <w:t>un</w:t>
      </w:r>
      <w:r w:rsidR="006F4E56">
        <w:t xml:space="preserve">protected and </w:t>
      </w:r>
      <w:r w:rsidR="00457DCB">
        <w:t>occur</w:t>
      </w:r>
      <w:r w:rsidR="00B60868">
        <w:t>s</w:t>
      </w:r>
      <w:r w:rsidR="00457DCB">
        <w:t xml:space="preserve"> in </w:t>
      </w:r>
      <w:r w:rsidR="00583ADC">
        <w:t>Exclusive Economic Zones (</w:t>
      </w:r>
      <w:r w:rsidR="00457DCB">
        <w:t>EEZ</w:t>
      </w:r>
      <w:r w:rsidR="00583ADC">
        <w:t>s)</w:t>
      </w:r>
      <w:r w:rsidR="00457DCB">
        <w:t xml:space="preserve"> areas that are subjected to high exploitation. The </w:t>
      </w:r>
      <w:r w:rsidR="00A660B7">
        <w:t>degradation</w:t>
      </w:r>
      <w:r w:rsidR="00457DCB">
        <w:t xml:space="preserve"> of the seafloor </w:t>
      </w:r>
      <w:r w:rsidR="00A660B7">
        <w:t xml:space="preserve">includes bottom trawling, </w:t>
      </w:r>
      <w:r w:rsidR="00FB03C8">
        <w:t xml:space="preserve">the </w:t>
      </w:r>
      <w:r w:rsidR="00A660B7">
        <w:t xml:space="preserve">infrastructure of undersea cables and renewable energy constructions, </w:t>
      </w:r>
      <w:r w:rsidR="00B60A2D">
        <w:t xml:space="preserve">waste disposal, </w:t>
      </w:r>
      <w:r w:rsidR="00A660B7">
        <w:t>oil rigs and mining activities</w:t>
      </w:r>
      <w:r w:rsidR="003A3F53">
        <w:t xml:space="preserve"> </w:t>
      </w:r>
      <w:r w:rsidR="003A3F53">
        <w:fldChar w:fldCharType="begin"/>
      </w:r>
      <w:r w:rsidR="00325925">
        <w:instrText xml:space="preserve"> ADDIN ZOTERO_ITEM CSL_CITATION {"citationID":"5LfeSpN3","properties":{"formattedCitation":"(Kroger et al., 2018)","plainCitation":"(Kroger et al., 2018)","noteIndex":0},"citationItems":[{"id":2579,"uris":["http://zotero.org/groups/2530313/items/C78K55C9"],"uri":["http://zotero.org/groups/2530313/items/C78K55C9"],"itemData":{"id":2579,"type":"report","event-place":"Lowestoft","publisher":"Cefas","publisher-place":"Lowestoft","title":"Shelf Seas: The Engine of Productivity,  Policy Report on NERC-Defra Shelf Sea Biogeochemistry programme.","author":[{"family":"Kroger","given":"S."},{"family":"Cripps","given":"G."},{"family":"Williamson","given":"G."}],"issued":{"date-parts":[["2018"]]}}}],"schema":"https://github.com/citation-style-language/schema/raw/master/csl-citation.json"} </w:instrText>
      </w:r>
      <w:r w:rsidR="003A3F53">
        <w:fldChar w:fldCharType="separate"/>
      </w:r>
      <w:r w:rsidR="00325925" w:rsidRPr="00325925">
        <w:rPr>
          <w:rFonts w:cs="Times New Roman"/>
        </w:rPr>
        <w:t>(Kroger et al., 2018)</w:t>
      </w:r>
      <w:r w:rsidR="003A3F53">
        <w:fldChar w:fldCharType="end"/>
      </w:r>
      <w:r w:rsidR="00A660B7">
        <w:t>. Within those activities</w:t>
      </w:r>
      <w:r w:rsidR="00FB03C8">
        <w:t>,</w:t>
      </w:r>
      <w:r w:rsidR="00A660B7">
        <w:t xml:space="preserve"> the one that degrade</w:t>
      </w:r>
      <w:r w:rsidR="00FB03C8">
        <w:t>s</w:t>
      </w:r>
      <w:r w:rsidR="00A660B7">
        <w:t xml:space="preserve"> ocean floor continuously on </w:t>
      </w:r>
      <w:r w:rsidR="00FB03C8">
        <w:t xml:space="preserve">a </w:t>
      </w:r>
      <w:r w:rsidR="00A660B7">
        <w:t>large scale is bottom trawling (Fig. 1).</w:t>
      </w:r>
      <w:r w:rsidR="004355FD" w:rsidRPr="004355FD">
        <w:rPr>
          <w:noProof/>
        </w:rPr>
        <w:t xml:space="preserve"> </w:t>
      </w:r>
      <w:r w:rsidR="003A3F53">
        <w:rPr>
          <w:noProof/>
        </w:rPr>
        <w:t xml:space="preserve">Bottom trawling has been recognised as important driver shaping </w:t>
      </w:r>
      <w:r w:rsidR="00FB03C8">
        <w:rPr>
          <w:noProof/>
        </w:rPr>
        <w:t xml:space="preserve">the </w:t>
      </w:r>
      <w:r w:rsidR="003A3F53">
        <w:rPr>
          <w:noProof/>
        </w:rPr>
        <w:t xml:space="preserve">physical basis of </w:t>
      </w:r>
      <w:r w:rsidR="00B60A2D">
        <w:rPr>
          <w:noProof/>
        </w:rPr>
        <w:t xml:space="preserve">entire continental margin </w:t>
      </w:r>
      <w:r w:rsidR="003A3F53">
        <w:rPr>
          <w:noProof/>
        </w:rPr>
        <w:t>benthic habitats</w:t>
      </w:r>
      <w:r w:rsidR="00B60868">
        <w:rPr>
          <w:noProof/>
        </w:rPr>
        <w:t>,</w:t>
      </w:r>
      <w:r w:rsidR="003A3F53">
        <w:rPr>
          <w:noProof/>
        </w:rPr>
        <w:t xml:space="preserve"> with </w:t>
      </w:r>
      <w:r w:rsidR="00B60868">
        <w:rPr>
          <w:noProof/>
        </w:rPr>
        <w:t>an ability</w:t>
      </w:r>
      <w:r w:rsidR="003A3F53">
        <w:rPr>
          <w:noProof/>
        </w:rPr>
        <w:t xml:space="preserve"> to transform seascapes compar</w:t>
      </w:r>
      <w:r w:rsidR="00B60868">
        <w:rPr>
          <w:noProof/>
        </w:rPr>
        <w:t>able</w:t>
      </w:r>
      <w:r w:rsidR="003A3F53">
        <w:rPr>
          <w:noProof/>
        </w:rPr>
        <w:t xml:space="preserve"> to th</w:t>
      </w:r>
      <w:r w:rsidR="00B60868">
        <w:rPr>
          <w:noProof/>
        </w:rPr>
        <w:t xml:space="preserve">at of the </w:t>
      </w:r>
      <w:r w:rsidR="003A3F53">
        <w:rPr>
          <w:noProof/>
        </w:rPr>
        <w:t xml:space="preserve"> destructive agriculture or deforestation on land </w:t>
      </w:r>
      <w:r w:rsidR="003A3F53">
        <w:rPr>
          <w:noProof/>
        </w:rPr>
        <w:fldChar w:fldCharType="begin"/>
      </w:r>
      <w:r w:rsidR="00FE52D8">
        <w:rPr>
          <w:noProof/>
        </w:rPr>
        <w:instrText xml:space="preserve"> ADDIN ZOTERO_ITEM CSL_CITATION {"citationID":"EM3Qf7ZP","properties":{"formattedCitation":"(Mart\\uc0\\u237{}n, Puig, Palanques, &amp; Giamportone, 2014)","plainCitation":"(Martín, Puig, Palanques, &amp; Giamportone, 2014)","noteIndex":0},"citationItems":[{"id":2414,"uris":["http://zotero.org/groups/2530313/items/THDBZU6B"],"uri":["http://zotero.org/groups/2530313/items/THDBZU6B"],"itemData":{"id":2414,"type":"article-journal","abstract":"Fishing gear and techniques have evolved through the centuries, and particularly after the Second World War, towards a mass production industry in such a scale that it has placed many commercial stocks in a delicate or depleted status. Furthermore, certain fishing methods have other undesirable side effects on ecosystems and habitats. In this work, the known impacts of bottom-dragged gear on the seafloor are reviewed. Some of the least known issues are emphasized, namely, impacts on the physical properties of deep-sea sediments, resuspension, erosion, near-bottom turbidity and seabed morphology. Due to its recurrence, mobility and wide geographical extent, bottom trawling has become an effective driver on shaping the physical basis of benthic habitats: its composition, texture and morphology at scales from micro to the entire continental margin. It is concluded that trawling is comparable in its transforming power over seascapes to the effects of agriculture or deforestation on land.","container-title":"Anthropocene","DOI":"10.1016/j.ancene.2015.01.002","ISSN":"2213-3054","journalAbbreviation":"Anthropocene","language":"en","page":"1-15","source":"ScienceDirect","title":"Commercial bottom trawling as a driver of sediment dynamics and deep seascape evolution in the Anthropocene","volume":"7","author":[{"family":"Martín","given":"Jacobo"},{"family":"Puig","given":"Pere"},{"family":"Palanques","given":"Albert"},{"family":"Giamportone","given":"Ariel"}],"issued":{"date-parts":[["2014",9,1]]}}}],"schema":"https://github.com/citation-style-language/schema/raw/master/csl-citation.json"} </w:instrText>
      </w:r>
      <w:r w:rsidR="003A3F53">
        <w:rPr>
          <w:noProof/>
        </w:rPr>
        <w:fldChar w:fldCharType="separate"/>
      </w:r>
      <w:r w:rsidR="00325925" w:rsidRPr="00325925">
        <w:rPr>
          <w:rFonts w:cs="Times New Roman"/>
          <w:szCs w:val="24"/>
        </w:rPr>
        <w:t>(Martín, Puig, Palanques, &amp; Giamportone, 2014)</w:t>
      </w:r>
      <w:r w:rsidR="003A3F53">
        <w:rPr>
          <w:noProof/>
        </w:rPr>
        <w:fldChar w:fldCharType="end"/>
      </w:r>
      <w:r w:rsidR="003A3F53">
        <w:rPr>
          <w:noProof/>
        </w:rPr>
        <w:t xml:space="preserve">. </w:t>
      </w:r>
    </w:p>
    <w:p w14:paraId="4A09DD15" w14:textId="25FD3092" w:rsidR="004355FD" w:rsidRDefault="004355FD" w:rsidP="004511F8">
      <w:pPr>
        <w:jc w:val="center"/>
      </w:pPr>
      <w:r w:rsidRPr="00A660B7">
        <w:rPr>
          <w:noProof/>
        </w:rPr>
        <w:lastRenderedPageBreak/>
        <w:drawing>
          <wp:inline distT="0" distB="0" distL="0" distR="0" wp14:anchorId="2B23E1FB" wp14:editId="2664D605">
            <wp:extent cx="3670300" cy="44291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300" cy="4429125"/>
                    </a:xfrm>
                    <a:prstGeom prst="rect">
                      <a:avLst/>
                    </a:prstGeom>
                    <a:noFill/>
                    <a:ln>
                      <a:noFill/>
                    </a:ln>
                  </pic:spPr>
                </pic:pic>
              </a:graphicData>
            </a:graphic>
          </wp:inline>
        </w:drawing>
      </w:r>
    </w:p>
    <w:p w14:paraId="0FE69548" w14:textId="71131D1C" w:rsidR="003A3F53" w:rsidRDefault="004511F8" w:rsidP="004511F8">
      <w:pPr>
        <w:pStyle w:val="Caption"/>
        <w:jc w:val="center"/>
      </w:pPr>
      <w:bookmarkStart w:id="143" w:name="_Toc69129072"/>
      <w:r>
        <w:t xml:space="preserve">Figure </w:t>
      </w:r>
      <w:r w:rsidR="00392A65">
        <w:t>1.</w:t>
      </w:r>
      <w:r w:rsidR="00F4704C">
        <w:fldChar w:fldCharType="begin"/>
      </w:r>
      <w:r w:rsidR="00F4704C">
        <w:instrText xml:space="preserve"> SEQ Figure \* ARABIC </w:instrText>
      </w:r>
      <w:r w:rsidR="00F4704C">
        <w:fldChar w:fldCharType="separate"/>
      </w:r>
      <w:r w:rsidR="008C7628">
        <w:rPr>
          <w:noProof/>
        </w:rPr>
        <w:t>1</w:t>
      </w:r>
      <w:r w:rsidR="00F4704C">
        <w:rPr>
          <w:noProof/>
        </w:rPr>
        <w:fldChar w:fldCharType="end"/>
      </w:r>
      <w:r>
        <w:t xml:space="preserve"> Bottom trawling effects on the seafloor after Kroger et al. 2018</w:t>
      </w:r>
      <w:bookmarkEnd w:id="143"/>
    </w:p>
    <w:p w14:paraId="2FACB69E" w14:textId="77777777" w:rsidR="003A3F53" w:rsidRDefault="003A3F53" w:rsidP="00846450"/>
    <w:p w14:paraId="2E3E9ED9" w14:textId="1EE6336C" w:rsidR="002D0753" w:rsidRDefault="0067071C" w:rsidP="00846450">
      <w:r>
        <w:t xml:space="preserve">Majority of trawling activity takes place within the </w:t>
      </w:r>
      <w:r w:rsidR="0059474E">
        <w:t xml:space="preserve">EEZs </w:t>
      </w:r>
      <w:r>
        <w:t xml:space="preserve">and the estimation of </w:t>
      </w:r>
      <w:r w:rsidR="00FB03C8">
        <w:t xml:space="preserve">the </w:t>
      </w:r>
      <w:r>
        <w:t xml:space="preserve">global active swept area </w:t>
      </w:r>
      <w:r w:rsidR="00257C4E">
        <w:t>covered by</w:t>
      </w:r>
      <w:r>
        <w:t xml:space="preserve"> trawling</w:t>
      </w:r>
      <w:r w:rsidR="00152B62">
        <w:t xml:space="preserve"> based on </w:t>
      </w:r>
      <w:r w:rsidR="0035775E" w:rsidRPr="00581CCD">
        <w:t>vessel monitoring systems (VMSs)</w:t>
      </w:r>
      <w:r w:rsidR="00152B62">
        <w:t xml:space="preserve"> data</w:t>
      </w:r>
      <w:r>
        <w:t xml:space="preserve"> is of about 0.5 million km</w:t>
      </w:r>
      <w:r w:rsidRPr="0067071C">
        <w:rPr>
          <w:vertAlign w:val="superscript"/>
        </w:rPr>
        <w:t>2</w:t>
      </w:r>
      <w:r>
        <w:t xml:space="preserve">/year </w:t>
      </w:r>
      <w:r>
        <w:fldChar w:fldCharType="begin"/>
      </w:r>
      <w:r w:rsidR="00325925">
        <w:instrText xml:space="preserve"> ADDIN ZOTERO_ITEM CSL_CITATION {"citationID":"rykWdbat","properties":{"formattedCitation":"(Amoroso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325925">
        <w:rPr>
          <w:rFonts w:hint="eastAsia"/>
        </w:rPr>
        <w:instrText xml:space="preserve"> data are unavailable. If SAR was </w:instrText>
      </w:r>
      <w:r w:rsidR="00325925">
        <w:rPr>
          <w:rFonts w:hint="eastAsia"/>
        </w:rPr>
        <w:instrText>≤</w:instrText>
      </w:r>
      <w:r w:rsidR="00325925">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325925">
        <w:rPr>
          <w:rFonts w:hint="eastAsia"/>
        </w:rPr>
        <w:instrText>≤</w:instrText>
      </w:r>
      <w:r w:rsidR="00325925">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325925">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fldChar w:fldCharType="separate"/>
      </w:r>
      <w:r w:rsidR="00325925" w:rsidRPr="00325925">
        <w:rPr>
          <w:rFonts w:cs="Times New Roman"/>
        </w:rPr>
        <w:t>(Amoroso et al., 2018)</w:t>
      </w:r>
      <w:r>
        <w:fldChar w:fldCharType="end"/>
      </w:r>
      <w:r>
        <w:t>.</w:t>
      </w:r>
      <w:r w:rsidR="00152B62">
        <w:t xml:space="preserve"> However this global figure has been updated by the most recent estimation using automatic identification system (AIS) that covers more countries including most South-East Asian countries and the new estimation is on average 4.8 million km</w:t>
      </w:r>
      <w:r w:rsidR="00152B62" w:rsidRPr="00152B62">
        <w:rPr>
          <w:vertAlign w:val="superscript"/>
        </w:rPr>
        <w:t>2</w:t>
      </w:r>
      <w:r w:rsidR="00152B62">
        <w:t xml:space="preserve">/year </w:t>
      </w:r>
      <w:r w:rsidR="00152B62">
        <w:fldChar w:fldCharType="begin"/>
      </w:r>
      <w:r w:rsidR="00152B62">
        <w:instrText xml:space="preserve"> ADDIN ZOTERO_ITEM CSL_CITATION {"citationID":"cM1XtGCC","properties":{"formattedCitation":"(Sala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152B62">
        <w:fldChar w:fldCharType="separate"/>
      </w:r>
      <w:r w:rsidR="00152B62" w:rsidRPr="00152B62">
        <w:rPr>
          <w:rFonts w:cs="Times New Roman"/>
        </w:rPr>
        <w:t>(Sala et al., 2021)</w:t>
      </w:r>
      <w:r w:rsidR="00152B62">
        <w:fldChar w:fldCharType="end"/>
      </w:r>
      <w:r w:rsidR="00152B62">
        <w:t>.</w:t>
      </w:r>
      <w:r>
        <w:t xml:space="preserve"> </w:t>
      </w:r>
      <w:r w:rsidR="00B60868">
        <w:t>O</w:t>
      </w:r>
      <w:r w:rsidR="00E74B5E">
        <w:t xml:space="preserve">n </w:t>
      </w:r>
      <w:r w:rsidR="0059474E">
        <w:t xml:space="preserve">the </w:t>
      </w:r>
      <w:r w:rsidR="00E74B5E">
        <w:t>Euro</w:t>
      </w:r>
      <w:r w:rsidR="00257C4E">
        <w:t>pean shelf</w:t>
      </w:r>
      <w:r w:rsidR="0059474E">
        <w:t>,</w:t>
      </w:r>
      <w:r w:rsidR="00257C4E">
        <w:t xml:space="preserve"> which is subjected to one of the highest trawling intensity on earth,</w:t>
      </w:r>
      <w:r w:rsidR="00E74B5E">
        <w:t xml:space="preserve"> the bottom trawling </w:t>
      </w:r>
      <w:r w:rsidR="00F74A31">
        <w:t xml:space="preserve">footprint (seabed area trawled at least once in a specific region and time) </w:t>
      </w:r>
      <w:r w:rsidR="0059474E">
        <w:t xml:space="preserve">on the seafloor may </w:t>
      </w:r>
      <w:r w:rsidR="00543EDF">
        <w:t>exceed 50</w:t>
      </w:r>
      <w:r w:rsidR="0059474E">
        <w:t>%</w:t>
      </w:r>
      <w:r w:rsidR="00F74A31">
        <w:t xml:space="preserve"> </w:t>
      </w:r>
      <w:r w:rsidR="00543EDF">
        <w:fldChar w:fldCharType="begin"/>
      </w:r>
      <w:r w:rsidR="00325925">
        <w:instrText xml:space="preserve"> ADDIN ZOTERO_ITEM CSL_CITATION {"citationID":"7OneDshn","properties":{"formattedCitation":"(Amoroso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325925">
        <w:rPr>
          <w:rFonts w:hint="eastAsia"/>
        </w:rPr>
        <w:instrText xml:space="preserve"> data are unavailable. If SAR was </w:instrText>
      </w:r>
      <w:r w:rsidR="00325925">
        <w:rPr>
          <w:rFonts w:hint="eastAsia"/>
        </w:rPr>
        <w:instrText>≤</w:instrText>
      </w:r>
      <w:r w:rsidR="00325925">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325925">
        <w:rPr>
          <w:rFonts w:hint="eastAsia"/>
        </w:rPr>
        <w:instrText>≤</w:instrText>
      </w:r>
      <w:r w:rsidR="00325925">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325925">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543EDF">
        <w:fldChar w:fldCharType="separate"/>
      </w:r>
      <w:r w:rsidR="00325925" w:rsidRPr="00325925">
        <w:rPr>
          <w:rFonts w:cs="Times New Roman"/>
        </w:rPr>
        <w:t>(Amoroso et al., 2018)</w:t>
      </w:r>
      <w:r w:rsidR="00543EDF">
        <w:fldChar w:fldCharType="end"/>
      </w:r>
      <w:r w:rsidR="0059474E">
        <w:t>.</w:t>
      </w:r>
      <w:r w:rsidR="00E74B5E">
        <w:t xml:space="preserve"> </w:t>
      </w:r>
      <w:r>
        <w:t xml:space="preserve">The main effects of trawling on the </w:t>
      </w:r>
      <w:r w:rsidR="00E544DB">
        <w:t xml:space="preserve">seafloor include damages to benthic habitats that are often composed of sessile long-lived organisms such as corals and sponges with slow recovery rate (some cold-water corals are assumed to never recover), affecting </w:t>
      </w:r>
      <w:r w:rsidR="00FB03C8">
        <w:t xml:space="preserve">the </w:t>
      </w:r>
      <w:r w:rsidR="00E544DB">
        <w:t xml:space="preserve">structure of </w:t>
      </w:r>
      <w:r>
        <w:t>sediments</w:t>
      </w:r>
      <w:r w:rsidR="00571ED4">
        <w:t>,</w:t>
      </w:r>
      <w:r>
        <w:t xml:space="preserve"> </w:t>
      </w:r>
      <w:r w:rsidR="00E544DB">
        <w:t xml:space="preserve">and </w:t>
      </w:r>
      <w:r w:rsidR="00571ED4">
        <w:t xml:space="preserve">correspondingly </w:t>
      </w:r>
      <w:r w:rsidR="00E544DB">
        <w:t>release of long-stored organic carbon as well as nutrients</w:t>
      </w:r>
      <w:r w:rsidR="00571ED4">
        <w:t xml:space="preserve"> </w:t>
      </w:r>
      <w:r w:rsidR="00E544DB">
        <w:fldChar w:fldCharType="begin"/>
      </w:r>
      <w:r w:rsidR="00D118DD">
        <w:instrText xml:space="preserve"> ADDIN ZOTERO_ITEM CSL_CITATION {"citationID":"RfvzV17W","properties":{"formattedCitation":"(Kaiser et al., 2002; Rijnsdorp et al., 2020)","plainCitation":"(Kaiser et al., 2002; Rijnsdorp et al., 2020)","noteIndex":0},"citationItems":[{"id":2332,"uris":["http://zotero.org/groups/2530313/items/RCVWSZZ3"],"uri":["http://zotero.org/groups/2530313/items/RCVWSZZ3"],"itemData":{"id":2332,"type":"article-journal","abstract":"Fishing affects the seabed habitat worldwide on the continental shelf. These impacts are patchily distributed according to the spatial and temporal variation in fishing effort that results from fishers' behaviour. As a consequence, the frequency and intensity of fishing disturbance varies among different habitat types. Different fishing methodologies vary in the degree to which they affect the seabed. Structurally complex habitats (e.g. seagrass meadows, biogenic reefs) and those that are relatively undisturbed by natural perturbations (e.g. deep-water mud substrata) are more adversely affected by fishing than unconsolidated sediment habitats that occur in shallow coastal waters. These habitats also have the longest recovery trajectories in terms of the recolonization of the habitat by the associated fauna. Comparative studies of areas of the seabed that have experienced different levels of fishing activity demonstrate that chronic fishing disturbance leads to the removal of high-biomass species that are composed mostly of emergent seabed organisms. Contrary to the belief of fishers that fishing enhances seabed production and generates food for target fish species, productivity is actually lowered as fishing intensity increases and high-biomass species are removed from the benthic habitat. These organisms also increase the topographic complexity of the seabed which has been shown to provide shelter for juvenile fishes, reducing their vulnerability to predation. Conversely, scavengers and small-bodied organisms, such as polychaete worms, dominate heavily fished areas. Major changes in habitat can lead to changes in the composition of the resident fish fauna. Fishing has indirect effects on habitat through the removal of predators that control bio-engineering organisms such as algal-grazing urchins. Fishing gear resuspend the upper layers of sedimentary seabed habitats and hence remobilize contaminants and fine particulate matter into the water column. The ecological significance of these fishing effects has not yet been determined but could have implications for eutrophication and biogeochemical cycling. Simulation results suggest that the effects of low levels of trawling disturbance will be similar to those of natural bioturbators. In contrast, high levels of trawling disturbance cause sediment systems to become unstable due to large carbon fluxes between oxic and anoxic carbon compartments. In low energy habitats, intensive trawling disturbance may destabilize benthic system chemical fluxes, which has the potential to propagate more widely through the marine ecosystem. Management regimes that aim to incorporate both fisheries and habitat conservation objectives can be achieved through the appropriate use of a number of approaches, including total and partial exclusion of towed bottom fishing gears, and seasonal and rotational closure techniques. However, the inappropriate use of closed areas may displace fishing activities into habitats that are more vulnerable to disturbance than those currently trawled by fishers. In many cases, the behaviour of fishers constrains the extent of the impact of their fishing activities. Management actions that force them to redistribute their effort may be more damaging in the longer term.","container-title":"Fish and Fisheries","DOI":"10.1046/j.1467-2979.2002.00079.x","ISSN":"1467-2979","issue":"2","language":"en","note":"_eprint: https://onlinelibrary.wiley.com/doi/pdf/10.1046/j.1467-2979.2002.00079.x","page":"114-136","source":"Wiley Online Library","title":"Modification of marine habitats by trawling activities: prognosis and solutions","title-short":"Modification of marine habitats by trawling activities","volume":"3","author":[{"family":"Kaiser","given":"Michel J."},{"family":"Collie","given":"Jeremy S."},{"family":"Hall","given":"Stephen J."},{"family":"Jennings","given":"Simon"},{"family":"Poiner","given":"Ian R."}],"issued":{"date-parts":[["2002"]]}}},{"id":2405,"uris":["http://zotero.org/groups/2530313/items/3ISYW3NS"],"uri":["http://zotero.org/groups/2530313/items/3ISYW3NS"],"itemData":{"id":2405,"type":"article-journal","abstract":"Abstract.  Fisheries using bottom trawls are the most widespread source of anthropogenic physical disturbance to seafloor habitats. To mitigate such disturbance","container-title":"ICES Journal of Marine Science","DOI":"10.1093/icesjms/fsaa050","journalAbbreviation":"ICES J Mar Sci","language":"en","source":"academic.oup.com","title":"Different bottom trawl fisheries have a differential impact on the status of the North Sea seafloor habitats","URL":"https://academic.oup.com/icesjms/article/doi/10.1093/icesjms/fsaa050/5824898","author":[{"family":"Rijnsdorp","given":"A. D."},{"family":"Hiddink","given":"J. G."},{"family":"Denderen","given":"P. D.","non-dropping-particle":"van"},{"family":"Hintzen","given":"N. T."},{"family":"Eigaard","given":"O. R."},{"family":"Valanko","given":"S."},{"family":"Bastardie","given":"F."},{"family":"Bolam","given":"S. G."},{"family":"Boulcott","given":"P."},{"family":"Egekvist","given":"J."},{"family":"Garcia","given":"C."},{"family":"Hoey","given":"G.","non-dropping-particle":"van"},{"family":"Jonsson","given":"P."},{"family":"Laffargue","given":"P."},{"family":"Nielsen","given":"J. R."},{"family":"Piet","given":"G. J."},{"family":"Sköld","given":"M."},{"family":"Kooten","given":"T.","non-dropping-particle":"van"}],"accessed":{"date-parts":[["2020",7,29]]},"issued":{"date-parts":[["2020"]]}}}],"schema":"https://github.com/citation-style-language/schema/raw/master/csl-citation.json"} </w:instrText>
      </w:r>
      <w:r w:rsidR="00E544DB">
        <w:fldChar w:fldCharType="separate"/>
      </w:r>
      <w:r w:rsidR="00D118DD" w:rsidRPr="00D118DD">
        <w:rPr>
          <w:rFonts w:cs="Times New Roman"/>
        </w:rPr>
        <w:t>(Kaiser et al., 2002; Rijnsdorp et al., 2020)</w:t>
      </w:r>
      <w:r w:rsidR="00E544DB">
        <w:fldChar w:fldCharType="end"/>
      </w:r>
      <w:r>
        <w:t>.</w:t>
      </w:r>
      <w:r w:rsidR="00FC3568">
        <w:t xml:space="preserve"> </w:t>
      </w:r>
      <w:r w:rsidR="00E544DB">
        <w:t xml:space="preserve">The impact of trawling </w:t>
      </w:r>
      <w:r w:rsidR="00571ED4">
        <w:t>on the seafloor depends on</w:t>
      </w:r>
      <w:r w:rsidR="00E544DB">
        <w:t xml:space="preserve"> fishing gears surface and sub-surface</w:t>
      </w:r>
      <w:r w:rsidR="00571ED4">
        <w:t xml:space="preserve"> </w:t>
      </w:r>
      <w:r w:rsidR="00E544DB">
        <w:t xml:space="preserve">footprint, </w:t>
      </w:r>
      <w:r w:rsidR="00571ED4">
        <w:t xml:space="preserve">on </w:t>
      </w:r>
      <w:r w:rsidR="00E544DB">
        <w:t xml:space="preserve">the weight and speed with </w:t>
      </w:r>
      <w:r w:rsidR="00E544DB">
        <w:lastRenderedPageBreak/>
        <w:t xml:space="preserve">which the heavy parts of the gear are towed over the seafloor and </w:t>
      </w:r>
      <w:r w:rsidR="00571ED4">
        <w:t xml:space="preserve">on </w:t>
      </w:r>
      <w:r w:rsidR="00E544DB">
        <w:t>the extent and intensity spectrum of bottom trawling</w:t>
      </w:r>
      <w:r w:rsidR="00571ED4">
        <w:t xml:space="preserve"> </w:t>
      </w:r>
      <w:r w:rsidR="00412D33">
        <w:fldChar w:fldCharType="begin"/>
      </w:r>
      <w:r w:rsidR="00D118DD">
        <w:instrText xml:space="preserve"> ADDIN ZOTERO_ITEM CSL_CITATION {"citationID":"aBTy0UGQ","properties":{"formattedCitation":"(Rijnsdorp et al., 2016)","plainCitation":"(Rijnsdorp et al., 2016)","noteIndex":0},"citationItems":[{"id":2582,"uris":["http://zotero.org/groups/2530313/items/TK3WDTE3"],"uri":["http://zotero.org/groups/2530313/items/TK3WDTE3"],"itemData":{"id":2582,"type":"report","publisher":"Benthic Ecosystem Fisheries Impact Study","title":"Deliverable 1.2, Impact of Bottom Trawling on Sea Bed Integrity","author":[{"family":"Rijnsdorp","given":"A. D."},{"family":"Bolam","given":"Stefan"},{"family":"Hintzen","given":"Niels T."},{"family":"Denderen","given":"P. D.","non-dropping-particle":"van"}],"issued":{"date-parts":[["2016"]]}}}],"schema":"https://github.com/citation-style-language/schema/raw/master/csl-citation.json"} </w:instrText>
      </w:r>
      <w:r w:rsidR="00412D33">
        <w:fldChar w:fldCharType="separate"/>
      </w:r>
      <w:r w:rsidR="00D118DD" w:rsidRPr="00D118DD">
        <w:rPr>
          <w:rFonts w:cs="Times New Roman"/>
        </w:rPr>
        <w:t>(Rijnsdorp et al., 2016)</w:t>
      </w:r>
      <w:r w:rsidR="00412D33">
        <w:fldChar w:fldCharType="end"/>
      </w:r>
      <w:r w:rsidR="00571ED4">
        <w:t xml:space="preserve">. It has been also identified that </w:t>
      </w:r>
      <w:r w:rsidR="003E0422">
        <w:t>natural dynamics</w:t>
      </w:r>
      <w:r w:rsidR="00B60868">
        <w:t xml:space="preserve"> (currents, waves)</w:t>
      </w:r>
      <w:r w:rsidR="003E0422">
        <w:t>, depth</w:t>
      </w:r>
      <w:r w:rsidR="0045190B">
        <w:t>, temperature, season</w:t>
      </w:r>
      <w:r w:rsidR="003E0422">
        <w:t xml:space="preserve"> and </w:t>
      </w:r>
      <w:r w:rsidR="00571ED4">
        <w:t xml:space="preserve">sediment properties may </w:t>
      </w:r>
      <w:r w:rsidR="003E0422">
        <w:t>impact the mechanism</w:t>
      </w:r>
      <w:r w:rsidR="00571ED4">
        <w:t xml:space="preserve"> </w:t>
      </w:r>
      <w:r w:rsidR="003E0422">
        <w:t>of sediment</w:t>
      </w:r>
      <w:r w:rsidR="00874306">
        <w:t xml:space="preserve"> resuspension</w:t>
      </w:r>
      <w:r w:rsidR="003E0422">
        <w:t xml:space="preserve"> and carbon re</w:t>
      </w:r>
      <w:r w:rsidR="00874306">
        <w:t>mineralization</w:t>
      </w:r>
      <w:r w:rsidR="00FE52D8">
        <w:t xml:space="preserve"> </w:t>
      </w:r>
      <w:r w:rsidR="00FE52D8">
        <w:fldChar w:fldCharType="begin"/>
      </w:r>
      <w:r w:rsidR="00325925">
        <w:instrText xml:space="preserve"> ADDIN ZOTERO_ITEM CSL_CITATION {"citationID":"cGK8ZvHg","properties":{"formattedCitation":"(Luisetti et al., 2019; Mart\\uc0\\u237{}n, Puig, Palanques, &amp; Rib\\uc0\\u243{}, 2014; Puig et al., 2012)","plainCitation":"(Luisetti et al., 2019; Martín, Puig, Palanques, &amp; Ribó, 2014; Puig et al., 2012)","noteIndex":0},"citationItems":[{"id":2276,"uris":["http://zotero.org/groups/2530313/items/PK7YBMCW"],"uri":["http://zotero.org/groups/2530313/items/PK7YBMCW"],"itemData":{"id":2276,"type":"article-journal","abstract":"Evidence shows that habitats with potential to mitigate against greenhouse gases emissions, by taking up and storing CO2, are being lost due to the effects of on-going human activities and climate change. The carbon storage by terrestrial habitats (e.g. tropical forests) and the role of coastal habitats (‘Blue Carbon’) as carbon storage sinks is well recognised. Offshore shelf sediments are also a manageable carbon store, covering </w:instrText>
      </w:r>
      <w:r w:rsidR="00325925">
        <w:rPr>
          <w:rFonts w:ascii="Cambria Math" w:hAnsi="Cambria Math" w:cs="Cambria Math"/>
        </w:rPr>
        <w:instrText>∼</w:instrText>
      </w:r>
      <w:r w:rsidR="00325925">
        <w:instrText xml:space="preserve">9% of global marine area, but not currently protected by international agreements to enable their conservation. Through a scenario analysis, we explore the economic value of the damage of human activities and climate change can inflict on UK marine habitats, including shelf sea sediments. In a scenario of increased human and climate pressures over a 25-year period, we estimate damage costs up to US$12.5 billion from carbon release linked to disturbance of coastal and shelf sea sediment carbon stores. It may be possible to manage socio-economic pressure to maintain sedimentary carbon storage, but the trade-offs with other global social welfare benefits such as food security will have to be taken into account. To develop effective incentive mechanisms to preserve these valuable coastal and marine ecosystems within a sustainability governance framework, robust evidence is required.","container-title":"Ecosystem Services","DOI":"10.1016/j.ecoser.2018.10.013","ISSN":"2212-0416","journalAbbreviation":"Ecosystem Services","language":"en","page":"67-76","source":"ScienceDirect","title":"Quantifying and valuing carbon flows and stores in coastal and shelf ecosystems in the UK","volume":"35","author":[{"family":"Luisetti","given":"Tiziana"},{"family":"Turner","given":"R. Kerry"},{"family":"Andrews","given":"Julian E."},{"family":"Jickells","given":"Timothy D."},{"family":"Kröger","given":"Silke"},{"family":"Diesing","given":"Markus"},{"family":"Paltriguera","given":"Lucille"},{"family":"Johnson","given":"Martin T."},{"family":"Parker","given":"Eleanor R."},{"family":"Bakker","given":"Dorothee C. E."},{"family":"Weston","given":"Keith"}],"issued":{"date-parts":[["2019",2,1]]}}},{"id":2411,"uris":["http://zotero.org/groups/2530313/items/VTKZZI9L"],"uri":["http://zotero.org/groups/2530313/items/VTKZZI9L"],"itemData":{"id":2411,"type":"article-journal","abstract":"Commercial bottom trawling is one of the anthropogenic activities causing the biggest impact on the seafloor due to its recurrence and global distribution. In particular, trawling has been proposed as a major driver of sediment dynamics at depths below the reach of storm waves, but the issue is at present poorly documented with direct observations. This paper analyses changes in water turbidity in a tributary valley of the La Fonera (=Palamós) submarine canyon, whose flanks are routinely exploited by a local trawling fleet down to depths of 800m. A string of turbidimeters was deployed at 980m water depth inside the tributary for two consecutive years, 2010–2011. The second year, an ADCP profiled the currents 80m above the seafloor. The results illustrate that near-bottom water turbidity at the study site is heavily dominated, both in its magnitude and temporal patterns, by trawling-induced sediment resuspension at the fishing ground. Resuspended sediments are channelised along the tributary in the form of sediment gravity flows, being recorded only during working days and working hours of the trawling fleet. These sediment gravity flows generate turbid plumes that extend to at least 100m above the bottom, reaching suspended sediment concentrations up to 236mgl−1 close to the seafloor (5m above bottom). A few hours after the end of daily trawling activities, water turbidity progressively decreases but resuspended particles remain in suspension for several hours, developing bottom and intermediate nepheloid layers that reach background levels </w:instrText>
      </w:r>
      <w:r w:rsidR="00325925">
        <w:rPr>
          <w:rFonts w:ascii="Cambria Math" w:hAnsi="Cambria Math" w:cs="Cambria Math"/>
        </w:rPr>
        <w:instrText>∼</w:instrText>
      </w:r>
      <w:r w:rsidR="00325925">
        <w:instrText>2mgl</w:instrText>
      </w:r>
      <w:r w:rsidR="00325925">
        <w:rPr>
          <w:rFonts w:cs="Times New Roman"/>
        </w:rPr>
        <w:instrText>−</w:instrText>
      </w:r>
      <w:r w:rsidR="00325925">
        <w:instrText xml:space="preserve">1 before trawling activities resume. The presence of these nepheloid layers was recorded in a CTD+turbidimeter transect conducted across the fishing ground a few hours after the end of a working day. These results highlight that deep bottom trawling can effectively replace natural processes as the main driving force of sediment resuspension on continental slope regions and generate increased near-bottom water turbidity that propagates from fishing grounds to wider and deeper areas via sediment gravity flows and nepheloid layer development.","collection-title":"Submarine Canyons: Complex Deep-Sea Environments Unravelled by Multidisciplinary Research","container-title":"Deep Sea Research Part II: Topical Studies in Oceanography","DOI":"10.1016/j.dsr2.2013.05.036","ISSN":"0967-0645","journalAbbreviation":"Deep Sea Research Part II: Topical Studies in Oceanography","language":"en","page":"174-183","source":"ScienceDirect","title":"Trawling-induced daily sediment resuspension in the flank of a Mediterranean submarine canyon","volume":"104","author":[{"family":"Martín","given":"Jacobo"},{"family":"Puig","given":"Pere"},{"family":"Palanques","given":"Albert"},{"family":"Ribó","given":"Marta"}],"issued":{"date-parts":[["2014",6,1]]}}},{"id":2482,"uris":["http://zotero.org/groups/2530313/items/JN5I2IBI"],"uri":["http://zotero.org/groups/2530313/items/JN5I2IBI"],"itemData":{"id":2482,"type":"article-journal","abstract":"Bottom trawling is a fishing technique whereby heavy nets and gear scrape along the sea bed, and is shown here to disturb sediment fluxes and modify the sea floor morphology over large spatial scales.","container-title":"Nature","DOI":"10.1038/nature11410","ISSN":"1476-4687","issue":"7415","language":"en","note":"number: 7415\npublisher: Nature Publishing Group","page":"286-289","source":"www.nature.com","title":"Ploughing the deep sea floor","volume":"489","author":[{"family":"Puig","given":"Pere"},{"family":"Canals","given":"Miquel"},{"family":"Company","given":"Joan B."},{"family":"Martín","given":"Jacobo"},{"family":"Amblas","given":"David"},{"family":"Lastras","given":"Galderic"},{"family":"Palanques","given":"Albert"},{"family":"Calafat","given":"Antoni M."}],"issued":{"date-parts":[["2012",9]]}}}],"schema":"https://github.com/citation-style-language/schema/raw/master/csl-citation.json"} </w:instrText>
      </w:r>
      <w:r w:rsidR="00FE52D8">
        <w:fldChar w:fldCharType="separate"/>
      </w:r>
      <w:r w:rsidR="00325925" w:rsidRPr="00325925">
        <w:rPr>
          <w:rFonts w:cs="Times New Roman"/>
          <w:szCs w:val="24"/>
        </w:rPr>
        <w:t>(Luisetti et al., 2019; Martín, Puig, Palanques, &amp; Ribó, 2014; Puig et al., 2012)</w:t>
      </w:r>
      <w:r w:rsidR="00FE52D8">
        <w:fldChar w:fldCharType="end"/>
      </w:r>
      <w:r w:rsidR="00DF7993">
        <w:t xml:space="preserve">. </w:t>
      </w:r>
      <w:r w:rsidR="00FB77A0">
        <w:rPr>
          <w:rFonts w:cs="Times New Roman"/>
          <w:shd w:val="clear" w:color="auto" w:fill="FFFFFF"/>
        </w:rPr>
        <w:t>The</w:t>
      </w:r>
      <w:r w:rsidR="00FB77A0" w:rsidRPr="00FB77A0">
        <w:rPr>
          <w:rFonts w:cs="Times New Roman"/>
          <w:shd w:val="clear" w:color="auto" w:fill="FFFFFF"/>
        </w:rPr>
        <w:t xml:space="preserve"> perturbations </w:t>
      </w:r>
      <w:r w:rsidR="00FB77A0">
        <w:rPr>
          <w:rFonts w:cs="Times New Roman"/>
          <w:shd w:val="clear" w:color="auto" w:fill="FFFFFF"/>
        </w:rPr>
        <w:t xml:space="preserve">generated by trawling </w:t>
      </w:r>
      <w:r w:rsidR="00FB77A0" w:rsidRPr="00FB77A0">
        <w:rPr>
          <w:rFonts w:cs="Times New Roman"/>
          <w:shd w:val="clear" w:color="auto" w:fill="FFFFFF"/>
        </w:rPr>
        <w:t xml:space="preserve">on </w:t>
      </w:r>
      <w:r w:rsidR="00FB77A0">
        <w:rPr>
          <w:rFonts w:cs="Times New Roman"/>
          <w:shd w:val="clear" w:color="auto" w:fill="FFFFFF"/>
        </w:rPr>
        <w:t>sediment organic carbon</w:t>
      </w:r>
      <w:r w:rsidR="00FB77A0" w:rsidRPr="00FB77A0">
        <w:rPr>
          <w:rFonts w:cs="Times New Roman"/>
          <w:shd w:val="clear" w:color="auto" w:fill="FFFFFF"/>
        </w:rPr>
        <w:t xml:space="preserve"> can vary in cohesive (i.e., muddy sediment with high clay content) and non-cohesive (i.e., sandy seafloor) sediment</w:t>
      </w:r>
      <w:r w:rsidR="00FB77A0">
        <w:rPr>
          <w:rFonts w:cs="Times New Roman"/>
          <w:shd w:val="clear" w:color="auto" w:fill="FFFFFF"/>
        </w:rPr>
        <w:t xml:space="preserve"> </w:t>
      </w:r>
      <w:r w:rsidR="00FB77A0">
        <w:rPr>
          <w:rFonts w:cs="Times New Roman"/>
          <w:shd w:val="clear" w:color="auto" w:fill="FFFFFF"/>
        </w:rPr>
        <w:fldChar w:fldCharType="begin"/>
      </w:r>
      <w:r w:rsidR="00325925">
        <w:rPr>
          <w:rFonts w:cs="Times New Roman"/>
          <w:shd w:val="clear" w:color="auto" w:fill="FFFFFF"/>
        </w:rPr>
        <w:instrText xml:space="preserve"> ADDIN ZOTERO_ITEM CSL_CITATION {"citationID":"p8HrHkEM","properties":{"formattedCitation":"(Paradis et al., 2019)","plainCitation":"(Paradis et al., 2019)","noteIndex":0},"citationItems":[{"id":2499,"uris":["http://zotero.org/groups/2530313/items/WKAZMN8T"],"uri":["http://zotero.org/groups/2530313/items/WKAZMN8T"],"itemData":{"id":2499,"type":"article-journal","abstract":"&lt;p&gt;&lt;strong&gt;Abstract.&lt;/strong&gt; Bottom trawling in the deep sea is one of the main drivers of sediment resuspension, eroding the seafloor and altering the content and composition of sedimentary organic matter (OM). The physical and biogeochemical impacts of bottom trawling were studied on the continental slope of the Gulf of Castellammare, Sicily (southwestern Mediterranean), through the analysis of two triplicate sediment cores collected at trawled and untrawled sites (&lt;span class=\"inline-formula\"&gt;</w:instrText>
      </w:r>
      <w:r w:rsidR="00325925">
        <w:rPr>
          <w:rFonts w:ascii="Cambria Math" w:hAnsi="Cambria Math" w:cs="Cambria Math"/>
          <w:shd w:val="clear" w:color="auto" w:fill="FFFFFF"/>
        </w:rPr>
        <w:instrText>∼</w:instrText>
      </w:r>
      <w:r w:rsidR="00325925">
        <w:rPr>
          <w:rFonts w:cs="Times New Roman"/>
          <w:shd w:val="clear" w:color="auto" w:fill="FFFFFF"/>
        </w:rPr>
        <w:instrText xml:space="preserve">550&lt;/span&gt;&amp;thinsp;m water depth) during the summer of 2016. Geochemical and sedimentological parameters (excess &lt;span class=\"inline-formula\"&gt;&lt;sup&gt;210&lt;/sup&gt;Pb&lt;/span&gt;, excess &lt;span class=\"inline-formula\"&gt;&lt;sup&gt;234&lt;/sup&gt;Th&lt;/span&gt;, &lt;span class=\"inline-formula\"&gt;&lt;sup&gt;137&lt;/sup&gt;Cs&lt;/span&gt;, dry bulk density, and grain size), elemental (organic carbon and nitrogen) and biochemical composition of sedimentary OM (proteins, carbohydrates, lipids), as well as its freshness (phytopigments) and degradation rates were determined in both coring locations. The untrawled site had a sedimentation rate of 0.15&amp;thinsp;cm&amp;thinsp;yr&lt;span class=\"inline-formula\"&gt;&lt;sup&gt;−1&lt;/sup&gt;&lt;/span&gt; and presented a 6&amp;thinsp;cm thick surface mixed layer that contained siltier sediment with low excess &lt;span class=\"inline-formula\"&gt;&lt;sup&gt;210&lt;/sup&gt;Pb&lt;/span&gt; concentrations, possibly resulting from the resuspension, posterior advection, and eventual deposition of coarser and older sediment from adjacent trawling grounds. In contrast, the trawled site was eroded and presented compacted century-old sediment highly depleted in OM components, which were between 20&amp;thinsp;% and 60&amp;thinsp;% lower than those in the untrawled site. However, the upper 2&amp;thinsp;cm of the trawled site consisted of recently accumulated sediments enriched in excess &lt;span class=\"inline-formula\"&gt;&lt;sup&gt;234&lt;/sup&gt;Th&lt;/span&gt;, excess &lt;span class=\"inline-formula\"&gt;&lt;sup&gt;210&lt;/sup&gt;Pb&lt;/span&gt;, and phytopigments, while OM contents were similar to those from the untrawled core. This fresh sediment supported protein turnover rates of 0.025&amp;thinsp;d&lt;span class=\"inline-formula\"&gt;&lt;sup&gt;−1&lt;/sup&gt;&lt;/span&gt;, which doubled those quantified in surface sediments of the untrawled site. The enhancement of remineralization rates in surface sediment of the trawled site was associated with the arrival of fresh particles on a chronically trawled deep-sea region that is generally deprived of OM. We conclude that the detrimental effects of bottom trawling can be temporarily and partially abated by the arrival of fresh and nutritionally rich OM, which stimulate the response of benthic communities. However, these ephemeral deposits are likely to be swiftly eroded due to the high trawling frequency over fishing grounds, highlighting the importance of establishing science-based management strategies to mitigate the impacts of bottom trawling.&lt;/p&gt;","container-title":"Biogeosciences","DOI":"https://doi.org/10.5194/bg-16-4307-2019","ISSN":"1726-4170","issue":"21","language":"English","note":"publisher: Copernicus GmbH","page":"4307-4320","source":"bg.copernicus.org","title":"Organic matter contents and degradation in a highly trawled area during fresh particle inputs (Gulf of Castellammare, southwestern Mediterranean)","volume":"16","author":[{"family":"Paradis","given":"Sarah"},{"family":"Pusceddu","given":"Antonio"},{"family":"Masqué","given":"Pere"},{"family":"Puig","given":"Pere"},{"family":"Moccia","given":"Davide"},{"family":"Russo","given":"Tommaso"},{"family":"Iacono","given":"Claudio Lo"}],"issued":{"date-parts":[["2019",11,12]]}}}],"schema":"https://github.com/citation-style-language/schema/raw/master/csl-citation.json"} </w:instrText>
      </w:r>
      <w:r w:rsidR="00FB77A0">
        <w:rPr>
          <w:rFonts w:cs="Times New Roman"/>
          <w:shd w:val="clear" w:color="auto" w:fill="FFFFFF"/>
        </w:rPr>
        <w:fldChar w:fldCharType="separate"/>
      </w:r>
      <w:r w:rsidR="00325925" w:rsidRPr="00325925">
        <w:rPr>
          <w:rFonts w:cs="Times New Roman"/>
        </w:rPr>
        <w:t>(Paradis et al., 2019)</w:t>
      </w:r>
      <w:r w:rsidR="00FB77A0">
        <w:rPr>
          <w:rFonts w:cs="Times New Roman"/>
          <w:shd w:val="clear" w:color="auto" w:fill="FFFFFF"/>
        </w:rPr>
        <w:fldChar w:fldCharType="end"/>
      </w:r>
      <w:r w:rsidR="00FB77A0" w:rsidRPr="00FB77A0">
        <w:rPr>
          <w:rFonts w:cs="Times New Roman"/>
          <w:shd w:val="clear" w:color="auto" w:fill="FFFFFF"/>
        </w:rPr>
        <w:t xml:space="preserve">. </w:t>
      </w:r>
      <w:r w:rsidR="00B60868">
        <w:rPr>
          <w:rFonts w:cs="Times New Roman"/>
          <w:shd w:val="clear" w:color="auto" w:fill="FFFFFF"/>
        </w:rPr>
        <w:t>In general</w:t>
      </w:r>
      <w:r w:rsidR="003E0422">
        <w:rPr>
          <w:rFonts w:cs="Times New Roman"/>
          <w:shd w:val="clear" w:color="auto" w:fill="FFFFFF"/>
        </w:rPr>
        <w:t xml:space="preserve">, seabed areas that are naturally disturbed by currents and waves </w:t>
      </w:r>
      <w:r w:rsidR="00247377">
        <w:rPr>
          <w:rFonts w:cs="Times New Roman"/>
          <w:shd w:val="clear" w:color="auto" w:fill="FFFFFF"/>
        </w:rPr>
        <w:t xml:space="preserve">are less sensitive </w:t>
      </w:r>
      <w:r w:rsidR="0000668A">
        <w:rPr>
          <w:rFonts w:cs="Times New Roman"/>
          <w:shd w:val="clear" w:color="auto" w:fill="FFFFFF"/>
        </w:rPr>
        <w:t xml:space="preserve">to trawling disturbances </w:t>
      </w:r>
      <w:r w:rsidR="0000668A">
        <w:rPr>
          <w:rFonts w:cs="Times New Roman"/>
          <w:shd w:val="clear" w:color="auto" w:fill="FFFFFF"/>
        </w:rPr>
        <w:fldChar w:fldCharType="begin"/>
      </w:r>
      <w:r w:rsidR="00325925">
        <w:rPr>
          <w:rFonts w:cs="Times New Roman"/>
          <w:shd w:val="clear" w:color="auto" w:fill="FFFFFF"/>
        </w:rPr>
        <w:instrText xml:space="preserve"> ADDIN ZOTERO_ITEM CSL_CITATION {"citationID":"koD7x7DO","properties":{"formattedCitation":"(Puig et al., 2012)","plainCitation":"(Puig et al., 2012)","noteIndex":0},"citationItems":[{"id":2482,"uris":["http://zotero.org/groups/2530313/items/JN5I2IBI"],"uri":["http://zotero.org/groups/2530313/items/JN5I2IBI"],"itemData":{"id":2482,"type":"article-journal","abstract":"Bottom trawling is a fishing technique whereby heavy nets and gear scrape along the sea bed, and is shown here to disturb sediment fluxes and modify the sea floor morphology over large spatial scales.","container-title":"Nature","DOI":"10.1038/nature11410","ISSN":"1476-4687","issue":"7415","language":"en","note":"number: 7415\npublisher: Nature Publishing Group","page":"286-289","source":"www.nature.com","title":"Ploughing the deep sea floor","volume":"489","author":[{"family":"Puig","given":"Pere"},{"family":"Canals","given":"Miquel"},{"family":"Company","given":"Joan B."},{"family":"Martín","given":"Jacobo"},{"family":"Amblas","given":"David"},{"family":"Lastras","given":"Galderic"},{"family":"Palanques","given":"Albert"},{"family":"Calafat","given":"Antoni M."}],"issued":{"date-parts":[["2012",9]]}}}],"schema":"https://github.com/citation-style-language/schema/raw/master/csl-citation.json"} </w:instrText>
      </w:r>
      <w:r w:rsidR="0000668A">
        <w:rPr>
          <w:rFonts w:cs="Times New Roman"/>
          <w:shd w:val="clear" w:color="auto" w:fill="FFFFFF"/>
        </w:rPr>
        <w:fldChar w:fldCharType="separate"/>
      </w:r>
      <w:r w:rsidR="00325925" w:rsidRPr="00325925">
        <w:rPr>
          <w:rFonts w:cs="Times New Roman"/>
        </w:rPr>
        <w:t>(Puig et al., 2012)</w:t>
      </w:r>
      <w:r w:rsidR="0000668A">
        <w:rPr>
          <w:rFonts w:cs="Times New Roman"/>
          <w:shd w:val="clear" w:color="auto" w:fill="FFFFFF"/>
        </w:rPr>
        <w:fldChar w:fldCharType="end"/>
      </w:r>
      <w:r w:rsidR="0000668A">
        <w:rPr>
          <w:rFonts w:cs="Times New Roman"/>
          <w:shd w:val="clear" w:color="auto" w:fill="FFFFFF"/>
        </w:rPr>
        <w:t xml:space="preserve">. </w:t>
      </w:r>
      <w:r w:rsidR="00FC3568">
        <w:t xml:space="preserve">Decrease of organic carbon content in surface sediments of trawled compared to </w:t>
      </w:r>
      <w:proofErr w:type="spellStart"/>
      <w:r w:rsidR="00FC3568">
        <w:t>untrawled</w:t>
      </w:r>
      <w:proofErr w:type="spellEnd"/>
      <w:r w:rsidR="00FC3568">
        <w:t xml:space="preserve"> </w:t>
      </w:r>
      <w:r w:rsidR="00E544DB">
        <w:t>grounds</w:t>
      </w:r>
      <w:r w:rsidR="00FC3568">
        <w:t xml:space="preserve"> ha</w:t>
      </w:r>
      <w:r w:rsidR="00FB03C8">
        <w:t>s</w:t>
      </w:r>
      <w:r w:rsidR="00FC3568">
        <w:t xml:space="preserve"> been already observed </w:t>
      </w:r>
      <w:r w:rsidR="00FC3568">
        <w:fldChar w:fldCharType="begin"/>
      </w:r>
      <w:r w:rsidR="00325925">
        <w:instrText xml:space="preserve"> ADDIN ZOTERO_ITEM CSL_CITATION {"citationID":"QXR0811G","properties":{"formattedCitation":"(Bhagirathan et al., 2010; Paradis et al., 2019; Pusceddu et al., 2014)","plainCitation":"(Bhagirathan et al., 2010; Paradis et al., 2019; Pusceddu et al., 2014)","noteIndex":0},"citationItems":[{"id":2433,"uris":["http://zotero.org/groups/2530313/items/WH36UNVX"],"uri":["http://zotero.org/groups/2530313/items/WH36UNVX"],"itemData":{"id":2433,"type":"article-journal","abstract":"The present communication is a study on the impact of bottom trawling on the sediment characteristics along Veraval coast, which is the largest trawler port of India. Experimental bottom trawling was conducted from MFV Sagarkripa at five transects of water depths 15–20 m, 21–25 m, 26–30 m, 31–35 m and 36–40 m in commercial trawling grounds. Trawling was conducted for 12 months in a span of 15 months (September 2005–November 2006) excluding the trawl ban period (June to August). The sediment texture was analysed by pipette analysis and organic matter by wet oxidation method. The variations in organic matter and sediment texture were prominent between the stations selected at different depths. The sedimentary organic matter exhibited variations with different water depths and seasons. The organic matter content decreased with depth. Experimental trawling considerably reduced the organic matter content at all depths. Continued and incessant trawling operation can cause even more drastic reductions, where organic matter (OM) content is already very small. The sand proportion showed depth-wise variation; but seasonal and trawling effect was not significant showing highest values at 36–40 m depth. The silt proportion did not exhibit significant depth-wise variation. The seasonal variation of silt was significant whereas trawling effect imparted to silt was not evident. Trawling has no significant effect on clay concentration. But seasonal variation had great influence on the clay distribution and indicated significantly high depth–season interaction. The sediment of the study area was predominant in silt proportion. It was observed that the seasonal/natural variations were more prominent masking the trawling effect on silt.","container-title":"Environmental Monitoring and Assessment","DOI":"10.1007/s10661-008-0700-0","ISSN":"1573-2959","issue":"1","journalAbbreviation":"Environ Monit Assess","language":"en","page":"355-369","source":"Springer Link","title":"Impact of bottom trawling on sediment characteristics—a study along inshore waters off Veraval coast, India","volume":"160","author":[{"family":"Bhagirathan","given":"Usha"},{"family":"Meenakumari","given":"B."},{"family":"Jayalakshmy","given":"K. V."},{"family":"Panda","given":"S. K."},{"family":"Madhu","given":"V. R."},{"family":"Vaghela","given":"D. T."}],"issued":{"date-parts":[["2010",1,1]]}}},{"id":2499,"uris":["http://zotero.org/groups/2530313/items/WKAZMN8T"],"uri":["http://zotero.org/groups/2530313/items/WKAZMN8T"],"itemData":{"id":2499,"type":"article-journal","abstract":"&lt;p&gt;&lt;strong&gt;Abstract.&lt;/strong&gt; Bottom trawling in the deep sea is one of the main drivers of sediment resuspension, eroding the seafloor and altering the content and composition of sedimentary organic matter (OM). The physical and biogeochemical impacts of bottom trawling were studied on the continental slope of the Gulf of Castellammare, Sicily (southwestern Mediterranean), through the analysis of two triplicate sediment cores collected at trawled and untrawled sites (&lt;span class=\"inline-formula\"&gt;</w:instrText>
      </w:r>
      <w:r w:rsidR="00325925">
        <w:rPr>
          <w:rFonts w:ascii="Cambria Math" w:hAnsi="Cambria Math" w:cs="Cambria Math"/>
        </w:rPr>
        <w:instrText>∼</w:instrText>
      </w:r>
      <w:r w:rsidR="00325925">
        <w:instrText xml:space="preserve">550&lt;/span&gt;&amp;thinsp;m water depth) during the summer of 2016. Geochemical and sedimentological parameters (excess &lt;span class=\"inline-formula\"&gt;&lt;sup&gt;210&lt;/sup&gt;Pb&lt;/span&gt;, excess &lt;span class=\"inline-formula\"&gt;&lt;sup&gt;234&lt;/sup&gt;Th&lt;/span&gt;, &lt;span class=\"inline-formula\"&gt;&lt;sup&gt;137&lt;/sup&gt;Cs&lt;/span&gt;, dry bulk density, and grain size), elemental (organic carbon and nitrogen) and biochemical composition of sedimentary OM (proteins, carbohydrates, lipids), as well as its freshness (phytopigments) and degradation rates were determined in both coring locations. The untrawled site had a sedimentation rate of 0.15&amp;thinsp;cm&amp;thinsp;yr&lt;span class=\"inline-formula\"&gt;&lt;sup&gt;−1&lt;/sup&gt;&lt;/span&gt; and presented a 6&amp;thinsp;cm thick surface mixed layer that contained siltier sediment with low excess &lt;span class=\"inline-formula\"&gt;&lt;sup&gt;210&lt;/sup&gt;Pb&lt;/span&gt; concentrations, possibly resulting from the resuspension, posterior advection, and eventual deposition of coarser and older sediment from adjacent trawling grounds. In contrast, the trawled site was eroded and presented compacted century-old sediment highly depleted in OM components, which were between 20&amp;thinsp;% and 60&amp;thinsp;% lower than those in the untrawled site. However, the upper 2&amp;thinsp;cm of the trawled site consisted of recently accumulated sediments enriched in excess &lt;span class=\"inline-formula\"&gt;&lt;sup&gt;234&lt;/sup&gt;Th&lt;/span&gt;, excess &lt;span class=\"inline-formula\"&gt;&lt;sup&gt;210&lt;/sup&gt;Pb&lt;/span&gt;, and phytopigments, while OM contents were similar to those from the untrawled core. This fresh sediment supported protein turnover rates of 0.025&amp;thinsp;d&lt;span class=\"inline-formula\"&gt;&lt;sup&gt;−1&lt;/sup&gt;&lt;/span&gt;, which doubled those quantified in surface sediments of the untrawled site. The enhancement of remineralization rates in surface sediment of the trawled site was associated with the arrival of fresh particles on a chronically trawled deep-sea region that is generally deprived of OM. We conclude that the detrimental effects of bottom trawling can be temporarily and partially abated by the arrival of fresh and nutritionally rich OM, which stimulate the response of benthic communities. However, these ephemeral deposits are likely to be swiftly eroded due to the high trawling frequency over fishing grounds, highlighting the importance of establishing science-based management strategies to mitigate the impacts of bottom trawling.&lt;/p&gt;","container-title":"Biogeosciences","DOI":"https://doi.org/10.5194/bg-16-4307-2019","ISSN":"1726-4170","issue":"21","language":"English","note":"publisher: Copernicus GmbH","page":"4307-4320","source":"bg.copernicus.org","title":"Organic matter contents and degradation in a highly trawled area during fresh particle inputs (Gulf of Castellammare, southwestern Mediterranean)","volume":"16","author":[{"family":"Paradis","given":"Sarah"},{"family":"Pusceddu","given":"Antonio"},{"family":"Masqué","given":"Pere"},{"family":"Puig","given":"Pere"},{"family":"Moccia","given":"Davide"},{"family":"Russo","given":"Tommaso"},{"family":"Iacono","given":"Claudio Lo"}],"issued":{"date-parts":[["2019",11,12]]}}},{"id":2278,"uris":["http://zotero.org/groups/2530313/items/WDYIEMQQ"],"uri":["http://zotero.org/groups/2530313/items/WDYIEMQQ"],"itemData":{"id":2278,"type":"article-journal","container-title":"Proceedings of the National Academy of Sciences","DOI":"10.1073/pnas.1405454111","ISSN":"0027-8424, 1091-6490","issue":"24","journalAbbreviation":"Proceedings of the National Academy of Sciences","language":"en","note":"number: 24","page":"8861-8866","source":"DOI.org (Crossref)","title":"Chronic and intensive bottom trawling impairs deep-sea biodiversity and ecosystem functioning","volume":"111","author":[{"family":"Pusceddu","given":"A."},{"family":"Bianchelli","given":"S."},{"family":"Martin","given":"J."},{"family":"Puig","given":"P."},{"family":"Palanques","given":"A."},{"family":"Masque","given":"P."},{"family":"Danovaro","given":"R."}],"issued":{"date-parts":[["2014",6,17]]}}}],"schema":"https://github.com/citation-style-language/schema/raw/master/csl-citation.json"} </w:instrText>
      </w:r>
      <w:r w:rsidR="00FC3568">
        <w:fldChar w:fldCharType="separate"/>
      </w:r>
      <w:r w:rsidR="00325925" w:rsidRPr="00325925">
        <w:rPr>
          <w:rFonts w:cs="Times New Roman"/>
        </w:rPr>
        <w:t>(Bhagirathan et al., 2010; Paradis et al., 2019; Pusceddu et al., 2014)</w:t>
      </w:r>
      <w:r w:rsidR="00FC3568">
        <w:fldChar w:fldCharType="end"/>
      </w:r>
      <w:r w:rsidR="00FC3568">
        <w:t xml:space="preserve">. However, </w:t>
      </w:r>
      <w:r w:rsidR="00FB03C8">
        <w:t xml:space="preserve">the </w:t>
      </w:r>
      <w:r w:rsidR="00435559">
        <w:t xml:space="preserve">opposite trend </w:t>
      </w:r>
      <w:r w:rsidR="00FC3568">
        <w:t>has been also recorded</w:t>
      </w:r>
      <w:r w:rsidR="00FE52D8">
        <w:t xml:space="preserve"> for the upper 5 cm of the sediment that might be caused by </w:t>
      </w:r>
      <w:r w:rsidR="00583ADC">
        <w:t>redistribution of</w:t>
      </w:r>
      <w:r w:rsidR="00FE52D8">
        <w:t xml:space="preserve"> organic carbon deposited in the deeper sediment layers to the top</w:t>
      </w:r>
      <w:r w:rsidR="00583ADC">
        <w:t xml:space="preserve"> by sediment column mixing</w:t>
      </w:r>
      <w:r w:rsidR="00FE52D8">
        <w:t xml:space="preserve"> or decrease </w:t>
      </w:r>
      <w:r w:rsidR="00583ADC">
        <w:t xml:space="preserve">of </w:t>
      </w:r>
      <w:r w:rsidR="00FE52D8">
        <w:t xml:space="preserve">organic matter consumption due to increased macrofauna mortality </w:t>
      </w:r>
      <w:r w:rsidR="00FC3568">
        <w:fldChar w:fldCharType="begin"/>
      </w:r>
      <w:r w:rsidR="00325925">
        <w:instrText xml:space="preserve"> ADDIN ZOTERO_ITEM CSL_CITATION {"citationID":"Z6h3iDUq","properties":{"formattedCitation":"(Polymenakou et al., 2005; Pusceddu et al., 2005)","plainCitation":"(Polymenakou et al., 2005; Pusceddu et al., 2005)","noteIndex":0},"citationItems":[{"id":2518,"uris":["http://zotero.org/groups/2530313/items/K3TWYPXS"],"uri":["http://zotero.org/groups/2530313/items/K3TWYPXS"],"itemData":{"id":2518,"type":"article-journal","abstract":"Abundance of benthic bacteria, heterotrophic nanoflagellates and ciliates, extracellular enzymatic activities, bacterial C production, C mineralisation and sediment community oxygen consumption rates were measured in the Thermaikos Gulf (Northeastern Mediterranean), before (September 2001), and during intense trawling activities (October 2001 and February 2002). The biochemical composition of sedimentary organic matter has revealed that bottom trawling had an effect on the trophic state of Thermaikos Gulf. Changes on the benthic microbial food web were also recorded, during the three sampling seasons. Even though trawling-induced sediment resuspension did not alter significantly the abundance of the microbial components, with the exception of the most impacted station, it determined changes regarding their relative importance. Thus, the ratios of bacterium to nanoflagellates and ciliate to nanoflagellates abundance increased in the trawled stations, causing a sudden increase in bacterial C production, in comparison to the non-trawled station. Four months later, the effects of trawling on the microbial food web were less evident, masked possibly by the drastic decrease in the water temperature. The results of the present work suggest that bottom trawling induces alteration of the sedimentological variables and can be considered as a factor affecting the function of the microbial food web in marine coastal ecosystems. These alterations cause faster mobilisation of organic C buried in the sediment and increase nutrient concentrations and availability in the system, thus inducing an effect that could lead to coastal eutrophication.","collection-title":"Impact of Natural and Trawling Events on Resuspension, dispersion and fate of POLlutants (INTERPOL)","container-title":"Continental Shelf Research","DOI":"10.1016/j.csr.2005.08.018","ISSN":"0278-4343","issue":"19","journalAbbreviation":"Continental Shelf Research","language":"en","page":"2570-2584","source":"ScienceDirect","title":"Benthic microbial abundance and activities in an intensively trawled ecosystem (Thermaikos Gulf, Aegean Sea)","volume":"25","author":[{"family":"Polymenakou","given":"Paraskevi N."},{"family":"Pusceddu","given":"Antonio"},{"family":"Tselepides","given":"Anastasios"},{"family":"Polychronaki","given":"Thalia"},{"family":"Giannakourou","given":"Antonia"},{"family":"Fiordelmondo","given":"Carla"},{"family":"Hatziyanni","given":"Eleni"},{"family":"Danovaro","given":"Roberto"}],"issued":{"date-parts":[["2005",12,1]]}}},{"id":2513,"uris":["http://zotero.org/groups/2530313/items/7549ZJHB"],"uri":["http://zotero.org/groups/2530313/items/7549ZJHB"],"itemData":{"id":2513,"type":"article-journal","abstract":"The effects of bottom trawling on quantity and the biochemical composition of sediment organic matter were assessed, along a gradient of trophic state in a coastal area of the Gulf of Thermaikos (Aegean Sea). Total organic carbon concentrations and other organic variables (such as biopolymeric C concentrations) displayed a significant increase immediately after the initiation of trawling activities, reaching unexpectedly high values when compared to a control (i.e. samples collected before trawling events). The lack of significant changes in phytopigment content of the sediments, observed after trawling events, indicates that primary production processes did not change markedly. Since also sediment properties did not vary significantly during the period of investigation, the observed changes in sediment organic content can be related with organic matter uplift from deeper sediment layers, caused by reworking (bottom up transfer) and/or reduced C and N consumption by benthic biota. Trawling determined also significant changes in the biochemical composition of sediment organic matter. Indeed, sediment resuspension increased the hydrolysable fractions of protein and carbohydrate pools, likely to be the result of increased degradation rates under oxic conditions. Such an effect indicates that trawling may increase the quality and bioavailability of organic C to consumers; this, in turn, could modify the energetic and trophic state of the benthic systems. We conclude that bottom trawling might have important trophodynamic consequences, for benthic microbial and meiofaunal assemblages.","collection-title":"Impact of Natural and Trawling Events on Resuspension, dispersion and fate of POLlutants (INTERPOL)","container-title":"Continental Shelf Research","DOI":"10.1016/j.csr.2005.08.013","ISSN":"0278-4343","issue":"19","journalAbbreviation":"Continental Shelf Research","language":"en","page":"2491-2505","source":"ScienceDirect","title":"Effects of bottom trawling on the quantity and biochemical composition of organic matter in coastal marine sediments (Thermaikos Gulf, northwestern Aegean Sea)","volume":"25","author":[{"family":"Pusceddu","given":"A."},{"family":"Fiordelmondo","given":"C."},{"family":"Polymenakou","given":"P."},{"family":"Polychronaki","given":"T."},{"family":"Tselepides","given":"A."},{"family":"Danovaro","given":"R."}],"issued":{"date-parts":[["2005",12,1]]}}}],"schema":"https://github.com/citation-style-language/schema/raw/master/csl-citation.json"} </w:instrText>
      </w:r>
      <w:r w:rsidR="00FC3568">
        <w:fldChar w:fldCharType="separate"/>
      </w:r>
      <w:r w:rsidR="00325925" w:rsidRPr="00325925">
        <w:rPr>
          <w:rFonts w:cs="Times New Roman"/>
        </w:rPr>
        <w:t>(Polymenakou et al., 2005; Pusceddu et al., 2005)</w:t>
      </w:r>
      <w:r w:rsidR="00FC3568">
        <w:fldChar w:fldCharType="end"/>
      </w:r>
      <w:r w:rsidR="00FC3568">
        <w:t xml:space="preserve">. </w:t>
      </w:r>
      <w:r w:rsidR="003E0422">
        <w:t>Moreover, t</w:t>
      </w:r>
      <w:r w:rsidR="00DF7993">
        <w:t>here are contrasting respon</w:t>
      </w:r>
      <w:r w:rsidR="00FB03C8">
        <w:t>se</w:t>
      </w:r>
      <w:r w:rsidR="00583ADC">
        <w:t>s</w:t>
      </w:r>
      <w:r w:rsidR="00DF7993">
        <w:t xml:space="preserve"> of benthic communities with some opportunistic</w:t>
      </w:r>
      <w:r w:rsidR="00412D33">
        <w:t xml:space="preserve">, mobile </w:t>
      </w:r>
      <w:r w:rsidR="00DF7993">
        <w:t xml:space="preserve">macrofauna increasing its </w:t>
      </w:r>
      <w:r w:rsidR="00B60868">
        <w:t>abundance</w:t>
      </w:r>
      <w:r w:rsidR="00DF7993">
        <w:t xml:space="preserve"> right after trawling disturbances</w:t>
      </w:r>
      <w:r w:rsidR="00FE52D8">
        <w:t xml:space="preserve"> as they feed on the dead tissue of degraded biota</w:t>
      </w:r>
      <w:r w:rsidR="00DF7993">
        <w:t xml:space="preserve"> </w:t>
      </w:r>
      <w:r w:rsidR="00023A9F">
        <w:fldChar w:fldCharType="begin"/>
      </w:r>
      <w:r w:rsidR="008E07D6">
        <w:instrText xml:space="preserve"> ADDIN ZOTERO_ITEM CSL_CITATION {"citationID":"4ubEtsSL","properties":{"formattedCitation":"(Simon Jennings et al., 2001)","plainCitation":"(Simon Jennings et al., 2001)","noteIndex":0},"citationItems":[{"id":2523,"uris":["http://zotero.org/groups/2530313/items/UHMWMXAC"],"uri":["http://zotero.org/groups/2530313/items/UHMWMXAC"],"itemData":{"id":2523,"type":"article-journal","abstract":"1 Trawling disturbance has wide-ranging impacts on the marine environment and is well known to modify benthic habitat and community structure. This has led to speculation about the positive and negative impacts of trawling on ecosystem processes such as production. 2 Existing theory suggests that frequent trawling disturbance may lead to the proliferation of smaller benthic species, with faster life histories, because they can withstand the mortality imposed by trawling and benefit from reduced competition or predation as populations of larger species are depleted. Since smaller species are more productive, trawling disturbance may ‘farm the sea’, with knock-on benefits for consumers, including fish populations. 3 We conducted the first large-scale studies of trawling effects on benthic production across quantified gradients of trawling disturbance on real fishing grounds in two regions (Silver Pit and Hills) of the North Sea. There were 27- and 10-fold differences in levels of beam trawl disturbance among the Silver Pit and Hills sites, respectively. 4 Size structure was described using normalized size-spectra, and the slopes and intercepts of these spectra were related to levels of trawling disturbance. Production was estimated from the size spectra, using a new allometric relationship between body mass and the production to biomass (P:B) ratio of marine invertebrates. The general validity of the relationship was confirmed using a phylogenetic comparative approach. 5 In the Silver Pit region, trawling led to significant decreases in infaunal biomass and production. The abundance of larger individuals was depleted more than smaller ones, as reflected by the positive relationship between the slope of the normalized size spectra and trawling disturbance. The effects of trawling disturbance were not significant in the epifaunal community. In the Hills region, where the range of trawling disturbance was lower, trawling disturbance did not have significant effects on biomass or production. 6 In the Silver Pit, relative infaunal production (production per unit biomass) rose with increased trawling disturbance. This was attributable largely to the dominance of smaller animals in the disturbed communities. The increase in relative production did not compensate for the loss of total production that resulted from the depletion of large individuals. There was some evidence for the proliferation of small polychaetes at moderate levels of disturbance, but at higher levels of disturbance their biomass and production fell. 7 We conclude that reported increases in the biomass and production of small infaunal invertebrates in the North Sea are attributable largely to recent increases in primary production that were driven by climate change, and not to the effects of trawling disturbance.","container-title":"Journal of Animal Ecology","DOI":"10.1046/j.1365-2656.2001.00504.x","ISSN":"1365-2656","issue":"3","language":"en","note":"_eprint: https://besjournals.onlinelibrary.wiley.com/doi/pdf/10.1046/j.1365-2656.2001.00504.x","page":"459-475","source":"Wiley Online Library","title":"Trawling disturbance can modify benthic production processes","volume":"70","author":[{"family":"Jennings","given":"Simon"},{"family":"Dinmore","given":"Tracy A."},{"family":"Duplisea","given":"Daniel E."},{"family":"Warr","given":"Karema J."},{"family":"Lancaster","given":"John E."}],"issued":{"date-parts":[["2001"]]}}}],"schema":"https://github.com/citation-style-language/schema/raw/master/csl-citation.json"} </w:instrText>
      </w:r>
      <w:r w:rsidR="00023A9F">
        <w:fldChar w:fldCharType="separate"/>
      </w:r>
      <w:r w:rsidR="008E07D6" w:rsidRPr="008E07D6">
        <w:rPr>
          <w:rFonts w:cs="Times New Roman"/>
        </w:rPr>
        <w:t>(Simon Jennings et al., 2001)</w:t>
      </w:r>
      <w:r w:rsidR="00023A9F">
        <w:fldChar w:fldCharType="end"/>
      </w:r>
      <w:r w:rsidR="00023A9F">
        <w:t xml:space="preserve"> </w:t>
      </w:r>
      <w:r w:rsidR="00DF7993">
        <w:t>and long-lived taxa</w:t>
      </w:r>
      <w:r w:rsidR="00412D33">
        <w:t xml:space="preserve"> significantly decreasing in biomass </w:t>
      </w:r>
      <w:r w:rsidR="0059474E">
        <w:t xml:space="preserve">and areal extent </w:t>
      </w:r>
      <w:r w:rsidR="00412D33">
        <w:fldChar w:fldCharType="begin"/>
      </w:r>
      <w:r w:rsidR="00325925">
        <w:instrText xml:space="preserve"> ADDIN ZOTERO_ITEM CSL_CITATION {"citationID":"yyVo6a8o","properties":{"formattedCitation":"(Heifetz et al., 2009; Moran &amp; Stephenson, 2000; van Denderen et al., 2020; Wassenberg et al., 2002)","plainCitation":"(Heifetz et al., 2009; Moran &amp; Stephenson, 2000; van Denderen et al., 2020; Wassenberg et al., 2002)","noteIndex":0},"citationItems":[{"id":2560,"uris":["http://zotero.org/groups/2530313/items/UPZHDIFI"],"uri":["http://zotero.org/groups/2530313/items/UPZHDIFI"],"itemData":{"id":2560,"type":"article-journal","abstract":"Video imagery was examined to quantify seafloor disturbance and damage to corals and sponges relative to fishing practices in the central Aleutian Islands of Alaska. Corals and sponges were classified as damaged if they had broken skeletons, missing or broken branches, were torn (i.e. sponges) or detached from the seafloor, or were attached but lying on the seafloor. Disturbance was defined as any alteration to the seafloor or biota caused by fishing gear or natural events. Overall, 14% of corals and 21% of sponges were damaged, and disturbance was widespread and evident on most video transects. The proportion of damaged corals was significantly less (p =  0.003) in areas with little or no bottom trawl fishing versus areas with medium and high intensity bottom trawl fishing. For other gear types, damage was not significantly different among fishing levels. Damage for all corals was 7% in untrawled areas, 7% in low-intensity areas, 14% in medium-intensity areas, and 49% in high-intensity areas. For gorgonians, 5% were damaged in untrawled areas and 23% were damaged in high-intensity areas. For hydrocorals, damage was 10% in untrawled areas and 53% in medium-intensity areas. Hydrocorals were absent from high-intensity areas. About 40% of sea whips were damaged in high-intensity areas versus 1% in other areas. While some protective measures have been implemented to halt the expansion of bottom trawl fishing to unfished areas, the conservation of coral and sponge habitat in fished areas is still of primary concern.","container-title":"Marine Ecology Progress Series","DOI":"10.3354/meps08304","ISSN":"0171-8630, 1616-1599","language":"en","page":"295-303","source":"www.int-res.com","title":"Damage and disturbance to coral and sponge habitat of the Aleutian Archipelago","volume":"397","author":[{"family":"Heifetz","given":"Jonathan"},{"family":"Stone","given":"Robert P."},{"family":"Shotwell","given":"S. Kalei"}],"issued":{"date-parts":[["2009",12,17]]}}},{"id":2540,"uris":["http://zotero.org/groups/2530313/items/RK79BBNN"],"uri":["http://zotero.org/groups/2530313/items/RK79BBNN"],"itemData":{"id":2540,"type":"article-journal","abstract":"Abstract.  The effects of two types of otter trawl on macrobenthos (mainly sponges, soft corals, and gorgonians) were measured in an experiment involving repeat","container-title":"ICES Journal of Marine Science","DOI":"10.1006/jmsc.2000.0718","ISSN":"1054-3139","issue":"3","journalAbbreviation":"ICES J Mar Sci","language":"en","note":"publisher: Oxford Academic","page":"510-516","source":"academic.oup.com","title":"Effects of otter trawling on macrobenthos and management of demersal scalefish fisheries on the continental shelf of north-western Australia","volume":"57","author":[{"family":"Moran","given":"M. J."},{"family":"Stephenson","given":"P. C."}],"issued":{"date-parts":[["2000",6,1]]}}},{"id":2403,"uris":["http://zotero.org/groups/2530313/items/9QTFPIEC"],"uri":["http://zotero.org/groups/2530313/items/9QTFPIEC"],"itemData":{"id":2403,"type":"article-journal","abstract":"Abstract.  Bottom trawling disturbance and hypoxia are affecting marine benthic habitats worldwide. We present an approach to predict their effects on benthic c","container-title":"ICES Journal of Marine Science","DOI":"10.1093/icesjms/fsz219","ISSN":"1054-3139","issue":"1","journalAbbreviation":"ICES J Mar Sci","language":"en","note":"publisher: Oxford Academic","page":"278-289","source":"academic.oup.com","title":"Evaluating impacts of bottom trawling and hypoxia on benthic communities at the local, habitat, and regional scale using a modelling approach","volume":"77","author":[{"family":"Denderen","given":"P. D.","non-dropping-particle":"van"},{"family":"Bolam","given":"S. G."},{"family":"Friedland","given":"R."},{"family":"Hiddink","given":"J. G."},{"family":"Norén","given":"K."},{"family":"Rijnsdorp","given":"A. D."},{"family":"Sköld","given":"M."},{"family":"Törnroos","given":"A."},{"family":"Virtanen","given":"E. A."},{"family":"Valanko","given":"S."}],"issued":{"date-parts":[["2020",1,1]]}}},{"id":2555,"uris":["http://zotero.org/groups/2530313/items/2SAB73RI"],"uri":["http://zotero.org/groups/2530313/items/2SAB73RI"],"itemData":{"id":2555,"type":"article-journal","abstract":"We attempted to resolve widely different accounts of the impacts of fish trawls on large attached seabed fauna. We quantified the catch and damage by fish trawls on sponges and used a video camera in the trawl net to observe the effects of fishing gear on sponges. The depth of the 30min trawl tows ranged from 25 to 358m, with an average of 78.3m. Sponges were caught in 85% of trawl tows (n=108). The mean catch of sponges was 87.2kg for half-an-hour (S.D.=132.9kg). The largest single catch of sponges was 797kg. All catches with more than 100kg of sponge were from waters shallower than 100m. On the basis of our observations, we divided the sponges into two types (lump=broadbase,branched=narrowbase) and three height classes (&lt;300, 301–500 and &gt;500mm). The size composition of sponges on the seabed, as observed on video, differed significantly from the composition of the catch: 80% of lump sponges and 100% of branched sponges less than 300mm passed under the net; 68% of lump sponges and 80% of branched sponges between 301 and 500mm in height passed under the net. Fewer than 3% of the intermediate-sized sponges were broken up as they passed under the net. Sponges larger than 500mm high were impacted the most: only 30% of lump and 60% of branched sponges passed under the net. Of the 70% of lump sponges that passed into the net, at least 20% were broken into pieces. The branched sponges were either torn off by the footrope (20%) or were smashed and passed or rolled under the net (20%). Over 90% of another major megabenthic group, the gorgonians, passed under the net. Overall, the net removed about 14% of sponges and 3% of gorgonians. The impact of commercial trawling on megabenthos is estimated for an average year. Our results provide a mechanism for the two main effects of otter trawling: (1) reduction in megabenthos and especially understanding the effects of trawling on sponges; (2) changes in species composition in trawled areas.","container-title":"Fisheries Research","DOI":"10.1016/S0165-7836(01)00382-4","ISSN":"0165-7836","issue":"2","journalAbbreviation":"Fisheries Research","language":"en","page":"141-151","source":"ScienceDirect","title":"The impact of fish trawls on megabenthos (sponges) on the north-west shelf of Australia","volume":"58","author":[{"family":"Wassenberg","given":"T. J"},{"family":"Dews","given":"G"},{"family":"Cook","given":"S. D"}],"issued":{"date-parts":[["2002",11,1]]}}}],"schema":"https://github.com/citation-style-language/schema/raw/master/csl-citation.json"} </w:instrText>
      </w:r>
      <w:r w:rsidR="00412D33">
        <w:fldChar w:fldCharType="separate"/>
      </w:r>
      <w:r w:rsidR="00325925" w:rsidRPr="00325925">
        <w:rPr>
          <w:rFonts w:cs="Times New Roman"/>
        </w:rPr>
        <w:t>(Heifetz et al., 2009; Moran &amp; Stephenson, 2000; van Denderen et al., 2020; Wassenberg et al., 2002)</w:t>
      </w:r>
      <w:r w:rsidR="00412D33">
        <w:fldChar w:fldCharType="end"/>
      </w:r>
      <w:r w:rsidR="00412D33">
        <w:t xml:space="preserve">. </w:t>
      </w:r>
      <w:r w:rsidR="00832F8A">
        <w:t xml:space="preserve">When organic matter is released from the seafloor sediments, it may be </w:t>
      </w:r>
      <w:r w:rsidR="00FE52D8">
        <w:t xml:space="preserve">partly </w:t>
      </w:r>
      <w:r w:rsidR="00832F8A">
        <w:t>deposited back at the seafloor</w:t>
      </w:r>
      <w:r w:rsidR="00581CCD">
        <w:t xml:space="preserve">, dissolve in </w:t>
      </w:r>
      <w:r w:rsidR="00615103">
        <w:t xml:space="preserve">the </w:t>
      </w:r>
      <w:r w:rsidR="00581CCD">
        <w:t xml:space="preserve">water column and be </w:t>
      </w:r>
      <w:proofErr w:type="spellStart"/>
      <w:r w:rsidR="00581CCD">
        <w:t>remineralized</w:t>
      </w:r>
      <w:proofErr w:type="spellEnd"/>
      <w:r w:rsidR="00581CCD">
        <w:t xml:space="preserve"> </w:t>
      </w:r>
      <w:r w:rsidR="00ED4769">
        <w:t>and that process</w:t>
      </w:r>
      <w:r w:rsidR="00581CCD">
        <w:t>ed</w:t>
      </w:r>
      <w:r w:rsidR="00ED4769">
        <w:t xml:space="preserve"> depend</w:t>
      </w:r>
      <w:r w:rsidR="00615103">
        <w:t>s</w:t>
      </w:r>
      <w:r w:rsidR="00ED4769">
        <w:t xml:space="preserve"> on </w:t>
      </w:r>
      <w:r w:rsidR="00581CCD">
        <w:t xml:space="preserve">its </w:t>
      </w:r>
      <w:r w:rsidR="00ED4769">
        <w:t>origin and quality but also on physical features such as temperature and oxygen concentrations that shape the microbial processes</w:t>
      </w:r>
      <w:r w:rsidR="00581CCD">
        <w:t xml:space="preserve"> </w:t>
      </w:r>
      <w:r w:rsidR="00581CCD">
        <w:fldChar w:fldCharType="begin"/>
      </w:r>
      <w:r w:rsidR="00581CCD">
        <w:instrText xml:space="preserve"> ADDIN ZOTERO_ITEM CSL_CITATION {"citationID":"i3oRx1iA","properties":{"formattedCitation":"(L\\uc0\\u248{}nborg et al., 2020)","plainCitation":"(Lønborg et al., 2020)","noteIndex":0},"citationItems":[{"id":2670,"uris":["http://zotero.org/groups/2530313/items/D575VL5T"],"uri":["http://zotero.org/groups/2530313/items/D575VL5T"],"itemData":{"id":2670,"type":"article-journal","abstract":"The marine dissolved organic carbon (DOC) pool is an important player in the functioning of marine ecosystems. DOC is at the interface between the chemical and the biological worlds, it fuels marine food webs, and is a major component of the Earth’s carbon system. Here, we review the research showing impacts of global change stressors on the DOC cycling, specifically: ocean warming and stratification, acidification, deoxygenation, glacial and sea ice melting, changed inflow from rivers, changing ocean circulation and upwelling, and wet/dry deposition. A unified outcome of the future impacts of these stressors on the global ocean DOC production and degradation is not possible, due to regional differences and differences in stressors impacts, but general patterns for each stressor are presented.","container-title":"Frontiers in Marine Science","DOI":"10.3389/fmars.2020.00466","ISSN":"2296-7745","journalAbbreviation":"Front. Mar. Sci.","language":"English","note":"publisher: Frontiers","source":"Frontiers","title":"Impacts of Global Change on Ocean Dissolved Organic Carbon (DOC) Cycling","URL":"https://www.frontiersin.org/articles/10.3389/fmars.2020.00466/full","volume":"7","author":[{"family":"Lønborg","given":"Christian"},{"family":"Carreira","given":"Cátia"},{"family":"Jickells","given":"Tim"},{"family":"Álvarez-Salgado","given":"Xosé Antón"}],"accessed":{"date-parts":[["2020",9,24]]},"issued":{"date-parts":[["2020"]]}}}],"schema":"https://github.com/citation-style-language/schema/raw/master/csl-citation.json"} </w:instrText>
      </w:r>
      <w:r w:rsidR="00581CCD">
        <w:fldChar w:fldCharType="separate"/>
      </w:r>
      <w:r w:rsidR="00581CCD" w:rsidRPr="00581CCD">
        <w:rPr>
          <w:rFonts w:cs="Times New Roman"/>
          <w:szCs w:val="24"/>
        </w:rPr>
        <w:t>(Lønborg et al., 2020)</w:t>
      </w:r>
      <w:r w:rsidR="00581CCD">
        <w:fldChar w:fldCharType="end"/>
      </w:r>
      <w:r w:rsidR="00FE52D8">
        <w:t>.</w:t>
      </w:r>
      <w:r w:rsidR="00ED4769">
        <w:t xml:space="preserve"> The most dynamic form of organic matter is labile organic matter </w:t>
      </w:r>
      <w:r w:rsidR="00ED4769">
        <w:fldChar w:fldCharType="begin"/>
      </w:r>
      <w:r w:rsidR="00ED4769">
        <w:instrText xml:space="preserve"> ADDIN ZOTERO_ITEM CSL_CITATION {"citationID":"QCKJG1u2","properties":{"formattedCitation":"(Zhongqi &amp; Fengchang, 2015)","plainCitation":"(Zhongqi &amp; Fengchang, 2015)","noteIndex":0},"citationItems":[{"id":2669,"uris":["http://zotero.org/groups/2530313/items/A8MHNPZT"],"uri":["http://zotero.org/groups/2530313/items/A8MHNPZT"],"itemData":{"id":2669,"type":"book","collection-title":"SSSA Special Publications","ISBN":"978-0-89118-963-3","number-of-pages":"382","publisher":"Soil Science Society of America, Inc.","title":"Labile Organic Matter—Chemical Compositions, Function, and Significance in Soil and the Environment","volume":"62","author":[{"family":"Zhongqi","given":"He"},{"family":"Fengchang","given":"Wu"}],"issued":{"date-parts":[["2015"]]}}}],"schema":"https://github.com/citation-style-language/schema/raw/master/csl-citation.json"} </w:instrText>
      </w:r>
      <w:r w:rsidR="00ED4769">
        <w:fldChar w:fldCharType="separate"/>
      </w:r>
      <w:r w:rsidR="00ED4769" w:rsidRPr="00ED4769">
        <w:rPr>
          <w:rFonts w:cs="Times New Roman"/>
        </w:rPr>
        <w:t>(Zhongqi &amp; Fengchang, 2015)</w:t>
      </w:r>
      <w:r w:rsidR="00ED4769">
        <w:fldChar w:fldCharType="end"/>
      </w:r>
      <w:r w:rsidR="00581CCD">
        <w:t xml:space="preserve"> with turnover rate from hours to days </w:t>
      </w:r>
      <w:r w:rsidR="00581CCD">
        <w:fldChar w:fldCharType="begin"/>
      </w:r>
      <w:r w:rsidR="00007A0C">
        <w:instrText xml:space="preserve"> ADDIN ZOTERO_ITEM CSL_CITATION {"citationID":"nUEgoXuu","properties":{"formattedCitation":"(L\\uc0\\u248{}nborg et al., 2020)","plainCitation":"(Lønborg et al., 2020)","noteIndex":0},"citationItems":[{"id":2670,"uris":["http://zotero.org/groups/2530313/items/D575VL5T"],"uri":["http://zotero.org/groups/2530313/items/D575VL5T"],"itemData":{"id":2670,"type":"article-journal","abstract":"The marine dissolved organic carbon (DOC) pool is an important player in the functioning of marine ecosystems. DOC is at the interface between the chemical and the biological worlds, it fuels marine food webs, and is a major component of the Earth’s carbon system. Here, we review the research showing impacts of global change stressors on the DOC cycling, specifically: ocean warming and stratification, acidification, deoxygenation, glacial and sea ice melting, changed inflow from rivers, changing ocean circulation and upwelling, and wet/dry deposition. A unified outcome of the future impacts of these stressors on the global ocean DOC production and degradation is not possible, due to regional differences and differences in stressors impacts, but general patterns for each stressor are presented.","container-title":"Frontiers in Marine Science","DOI":"10.3389/fmars.2020.00466","ISSN":"2296-7745","journalAbbreviation":"Front. Mar. Sci.","language":"English","note":"publisher: Frontiers","source":"Frontiers","title":"Impacts of Global Change on Ocean Dissolved Organic Carbon (DOC) Cycling","URL":"https://www.frontiersin.org/articles/10.3389/fmars.2020.00466/full","volume":"7","author":[{"family":"Lønborg","given":"Christian"},{"family":"Carreira","given":"Cátia"},{"family":"Jickells","given":"Tim"},{"family":"Álvarez-Salgado","given":"Xosé Antón"}],"accessed":{"date-parts":[["2020",9,24]]},"issued":{"date-parts":[["2020"]]}}}],"schema":"https://github.com/citation-style-language/schema/raw/master/csl-citation.json"} </w:instrText>
      </w:r>
      <w:r w:rsidR="00581CCD">
        <w:fldChar w:fldCharType="separate"/>
      </w:r>
      <w:r w:rsidR="00581CCD" w:rsidRPr="00581CCD">
        <w:rPr>
          <w:rFonts w:cs="Times New Roman"/>
          <w:szCs w:val="24"/>
        </w:rPr>
        <w:t>(Lønborg et al., 2020)</w:t>
      </w:r>
      <w:r w:rsidR="00581CCD">
        <w:fldChar w:fldCharType="end"/>
      </w:r>
      <w:r w:rsidR="00ED4769">
        <w:t xml:space="preserve">. </w:t>
      </w:r>
      <w:r w:rsidR="00FE52D8">
        <w:t xml:space="preserve"> </w:t>
      </w:r>
    </w:p>
    <w:p w14:paraId="1C874165" w14:textId="42CF107F" w:rsidR="00206D6D" w:rsidRDefault="746FC056" w:rsidP="00AA4A65">
      <w:r>
        <w:t xml:space="preserve">The different effects of bottom trawling on the benthic habitats make the quantification of its impact on carbon sequestration highly uncertain </w:t>
      </w:r>
      <w:r w:rsidR="0000668A">
        <w:fldChar w:fldCharType="begin"/>
      </w:r>
      <w:r w:rsidR="00325925">
        <w:instrText xml:space="preserve"> ADDIN ZOTERO_ITEM CSL_CITATION {"citationID":"ssZSrPUA","properties":{"formattedCitation":"(Kroger et al., 2018; Legge et al., 2020)","plainCitation":"(Kroger et al., 2018; Legge et al., 2020)","noteIndex":0},"citationItems":[{"id":2579,"uris":["http://zotero.org/groups/2530313/items/C78K55C9"],"uri":["http://zotero.org/groups/2530313/items/C78K55C9"],"itemData":{"id":2579,"type":"report","event-place":"Lowestoft","publisher":"Cefas","publisher-place":"Lowestoft","title":"Shelf Seas: The Engine of Productivity,  Policy Report on NERC-Defra Shelf Sea Biogeochemistry programme.","author":[{"family":"Kroger","given":"S."},{"family":"Cripps","given":"G."},{"family":"Williamson","given":"G."}],"issued":{"date-parts":[["2018"]]}}},{"id":2171,"uris":["http://zotero.org/groups/2530313/items/M85EIUDX"],"uri":["http://zotero.org/groups/2530313/items/M85EIUDX"],"itemData":{"id":2171,"type":"article-journal","abstract":"A carbon budget for the northwest European continental shelf seas (NWES) was synthesised using available estimates for coastal, pelagic and benthic carbon stocks and flows. Key uncertainties were identified and the effect of future impacts on the carbon budget were assessed. The water of the shelf seas contains between 210 and 230 Tmol of carbon and absorbs between 1.3 and 3.3 Tmol from the atmosphere annually. Off-shelf transport and burial in the sediments account for 60-100% and 0-40% of carbon outputs from the NWES, respectively. Both of these fluxes remain poorly constrained by observations and resolving their magnitudes and relative importance is a key research priority. Pelagic and benthic carbon stocks are dominated by inorganic carbon. Shelf sediments contain the largest stock of carbon, with between 520 and 1600 Tmol stored in the top 0.1 m of the sea bed. Coastal habitats such as salt marshes and mud flats contain large amounts of carbon per unit area but their total carbon stocks are small compared to pelagic and benthic stocks due to their smaller spatial extent. The large pelagic stock of carbon will continue to increase due to the rising concentration of atmospheric CO2, with associated pH decrease. Pelagic carbon stocks and flows are also likely to be significantly affected by increasing acidity and temperature, and circulation changes but the net impact is uncertain. Benthic carbon stocks will be affected by increasing temperature and acidity, and decreasing oxygen concentrations, although the net impact of these interrelated changes on carbon stocks is uncertain and a major knowledge gap. The impact of bottom trawling on benthic carbon stocks is unique amongst the impacts we consider in that it is widespread and also directly manageable, although its net effect on the carbon budget is uncertain. Coastal habitats are vulnerable to sea level rise and are strongly impacted by management decisions. Local, national and regional actions have the potential to protect or enhance carbon storage, but ultimately global governance, via controls on emissions, has the greatest potential to influence the long-term fate of carbon stocks in the northwestern European continental shelf.","container-title":"Frontiers in Marine Science","DOI":"10.3389/fmars.2020.00143","ISSN":"2296-7745","journalAbbreviation":"Front. Mar. Sci.","language":"English","note":"publisher: Frontiers","source":"Frontiers","title":"Carbon on the Northwest European Shelf: Contemporary Budget and Future Influences","title-short":"Carbon on the Northwest European Shelf","URL":"https://www.frontiersin.org/articles/10.3389/fmars.2020.00143/full","volume":"7","author":[{"family":"Legge","given":"Oliver"},{"family":"Johnson","given":"Martin"},{"family":"Hicks","given":"Natalie"},{"family":"Jickells","given":"Tim"},{"family":"Diesing","given":"Markus"},{"family":"Aldridge","given":"John"},{"family":"Andrews","given":"Julian"},{"family":"Artioli","given":"Yuri"},{"family":"Bakker","given":"Dorothee C. E."},{"family":"Burrows","given":"Michael T."},{"family":"Carr","given":"Nealy"},{"family":"Cripps","given":"Gemma"},{"family":"Felgate","given":"Stacey L."},{"family":"Fernand","given":"Liam"},{"family":"Greenwood","given":"Naomi"},{"family":"Hartman","given":"Susan"},{"family":"Kröger","given":"Silke"},{"family":"Lessin","given":"Gennadi"},{"family":"Mahaffey","given":"Claire"},{"family":"Mayor","given":"Daniel J."},{"family":"Parker","given":"Ruth"},{"family":"Queirós","given":"Ana M."},{"family":"Shutler","given":"Jamie D."},{"family":"Silva","given":"Tiago"},{"family":"Stahl","given":"Henrik"},{"family":"Tinker","given":"Jonathan"},{"family":"Underwood","given":"Graham J. C."},{"family":"Van Der Molen","given":"Johan"},{"family":"Wakelin","given":"Sarah"},{"family":"Weston","given":"Keith"},{"family":"Williamson","given":"Phillip"}],"accessed":{"date-parts":[["2020",7,6]]},"issued":{"date-parts":[["2020"]]}}}],"schema":"https://github.com/citation-style-language/schema/raw/master/csl-citation.json"} </w:instrText>
      </w:r>
      <w:r w:rsidR="0000668A">
        <w:fldChar w:fldCharType="separate"/>
      </w:r>
      <w:r w:rsidR="00325925" w:rsidRPr="00325925">
        <w:rPr>
          <w:rFonts w:cs="Times New Roman"/>
        </w:rPr>
        <w:t>(Kroger et al., 2018; Legge et al., 2020)</w:t>
      </w:r>
      <w:r w:rsidR="0000668A">
        <w:fldChar w:fldCharType="end"/>
      </w:r>
      <w:r>
        <w:t xml:space="preserve">. Nevertheless, it has been often underlined that chronic and intensive bottom trawling significantly changes the seafloor structure and alter sediment resuspension </w:t>
      </w:r>
      <w:r w:rsidR="0000668A">
        <w:fldChar w:fldCharType="begin"/>
      </w:r>
      <w:r w:rsidR="00325925">
        <w:instrText xml:space="preserve"> ADDIN ZOTERO_ITEM CSL_CITATION {"citationID":"uHhEBrp5","properties":{"formattedCitation":"(Oberle et al., 2016; Paradis et al., 2019)","plainCitation":"(Oberle et al., 2016; Paradis et al., 2019)","noteIndex":0},"citationItems":[{"id":2262,"uris":["http://zotero.org/groups/2530313/items/QK2K5RUN"],"uri":["http://zotero.org/groups/2530313/items/QK2K5RUN"],"itemData":{"id":2262,"type":"article-journal","abstract":"Continental shelves worldwide are subject to intense bottom trawling that causes sediment to be resuspended. The widely used traditional concepts of modern sedimentary transport systems on the shelf rely only on estimates for naturally driven sediment resuspension such as through storm waves, bottom currents, and gravity-driven flows but they overlook a critical anthropogenic factor. The strong influence of bottom trawling on a source-to-sink sediment budget is explored on the NW Iberian shelf. Use of Automated Information System vessel tracking data provides for a high-resolution vessel track reconstruction and the accurate calculation of the spatial distribution of bottom trawling intensity and associated resuspended sediment load. The mean bottom trawling-induced resuspended sediment mass for the NW Iberian shelf is 13.50Mtyr−1, which leads to a six-fold increase in off-shelf sediment transport when compared to natural resuspension mechanisms. The source-to-sink budget analysis provides evidence that bottom trawling causes a rapid erosion of the fine sediment on human time scales. Combining global soft sediment distribution data of the shelves with worldwide bottom trawling intensity estimates we show that the bottom trawling-induced resuspended sediment mass amounts to approximately the same mass of all sediment entering the shelves through rivers. Spatial delineations between natural and anthropogenic sediment resuspension areas are presented to aid in marine management questions.","container-title":"Journal of Marine Systems","DOI":"10.1016/j.jmarsys.2015.12.007","ISSN":"0924-7963","journalAbbreviation":"Journal of Marine Systems","language":"en","page":"109-119","source":"ScienceDirect","title":"What a drag: Quantifying the global impact of chronic bottom trawling on continental shelf sediment","title-short":"What a drag","volume":"159","author":[{"family":"Oberle","given":"Ferdinand K. J."},{"family":"Storlazzi","given":"Curt D."},{"family":"Hanebuth","given":"Till J. J."}],"issued":{"date-parts":[["2016",7,1]]}}},{"id":2499,"uris":["http://zotero.org/groups/2530313/items/WKAZMN8T"],"uri":["http://zotero.org/groups/2530313/items/WKAZMN8T"],"itemData":{"id":2499,"type":"article-journal","abstract":"&lt;p&gt;&lt;strong&gt;Abstract.&lt;/strong&gt; Bottom trawling in the deep sea is one of the main drivers of sediment resuspension, eroding the seafloor and altering the content and composition of sedimentary organic matter (OM). The physical and biogeochemical impacts of bottom trawling were studied on the continental slope of the Gulf of Castellammare, Sicily (southwestern Mediterranean), through the analysis of two triplicate sediment cores collected at trawled and untrawled sites (&lt;span class=\"inline-formula\"&gt;</w:instrText>
      </w:r>
      <w:r w:rsidR="00325925">
        <w:rPr>
          <w:rFonts w:ascii="Cambria Math" w:hAnsi="Cambria Math" w:cs="Cambria Math"/>
        </w:rPr>
        <w:instrText>∼</w:instrText>
      </w:r>
      <w:r w:rsidR="00325925">
        <w:instrText xml:space="preserve">550&lt;/span&gt;&amp;thinsp;m water depth) during the summer of 2016. Geochemical and sedimentological parameters (excess &lt;span class=\"inline-formula\"&gt;&lt;sup&gt;210&lt;/sup&gt;Pb&lt;/span&gt;, excess &lt;span class=\"inline-formula\"&gt;&lt;sup&gt;234&lt;/sup&gt;Th&lt;/span&gt;, &lt;span class=\"inline-formula\"&gt;&lt;sup&gt;137&lt;/sup&gt;Cs&lt;/span&gt;, dry bulk density, and grain size), elemental (organic carbon and nitrogen) and biochemical composition of sedimentary OM (proteins, carbohydrates, lipids), as well as its freshness (phytopigments) and degradation rates were determined in both coring locations. The untrawled site had a sedimentation rate of 0.15&amp;thinsp;cm&amp;thinsp;yr&lt;span class=\"inline-formula\"&gt;&lt;sup&gt;−1&lt;/sup&gt;&lt;/span&gt; and presented a 6&amp;thinsp;cm thick surface mixed layer that contained siltier sediment with low excess &lt;span class=\"inline-formula\"&gt;&lt;sup&gt;210&lt;/sup&gt;Pb&lt;/span&gt; concentrations, possibly resulting from the resuspension, posterior advection, and eventual deposition of coarser and older sediment from adjacent trawling grounds. In contrast, the trawled site was eroded and presented compacted century-old sediment highly depleted in OM components, which were between 20&amp;thinsp;% and 60&amp;thinsp;% lower than those in the untrawled site. However, the upper 2&amp;thinsp;cm of the trawled site consisted of recently accumulated sediments enriched in excess &lt;span class=\"inline-formula\"&gt;&lt;sup&gt;234&lt;/sup&gt;Th&lt;/span&gt;, excess &lt;span class=\"inline-formula\"&gt;&lt;sup&gt;210&lt;/sup&gt;Pb&lt;/span&gt;, and phytopigments, while OM contents were similar to those from the untrawled core. This fresh sediment supported protein turnover rates of 0.025&amp;thinsp;d&lt;span class=\"inline-formula\"&gt;&lt;sup&gt;−1&lt;/sup&gt;&lt;/span&gt;, which doubled those quantified in surface sediments of the untrawled site. The enhancement of remineralization rates in surface sediment of the trawled site was associated with the arrival of fresh particles on a chronically trawled deep-sea region that is generally deprived of OM. We conclude that the detrimental effects of bottom trawling can be temporarily and partially abated by the arrival of fresh and nutritionally rich OM, which stimulate the response of benthic communities. However, these ephemeral deposits are likely to be swiftly eroded due to the high trawling frequency over fishing grounds, highlighting the importance of establishing science-based management strategies to mitigate the impacts of bottom trawling.&lt;/p&gt;","container-title":"Biogeosciences","DOI":"https://doi.org/10.5194/bg-16-4307-2019","ISSN":"1726-4170","issue":"21","language":"English","note":"publisher: Copernicus GmbH","page":"4307-4320","source":"bg.copernicus.org","title":"Organic matter contents and degradation in a highly trawled area during fresh particle inputs (Gulf of Castellammare, southwestern Mediterranean)","volume":"16","author":[{"family":"Paradis","given":"Sarah"},{"family":"Pusceddu","given":"Antonio"},{"family":"Masqué","given":"Pere"},{"family":"Puig","given":"Pere"},{"family":"Moccia","given":"Davide"},{"family":"Russo","given":"Tommaso"},{"family":"Iacono","given":"Claudio Lo"}],"issued":{"date-parts":[["2019",11,12]]}}}],"schema":"https://github.com/citation-style-language/schema/raw/master/csl-citation.json"} </w:instrText>
      </w:r>
      <w:r w:rsidR="0000668A">
        <w:fldChar w:fldCharType="separate"/>
      </w:r>
      <w:r w:rsidR="00325925" w:rsidRPr="00325925">
        <w:rPr>
          <w:rFonts w:cs="Times New Roman"/>
        </w:rPr>
        <w:t>(Oberle et al., 2016; Paradis et al., 2019)</w:t>
      </w:r>
      <w:r w:rsidR="0000668A">
        <w:fldChar w:fldCharType="end"/>
      </w:r>
      <w:r>
        <w:t xml:space="preserve">. A large scale regional assessment of total carbon released by bottom trawling activity has been done in the UK shelf </w:t>
      </w:r>
      <w:r w:rsidR="0000668A">
        <w:fldChar w:fldCharType="begin"/>
      </w:r>
      <w:r w:rsidR="00325925">
        <w:instrText xml:space="preserve"> ADDIN ZOTERO_ITEM CSL_CITATION {"citationID":"cybbvbFL","properties":{"formattedCitation":"(Luisetti et al., 2019)","plainCitation":"(Luisetti et al., 2019)","noteIndex":0},"citationItems":[{"id":2276,"uris":["http://zotero.org/groups/2530313/items/PK7YBMCW"],"uri":["http://zotero.org/groups/2530313/items/PK7YBMCW"],"itemData":{"id":2276,"type":"article-journal","abstract":"Evidence shows that habitats with potential to mitigate against greenhouse gases emissions, by taking up and storing CO2, are being lost due to the effects of on-going human activities and climate change. The carbon storage by terrestrial habitats (e.g. tropical forests) and the role of coastal habitats (‘Blue Carbon’) as carbon storage sinks is well recognised. Offshore shelf sediments are also a manageable carbon store, covering </w:instrText>
      </w:r>
      <w:r w:rsidR="00325925">
        <w:rPr>
          <w:rFonts w:ascii="Cambria Math" w:hAnsi="Cambria Math" w:cs="Cambria Math"/>
        </w:rPr>
        <w:instrText>∼</w:instrText>
      </w:r>
      <w:r w:rsidR="00325925">
        <w:instrText xml:space="preserve">9% of global marine area, but not currently protected by international agreements to enable their conservation. Through a scenario analysis, we explore the economic value of the damage of human activities and climate change can inflict on UK marine habitats, including shelf sea sediments. In a scenario of increased human and climate pressures over a 25-year period, we estimate damage costs up to US$12.5 billion from carbon release linked to disturbance of coastal and shelf sea sediment carbon stores. It may be possible to manage socio-economic pressure to maintain sedimentary carbon storage, but the trade-offs with other global social welfare benefits such as food security will have to be taken into account. To develop effective incentive mechanisms to preserve these valuable coastal and marine ecosystems within a sustainability governance framework, robust evidence is required.","container-title":"Ecosystem Services","DOI":"10.1016/j.ecoser.2018.10.013","ISSN":"2212-0416","journalAbbreviation":"Ecosystem Services","language":"en","page":"67-76","source":"ScienceDirect","title":"Quantifying and valuing carbon flows and stores in coastal and shelf ecosystems in the UK","volume":"35","author":[{"family":"Luisetti","given":"Tiziana"},{"family":"Turner","given":"R. Kerry"},{"family":"Andrews","given":"Julian E."},{"family":"Jickells","given":"Timothy D."},{"family":"Kröger","given":"Silke"},{"family":"Diesing","given":"Markus"},{"family":"Paltriguera","given":"Lucille"},{"family":"Johnson","given":"Martin T."},{"family":"Parker","given":"Eleanor R."},{"family":"Bakker","given":"Dorothee C. E."},{"family":"Weston","given":"Keith"}],"issued":{"date-parts":[["2019",2,1]]}}}],"schema":"https://github.com/citation-style-language/schema/raw/master/csl-citation.json"} </w:instrText>
      </w:r>
      <w:r w:rsidR="0000668A">
        <w:fldChar w:fldCharType="separate"/>
      </w:r>
      <w:r w:rsidR="00325925" w:rsidRPr="00325925">
        <w:rPr>
          <w:rFonts w:cs="Times New Roman"/>
        </w:rPr>
        <w:t>(Luisetti et al., 2019)</w:t>
      </w:r>
      <w:r w:rsidR="0000668A">
        <w:fldChar w:fldCharType="end"/>
      </w:r>
      <w:r>
        <w:t xml:space="preserve"> and showed a considerable loss of carbon stocks of 6 Mt per decade under Business as Usual and </w:t>
      </w:r>
      <w:r w:rsidR="0075059E">
        <w:t xml:space="preserve">an additional </w:t>
      </w:r>
      <w:r>
        <w:t>7.2 Mt under Continuous Growth and Climate Changes scenario</w:t>
      </w:r>
      <w:r w:rsidRPr="00AA4A65">
        <w:t xml:space="preserve">. </w:t>
      </w:r>
      <w:r w:rsidR="00152B62" w:rsidRPr="00AA4A65">
        <w:t>A global</w:t>
      </w:r>
      <w:r w:rsidR="00152B62">
        <w:t xml:space="preserve"> </w:t>
      </w:r>
      <w:r w:rsidR="00C200E2">
        <w:t>assessment of trawling effect on the carbon</w:t>
      </w:r>
      <w:r w:rsidR="00AA4A65">
        <w:t xml:space="preserve"> emission presents estimated 1.47 </w:t>
      </w:r>
      <w:proofErr w:type="spellStart"/>
      <w:r w:rsidR="00AA4A65">
        <w:t>Pg</w:t>
      </w:r>
      <w:proofErr w:type="spellEnd"/>
      <w:r w:rsidR="00AA4A65">
        <w:t xml:space="preserve"> of aqueous CO</w:t>
      </w:r>
      <w:r w:rsidR="00AA4A65" w:rsidRPr="00AA4A65">
        <w:rPr>
          <w:vertAlign w:val="subscript"/>
        </w:rPr>
        <w:t>2</w:t>
      </w:r>
      <w:r w:rsidR="00C200E2">
        <w:t xml:space="preserve"> </w:t>
      </w:r>
      <w:r w:rsidR="00AA4A65">
        <w:t xml:space="preserve">caused by increased carbon metabolism in the sediment </w:t>
      </w:r>
      <w:r w:rsidR="00AA4A65">
        <w:fldChar w:fldCharType="begin"/>
      </w:r>
      <w:r w:rsidR="00AA4A65">
        <w:instrText xml:space="preserve"> ADDIN ZOTERO_ITEM CSL_CITATION {"citationID":"3eyY1HuG","properties":{"formattedCitation":"(Sala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AA4A65">
        <w:fldChar w:fldCharType="separate"/>
      </w:r>
      <w:r w:rsidR="00AA4A65" w:rsidRPr="00AA4A65">
        <w:rPr>
          <w:rFonts w:cs="Times New Roman"/>
        </w:rPr>
        <w:t>(Sala et al., 2021)</w:t>
      </w:r>
      <w:r w:rsidR="00AA4A65">
        <w:fldChar w:fldCharType="end"/>
      </w:r>
      <w:r w:rsidR="00AA4A65">
        <w:t xml:space="preserve">. Those emissions stabilize after 9 years of continuous bottom trawling so the average emissions amount 0.58 </w:t>
      </w:r>
      <w:proofErr w:type="spellStart"/>
      <w:r w:rsidR="00AA4A65">
        <w:t>Pg</w:t>
      </w:r>
      <w:proofErr w:type="spellEnd"/>
      <w:r w:rsidR="00AA4A65">
        <w:t xml:space="preserve"> of aqueous CO</w:t>
      </w:r>
      <w:r w:rsidR="00AA4A65" w:rsidRPr="00AA4A65">
        <w:rPr>
          <w:vertAlign w:val="subscript"/>
        </w:rPr>
        <w:t>2</w:t>
      </w:r>
      <w:r w:rsidR="00AA4A65">
        <w:t xml:space="preserve"> </w:t>
      </w:r>
      <w:r w:rsidR="00AA4A65">
        <w:fldChar w:fldCharType="begin"/>
      </w:r>
      <w:r w:rsidR="00AA4A65">
        <w:instrText xml:space="preserve"> ADDIN ZOTERO_ITEM CSL_CITATION {"citationID":"PLHma8VD","properties":{"formattedCitation":"(Sala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AA4A65">
        <w:fldChar w:fldCharType="separate"/>
      </w:r>
      <w:r w:rsidR="00AA4A65" w:rsidRPr="00AA4A65">
        <w:rPr>
          <w:rFonts w:cs="Times New Roman"/>
        </w:rPr>
        <w:t>(Sala et al., 2021)</w:t>
      </w:r>
      <w:r w:rsidR="00AA4A65">
        <w:fldChar w:fldCharType="end"/>
      </w:r>
      <w:r w:rsidR="00AA4A65">
        <w:t xml:space="preserve">. </w:t>
      </w:r>
      <w:r>
        <w:t xml:space="preserve">A global analysis of seabed biota depletion after bottom trawling disturbance shows that as much as 41% of biota can be removed after </w:t>
      </w:r>
      <w:r>
        <w:lastRenderedPageBreak/>
        <w:t xml:space="preserve">bottom trawling activity </w:t>
      </w:r>
      <w:r w:rsidR="0000668A">
        <w:fldChar w:fldCharType="begin"/>
      </w:r>
      <w:r w:rsidR="00325925">
        <w:instrText xml:space="preserve"> ADDIN ZOTERO_ITEM CSL_CITATION {"citationID":"ZCeV4Jxb","properties":{"formattedCitation":"(Hiddink et al., 2017)","plainCitation":"(Hiddink et al., 2017)","noteIndex":0},"citationItems":[{"id":2311,"uris":["http://zotero.org/groups/2530313/items/JA8GNVI4"],"uri":["http://zotero.org/groups/2530313/items/JA8GNVI4"],"itemData":{"id":2311,"type":"article-journal","abstract":"Bottom trawling is the most widespread human activity affecting seabed habitats. Here, we collate all available data for experimental and comparative studies of trawling impacts on whole communities of seabed macroinvertebrates on sedimentary habitats and develop widely applicable methods to estimate depletion and recovery rates of biota after trawling. Depletion of biota and trawl penetration into the seabed are highly correlated. Otter trawls caused the least depletion, removing 6% of biota per pass and penetrating the seabed on average down to 2.4 cm, whereas hydraulic dredges caused the most depletion, removing 41% of biota and penetrating the seabed on average 16.1 cm. Median recovery times posttrawling (from 50 to 95% of unimpacted biomass) ranged between 1.9 and 6.4 y. By accounting for the effects of penetration depth, environmental variation, and uncertainty, the models explained much of the variability of depletion and recovery estimates from single studies. Coupled with large-scale, high-resolution maps of trawling frequency and habitat, our estimates of depletion and recovery rates enable the assessment of trawling impacts on unprecedented spatial scales.","container-title":"Proceedings of the National Academy of Sciences","DOI":"10.1073/pnas.1618858114","ISSN":"0027-8424, 1091-6490","issue":"31","journalAbbreviation":"PNAS","language":"en","note":"ISBN: 9781618858115\npublisher: National Academy of Sciences\nsection: Biological Sciences\nPMID: 28716926","page":"8301-8306","source":"www.pnas.org","title":"Global analysis of depletion and recovery of seabed biota after bottom trawling disturbance","volume":"114","author":[{"family":"Hiddink","given":"Jan Geert"},{"family":"Jennings","given":"Simon"},{"family":"Sciberras","given":"Marija"},{"family":"Szostek","given":"Claire L."},{"family":"Hughes","given":"Kathryn M."},{"family":"Ellis","given":"Nick"},{"family":"Rijnsdorp","given":"Adriaan D."},{"family":"McConnaughey","given":"Robert A."},{"family":"Mazor","given":"Tessa"},{"family":"Hilborn","given":"Ray"},{"family":"Collie","given":"Jeremy S."},{"family":"Pitcher","given":"C. Roland"},{"family":"Amoroso","given":"Ricardo O."},{"family":"Parma","given":"Ana M."},{"family":"Suuronen","given":"Petri"},{"family":"Kaiser","given":"Michel J."}],"issued":{"date-parts":[["2017",8,1]]}}}],"schema":"https://github.com/citation-style-language/schema/raw/master/csl-citation.json"} </w:instrText>
      </w:r>
      <w:r w:rsidR="0000668A">
        <w:fldChar w:fldCharType="separate"/>
      </w:r>
      <w:r w:rsidR="00325925" w:rsidRPr="00325925">
        <w:rPr>
          <w:rFonts w:cs="Times New Roman"/>
        </w:rPr>
        <w:t>(Hiddink et al., 2017)</w:t>
      </w:r>
      <w:r w:rsidR="0000668A">
        <w:fldChar w:fldCharType="end"/>
      </w:r>
      <w:r>
        <w:t xml:space="preserve">. Thus, there is a high potential that protection of seafloor subjected to bottom trawling activities, could bring a significant reduction of organic carbon release. </w:t>
      </w:r>
    </w:p>
    <w:p w14:paraId="111F4010" w14:textId="3C700CC5" w:rsidR="00434F61" w:rsidRDefault="551A77D0" w:rsidP="00846450">
      <w:pPr>
        <w:pStyle w:val="Heading2"/>
      </w:pPr>
      <w:bookmarkStart w:id="144" w:name="_Toc30680932"/>
      <w:bookmarkStart w:id="145" w:name="_Toc30685168"/>
      <w:bookmarkStart w:id="146" w:name="_Toc31012329"/>
      <w:bookmarkStart w:id="147" w:name="_Toc35621152"/>
      <w:bookmarkStart w:id="148" w:name="_Toc30680933"/>
      <w:bookmarkStart w:id="149" w:name="_Toc30685169"/>
      <w:bookmarkStart w:id="150" w:name="_Toc31012330"/>
      <w:bookmarkStart w:id="151" w:name="_Toc35621153"/>
      <w:bookmarkStart w:id="152" w:name="_Toc30680934"/>
      <w:bookmarkStart w:id="153" w:name="_Toc30685170"/>
      <w:bookmarkStart w:id="154" w:name="_Toc31012331"/>
      <w:bookmarkStart w:id="155" w:name="_Toc35621154"/>
      <w:bookmarkStart w:id="156" w:name="_Toc30680935"/>
      <w:bookmarkStart w:id="157" w:name="_Toc30685171"/>
      <w:bookmarkStart w:id="158" w:name="_Toc31012332"/>
      <w:bookmarkStart w:id="159" w:name="_Toc35621155"/>
      <w:bookmarkStart w:id="160" w:name="_Toc30680936"/>
      <w:bookmarkStart w:id="161" w:name="_Toc30685172"/>
      <w:bookmarkStart w:id="162" w:name="_Toc31012333"/>
      <w:bookmarkStart w:id="163" w:name="_Toc35621156"/>
      <w:bookmarkStart w:id="164" w:name="_Toc30680937"/>
      <w:bookmarkStart w:id="165" w:name="_Toc30685173"/>
      <w:bookmarkStart w:id="166" w:name="_Toc31012334"/>
      <w:bookmarkStart w:id="167" w:name="_Toc35621157"/>
      <w:bookmarkStart w:id="168" w:name="_Toc30680938"/>
      <w:bookmarkStart w:id="169" w:name="_Toc30685174"/>
      <w:bookmarkStart w:id="170" w:name="_Toc31012335"/>
      <w:bookmarkStart w:id="171" w:name="_Toc35621158"/>
      <w:bookmarkStart w:id="172" w:name="_Toc30680939"/>
      <w:bookmarkStart w:id="173" w:name="_Toc30685175"/>
      <w:bookmarkStart w:id="174" w:name="_Toc31012336"/>
      <w:bookmarkStart w:id="175" w:name="_Toc35621159"/>
      <w:bookmarkStart w:id="176" w:name="_Toc30680940"/>
      <w:bookmarkStart w:id="177" w:name="_Toc30685176"/>
      <w:bookmarkStart w:id="178" w:name="_Toc31012337"/>
      <w:bookmarkStart w:id="179" w:name="_Toc35621160"/>
      <w:bookmarkStart w:id="180" w:name="_Toc30680941"/>
      <w:bookmarkStart w:id="181" w:name="_Toc30685177"/>
      <w:bookmarkStart w:id="182" w:name="_Toc31012338"/>
      <w:bookmarkStart w:id="183" w:name="_Toc35621161"/>
      <w:bookmarkStart w:id="184" w:name="_Toc30680942"/>
      <w:bookmarkStart w:id="185" w:name="_Toc30685178"/>
      <w:bookmarkStart w:id="186" w:name="_Toc31012339"/>
      <w:bookmarkStart w:id="187" w:name="_Toc35621162"/>
      <w:bookmarkStart w:id="188" w:name="_Toc30680943"/>
      <w:bookmarkStart w:id="189" w:name="_Toc30685179"/>
      <w:bookmarkStart w:id="190" w:name="_Toc31012340"/>
      <w:bookmarkStart w:id="191" w:name="_Toc35621163"/>
      <w:bookmarkStart w:id="192" w:name="_Toc30680944"/>
      <w:bookmarkStart w:id="193" w:name="_Toc30685180"/>
      <w:bookmarkStart w:id="194" w:name="_Toc31012341"/>
      <w:bookmarkStart w:id="195" w:name="_Toc35621164"/>
      <w:bookmarkStart w:id="196" w:name="_Toc30680945"/>
      <w:bookmarkStart w:id="197" w:name="_Toc30685181"/>
      <w:bookmarkStart w:id="198" w:name="_Toc31012342"/>
      <w:bookmarkStart w:id="199" w:name="_Toc35621165"/>
      <w:bookmarkStart w:id="200" w:name="_Toc30680946"/>
      <w:bookmarkStart w:id="201" w:name="_Toc30685182"/>
      <w:bookmarkStart w:id="202" w:name="_Toc31012343"/>
      <w:bookmarkStart w:id="203" w:name="_Toc35621166"/>
      <w:bookmarkStart w:id="204" w:name="_Toc30680947"/>
      <w:bookmarkStart w:id="205" w:name="_Toc30685183"/>
      <w:bookmarkStart w:id="206" w:name="_Toc31012344"/>
      <w:bookmarkStart w:id="207" w:name="_Toc35621167"/>
      <w:bookmarkStart w:id="208" w:name="_Toc30680948"/>
      <w:bookmarkStart w:id="209" w:name="_Toc30685184"/>
      <w:bookmarkStart w:id="210" w:name="_Toc31012345"/>
      <w:bookmarkStart w:id="211" w:name="_Toc35621168"/>
      <w:bookmarkStart w:id="212" w:name="_Toc30680949"/>
      <w:bookmarkStart w:id="213" w:name="_Toc30685185"/>
      <w:bookmarkStart w:id="214" w:name="_Toc31012346"/>
      <w:bookmarkStart w:id="215" w:name="_Toc35621169"/>
      <w:bookmarkStart w:id="216" w:name="_Toc30680950"/>
      <w:bookmarkStart w:id="217" w:name="_Toc30685186"/>
      <w:bookmarkStart w:id="218" w:name="_Toc31012347"/>
      <w:bookmarkStart w:id="219" w:name="_Toc35621170"/>
      <w:bookmarkStart w:id="220" w:name="_Toc30680951"/>
      <w:bookmarkStart w:id="221" w:name="_Toc30685187"/>
      <w:bookmarkStart w:id="222" w:name="_Toc31012348"/>
      <w:bookmarkStart w:id="223" w:name="_Toc35621171"/>
      <w:bookmarkStart w:id="224" w:name="_Toc30680952"/>
      <w:bookmarkStart w:id="225" w:name="_Toc30685188"/>
      <w:bookmarkStart w:id="226" w:name="_Toc31012349"/>
      <w:bookmarkStart w:id="227" w:name="_Toc35621172"/>
      <w:bookmarkStart w:id="228" w:name="_Toc30680953"/>
      <w:bookmarkStart w:id="229" w:name="_Toc30685189"/>
      <w:bookmarkStart w:id="230" w:name="_Toc31012350"/>
      <w:bookmarkStart w:id="231" w:name="_Toc35621173"/>
      <w:bookmarkStart w:id="232" w:name="_Toc30680954"/>
      <w:bookmarkStart w:id="233" w:name="_Toc30685190"/>
      <w:bookmarkStart w:id="234" w:name="_Toc31012351"/>
      <w:bookmarkStart w:id="235" w:name="_Toc35621174"/>
      <w:bookmarkStart w:id="236" w:name="_Toc30680955"/>
      <w:bookmarkStart w:id="237" w:name="_Toc30685191"/>
      <w:bookmarkStart w:id="238" w:name="_Toc31012352"/>
      <w:bookmarkStart w:id="239" w:name="_Toc35621175"/>
      <w:bookmarkStart w:id="240" w:name="_Toc30680956"/>
      <w:bookmarkStart w:id="241" w:name="_Toc30685192"/>
      <w:bookmarkStart w:id="242" w:name="_Toc31012353"/>
      <w:bookmarkStart w:id="243" w:name="_Toc35621176"/>
      <w:bookmarkStart w:id="244" w:name="_Toc30680957"/>
      <w:bookmarkStart w:id="245" w:name="_Toc30685193"/>
      <w:bookmarkStart w:id="246" w:name="_Toc31012354"/>
      <w:bookmarkStart w:id="247" w:name="_Toc35621177"/>
      <w:bookmarkStart w:id="248" w:name="_Toc30680958"/>
      <w:bookmarkStart w:id="249" w:name="_Toc30685194"/>
      <w:bookmarkStart w:id="250" w:name="_Toc31012355"/>
      <w:bookmarkStart w:id="251" w:name="_Toc35621178"/>
      <w:bookmarkStart w:id="252" w:name="_Toc30680959"/>
      <w:bookmarkStart w:id="253" w:name="_Toc30685195"/>
      <w:bookmarkStart w:id="254" w:name="_Toc31012356"/>
      <w:bookmarkStart w:id="255" w:name="_Toc35621179"/>
      <w:bookmarkStart w:id="256" w:name="_Toc30680960"/>
      <w:bookmarkStart w:id="257" w:name="_Toc30685196"/>
      <w:bookmarkStart w:id="258" w:name="_Toc31012357"/>
      <w:bookmarkStart w:id="259" w:name="_Toc35621180"/>
      <w:bookmarkStart w:id="260" w:name="_Toc30680961"/>
      <w:bookmarkStart w:id="261" w:name="_Toc30685197"/>
      <w:bookmarkStart w:id="262" w:name="_Toc31012358"/>
      <w:bookmarkStart w:id="263" w:name="_Toc35621181"/>
      <w:bookmarkStart w:id="264" w:name="_Toc30680978"/>
      <w:bookmarkStart w:id="265" w:name="_Toc30685214"/>
      <w:bookmarkStart w:id="266" w:name="_Toc31012375"/>
      <w:bookmarkStart w:id="267" w:name="_Toc35621198"/>
      <w:bookmarkStart w:id="268" w:name="_Toc30680979"/>
      <w:bookmarkStart w:id="269" w:name="_Toc30685215"/>
      <w:bookmarkStart w:id="270" w:name="_Toc31012376"/>
      <w:bookmarkStart w:id="271" w:name="_Toc35621199"/>
      <w:bookmarkStart w:id="272" w:name="_Toc30680980"/>
      <w:bookmarkStart w:id="273" w:name="_Toc30685216"/>
      <w:bookmarkStart w:id="274" w:name="_Toc31012377"/>
      <w:bookmarkStart w:id="275" w:name="_Toc35621200"/>
      <w:bookmarkStart w:id="276" w:name="_Toc30680981"/>
      <w:bookmarkStart w:id="277" w:name="_Toc30685217"/>
      <w:bookmarkStart w:id="278" w:name="_Toc31012378"/>
      <w:bookmarkStart w:id="279" w:name="_Toc35621201"/>
      <w:bookmarkStart w:id="280" w:name="_Toc30680982"/>
      <w:bookmarkStart w:id="281" w:name="_Toc30685218"/>
      <w:bookmarkStart w:id="282" w:name="_Toc31012379"/>
      <w:bookmarkStart w:id="283" w:name="_Toc35621202"/>
      <w:bookmarkStart w:id="284" w:name="_Toc30680983"/>
      <w:bookmarkStart w:id="285" w:name="_Toc30685219"/>
      <w:bookmarkStart w:id="286" w:name="_Toc31012380"/>
      <w:bookmarkStart w:id="287" w:name="_Toc35621203"/>
      <w:bookmarkStart w:id="288" w:name="_Toc30680984"/>
      <w:bookmarkStart w:id="289" w:name="_Toc30685220"/>
      <w:bookmarkStart w:id="290" w:name="_Toc31012381"/>
      <w:bookmarkStart w:id="291" w:name="_Toc35621204"/>
      <w:bookmarkStart w:id="292" w:name="_Toc30680985"/>
      <w:bookmarkStart w:id="293" w:name="_Toc30685221"/>
      <w:bookmarkStart w:id="294" w:name="_Toc31012382"/>
      <w:bookmarkStart w:id="295" w:name="_Toc35621205"/>
      <w:bookmarkStart w:id="296" w:name="_Toc30680986"/>
      <w:bookmarkStart w:id="297" w:name="_Toc30685222"/>
      <w:bookmarkStart w:id="298" w:name="_Toc31012383"/>
      <w:bookmarkStart w:id="299" w:name="_Toc35621206"/>
      <w:bookmarkStart w:id="300" w:name="_Toc30680987"/>
      <w:bookmarkStart w:id="301" w:name="_Toc30685223"/>
      <w:bookmarkStart w:id="302" w:name="_Toc31012384"/>
      <w:bookmarkStart w:id="303" w:name="_Toc35621207"/>
      <w:bookmarkStart w:id="304" w:name="_Toc30680988"/>
      <w:bookmarkStart w:id="305" w:name="_Toc30685224"/>
      <w:bookmarkStart w:id="306" w:name="_Toc31012385"/>
      <w:bookmarkStart w:id="307" w:name="_Toc35621208"/>
      <w:bookmarkStart w:id="308" w:name="_Toc30680989"/>
      <w:bookmarkStart w:id="309" w:name="_Toc30685225"/>
      <w:bookmarkStart w:id="310" w:name="_Toc31012386"/>
      <w:bookmarkStart w:id="311" w:name="_Toc35621209"/>
      <w:bookmarkStart w:id="312" w:name="_Toc30680990"/>
      <w:bookmarkStart w:id="313" w:name="_Toc30685226"/>
      <w:bookmarkStart w:id="314" w:name="_Toc31012387"/>
      <w:bookmarkStart w:id="315" w:name="_Toc35621210"/>
      <w:bookmarkStart w:id="316" w:name="_Toc30680991"/>
      <w:bookmarkStart w:id="317" w:name="_Toc30685227"/>
      <w:bookmarkStart w:id="318" w:name="_Toc31012388"/>
      <w:bookmarkStart w:id="319" w:name="_Toc35621211"/>
      <w:bookmarkStart w:id="320" w:name="_Toc30680992"/>
      <w:bookmarkStart w:id="321" w:name="_Toc30685228"/>
      <w:bookmarkStart w:id="322" w:name="_Toc31012389"/>
      <w:bookmarkStart w:id="323" w:name="_Toc35621212"/>
      <w:bookmarkStart w:id="324" w:name="_Toc30680993"/>
      <w:bookmarkStart w:id="325" w:name="_Toc30685229"/>
      <w:bookmarkStart w:id="326" w:name="_Toc31012390"/>
      <w:bookmarkStart w:id="327" w:name="_Toc35621213"/>
      <w:bookmarkStart w:id="328" w:name="_Toc30680994"/>
      <w:bookmarkStart w:id="329" w:name="_Toc30685230"/>
      <w:bookmarkStart w:id="330" w:name="_Toc31012391"/>
      <w:bookmarkStart w:id="331" w:name="_Toc35621214"/>
      <w:bookmarkStart w:id="332" w:name="_Toc30681032"/>
      <w:bookmarkStart w:id="333" w:name="_Toc30685268"/>
      <w:bookmarkStart w:id="334" w:name="_Toc31012429"/>
      <w:bookmarkStart w:id="335" w:name="_Toc35621252"/>
      <w:bookmarkStart w:id="336" w:name="_Toc30681033"/>
      <w:bookmarkStart w:id="337" w:name="_Toc30685269"/>
      <w:bookmarkStart w:id="338" w:name="_Toc31012430"/>
      <w:bookmarkStart w:id="339" w:name="_Toc35621253"/>
      <w:bookmarkStart w:id="340" w:name="_Toc30681034"/>
      <w:bookmarkStart w:id="341" w:name="_Toc30685270"/>
      <w:bookmarkStart w:id="342" w:name="_Toc31012431"/>
      <w:bookmarkStart w:id="343" w:name="_Toc35621254"/>
      <w:bookmarkStart w:id="344" w:name="_Toc30681071"/>
      <w:bookmarkStart w:id="345" w:name="_Toc30685307"/>
      <w:bookmarkStart w:id="346" w:name="_Toc31012468"/>
      <w:bookmarkStart w:id="347" w:name="_Toc35621291"/>
      <w:bookmarkStart w:id="348" w:name="_Toc30681072"/>
      <w:bookmarkStart w:id="349" w:name="_Toc30685308"/>
      <w:bookmarkStart w:id="350" w:name="_Toc31012469"/>
      <w:bookmarkStart w:id="351" w:name="_Toc35621292"/>
      <w:bookmarkStart w:id="352" w:name="_Toc30681073"/>
      <w:bookmarkStart w:id="353" w:name="_Toc30685309"/>
      <w:bookmarkStart w:id="354" w:name="_Toc31012470"/>
      <w:bookmarkStart w:id="355" w:name="_Toc35621293"/>
      <w:bookmarkStart w:id="356" w:name="_Toc30681074"/>
      <w:bookmarkStart w:id="357" w:name="_Toc30685310"/>
      <w:bookmarkStart w:id="358" w:name="_Toc31012471"/>
      <w:bookmarkStart w:id="359" w:name="_Toc35621294"/>
      <w:bookmarkStart w:id="360" w:name="_Toc30681075"/>
      <w:bookmarkStart w:id="361" w:name="_Toc30685311"/>
      <w:bookmarkStart w:id="362" w:name="_Toc31012472"/>
      <w:bookmarkStart w:id="363" w:name="_Toc35621295"/>
      <w:bookmarkStart w:id="364" w:name="_Toc29654613"/>
      <w:bookmarkStart w:id="365" w:name="_Toc30513156"/>
      <w:bookmarkStart w:id="366" w:name="_Toc30681076"/>
      <w:bookmarkStart w:id="367" w:name="_Toc30685312"/>
      <w:bookmarkStart w:id="368" w:name="_Toc31012473"/>
      <w:bookmarkStart w:id="369" w:name="_Toc35621296"/>
      <w:bookmarkStart w:id="370" w:name="_Toc29654614"/>
      <w:bookmarkStart w:id="371" w:name="_Toc30513157"/>
      <w:bookmarkStart w:id="372" w:name="_Toc30681077"/>
      <w:bookmarkStart w:id="373" w:name="_Toc30685313"/>
      <w:bookmarkStart w:id="374" w:name="_Toc31012474"/>
      <w:bookmarkStart w:id="375" w:name="_Toc35621297"/>
      <w:bookmarkStart w:id="376" w:name="_Toc29654615"/>
      <w:bookmarkStart w:id="377" w:name="_Toc30513158"/>
      <w:bookmarkStart w:id="378" w:name="_Toc30681078"/>
      <w:bookmarkStart w:id="379" w:name="_Toc30685314"/>
      <w:bookmarkStart w:id="380" w:name="_Toc31012475"/>
      <w:bookmarkStart w:id="381" w:name="_Toc35621298"/>
      <w:bookmarkStart w:id="382" w:name="_Toc29654616"/>
      <w:bookmarkStart w:id="383" w:name="_Toc30513159"/>
      <w:bookmarkStart w:id="384" w:name="_Toc30681079"/>
      <w:bookmarkStart w:id="385" w:name="_Toc30685315"/>
      <w:bookmarkStart w:id="386" w:name="_Toc31012476"/>
      <w:bookmarkStart w:id="387" w:name="_Toc35621299"/>
      <w:bookmarkStart w:id="388" w:name="_Toc29654617"/>
      <w:bookmarkStart w:id="389" w:name="_Toc30513160"/>
      <w:bookmarkStart w:id="390" w:name="_Toc30681080"/>
      <w:bookmarkStart w:id="391" w:name="_Toc30685316"/>
      <w:bookmarkStart w:id="392" w:name="_Toc31012477"/>
      <w:bookmarkStart w:id="393" w:name="_Toc35621300"/>
      <w:bookmarkStart w:id="394" w:name="_Toc29654618"/>
      <w:bookmarkStart w:id="395" w:name="_Toc30513161"/>
      <w:bookmarkStart w:id="396" w:name="_Toc30681081"/>
      <w:bookmarkStart w:id="397" w:name="_Toc30685317"/>
      <w:bookmarkStart w:id="398" w:name="_Toc31012478"/>
      <w:bookmarkStart w:id="399" w:name="_Toc35621301"/>
      <w:bookmarkStart w:id="400" w:name="_Toc29654619"/>
      <w:bookmarkStart w:id="401" w:name="_Toc30513162"/>
      <w:bookmarkStart w:id="402" w:name="_Toc30681082"/>
      <w:bookmarkStart w:id="403" w:name="_Toc30685318"/>
      <w:bookmarkStart w:id="404" w:name="_Toc31012479"/>
      <w:bookmarkStart w:id="405" w:name="_Toc35621302"/>
      <w:bookmarkStart w:id="406" w:name="_Toc29654620"/>
      <w:bookmarkStart w:id="407" w:name="_Toc30513163"/>
      <w:bookmarkStart w:id="408" w:name="_Toc30681083"/>
      <w:bookmarkStart w:id="409" w:name="_Toc30685319"/>
      <w:bookmarkStart w:id="410" w:name="_Toc31012480"/>
      <w:bookmarkStart w:id="411" w:name="_Toc35621303"/>
      <w:bookmarkStart w:id="412" w:name="_Toc29654621"/>
      <w:bookmarkStart w:id="413" w:name="_Toc30513164"/>
      <w:bookmarkStart w:id="414" w:name="_Toc30681084"/>
      <w:bookmarkStart w:id="415" w:name="_Toc30685320"/>
      <w:bookmarkStart w:id="416" w:name="_Toc31012481"/>
      <w:bookmarkStart w:id="417" w:name="_Toc35621304"/>
      <w:bookmarkStart w:id="418" w:name="_Toc29654622"/>
      <w:bookmarkStart w:id="419" w:name="_Toc30513165"/>
      <w:bookmarkStart w:id="420" w:name="_Toc30681085"/>
      <w:bookmarkStart w:id="421" w:name="_Toc30685321"/>
      <w:bookmarkStart w:id="422" w:name="_Toc31012482"/>
      <w:bookmarkStart w:id="423" w:name="_Toc35621305"/>
      <w:bookmarkStart w:id="424" w:name="_Toc29654623"/>
      <w:bookmarkStart w:id="425" w:name="_Toc30513166"/>
      <w:bookmarkStart w:id="426" w:name="_Toc30681086"/>
      <w:bookmarkStart w:id="427" w:name="_Toc30685322"/>
      <w:bookmarkStart w:id="428" w:name="_Toc31012483"/>
      <w:bookmarkStart w:id="429" w:name="_Toc35621306"/>
      <w:bookmarkStart w:id="430" w:name="_Toc29654624"/>
      <w:bookmarkStart w:id="431" w:name="_Toc30513167"/>
      <w:bookmarkStart w:id="432" w:name="_Toc30681087"/>
      <w:bookmarkStart w:id="433" w:name="_Toc30685323"/>
      <w:bookmarkStart w:id="434" w:name="_Toc31012484"/>
      <w:bookmarkStart w:id="435" w:name="_Toc35621307"/>
      <w:bookmarkStart w:id="436" w:name="_Toc29654625"/>
      <w:bookmarkStart w:id="437" w:name="_Toc30513168"/>
      <w:bookmarkStart w:id="438" w:name="_Toc30681088"/>
      <w:bookmarkStart w:id="439" w:name="_Toc30685324"/>
      <w:bookmarkStart w:id="440" w:name="_Toc31012485"/>
      <w:bookmarkStart w:id="441" w:name="_Toc35621308"/>
      <w:bookmarkStart w:id="442" w:name="_Toc29654626"/>
      <w:bookmarkStart w:id="443" w:name="_Toc30513169"/>
      <w:bookmarkStart w:id="444" w:name="_Toc30681089"/>
      <w:bookmarkStart w:id="445" w:name="_Toc30685325"/>
      <w:bookmarkStart w:id="446" w:name="_Toc31012486"/>
      <w:bookmarkStart w:id="447" w:name="_Toc35621309"/>
      <w:bookmarkStart w:id="448" w:name="_Toc29654627"/>
      <w:bookmarkStart w:id="449" w:name="_Toc30513170"/>
      <w:bookmarkStart w:id="450" w:name="_Toc30681090"/>
      <w:bookmarkStart w:id="451" w:name="_Toc30685326"/>
      <w:bookmarkStart w:id="452" w:name="_Toc31012487"/>
      <w:bookmarkStart w:id="453" w:name="_Toc35621310"/>
      <w:bookmarkStart w:id="454" w:name="_Toc29654628"/>
      <w:bookmarkStart w:id="455" w:name="_Toc30513171"/>
      <w:bookmarkStart w:id="456" w:name="_Toc30681091"/>
      <w:bookmarkStart w:id="457" w:name="_Toc30685327"/>
      <w:bookmarkStart w:id="458" w:name="_Toc31012488"/>
      <w:bookmarkStart w:id="459" w:name="_Toc35621311"/>
      <w:bookmarkStart w:id="460" w:name="_Toc29654629"/>
      <w:bookmarkStart w:id="461" w:name="_Toc30513172"/>
      <w:bookmarkStart w:id="462" w:name="_Toc30681092"/>
      <w:bookmarkStart w:id="463" w:name="_Toc30685328"/>
      <w:bookmarkStart w:id="464" w:name="_Toc31012489"/>
      <w:bookmarkStart w:id="465" w:name="_Toc35621312"/>
      <w:bookmarkStart w:id="466" w:name="_Toc29654630"/>
      <w:bookmarkStart w:id="467" w:name="_Toc30513173"/>
      <w:bookmarkStart w:id="468" w:name="_Toc30681093"/>
      <w:bookmarkStart w:id="469" w:name="_Toc30685329"/>
      <w:bookmarkStart w:id="470" w:name="_Toc31012490"/>
      <w:bookmarkStart w:id="471" w:name="_Toc35621313"/>
      <w:bookmarkStart w:id="472" w:name="_Toc29654631"/>
      <w:bookmarkStart w:id="473" w:name="_Toc30513174"/>
      <w:bookmarkStart w:id="474" w:name="_Toc30681094"/>
      <w:bookmarkStart w:id="475" w:name="_Toc30685330"/>
      <w:bookmarkStart w:id="476" w:name="_Toc31012491"/>
      <w:bookmarkStart w:id="477" w:name="_Toc35621314"/>
      <w:bookmarkStart w:id="478" w:name="_Toc29654632"/>
      <w:bookmarkStart w:id="479" w:name="_Toc30513175"/>
      <w:bookmarkStart w:id="480" w:name="_Toc30681095"/>
      <w:bookmarkStart w:id="481" w:name="_Toc30685331"/>
      <w:bookmarkStart w:id="482" w:name="_Toc31012492"/>
      <w:bookmarkStart w:id="483" w:name="_Toc35621315"/>
      <w:bookmarkStart w:id="484" w:name="_Toc29654633"/>
      <w:bookmarkStart w:id="485" w:name="_Toc30513176"/>
      <w:bookmarkStart w:id="486" w:name="_Toc30681096"/>
      <w:bookmarkStart w:id="487" w:name="_Toc30685332"/>
      <w:bookmarkStart w:id="488" w:name="_Toc31012493"/>
      <w:bookmarkStart w:id="489" w:name="_Toc35621316"/>
      <w:bookmarkStart w:id="490" w:name="_Toc29654634"/>
      <w:bookmarkStart w:id="491" w:name="_Toc30513177"/>
      <w:bookmarkStart w:id="492" w:name="_Toc30681097"/>
      <w:bookmarkStart w:id="493" w:name="_Toc30685333"/>
      <w:bookmarkStart w:id="494" w:name="_Toc31012494"/>
      <w:bookmarkStart w:id="495" w:name="_Toc35621317"/>
      <w:bookmarkStart w:id="496" w:name="_Toc29654635"/>
      <w:bookmarkStart w:id="497" w:name="_Toc30513178"/>
      <w:bookmarkStart w:id="498" w:name="_Toc30681098"/>
      <w:bookmarkStart w:id="499" w:name="_Toc30685334"/>
      <w:bookmarkStart w:id="500" w:name="_Toc31012495"/>
      <w:bookmarkStart w:id="501" w:name="_Toc35621318"/>
      <w:bookmarkStart w:id="502" w:name="_Toc29654636"/>
      <w:bookmarkStart w:id="503" w:name="_Toc30513179"/>
      <w:bookmarkStart w:id="504" w:name="_Toc30681099"/>
      <w:bookmarkStart w:id="505" w:name="_Toc30685335"/>
      <w:bookmarkStart w:id="506" w:name="_Toc31012496"/>
      <w:bookmarkStart w:id="507" w:name="_Toc35621319"/>
      <w:bookmarkStart w:id="508" w:name="_Toc29654637"/>
      <w:bookmarkStart w:id="509" w:name="_Toc30513180"/>
      <w:bookmarkStart w:id="510" w:name="_Toc30681100"/>
      <w:bookmarkStart w:id="511" w:name="_Toc30685336"/>
      <w:bookmarkStart w:id="512" w:name="_Toc31012497"/>
      <w:bookmarkStart w:id="513" w:name="_Toc35621320"/>
      <w:bookmarkStart w:id="514" w:name="_Toc29654638"/>
      <w:bookmarkStart w:id="515" w:name="_Toc30513181"/>
      <w:bookmarkStart w:id="516" w:name="_Toc30681101"/>
      <w:bookmarkStart w:id="517" w:name="_Toc30685337"/>
      <w:bookmarkStart w:id="518" w:name="_Toc31012498"/>
      <w:bookmarkStart w:id="519" w:name="_Toc35621321"/>
      <w:bookmarkStart w:id="520" w:name="_Toc29654639"/>
      <w:bookmarkStart w:id="521" w:name="_Toc30513182"/>
      <w:bookmarkStart w:id="522" w:name="_Toc30681102"/>
      <w:bookmarkStart w:id="523" w:name="_Toc30685338"/>
      <w:bookmarkStart w:id="524" w:name="_Toc31012499"/>
      <w:bookmarkStart w:id="525" w:name="_Toc35621322"/>
      <w:bookmarkStart w:id="526" w:name="_Toc29654640"/>
      <w:bookmarkStart w:id="527" w:name="_Toc30513183"/>
      <w:bookmarkStart w:id="528" w:name="_Toc30681103"/>
      <w:bookmarkStart w:id="529" w:name="_Toc30685339"/>
      <w:bookmarkStart w:id="530" w:name="_Toc31012500"/>
      <w:bookmarkStart w:id="531" w:name="_Toc35621323"/>
      <w:bookmarkStart w:id="532" w:name="_Toc29654641"/>
      <w:bookmarkStart w:id="533" w:name="_Toc30513184"/>
      <w:bookmarkStart w:id="534" w:name="_Toc30681104"/>
      <w:bookmarkStart w:id="535" w:name="_Toc30685340"/>
      <w:bookmarkStart w:id="536" w:name="_Toc31012501"/>
      <w:bookmarkStart w:id="537" w:name="_Toc35621324"/>
      <w:bookmarkStart w:id="538" w:name="_Toc29654642"/>
      <w:bookmarkStart w:id="539" w:name="_Toc30513185"/>
      <w:bookmarkStart w:id="540" w:name="_Toc30681105"/>
      <w:bookmarkStart w:id="541" w:name="_Toc30685341"/>
      <w:bookmarkStart w:id="542" w:name="_Toc31012502"/>
      <w:bookmarkStart w:id="543" w:name="_Toc35621325"/>
      <w:bookmarkStart w:id="544" w:name="_Toc29654643"/>
      <w:bookmarkStart w:id="545" w:name="_Toc30513186"/>
      <w:bookmarkStart w:id="546" w:name="_Toc30681106"/>
      <w:bookmarkStart w:id="547" w:name="_Toc30685342"/>
      <w:bookmarkStart w:id="548" w:name="_Toc31012503"/>
      <w:bookmarkStart w:id="549" w:name="_Toc35621326"/>
      <w:bookmarkStart w:id="550" w:name="_Toc29654644"/>
      <w:bookmarkStart w:id="551" w:name="_Toc30513187"/>
      <w:bookmarkStart w:id="552" w:name="_Toc30681107"/>
      <w:bookmarkStart w:id="553" w:name="_Toc30685343"/>
      <w:bookmarkStart w:id="554" w:name="_Toc31012504"/>
      <w:bookmarkStart w:id="555" w:name="_Toc35621327"/>
      <w:bookmarkStart w:id="556" w:name="_Toc65144012"/>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Adoption Path</w:t>
      </w:r>
      <w:bookmarkEnd w:id="556"/>
    </w:p>
    <w:p w14:paraId="2DE714B4" w14:textId="07AE0035" w:rsidR="00112479" w:rsidRDefault="551A77D0" w:rsidP="00846450">
      <w:pPr>
        <w:pStyle w:val="Heading3"/>
      </w:pPr>
      <w:bookmarkStart w:id="557" w:name="_Toc30681109"/>
      <w:bookmarkStart w:id="558" w:name="_Toc30685345"/>
      <w:bookmarkStart w:id="559" w:name="_Toc31012506"/>
      <w:bookmarkStart w:id="560" w:name="_Toc35621329"/>
      <w:bookmarkStart w:id="561" w:name="_Toc30681116"/>
      <w:bookmarkStart w:id="562" w:name="_Toc30685352"/>
      <w:bookmarkStart w:id="563" w:name="_Toc31012513"/>
      <w:bookmarkStart w:id="564" w:name="_Toc35621336"/>
      <w:bookmarkStart w:id="565" w:name="_Toc30681117"/>
      <w:bookmarkStart w:id="566" w:name="_Toc30685353"/>
      <w:bookmarkStart w:id="567" w:name="_Toc31012514"/>
      <w:bookmarkStart w:id="568" w:name="_Toc35621337"/>
      <w:bookmarkStart w:id="569" w:name="_Toc30681118"/>
      <w:bookmarkStart w:id="570" w:name="_Toc30685354"/>
      <w:bookmarkStart w:id="571" w:name="_Toc31012515"/>
      <w:bookmarkStart w:id="572" w:name="_Toc35621338"/>
      <w:bookmarkStart w:id="573" w:name="_Toc30681119"/>
      <w:bookmarkStart w:id="574" w:name="_Toc30685355"/>
      <w:bookmarkStart w:id="575" w:name="_Toc31012516"/>
      <w:bookmarkStart w:id="576" w:name="_Toc35621339"/>
      <w:bookmarkStart w:id="577" w:name="_Toc30681120"/>
      <w:bookmarkStart w:id="578" w:name="_Toc30685356"/>
      <w:bookmarkStart w:id="579" w:name="_Toc31012517"/>
      <w:bookmarkStart w:id="580" w:name="_Toc35621340"/>
      <w:bookmarkStart w:id="581" w:name="_Toc30681121"/>
      <w:bookmarkStart w:id="582" w:name="_Toc30685357"/>
      <w:bookmarkStart w:id="583" w:name="_Toc31012518"/>
      <w:bookmarkStart w:id="584" w:name="_Toc35621341"/>
      <w:bookmarkStart w:id="585" w:name="_Toc30681122"/>
      <w:bookmarkStart w:id="586" w:name="_Toc30685358"/>
      <w:bookmarkStart w:id="587" w:name="_Toc31012519"/>
      <w:bookmarkStart w:id="588" w:name="_Toc35621342"/>
      <w:bookmarkStart w:id="589" w:name="_Toc30681123"/>
      <w:bookmarkStart w:id="590" w:name="_Toc30685359"/>
      <w:bookmarkStart w:id="591" w:name="_Toc31012520"/>
      <w:bookmarkStart w:id="592" w:name="_Toc35621343"/>
      <w:bookmarkStart w:id="593" w:name="_Toc30681124"/>
      <w:bookmarkStart w:id="594" w:name="_Toc30685360"/>
      <w:bookmarkStart w:id="595" w:name="_Toc31012521"/>
      <w:bookmarkStart w:id="596" w:name="_Toc35621344"/>
      <w:bookmarkStart w:id="597" w:name="_Toc30681125"/>
      <w:bookmarkStart w:id="598" w:name="_Toc30685361"/>
      <w:bookmarkStart w:id="599" w:name="_Toc31012522"/>
      <w:bookmarkStart w:id="600" w:name="_Toc35621345"/>
      <w:bookmarkStart w:id="601" w:name="_Toc30681126"/>
      <w:bookmarkStart w:id="602" w:name="_Toc30685362"/>
      <w:bookmarkStart w:id="603" w:name="_Toc31012523"/>
      <w:bookmarkStart w:id="604" w:name="_Toc35621346"/>
      <w:bookmarkStart w:id="605" w:name="_Toc30681127"/>
      <w:bookmarkStart w:id="606" w:name="_Toc30685363"/>
      <w:bookmarkStart w:id="607" w:name="_Toc31012524"/>
      <w:bookmarkStart w:id="608" w:name="_Toc35621347"/>
      <w:bookmarkStart w:id="609" w:name="_Toc30681128"/>
      <w:bookmarkStart w:id="610" w:name="_Toc30685364"/>
      <w:bookmarkStart w:id="611" w:name="_Toc31012525"/>
      <w:bookmarkStart w:id="612" w:name="_Toc35621348"/>
      <w:bookmarkStart w:id="613" w:name="_Toc30681129"/>
      <w:bookmarkStart w:id="614" w:name="_Toc30685365"/>
      <w:bookmarkStart w:id="615" w:name="_Toc31012526"/>
      <w:bookmarkStart w:id="616" w:name="_Toc35621349"/>
      <w:bookmarkStart w:id="617" w:name="_Toc30681130"/>
      <w:bookmarkStart w:id="618" w:name="_Toc30685366"/>
      <w:bookmarkStart w:id="619" w:name="_Toc31012527"/>
      <w:bookmarkStart w:id="620" w:name="_Toc35621350"/>
      <w:bookmarkStart w:id="621" w:name="_Toc30681131"/>
      <w:bookmarkStart w:id="622" w:name="_Toc30685367"/>
      <w:bookmarkStart w:id="623" w:name="_Toc31012528"/>
      <w:bookmarkStart w:id="624" w:name="_Toc35621351"/>
      <w:bookmarkStart w:id="625" w:name="_Toc30681132"/>
      <w:bookmarkStart w:id="626" w:name="_Toc30685368"/>
      <w:bookmarkStart w:id="627" w:name="_Toc31012529"/>
      <w:bookmarkStart w:id="628" w:name="_Toc35621352"/>
      <w:bookmarkStart w:id="629" w:name="_Toc30681133"/>
      <w:bookmarkStart w:id="630" w:name="_Toc30685369"/>
      <w:bookmarkStart w:id="631" w:name="_Toc31012530"/>
      <w:bookmarkStart w:id="632" w:name="_Toc35621353"/>
      <w:bookmarkStart w:id="633" w:name="_Toc30681134"/>
      <w:bookmarkStart w:id="634" w:name="_Toc30685370"/>
      <w:bookmarkStart w:id="635" w:name="_Toc31012531"/>
      <w:bookmarkStart w:id="636" w:name="_Toc35621354"/>
      <w:bookmarkStart w:id="637" w:name="_Toc30681135"/>
      <w:bookmarkStart w:id="638" w:name="_Toc30685371"/>
      <w:bookmarkStart w:id="639" w:name="_Toc31012532"/>
      <w:bookmarkStart w:id="640" w:name="_Toc35621355"/>
      <w:bookmarkStart w:id="641" w:name="_Toc30681136"/>
      <w:bookmarkStart w:id="642" w:name="_Toc30685372"/>
      <w:bookmarkStart w:id="643" w:name="_Toc31012533"/>
      <w:bookmarkStart w:id="644" w:name="_Toc35621356"/>
      <w:bookmarkStart w:id="645" w:name="_Toc30681137"/>
      <w:bookmarkStart w:id="646" w:name="_Toc30685373"/>
      <w:bookmarkStart w:id="647" w:name="_Toc31012534"/>
      <w:bookmarkStart w:id="648" w:name="_Toc35621357"/>
      <w:bookmarkStart w:id="649" w:name="_Toc30681138"/>
      <w:bookmarkStart w:id="650" w:name="_Toc30685374"/>
      <w:bookmarkStart w:id="651" w:name="_Toc31012535"/>
      <w:bookmarkStart w:id="652" w:name="_Toc35621358"/>
      <w:bookmarkStart w:id="653" w:name="_Toc30681139"/>
      <w:bookmarkStart w:id="654" w:name="_Toc30685375"/>
      <w:bookmarkStart w:id="655" w:name="_Toc31012536"/>
      <w:bookmarkStart w:id="656" w:name="_Toc35621359"/>
      <w:bookmarkStart w:id="657" w:name="_Toc30681140"/>
      <w:bookmarkStart w:id="658" w:name="_Toc30685376"/>
      <w:bookmarkStart w:id="659" w:name="_Toc31012537"/>
      <w:bookmarkStart w:id="660" w:name="_Toc35621360"/>
      <w:bookmarkStart w:id="661" w:name="_Toc30681141"/>
      <w:bookmarkStart w:id="662" w:name="_Toc30685377"/>
      <w:bookmarkStart w:id="663" w:name="_Toc31012538"/>
      <w:bookmarkStart w:id="664" w:name="_Toc35621361"/>
      <w:bookmarkStart w:id="665" w:name="_Toc30681142"/>
      <w:bookmarkStart w:id="666" w:name="_Toc30685378"/>
      <w:bookmarkStart w:id="667" w:name="_Toc31012539"/>
      <w:bookmarkStart w:id="668" w:name="_Toc35621362"/>
      <w:bookmarkStart w:id="669" w:name="_Toc30681143"/>
      <w:bookmarkStart w:id="670" w:name="_Toc30685379"/>
      <w:bookmarkStart w:id="671" w:name="_Toc31012540"/>
      <w:bookmarkStart w:id="672" w:name="_Toc35621363"/>
      <w:bookmarkStart w:id="673" w:name="_Toc30681144"/>
      <w:bookmarkStart w:id="674" w:name="_Toc30685380"/>
      <w:bookmarkStart w:id="675" w:name="_Toc31012541"/>
      <w:bookmarkStart w:id="676" w:name="_Toc35621364"/>
      <w:bookmarkStart w:id="677" w:name="_Toc30681145"/>
      <w:bookmarkStart w:id="678" w:name="_Toc30685381"/>
      <w:bookmarkStart w:id="679" w:name="_Toc31012542"/>
      <w:bookmarkStart w:id="680" w:name="_Toc35621365"/>
      <w:bookmarkStart w:id="681" w:name="_Toc30681146"/>
      <w:bookmarkStart w:id="682" w:name="_Toc30685382"/>
      <w:bookmarkStart w:id="683" w:name="_Toc31012543"/>
      <w:bookmarkStart w:id="684" w:name="_Toc35621366"/>
      <w:bookmarkStart w:id="685" w:name="_Toc30681147"/>
      <w:bookmarkStart w:id="686" w:name="_Toc30685383"/>
      <w:bookmarkStart w:id="687" w:name="_Toc31012544"/>
      <w:bookmarkStart w:id="688" w:name="_Toc35621367"/>
      <w:bookmarkStart w:id="689" w:name="_Toc30681148"/>
      <w:bookmarkStart w:id="690" w:name="_Toc30685384"/>
      <w:bookmarkStart w:id="691" w:name="_Toc31012545"/>
      <w:bookmarkStart w:id="692" w:name="_Toc35621368"/>
      <w:bookmarkStart w:id="693" w:name="_Toc65144013"/>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r w:rsidRPr="00581733">
        <w:t>Current Adoption</w:t>
      </w:r>
      <w:bookmarkEnd w:id="693"/>
    </w:p>
    <w:p w14:paraId="222367A1" w14:textId="220F7610" w:rsidR="00593010" w:rsidRDefault="746FC056" w:rsidP="009F6215">
      <w:r>
        <w:t xml:space="preserve">Currently, as presented by the UNEP-WCMC and IUCN website, the global MPA reaches 7.45%. Out of that the MPAs extend in the EEZs reaches 17.3% however, less than 3% are highly protected (including no-take zones) </w:t>
      </w:r>
      <w:r w:rsidR="0046700B">
        <w:fldChar w:fldCharType="begin"/>
      </w:r>
      <w:r w:rsidR="0046700B">
        <w:instrText xml:space="preserve"> ADDIN ZOTERO_ITEM CSL_CITATION {"citationID":"2Ybl71GE","properties":{"formattedCitation":"({\\i{}Marine Protected Areas Atlas}, 2020)","plainCitation":"(Marine Protected Areas Atlas, 2020)","noteIndex":0},"citationItems":[{"id":2591,"uris":["http://zotero.org/groups/2530313/items/3ITXYB6V"],"uri":["http://zotero.org/groups/2530313/items/3ITXYB6V"],"itemData":{"id":2591,"type":"webpage","title":"Marine Protected Areas Atlas","URL":"http://www.mpatlas.org/map/mpas/","issued":{"date-parts":[["2020",8,21]]}}}],"schema":"https://github.com/citation-style-language/schema/raw/master/csl-citation.json"} </w:instrText>
      </w:r>
      <w:r w:rsidR="0046700B">
        <w:fldChar w:fldCharType="separate"/>
      </w:r>
      <w:r w:rsidR="00325925" w:rsidRPr="00325925">
        <w:rPr>
          <w:rFonts w:cs="Times New Roman"/>
          <w:szCs w:val="24"/>
        </w:rPr>
        <w:t>(</w:t>
      </w:r>
      <w:r w:rsidR="00325925" w:rsidRPr="00325925">
        <w:rPr>
          <w:rFonts w:cs="Times New Roman"/>
          <w:i/>
          <w:iCs/>
          <w:szCs w:val="24"/>
        </w:rPr>
        <w:t>Marine Protected Areas Atlas</w:t>
      </w:r>
      <w:r w:rsidR="00325925" w:rsidRPr="00325925">
        <w:rPr>
          <w:rFonts w:cs="Times New Roman"/>
          <w:szCs w:val="24"/>
        </w:rPr>
        <w:t>, 2020)</w:t>
      </w:r>
      <w:r w:rsidR="0046700B">
        <w:fldChar w:fldCharType="end"/>
      </w:r>
      <w:r>
        <w:t>. As already mentioned, the majority of bottom trawling activity takes place within EEZ</w:t>
      </w:r>
      <w:r w:rsidR="002332F1">
        <w:t>s</w:t>
      </w:r>
      <w:r>
        <w:t>.</w:t>
      </w:r>
      <w:r w:rsidR="00F128F0">
        <w:t xml:space="preserve"> The solution Total Ocean Area represents the most recent global estimate of actively swept seabed by bottom trawling gear, thus ocean seabed unprotected from bottom trawling </w:t>
      </w:r>
      <w:r w:rsidR="00F128F0">
        <w:fldChar w:fldCharType="begin"/>
      </w:r>
      <w:r w:rsidR="00F128F0">
        <w:instrText xml:space="preserve"> ADDIN ZOTERO_ITEM CSL_CITATION {"citationID":"acGajE5C","properties":{"formattedCitation":"(Sala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F128F0">
        <w:fldChar w:fldCharType="separate"/>
      </w:r>
      <w:r w:rsidR="00F128F0" w:rsidRPr="0079541A">
        <w:rPr>
          <w:rFonts w:cs="Times New Roman"/>
        </w:rPr>
        <w:t>(Sala et al., 2021)</w:t>
      </w:r>
      <w:r w:rsidR="00F128F0">
        <w:fldChar w:fldCharType="end"/>
      </w:r>
      <w:r w:rsidR="00F128F0">
        <w:t xml:space="preserve"> (Fig. 1.2). </w:t>
      </w:r>
      <w:r w:rsidR="0083113B">
        <w:t>Therefore the Current Adoption is set as 0.</w:t>
      </w:r>
    </w:p>
    <w:p w14:paraId="0BAEFDE2" w14:textId="4F16A823" w:rsidR="0079541A" w:rsidRDefault="0079541A" w:rsidP="0079541A">
      <w:pPr>
        <w:jc w:val="center"/>
      </w:pPr>
      <w:r w:rsidRPr="0079541A">
        <w:rPr>
          <w:noProof/>
        </w:rPr>
        <w:drawing>
          <wp:inline distT="0" distB="0" distL="0" distR="0" wp14:anchorId="4E2760EF" wp14:editId="351DB0DC">
            <wp:extent cx="4340506" cy="2890593"/>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7171" cy="2895032"/>
                    </a:xfrm>
                    <a:prstGeom prst="rect">
                      <a:avLst/>
                    </a:prstGeom>
                    <a:noFill/>
                    <a:ln>
                      <a:noFill/>
                    </a:ln>
                  </pic:spPr>
                </pic:pic>
              </a:graphicData>
            </a:graphic>
          </wp:inline>
        </w:drawing>
      </w:r>
    </w:p>
    <w:p w14:paraId="333D13BE" w14:textId="570525D9" w:rsidR="0079541A" w:rsidRDefault="0079541A" w:rsidP="0079541A">
      <w:pPr>
        <w:pStyle w:val="Caption"/>
        <w:jc w:val="center"/>
      </w:pPr>
      <w:bookmarkStart w:id="694" w:name="_Toc69129073"/>
      <w:r>
        <w:t xml:space="preserve">Figure </w:t>
      </w:r>
      <w:r w:rsidR="00B320DB">
        <w:t>1.</w:t>
      </w:r>
      <w:r w:rsidR="00F4704C">
        <w:fldChar w:fldCharType="begin"/>
      </w:r>
      <w:r w:rsidR="00F4704C">
        <w:instrText xml:space="preserve"> SEQ Figure \* ARABIC </w:instrText>
      </w:r>
      <w:r w:rsidR="00F4704C">
        <w:fldChar w:fldCharType="separate"/>
      </w:r>
      <w:r w:rsidR="008C7628">
        <w:rPr>
          <w:noProof/>
        </w:rPr>
        <w:t>2</w:t>
      </w:r>
      <w:r w:rsidR="00F4704C">
        <w:rPr>
          <w:noProof/>
        </w:rPr>
        <w:fldChar w:fldCharType="end"/>
      </w:r>
      <w:r>
        <w:t xml:space="preserve"> Global heat map presenting risk of carbon remineralization due to bottom trawling activities - yellow color represent the areas with high bottom trawling activity</w:t>
      </w:r>
      <w:r w:rsidR="00B320DB">
        <w:t>.</w:t>
      </w:r>
      <w:bookmarkEnd w:id="694"/>
    </w:p>
    <w:p w14:paraId="4B6E5C96" w14:textId="3D5E9AF7" w:rsidR="00D1508C" w:rsidRPr="009F6A21" w:rsidRDefault="551A77D0" w:rsidP="00846450">
      <w:pPr>
        <w:pStyle w:val="Heading3"/>
      </w:pPr>
      <w:bookmarkStart w:id="695" w:name="_Toc65144014"/>
      <w:r w:rsidRPr="009F6A21">
        <w:t>Trends</w:t>
      </w:r>
      <w:r w:rsidR="000C3205" w:rsidRPr="009F6A21">
        <w:t xml:space="preserve"> </w:t>
      </w:r>
      <w:r w:rsidR="00A53CDF" w:rsidRPr="009F6A21">
        <w:t>to Accelerate Adoption</w:t>
      </w:r>
      <w:bookmarkEnd w:id="695"/>
    </w:p>
    <w:p w14:paraId="31523C13" w14:textId="2159C48C" w:rsidR="005C39F2" w:rsidRDefault="746FC056" w:rsidP="00206D6D">
      <w:r>
        <w:t xml:space="preserve">The importance of </w:t>
      </w:r>
      <w:r w:rsidR="00615103">
        <w:t xml:space="preserve">the </w:t>
      </w:r>
      <w:r>
        <w:t xml:space="preserve">expansion of </w:t>
      </w:r>
      <w:r w:rsidR="00B607AA">
        <w:t>ocean protection</w:t>
      </w:r>
      <w:r>
        <w:t xml:space="preserve"> has been already widely recognized. The global ocean protection </w:t>
      </w:r>
      <w:r w:rsidR="002332F1">
        <w:t>accelerated</w:t>
      </w:r>
      <w:r>
        <w:t xml:space="preserve"> in 2002 when the participants of Johannesburg World Summit on Sustainable Development (WSSD) agreed to establish representative networks of MPAs by 2012. At that time, the global ocean coverage of MPAs exceeded around 1%. Two years later, the Convention on Biodiversity (CBD) set a new target of 10% MPAs coverage by 2012. However, in 2010, the protected ocean area was only 2.5%. Therefore, the Convention on Biological Diversity </w:t>
      </w:r>
      <w:r w:rsidR="002332F1">
        <w:t xml:space="preserve">in 2010 </w:t>
      </w:r>
      <w:r>
        <w:t xml:space="preserve">elongated the targeted adoption year </w:t>
      </w:r>
      <w:r>
        <w:lastRenderedPageBreak/>
        <w:t xml:space="preserve">with a plan called Aichi Target 11, </w:t>
      </w:r>
      <w:r w:rsidR="002332F1">
        <w:t>which</w:t>
      </w:r>
      <w:r>
        <w:t xml:space="preserve"> called for 10% of coastal and marine areas conservation by 2020 through effectively managed, ecologically representative and well-connected systems of protected areas </w:t>
      </w:r>
      <w:r w:rsidR="005C7E44">
        <w:fldChar w:fldCharType="begin"/>
      </w:r>
      <w:r w:rsidR="003874CE">
        <w:instrText xml:space="preserve"> ADDIN ZOTERO_ITEM CSL_CITATION {"citationID":"xKzVUBhb","properties":{"formattedCitation":"({\\i{}Protected Planet}, 2020)","plainCitation":"(Protected Planet, 2020)","noteIndex":0},"citationItems":[{"id":2592,"uris":["http://zotero.org/groups/2530313/items/BTNIZTJE"],"uri":["http://zotero.org/groups/2530313/items/BTNIZTJE"],"itemData":{"id":2592,"type":"webpage","title":"Protected Planet","URL":"https://www.protectedplanet.net/marine/?#growth","accessed":{"date-parts":[["2020",8,21]]},"issued":{"date-parts":[["2020"]]}}}],"schema":"https://github.com/citation-style-language/schema/raw/master/csl-citation.json"} </w:instrText>
      </w:r>
      <w:r w:rsidR="005C7E44">
        <w:fldChar w:fldCharType="separate"/>
      </w:r>
      <w:r w:rsidR="003874CE" w:rsidRPr="003874CE">
        <w:rPr>
          <w:rFonts w:cs="Times New Roman"/>
          <w:szCs w:val="24"/>
        </w:rPr>
        <w:t>(</w:t>
      </w:r>
      <w:r w:rsidR="003874CE" w:rsidRPr="003874CE">
        <w:rPr>
          <w:rFonts w:cs="Times New Roman"/>
          <w:i/>
          <w:iCs/>
          <w:szCs w:val="24"/>
        </w:rPr>
        <w:t>Protected Planet</w:t>
      </w:r>
      <w:r w:rsidR="003874CE" w:rsidRPr="003874CE">
        <w:rPr>
          <w:rFonts w:cs="Times New Roman"/>
          <w:szCs w:val="24"/>
        </w:rPr>
        <w:t>, 2020)</w:t>
      </w:r>
      <w:r w:rsidR="005C7E44">
        <w:fldChar w:fldCharType="end"/>
      </w:r>
      <w:r>
        <w:t>. Later, many countries have established their national targets</w:t>
      </w:r>
      <w:r w:rsidR="00874306">
        <w:t xml:space="preserve"> (Fig 2)</w:t>
      </w:r>
      <w:r>
        <w:t>.</w:t>
      </w:r>
    </w:p>
    <w:p w14:paraId="37E555C1" w14:textId="3011DA14" w:rsidR="005C39F2" w:rsidRDefault="005C39F2" w:rsidP="004511F8">
      <w:pPr>
        <w:jc w:val="center"/>
      </w:pPr>
      <w:r>
        <w:rPr>
          <w:noProof/>
        </w:rPr>
        <w:drawing>
          <wp:inline distT="0" distB="0" distL="0" distR="0" wp14:anchorId="31842A50" wp14:editId="38B18103">
            <wp:extent cx="5429250" cy="3380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632" t="15472" r="18910" b="24151"/>
                    <a:stretch/>
                  </pic:blipFill>
                  <pic:spPr bwMode="auto">
                    <a:xfrm>
                      <a:off x="0" y="0"/>
                      <a:ext cx="5438243" cy="3385677"/>
                    </a:xfrm>
                    <a:prstGeom prst="rect">
                      <a:avLst/>
                    </a:prstGeom>
                    <a:ln>
                      <a:noFill/>
                    </a:ln>
                    <a:extLst>
                      <a:ext uri="{53640926-AAD7-44D8-BBD7-CCE9431645EC}">
                        <a14:shadowObscured xmlns:a14="http://schemas.microsoft.com/office/drawing/2010/main"/>
                      </a:ext>
                    </a:extLst>
                  </pic:spPr>
                </pic:pic>
              </a:graphicData>
            </a:graphic>
          </wp:inline>
        </w:drawing>
      </w:r>
    </w:p>
    <w:p w14:paraId="47C08F18" w14:textId="6DE76D9C" w:rsidR="005C39F2" w:rsidRPr="005C39F2" w:rsidRDefault="004511F8" w:rsidP="004511F8">
      <w:pPr>
        <w:pStyle w:val="Caption"/>
        <w:jc w:val="center"/>
        <w:rPr>
          <w:rFonts w:cs="Times New Roman"/>
        </w:rPr>
      </w:pPr>
      <w:bookmarkStart w:id="696" w:name="_Toc69129074"/>
      <w:r>
        <w:t xml:space="preserve">Figure </w:t>
      </w:r>
      <w:r w:rsidR="00392A65">
        <w:t>1.</w:t>
      </w:r>
      <w:r w:rsidR="00F4704C">
        <w:fldChar w:fldCharType="begin"/>
      </w:r>
      <w:r w:rsidR="00F4704C">
        <w:instrText xml:space="preserve"> SEQ Figure \* ARABIC </w:instrText>
      </w:r>
      <w:r w:rsidR="00F4704C">
        <w:fldChar w:fldCharType="separate"/>
      </w:r>
      <w:r w:rsidR="008C7628">
        <w:rPr>
          <w:noProof/>
        </w:rPr>
        <w:t>3</w:t>
      </w:r>
      <w:r w:rsidR="00F4704C">
        <w:rPr>
          <w:noProof/>
        </w:rPr>
        <w:fldChar w:fldCharType="end"/>
      </w:r>
      <w:r>
        <w:t xml:space="preserve"> </w:t>
      </w:r>
      <w:r w:rsidRPr="000D0BF0">
        <w:t>Global distribution of MPAs on national waters (Marine Conservation Institute</w:t>
      </w:r>
      <w:r>
        <w:t xml:space="preserve">, </w:t>
      </w:r>
      <w:r w:rsidRPr="000D0BF0">
        <w:t>2018)</w:t>
      </w:r>
      <w:r>
        <w:t>.</w:t>
      </w:r>
      <w:bookmarkEnd w:id="696"/>
    </w:p>
    <w:p w14:paraId="062ECE16" w14:textId="1A5BFD6C" w:rsidR="00206D6D" w:rsidRDefault="746FC056" w:rsidP="006E62EF">
      <w:r>
        <w:t xml:space="preserve">At 2016 International Union for Conservation of Nature published a recommendation based on the outcomes of Conference of the Parties to the UN Framework Convention on Climate Change (UNFCCC-CoP21), and proposed to exceed MPAs coverage to 30% by 2030 </w:t>
      </w:r>
      <w:r w:rsidR="005C7E44">
        <w:fldChar w:fldCharType="begin"/>
      </w:r>
      <w:r w:rsidR="00C72855">
        <w:instrText xml:space="preserve"> ADDIN ZOTERO_ITEM CSL_CITATION {"citationID":"Gi218uY8","properties":{"formattedCitation":"(Simard, F. et al., 2016)","plainCitation":"(Simard, F. et al., 2016)","noteIndex":0},"citationItems":[{"id":2217,"uris":["http://zotero.org/groups/2530313/items/2SW6GIJA"],"uri":["http://zotero.org/groups/2530313/items/2SW6GIJA"],"itemData":{"id":2217,"type":"report","event-place":"Gland, Switzerland","page":"52","publisher":"IUCN","publisher-place":"Gland, Switzerland","title":"Marine Protected Area and climate change: Adaptation and mitigation synergies, opportunities and challenges","author":[{"family":"Simard, F.","given":""},{"family":"Laffoley, D.","given":""},{"family":"Baxter, J.M.","given":""}],"issued":{"date-parts":[["2016"]]}}}],"schema":"https://github.com/citation-style-language/schema/raw/master/csl-citation.json"} </w:instrText>
      </w:r>
      <w:r w:rsidR="005C7E44">
        <w:fldChar w:fldCharType="separate"/>
      </w:r>
      <w:r w:rsidR="00C72855" w:rsidRPr="00C72855">
        <w:rPr>
          <w:rFonts w:cs="Times New Roman"/>
        </w:rPr>
        <w:t>(Simard, F. et al., 2016)</w:t>
      </w:r>
      <w:r w:rsidR="005C7E44">
        <w:fldChar w:fldCharType="end"/>
      </w:r>
      <w:r>
        <w:t xml:space="preserve">. The </w:t>
      </w:r>
      <w:r w:rsidR="00B607AA">
        <w:t xml:space="preserve">annual </w:t>
      </w:r>
      <w:r>
        <w:t xml:space="preserve">growth rate of MPAs is set at </w:t>
      </w:r>
      <w:r w:rsidR="00D75BB3">
        <w:t>0.34</w:t>
      </w:r>
      <w:r>
        <w:t xml:space="preserve">% </w:t>
      </w:r>
      <w:r w:rsidR="005C7E44">
        <w:fldChar w:fldCharType="begin"/>
      </w:r>
      <w:r w:rsidR="003874CE">
        <w:instrText xml:space="preserve"> ADDIN ZOTERO_ITEM CSL_CITATION {"citationID":"PaupInpR","properties":{"formattedCitation":"({\\i{}Protected Planet}, 2020)","plainCitation":"(Protected Planet, 2020)","noteIndex":0},"citationItems":[{"id":2592,"uris":["http://zotero.org/groups/2530313/items/BTNIZTJE"],"uri":["http://zotero.org/groups/2530313/items/BTNIZTJE"],"itemData":{"id":2592,"type":"webpage","title":"Protected Planet","URL":"https://www.protectedplanet.net/marine/?#growth","accessed":{"date-parts":[["2020",8,21]]},"issued":{"date-parts":[["2020"]]}}}],"schema":"https://github.com/citation-style-language/schema/raw/master/csl-citation.json"} </w:instrText>
      </w:r>
      <w:r w:rsidR="005C7E44">
        <w:fldChar w:fldCharType="separate"/>
      </w:r>
      <w:r w:rsidR="003874CE" w:rsidRPr="003874CE">
        <w:rPr>
          <w:rFonts w:cs="Times New Roman"/>
          <w:szCs w:val="24"/>
        </w:rPr>
        <w:t>(</w:t>
      </w:r>
      <w:r w:rsidR="003874CE" w:rsidRPr="003874CE">
        <w:rPr>
          <w:rFonts w:cs="Times New Roman"/>
          <w:i/>
          <w:iCs/>
          <w:szCs w:val="24"/>
        </w:rPr>
        <w:t>Protected Planet</w:t>
      </w:r>
      <w:r w:rsidR="003874CE" w:rsidRPr="003874CE">
        <w:rPr>
          <w:rFonts w:cs="Times New Roman"/>
          <w:szCs w:val="24"/>
        </w:rPr>
        <w:t>, 2020)</w:t>
      </w:r>
      <w:r w:rsidR="005C7E44">
        <w:fldChar w:fldCharType="end"/>
      </w:r>
      <w:r>
        <w:t xml:space="preserve">. </w:t>
      </w:r>
      <w:r w:rsidR="000E595C">
        <w:t>In 2020 as a part of High-Level Panel for Sustainable Ocean, 14 countries h</w:t>
      </w:r>
      <w:r w:rsidR="0079541A">
        <w:t>a</w:t>
      </w:r>
      <w:r w:rsidR="000E595C">
        <w:t xml:space="preserve">s put forward an agenda to sustainable manage 100 percent of their national water and establish 30 percent of MPAs. This single commitment account on around 30 percent of global EEZs. </w:t>
      </w:r>
      <w:r w:rsidR="006E62EF">
        <w:t xml:space="preserve">The recent conservation planning framework to prioritize highly protected MPAs in places that would result in multiple benefits today and in the future shows that we need to protect </w:t>
      </w:r>
      <w:r w:rsidR="0035775E">
        <w:t xml:space="preserve">45% of the ocean to obtain significant benefits for fishery, biodiversity and carbon conservation </w:t>
      </w:r>
      <w:r w:rsidR="0035775E">
        <w:fldChar w:fldCharType="begin"/>
      </w:r>
      <w:r w:rsidR="0035775E">
        <w:instrText xml:space="preserve"> ADDIN ZOTERO_ITEM CSL_CITATION {"citationID":"Nat2XbJ1","properties":{"formattedCitation":"(Sala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35775E">
        <w:fldChar w:fldCharType="separate"/>
      </w:r>
      <w:r w:rsidR="0035775E" w:rsidRPr="0035775E">
        <w:rPr>
          <w:rFonts w:cs="Times New Roman"/>
        </w:rPr>
        <w:t>(Sala et al., 2021)</w:t>
      </w:r>
      <w:r w:rsidR="0035775E">
        <w:fldChar w:fldCharType="end"/>
      </w:r>
      <w:r w:rsidR="0035775E">
        <w:t>.</w:t>
      </w:r>
    </w:p>
    <w:p w14:paraId="7CC6CE02" w14:textId="77777777" w:rsidR="0079541A" w:rsidRDefault="00E82272" w:rsidP="001D7F05">
      <w:r>
        <w:t xml:space="preserve">When </w:t>
      </w:r>
      <w:r w:rsidR="00283529">
        <w:t xml:space="preserve">regarding </w:t>
      </w:r>
      <w:r>
        <w:t xml:space="preserve">specifically bottom trawling activity, </w:t>
      </w:r>
      <w:r w:rsidR="00283529">
        <w:t>some countries ha</w:t>
      </w:r>
      <w:r w:rsidR="00DD7616">
        <w:t>ve</w:t>
      </w:r>
      <w:r w:rsidR="00283529">
        <w:t xml:space="preserve"> applied bans or limitations </w:t>
      </w:r>
      <w:r w:rsidR="001155BF">
        <w:t>proving</w:t>
      </w:r>
      <w:r w:rsidR="001D7F05">
        <w:t xml:space="preserve"> that bottom trawling has been considered as an unsustainable</w:t>
      </w:r>
      <w:r w:rsidR="001155BF">
        <w:t xml:space="preserve">. The banned regions include Indonesia, few regions of USA such as </w:t>
      </w:r>
      <w:r w:rsidR="00B607AA">
        <w:t xml:space="preserve">North California Current, </w:t>
      </w:r>
      <w:r w:rsidR="001155BF">
        <w:t xml:space="preserve">Hawaii, </w:t>
      </w:r>
      <w:r w:rsidR="00286F27">
        <w:t xml:space="preserve">Chile, Australia, </w:t>
      </w:r>
      <w:r w:rsidR="001155BF">
        <w:t>Bering Sea and Arctic Sea, New Zealand seamounts and hydrothermal vents, islands of Azores, Madeira and Canaries, some parts of Mediterranean and North-East Atlantic area of NEAFC</w:t>
      </w:r>
      <w:r w:rsidR="00942704">
        <w:t xml:space="preserve"> (Table 1)</w:t>
      </w:r>
      <w:r w:rsidR="001155BF">
        <w:t xml:space="preserve">. </w:t>
      </w:r>
    </w:p>
    <w:p w14:paraId="3D04B362" w14:textId="617EA005" w:rsidR="0079541A" w:rsidRDefault="0079541A" w:rsidP="00B320DB">
      <w:pPr>
        <w:pStyle w:val="Caption"/>
        <w:jc w:val="center"/>
      </w:pPr>
      <w:bookmarkStart w:id="697" w:name="_Toc66277185"/>
      <w:r>
        <w:lastRenderedPageBreak/>
        <w:t xml:space="preserve">Table </w:t>
      </w:r>
      <w:r w:rsidR="00F4704C">
        <w:fldChar w:fldCharType="begin"/>
      </w:r>
      <w:r w:rsidR="00F4704C">
        <w:instrText xml:space="preserve"> SEQ Table \* ARABIC </w:instrText>
      </w:r>
      <w:r w:rsidR="00F4704C">
        <w:fldChar w:fldCharType="separate"/>
      </w:r>
      <w:r>
        <w:rPr>
          <w:noProof/>
        </w:rPr>
        <w:t>1</w:t>
      </w:r>
      <w:r w:rsidR="00F4704C">
        <w:rPr>
          <w:noProof/>
        </w:rPr>
        <w:fldChar w:fldCharType="end"/>
      </w:r>
      <w:r w:rsidR="005221C2">
        <w:rPr>
          <w:noProof/>
        </w:rPr>
        <w:t>.1</w:t>
      </w:r>
      <w:r>
        <w:t xml:space="preserve"> Regions with bottom trawling activity bans.</w:t>
      </w:r>
      <w:bookmarkEnd w:id="697"/>
    </w:p>
    <w:tbl>
      <w:tblPr>
        <w:tblW w:w="9378" w:type="dxa"/>
        <w:jc w:val="center"/>
        <w:tblLook w:val="04A0" w:firstRow="1" w:lastRow="0" w:firstColumn="1" w:lastColumn="0" w:noHBand="0" w:noVBand="1"/>
      </w:tblPr>
      <w:tblGrid>
        <w:gridCol w:w="2710"/>
        <w:gridCol w:w="2841"/>
        <w:gridCol w:w="3827"/>
      </w:tblGrid>
      <w:tr w:rsidR="0079541A" w:rsidRPr="00942704" w14:paraId="40E91962" w14:textId="77777777" w:rsidTr="0079541A">
        <w:trPr>
          <w:trHeight w:val="290"/>
          <w:jc w:val="center"/>
        </w:trPr>
        <w:tc>
          <w:tcPr>
            <w:tcW w:w="2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28BDE" w14:textId="77777777" w:rsidR="0079541A" w:rsidRPr="00874306" w:rsidRDefault="0079541A" w:rsidP="00B4107E">
            <w:pPr>
              <w:spacing w:after="0" w:line="240" w:lineRule="auto"/>
              <w:jc w:val="left"/>
              <w:rPr>
                <w:rFonts w:eastAsia="Times New Roman" w:cs="Times New Roman"/>
                <w:b/>
                <w:bCs/>
                <w:color w:val="000000"/>
                <w:sz w:val="18"/>
                <w:szCs w:val="18"/>
                <w:lang w:eastAsia="en-US"/>
              </w:rPr>
            </w:pPr>
            <w:r w:rsidRPr="00874306">
              <w:rPr>
                <w:rFonts w:eastAsia="Times New Roman" w:cs="Times New Roman"/>
                <w:b/>
                <w:bCs/>
                <w:color w:val="000000"/>
                <w:sz w:val="18"/>
                <w:szCs w:val="18"/>
                <w:lang w:eastAsia="en-US"/>
              </w:rPr>
              <w:t>Exclusive Economic Zone</w:t>
            </w:r>
          </w:p>
        </w:tc>
        <w:tc>
          <w:tcPr>
            <w:tcW w:w="2841" w:type="dxa"/>
            <w:tcBorders>
              <w:top w:val="single" w:sz="4" w:space="0" w:color="auto"/>
              <w:left w:val="nil"/>
              <w:bottom w:val="single" w:sz="4" w:space="0" w:color="auto"/>
              <w:right w:val="single" w:sz="4" w:space="0" w:color="auto"/>
            </w:tcBorders>
            <w:shd w:val="clear" w:color="auto" w:fill="auto"/>
            <w:noWrap/>
            <w:vAlign w:val="bottom"/>
            <w:hideMark/>
          </w:tcPr>
          <w:p w14:paraId="779CB89C" w14:textId="77777777" w:rsidR="0079541A" w:rsidRPr="00874306" w:rsidRDefault="0079541A" w:rsidP="00B4107E">
            <w:pPr>
              <w:spacing w:after="0" w:line="240" w:lineRule="auto"/>
              <w:jc w:val="center"/>
              <w:rPr>
                <w:rFonts w:eastAsia="Times New Roman" w:cs="Times New Roman"/>
                <w:b/>
                <w:bCs/>
                <w:color w:val="000000"/>
                <w:sz w:val="18"/>
                <w:szCs w:val="18"/>
                <w:lang w:eastAsia="en-US"/>
              </w:rPr>
            </w:pPr>
            <w:r w:rsidRPr="00874306">
              <w:rPr>
                <w:rFonts w:eastAsia="Times New Roman" w:cs="Times New Roman"/>
                <w:b/>
                <w:bCs/>
                <w:color w:val="000000"/>
                <w:sz w:val="18"/>
                <w:szCs w:val="18"/>
                <w:lang w:eastAsia="en-US"/>
              </w:rPr>
              <w:t>EEZ banned to bottom trawling</w:t>
            </w:r>
          </w:p>
        </w:tc>
        <w:tc>
          <w:tcPr>
            <w:tcW w:w="3827" w:type="dxa"/>
            <w:tcBorders>
              <w:top w:val="single" w:sz="4" w:space="0" w:color="auto"/>
              <w:left w:val="nil"/>
              <w:bottom w:val="single" w:sz="4" w:space="0" w:color="auto"/>
              <w:right w:val="single" w:sz="4" w:space="0" w:color="auto"/>
            </w:tcBorders>
            <w:shd w:val="clear" w:color="auto" w:fill="auto"/>
            <w:noWrap/>
            <w:vAlign w:val="bottom"/>
            <w:hideMark/>
          </w:tcPr>
          <w:p w14:paraId="52632757" w14:textId="77777777" w:rsidR="0079541A" w:rsidRPr="00874306" w:rsidRDefault="0079541A" w:rsidP="00B4107E">
            <w:pPr>
              <w:spacing w:after="0" w:line="240" w:lineRule="auto"/>
              <w:jc w:val="left"/>
              <w:rPr>
                <w:rFonts w:eastAsia="Times New Roman" w:cs="Times New Roman"/>
                <w:b/>
                <w:bCs/>
                <w:color w:val="000000"/>
                <w:sz w:val="18"/>
                <w:szCs w:val="18"/>
                <w:lang w:eastAsia="en-US"/>
              </w:rPr>
            </w:pPr>
            <w:r w:rsidRPr="00874306">
              <w:rPr>
                <w:rFonts w:eastAsia="Times New Roman" w:cs="Times New Roman"/>
                <w:b/>
                <w:bCs/>
                <w:color w:val="000000"/>
                <w:sz w:val="18"/>
                <w:szCs w:val="18"/>
                <w:lang w:eastAsia="en-US"/>
              </w:rPr>
              <w:t>Source</w:t>
            </w:r>
          </w:p>
        </w:tc>
      </w:tr>
      <w:tr w:rsidR="0079541A" w:rsidRPr="00942704" w14:paraId="6263CBA4"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497FAA34"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Arctic Sea</w:t>
            </w:r>
          </w:p>
        </w:tc>
        <w:tc>
          <w:tcPr>
            <w:tcW w:w="2841" w:type="dxa"/>
            <w:tcBorders>
              <w:top w:val="nil"/>
              <w:left w:val="nil"/>
              <w:bottom w:val="single" w:sz="4" w:space="0" w:color="auto"/>
              <w:right w:val="single" w:sz="4" w:space="0" w:color="auto"/>
            </w:tcBorders>
            <w:shd w:val="clear" w:color="auto" w:fill="auto"/>
            <w:noWrap/>
            <w:vAlign w:val="bottom"/>
            <w:hideMark/>
          </w:tcPr>
          <w:p w14:paraId="41B1726B"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4F7F516E"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{"citationID":"KFr5FcBB","properties":{"formattedCitation":"(United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1D6A189B"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298834E3"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Azores</w:t>
            </w:r>
          </w:p>
        </w:tc>
        <w:tc>
          <w:tcPr>
            <w:tcW w:w="2841" w:type="dxa"/>
            <w:tcBorders>
              <w:top w:val="nil"/>
              <w:left w:val="nil"/>
              <w:bottom w:val="single" w:sz="4" w:space="0" w:color="auto"/>
              <w:right w:val="single" w:sz="4" w:space="0" w:color="auto"/>
            </w:tcBorders>
            <w:shd w:val="clear" w:color="auto" w:fill="auto"/>
            <w:noWrap/>
            <w:vAlign w:val="bottom"/>
            <w:hideMark/>
          </w:tcPr>
          <w:p w14:paraId="6961A7ED"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62742987"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t xml:space="preserve"> </w:t>
            </w: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{"citationID":"YoCEIkX9","properties":{"formattedCitation":"(United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423C2B7E"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0A3EAFC1"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Balearic Islands</w:t>
            </w:r>
          </w:p>
        </w:tc>
        <w:tc>
          <w:tcPr>
            <w:tcW w:w="2841" w:type="dxa"/>
            <w:tcBorders>
              <w:top w:val="nil"/>
              <w:left w:val="nil"/>
              <w:bottom w:val="single" w:sz="4" w:space="0" w:color="auto"/>
              <w:right w:val="single" w:sz="4" w:space="0" w:color="auto"/>
            </w:tcBorders>
            <w:shd w:val="clear" w:color="auto" w:fill="auto"/>
            <w:noWrap/>
            <w:vAlign w:val="bottom"/>
            <w:hideMark/>
          </w:tcPr>
          <w:p w14:paraId="21E9307E"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100815 ha</w:t>
            </w:r>
          </w:p>
        </w:tc>
        <w:tc>
          <w:tcPr>
            <w:tcW w:w="3827" w:type="dxa"/>
            <w:tcBorders>
              <w:top w:val="nil"/>
              <w:left w:val="nil"/>
              <w:bottom w:val="single" w:sz="4" w:space="0" w:color="auto"/>
              <w:right w:val="single" w:sz="4" w:space="0" w:color="auto"/>
            </w:tcBorders>
            <w:shd w:val="clear" w:color="auto" w:fill="auto"/>
            <w:noWrap/>
            <w:vAlign w:val="bottom"/>
            <w:hideMark/>
          </w:tcPr>
          <w:p w14:paraId="09F62027" w14:textId="77777777" w:rsidR="0079541A" w:rsidRPr="00C72855" w:rsidRDefault="0079541A" w:rsidP="00B4107E">
            <w:pPr>
              <w:spacing w:after="0" w:line="240" w:lineRule="auto"/>
              <w:jc w:val="left"/>
              <w:rPr>
                <w:rFonts w:eastAsia="Times New Roman" w:cs="Times New Roman"/>
                <w:color w:val="0563C1"/>
                <w:sz w:val="20"/>
                <w:szCs w:val="20"/>
                <w:u w:val="single"/>
                <w:lang w:eastAsia="en-US"/>
              </w:rPr>
            </w:pPr>
            <w:r w:rsidRPr="00C72855">
              <w:rPr>
                <w:sz w:val="20"/>
                <w:szCs w:val="20"/>
              </w:rPr>
              <w:fldChar w:fldCharType="begin"/>
            </w:r>
            <w:r>
              <w:rPr>
                <w:sz w:val="20"/>
                <w:szCs w:val="20"/>
              </w:rPr>
              <w:instrText xml:space="preserve"> ADDIN ZOTERO_ITEM CSL_CITATION {"citationID":"yX5EDDSb","properties":{"formattedCitation":"(Oceana, 2020b)","plainCitation":"(Oceana, 2020b)","noteIndex":0},"citationItems":[{"id":2693,"uris":["http://zotero.org/groups/2530313/items/MU4K4MWY"],"uri":["http://zotero.org/groups/2530313/items/MU4K4MWY"],"itemData":{"id":2693,"type":"webpage","title":"Cabrera","URL":"https://europe.oceana.org/en/our-work/cabrera/overview","author":[{"family":"Oceana","given":""}],"issued":{"date-parts":[["2020",9,25]]}}}],"schema":"https://github.com/citation-style-language/schema/raw/master/csl-citation.json"} </w:instrText>
            </w:r>
            <w:r w:rsidRPr="00C72855">
              <w:rPr>
                <w:sz w:val="20"/>
                <w:szCs w:val="20"/>
              </w:rPr>
              <w:fldChar w:fldCharType="separate"/>
            </w:r>
            <w:r w:rsidRPr="00152B62">
              <w:rPr>
                <w:rFonts w:cs="Times New Roman"/>
                <w:sz w:val="20"/>
              </w:rPr>
              <w:t>(Oceana, 2020b)</w:t>
            </w:r>
            <w:r w:rsidRPr="00C72855">
              <w:rPr>
                <w:sz w:val="20"/>
                <w:szCs w:val="20"/>
              </w:rPr>
              <w:fldChar w:fldCharType="end"/>
            </w:r>
          </w:p>
        </w:tc>
      </w:tr>
      <w:tr w:rsidR="0079541A" w:rsidRPr="00942704" w14:paraId="1AE1A4AB"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195D6AE0"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Bering Sea</w:t>
            </w:r>
          </w:p>
        </w:tc>
        <w:tc>
          <w:tcPr>
            <w:tcW w:w="2841" w:type="dxa"/>
            <w:tcBorders>
              <w:top w:val="nil"/>
              <w:left w:val="nil"/>
              <w:bottom w:val="single" w:sz="4" w:space="0" w:color="auto"/>
              <w:right w:val="single" w:sz="4" w:space="0" w:color="auto"/>
            </w:tcBorders>
            <w:shd w:val="clear" w:color="auto" w:fill="auto"/>
            <w:noWrap/>
            <w:vAlign w:val="bottom"/>
            <w:hideMark/>
          </w:tcPr>
          <w:p w14:paraId="2FD9CEA5"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51D95D6B"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{"citationID":"RacT15JM","properties":{"formattedCitation":"(United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5158A399"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5D7702F2"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Brazil</w:t>
            </w:r>
          </w:p>
        </w:tc>
        <w:tc>
          <w:tcPr>
            <w:tcW w:w="2841" w:type="dxa"/>
            <w:tcBorders>
              <w:top w:val="nil"/>
              <w:left w:val="nil"/>
              <w:bottom w:val="single" w:sz="4" w:space="0" w:color="auto"/>
              <w:right w:val="single" w:sz="4" w:space="0" w:color="auto"/>
            </w:tcBorders>
            <w:shd w:val="clear" w:color="auto" w:fill="auto"/>
            <w:noWrap/>
            <w:vAlign w:val="bottom"/>
            <w:hideMark/>
          </w:tcPr>
          <w:p w14:paraId="39B8DB0D"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80%</w:t>
            </w:r>
          </w:p>
        </w:tc>
        <w:tc>
          <w:tcPr>
            <w:tcW w:w="3827" w:type="dxa"/>
            <w:tcBorders>
              <w:top w:val="nil"/>
              <w:left w:val="nil"/>
              <w:bottom w:val="single" w:sz="4" w:space="0" w:color="auto"/>
              <w:right w:val="single" w:sz="4" w:space="0" w:color="auto"/>
            </w:tcBorders>
            <w:shd w:val="clear" w:color="auto" w:fill="auto"/>
            <w:noWrap/>
            <w:vAlign w:val="bottom"/>
            <w:hideMark/>
          </w:tcPr>
          <w:p w14:paraId="03B85319"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{"citationID":"rtzTknpY","properties":{"formattedCitation":"(United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0902F0E5"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5089034A"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Canada</w:t>
            </w:r>
          </w:p>
        </w:tc>
        <w:tc>
          <w:tcPr>
            <w:tcW w:w="2841" w:type="dxa"/>
            <w:tcBorders>
              <w:top w:val="nil"/>
              <w:left w:val="nil"/>
              <w:bottom w:val="single" w:sz="4" w:space="0" w:color="auto"/>
              <w:right w:val="single" w:sz="4" w:space="0" w:color="auto"/>
            </w:tcBorders>
            <w:shd w:val="clear" w:color="auto" w:fill="auto"/>
            <w:noWrap/>
            <w:vAlign w:val="bottom"/>
            <w:hideMark/>
          </w:tcPr>
          <w:p w14:paraId="33501E80"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7.8%</w:t>
            </w:r>
          </w:p>
        </w:tc>
        <w:tc>
          <w:tcPr>
            <w:tcW w:w="3827" w:type="dxa"/>
            <w:tcBorders>
              <w:top w:val="nil"/>
              <w:left w:val="nil"/>
              <w:bottom w:val="single" w:sz="4" w:space="0" w:color="auto"/>
              <w:right w:val="single" w:sz="4" w:space="0" w:color="auto"/>
            </w:tcBorders>
            <w:shd w:val="clear" w:color="auto" w:fill="auto"/>
            <w:noWrap/>
            <w:vAlign w:val="bottom"/>
            <w:hideMark/>
          </w:tcPr>
          <w:p w14:paraId="23AEEE91"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{"citationID":"oRUokZ4I","properties":{"formattedCitation":"(DeGeorge, 2018)","plainCitation":"(DeGeorge, 2018)","noteIndex":0},"citationItems":[{"id":2694,"uris":["http://zotero.org/groups/2530313/items/RKTVI2DJ"],"uri":["http://zotero.org/groups/2530313/items/RKTVI2DJ"],"itemData":{"id":2694,"type":"post-weblog","abstract":"Three new marine refuges off Nunavut’s coasts are intended to make “a lasting contribution to marine conservation in Canada” by forbidding the practice of bottom trawling or dragging by fishing boats, the Department of Fisheries and Oceans has announced. The creation of the refuges or conservation areas, which total seven off the coasts of Nunavut","container-title":"ArcticToday","language":"en-US","title":"Canadian federal regulators ban bottom trawling in Nunavut’s three new marine refuges","URL":"https://www.arctictoday.com/canadian-federal-regulators-ban-bottom-trawling-in-nunavuts-three-new-marine-refuges/","author":[{"family":"DeGeorge","given":"Krestia"}],"accessed":{"date-parts":[["2020",9,25]]},"issued":{"date-parts":[["2018",1,4]]}}}],"schema":"https://github.com/citation-style-language/schema/raw/master/csl-citation.json"} </w:instrText>
            </w:r>
            <w:r>
              <w:rPr>
                <w:rFonts w:eastAsia="Times New Roman" w:cs="Times New Roman"/>
                <w:color w:val="0563C1"/>
                <w:sz w:val="18"/>
                <w:szCs w:val="18"/>
                <w:u w:val="single"/>
                <w:lang w:eastAsia="en-US"/>
              </w:rPr>
              <w:fldChar w:fldCharType="separate"/>
            </w:r>
            <w:r w:rsidRPr="00C72855">
              <w:rPr>
                <w:rFonts w:cs="Times New Roman"/>
                <w:sz w:val="18"/>
              </w:rPr>
              <w:t>(DeGeorge, 2018)</w:t>
            </w:r>
            <w:r>
              <w:rPr>
                <w:rFonts w:eastAsia="Times New Roman" w:cs="Times New Roman"/>
                <w:color w:val="0563C1"/>
                <w:sz w:val="18"/>
                <w:szCs w:val="18"/>
                <w:u w:val="single"/>
                <w:lang w:eastAsia="en-US"/>
              </w:rPr>
              <w:fldChar w:fldCharType="end"/>
            </w:r>
          </w:p>
        </w:tc>
      </w:tr>
      <w:tr w:rsidR="0079541A" w:rsidRPr="00942704" w14:paraId="4CAB4844"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50E027DB"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Canary Islands</w:t>
            </w:r>
          </w:p>
        </w:tc>
        <w:tc>
          <w:tcPr>
            <w:tcW w:w="2841" w:type="dxa"/>
            <w:tcBorders>
              <w:top w:val="nil"/>
              <w:left w:val="nil"/>
              <w:bottom w:val="single" w:sz="4" w:space="0" w:color="auto"/>
              <w:right w:val="single" w:sz="4" w:space="0" w:color="auto"/>
            </w:tcBorders>
            <w:shd w:val="clear" w:color="auto" w:fill="auto"/>
            <w:noWrap/>
            <w:vAlign w:val="bottom"/>
            <w:hideMark/>
          </w:tcPr>
          <w:p w14:paraId="4265CBE8"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564C6AD5"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{"citationID":"xtnxbB5k","properties":{"formattedCitation":"(United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419CC295"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62003F34"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Chile</w:t>
            </w:r>
          </w:p>
        </w:tc>
        <w:tc>
          <w:tcPr>
            <w:tcW w:w="2841" w:type="dxa"/>
            <w:tcBorders>
              <w:top w:val="nil"/>
              <w:left w:val="nil"/>
              <w:bottom w:val="single" w:sz="4" w:space="0" w:color="auto"/>
              <w:right w:val="single" w:sz="4" w:space="0" w:color="auto"/>
            </w:tcBorders>
            <w:shd w:val="clear" w:color="auto" w:fill="auto"/>
            <w:noWrap/>
            <w:vAlign w:val="bottom"/>
            <w:hideMark/>
          </w:tcPr>
          <w:p w14:paraId="3E859A50"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98%</w:t>
            </w:r>
          </w:p>
        </w:tc>
        <w:tc>
          <w:tcPr>
            <w:tcW w:w="3827" w:type="dxa"/>
            <w:tcBorders>
              <w:top w:val="nil"/>
              <w:left w:val="nil"/>
              <w:bottom w:val="single" w:sz="4" w:space="0" w:color="auto"/>
              <w:right w:val="single" w:sz="4" w:space="0" w:color="auto"/>
            </w:tcBorders>
            <w:shd w:val="clear" w:color="auto" w:fill="auto"/>
            <w:noWrap/>
            <w:vAlign w:val="bottom"/>
            <w:hideMark/>
          </w:tcPr>
          <w:p w14:paraId="267DC289"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{"citationID":"armF1M9Z","properties":{"formattedCitation":"(Oceana, 2020c)","plainCitation":"(Oceana, 2020c)","noteIndex":0},"citationItems":[{"id":2696,"uris":["http://zotero.org/groups/2530313/items/GG8H9TFB"],"uri":["http://zotero.org/groups/2530313/items/GG8H9TFB"],"itemData":{"id":2696,"type":"webpage","abstract":"The Undersecretary for Fisheries and Aquaculture, Pablo Berazaluce and executive director for Oceana Chile, Liesbeth van der Meer, made a joint announcement about the decision to protect 98% of Chile’s Exclusive Economic Zone from bottom trawling. In his speech, the Undersecretary for Fisheries and Aquaculture, Pablo Berazaluce, said that “the Government of President Michelle","container-title":"Oceana","language":"en","title":"Chile protects 98% of its Exclusive Economic Zone from bottom trawling","URL":"https://oceana.org/press-center/press-releases/chile-protects-98-its-exclusive-economic-zone-bottom-trawling","author":[{"family":"Oceana","given":""}],"accessed":{"date-parts":[["2020",9,25]]},"issued":{"date-parts":[["2020",9,25]]}}}],"schema":"https://github.com/citation-style-language/schema/raw/master/csl-citation.json"} </w:instrText>
            </w:r>
            <w:r>
              <w:rPr>
                <w:rFonts w:eastAsia="Times New Roman" w:cs="Times New Roman"/>
                <w:color w:val="0563C1"/>
                <w:sz w:val="18"/>
                <w:szCs w:val="18"/>
                <w:u w:val="single"/>
                <w:lang w:eastAsia="en-US"/>
              </w:rPr>
              <w:fldChar w:fldCharType="separate"/>
            </w:r>
            <w:r w:rsidRPr="00152B62">
              <w:rPr>
                <w:rFonts w:cs="Times New Roman"/>
                <w:sz w:val="18"/>
              </w:rPr>
              <w:t>(Oceana, 2020c)</w:t>
            </w:r>
            <w:r>
              <w:rPr>
                <w:rFonts w:eastAsia="Times New Roman" w:cs="Times New Roman"/>
                <w:color w:val="0563C1"/>
                <w:sz w:val="18"/>
                <w:szCs w:val="18"/>
                <w:u w:val="single"/>
                <w:lang w:eastAsia="en-US"/>
              </w:rPr>
              <w:fldChar w:fldCharType="end"/>
            </w:r>
          </w:p>
        </w:tc>
      </w:tr>
      <w:tr w:rsidR="0079541A" w:rsidRPr="00942704" w14:paraId="09665FD1"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35E1AC8A"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China (Hong-Kong)</w:t>
            </w:r>
          </w:p>
        </w:tc>
        <w:tc>
          <w:tcPr>
            <w:tcW w:w="2841" w:type="dxa"/>
            <w:tcBorders>
              <w:top w:val="nil"/>
              <w:left w:val="nil"/>
              <w:bottom w:val="single" w:sz="4" w:space="0" w:color="auto"/>
              <w:right w:val="single" w:sz="4" w:space="0" w:color="auto"/>
            </w:tcBorders>
            <w:shd w:val="clear" w:color="auto" w:fill="auto"/>
            <w:noWrap/>
            <w:vAlign w:val="bottom"/>
            <w:hideMark/>
          </w:tcPr>
          <w:p w14:paraId="2DA4FEE1"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170000 ha</w:t>
            </w:r>
          </w:p>
        </w:tc>
        <w:tc>
          <w:tcPr>
            <w:tcW w:w="3827" w:type="dxa"/>
            <w:tcBorders>
              <w:top w:val="nil"/>
              <w:left w:val="nil"/>
              <w:bottom w:val="single" w:sz="4" w:space="0" w:color="auto"/>
              <w:right w:val="single" w:sz="4" w:space="0" w:color="auto"/>
            </w:tcBorders>
            <w:shd w:val="clear" w:color="auto" w:fill="auto"/>
            <w:noWrap/>
            <w:vAlign w:val="bottom"/>
            <w:hideMark/>
          </w:tcPr>
          <w:p w14:paraId="2DD2C1ED"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{"citationID":"rRmVykDO","properties":{"formattedCitation":"(Tao et al., 2018)","plainCitation":"(Tao et al., 2018)","noteIndex":0},"citationItems":[{"id":2618,"uris":["http://zotero.org/groups/2530313/items/5ZAQXNJH"],"uri":["http://zotero.org/groups/2530313/items/5ZAQXNJH"],"itemData":{"id":2618,"type":"article-journal","abstract":"Intensive trawling activities in Hong Kong waters have seriously depleted fishery resources and damaged marine benthic habitats over the last four decades. To minimize further destruction and rehabilitate fishery resources, the Hong Kong Government implemented a permanent territory-wide trawling closure on 31 December 2012. Such a trawl ban creates a unique opportunity to investigate recoveries in ecosystem structure and function following a major shift in disturbance regime by removing impacts from a major gear. This study was designed to test the hypothesis that dominant predatory mantis shrimps, including Harpiosquilla harpax, Miyakella nepa, Oratosquillina interrupta, and Oratosquilla oratoria would show signs of recovery following the trawl ban. Their population dynamics were investigated before and after the trawl ban. The results showed that their mean weight, mean carapace length and proportion of large-sized individuals increased significantly 3.5 years after the trawl ban, whilst their abundance, biomass and maximum length remained unchanged. This study suggests that the stomatopod assemblage in the human-dominated Hong Kong waters shows some initial signs of possible recovery following the trawl ban but also highlights the complexity of implementing fishery management and detecting changes resulted from management measures in a heavily urbanized seascape where many biotic and abiotic factors can influence their population dynamics.","container-title":"Scientific Reports","DOI":"10.1038/s41598-018-35804-7","ISSN":"2045-2322","issue":"1","language":"en","note":"number: 1\npublisher: Nature Publishing Group","page":"17876","source":"www.nature.com","title":"Trawl ban in a heavily exploited marine environment: Responses in population dynamics of four stomatopod species","title-short":"Trawl ban in a heavily exploited marine environment","volume":"8","author":[{"family":"Tao","given":"Lily S. R."},{"family":"Lui","given":"Karen K. Y."},{"family":"Lau","given":"Edward T. C."},{"family":"Ho","given":"Kevin K. Y."},{"family":"Mak","given":"Yanny K. Y."},{"family":"Sadovy de Mitcheson","given":"Yvonne"},{"family":"Leung","given":"Kenneth M. Y."}],"issued":{"date-parts":[["2018",12,14]]}}}],"schema":"https://github.com/citation-style-language/schema/raw/master/csl-citation.json"}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(Tao et al., 2018)</w:t>
            </w:r>
            <w:r>
              <w:rPr>
                <w:rFonts w:eastAsia="Times New Roman" w:cs="Times New Roman"/>
                <w:color w:val="000000"/>
                <w:sz w:val="18"/>
                <w:szCs w:val="18"/>
                <w:lang w:eastAsia="en-US"/>
              </w:rPr>
              <w:fldChar w:fldCharType="end"/>
            </w:r>
          </w:p>
        </w:tc>
      </w:tr>
      <w:tr w:rsidR="0079541A" w:rsidRPr="00942704" w14:paraId="7F04B10E"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377689AD"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Costa Rica (Pacific)</w:t>
            </w:r>
          </w:p>
        </w:tc>
        <w:tc>
          <w:tcPr>
            <w:tcW w:w="2841" w:type="dxa"/>
            <w:tcBorders>
              <w:top w:val="nil"/>
              <w:left w:val="nil"/>
              <w:bottom w:val="single" w:sz="4" w:space="0" w:color="auto"/>
              <w:right w:val="single" w:sz="4" w:space="0" w:color="auto"/>
            </w:tcBorders>
            <w:shd w:val="clear" w:color="auto" w:fill="auto"/>
            <w:noWrap/>
            <w:vAlign w:val="bottom"/>
            <w:hideMark/>
          </w:tcPr>
          <w:p w14:paraId="598C86E4"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12%</w:t>
            </w:r>
          </w:p>
        </w:tc>
        <w:tc>
          <w:tcPr>
            <w:tcW w:w="3827" w:type="dxa"/>
            <w:tcBorders>
              <w:top w:val="nil"/>
              <w:left w:val="nil"/>
              <w:bottom w:val="single" w:sz="4" w:space="0" w:color="auto"/>
              <w:right w:val="single" w:sz="4" w:space="0" w:color="auto"/>
            </w:tcBorders>
            <w:shd w:val="clear" w:color="auto" w:fill="auto"/>
            <w:noWrap/>
            <w:vAlign w:val="center"/>
            <w:hideMark/>
          </w:tcPr>
          <w:p w14:paraId="7F1FB8E2"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{"citationID":"U8xP7Gic","properties":{"formattedCitation":"(Sullivan, 2013)","plainCitation":"(Sullivan, 2013)","noteIndex":0},"citationItems":[{"id":2698,"uris":["http://zotero.org/groups/2530313/items/RRQRV9PE"],"uri":["http://zotero.org/groups/2530313/items/RRQRV9PE"],"itemData":{"id":2698,"type":"webpage","abstract":"We are excited to share some great news out of our international offices – Costa Rica has banned the use of trawl nets to catch shrimp throughout the country! Trawl nets destroy our oceans -- ripping up the seafloor, razing coral reefs, and catching huge amounts of marine creatures as bycatch – so this ruling is a major victory for our oceans. It’s estimated that 871,000 tons of bony fishes, sharks, and rays were caught in Costa Rica as incidental bycatch of shrimp trawling between 1950 and 2008.","container-title":"Oceana USA","language":"en","note":"Last Modified: 2016-08-25T17:33-04:00","title":"Bien Hecho! Costa Rica Bans Shrimp Trawl Nets","URL":"https://usa.oceana.org/blog/bien-hecho-costa-rica-bans-shrimp-trawl-nets","author":[{"family":"Sullivan","given":"Justine"}],"accessed":{"date-parts":[["2020",9,25]]},"issued":{"date-parts":[["2013",8,12]]}}}],"schema":"https://github.com/citation-style-language/schema/raw/master/csl-citation.json"} </w:instrText>
            </w:r>
            <w:r>
              <w:rPr>
                <w:rFonts w:eastAsia="Times New Roman" w:cs="Times New Roman"/>
                <w:color w:val="0563C1"/>
                <w:sz w:val="18"/>
                <w:szCs w:val="18"/>
                <w:u w:val="single"/>
                <w:lang w:eastAsia="en-US"/>
              </w:rPr>
              <w:fldChar w:fldCharType="separate"/>
            </w:r>
            <w:r w:rsidRPr="00C72855">
              <w:rPr>
                <w:rFonts w:cs="Times New Roman"/>
                <w:sz w:val="18"/>
              </w:rPr>
              <w:t>(Sullivan, 2013)</w:t>
            </w:r>
            <w:r>
              <w:rPr>
                <w:rFonts w:eastAsia="Times New Roman" w:cs="Times New Roman"/>
                <w:color w:val="0563C1"/>
                <w:sz w:val="18"/>
                <w:szCs w:val="18"/>
                <w:u w:val="single"/>
                <w:lang w:eastAsia="en-US"/>
              </w:rPr>
              <w:fldChar w:fldCharType="end"/>
            </w:r>
          </w:p>
        </w:tc>
      </w:tr>
      <w:tr w:rsidR="0079541A" w:rsidRPr="00942704" w14:paraId="1AE13C97"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72096922"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Denmark</w:t>
            </w:r>
          </w:p>
        </w:tc>
        <w:tc>
          <w:tcPr>
            <w:tcW w:w="2841" w:type="dxa"/>
            <w:tcBorders>
              <w:top w:val="nil"/>
              <w:left w:val="nil"/>
              <w:bottom w:val="single" w:sz="4" w:space="0" w:color="auto"/>
              <w:right w:val="single" w:sz="4" w:space="0" w:color="auto"/>
            </w:tcBorders>
            <w:shd w:val="clear" w:color="auto" w:fill="auto"/>
            <w:noWrap/>
            <w:vAlign w:val="bottom"/>
            <w:hideMark/>
          </w:tcPr>
          <w:p w14:paraId="6E1331B6"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6%</w:t>
            </w:r>
          </w:p>
        </w:tc>
        <w:tc>
          <w:tcPr>
            <w:tcW w:w="3827" w:type="dxa"/>
            <w:tcBorders>
              <w:top w:val="nil"/>
              <w:left w:val="nil"/>
              <w:bottom w:val="single" w:sz="4" w:space="0" w:color="auto"/>
              <w:right w:val="single" w:sz="4" w:space="0" w:color="auto"/>
            </w:tcBorders>
            <w:shd w:val="clear" w:color="auto" w:fill="auto"/>
            <w:noWrap/>
            <w:vAlign w:val="bottom"/>
            <w:hideMark/>
          </w:tcPr>
          <w:p w14:paraId="716716C3"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{"citationID":"SYOhPwY9","properties":{"formattedCitation":"(United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0C023D31"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4DDE292C"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France (Mediterranean)</w:t>
            </w:r>
          </w:p>
        </w:tc>
        <w:tc>
          <w:tcPr>
            <w:tcW w:w="2841" w:type="dxa"/>
            <w:tcBorders>
              <w:top w:val="nil"/>
              <w:left w:val="nil"/>
              <w:bottom w:val="single" w:sz="4" w:space="0" w:color="auto"/>
              <w:right w:val="single" w:sz="4" w:space="0" w:color="auto"/>
            </w:tcBorders>
            <w:shd w:val="clear" w:color="auto" w:fill="auto"/>
            <w:noWrap/>
            <w:vAlign w:val="bottom"/>
            <w:hideMark/>
          </w:tcPr>
          <w:p w14:paraId="5EDE5F4A"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3%</w:t>
            </w:r>
          </w:p>
        </w:tc>
        <w:tc>
          <w:tcPr>
            <w:tcW w:w="3827" w:type="dxa"/>
            <w:tcBorders>
              <w:top w:val="nil"/>
              <w:left w:val="nil"/>
              <w:bottom w:val="single" w:sz="4" w:space="0" w:color="auto"/>
              <w:right w:val="single" w:sz="4" w:space="0" w:color="auto"/>
            </w:tcBorders>
            <w:shd w:val="clear" w:color="000000" w:fill="FFFFFF"/>
            <w:noWrap/>
            <w:vAlign w:val="center"/>
            <w:hideMark/>
          </w:tcPr>
          <w:p w14:paraId="13FA7FB7"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{"citationID":"lIvijFO6","properties":{"formattedCitation":"(The European Parliament, 2019)","plainCitation":"(The European Parliament, 2019)","noteIndex":0},"citationItems":[{"id":2702,"uris":["http://zotero.org/groups/2530313/items/T763EQ8K"],"uri":["http://zotero.org/groups/2530313/items/T763EQ8K"],"itemData":{"id":2702,"type":"report","number":"508/2014","title":"REGULATION (EU) 2019/1022 OF THE EUROPEAN PARLIAMENT AND OF THE COUNCIL of 20 June 2019 establishing a multiannual plan for the fisheries exploiting demersal stocks in the western Mediterranean Sea and amending Regulation (EU) No 508/2014","author":[{"family":"The European Parliament","given":""}],"issued":{"date-parts":[["2019",6,20]]}}}],"schema":"https://github.com/citation-style-language/schema/raw/master/csl-citation.json"} </w:instrText>
            </w:r>
            <w:r>
              <w:rPr>
                <w:rFonts w:eastAsia="Times New Roman" w:cs="Times New Roman"/>
                <w:color w:val="0563C1"/>
                <w:sz w:val="18"/>
                <w:szCs w:val="18"/>
                <w:u w:val="single"/>
                <w:lang w:eastAsia="en-US"/>
              </w:rPr>
              <w:fldChar w:fldCharType="separate"/>
            </w:r>
            <w:r w:rsidRPr="00563509">
              <w:rPr>
                <w:rFonts w:cs="Times New Roman"/>
                <w:sz w:val="18"/>
              </w:rPr>
              <w:t>(The European Parliament, 2019)</w:t>
            </w:r>
            <w:r>
              <w:rPr>
                <w:rFonts w:eastAsia="Times New Roman" w:cs="Times New Roman"/>
                <w:color w:val="0563C1"/>
                <w:sz w:val="18"/>
                <w:szCs w:val="18"/>
                <w:u w:val="single"/>
                <w:lang w:eastAsia="en-US"/>
              </w:rPr>
              <w:fldChar w:fldCharType="end"/>
            </w:r>
          </w:p>
        </w:tc>
      </w:tr>
      <w:tr w:rsidR="0079541A" w:rsidRPr="00942704" w14:paraId="29DCC44F"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4CF22CA2"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Greenland</w:t>
            </w:r>
          </w:p>
        </w:tc>
        <w:tc>
          <w:tcPr>
            <w:tcW w:w="2841" w:type="dxa"/>
            <w:tcBorders>
              <w:top w:val="nil"/>
              <w:left w:val="nil"/>
              <w:bottom w:val="single" w:sz="4" w:space="0" w:color="auto"/>
              <w:right w:val="single" w:sz="4" w:space="0" w:color="auto"/>
            </w:tcBorders>
            <w:shd w:val="clear" w:color="auto" w:fill="auto"/>
            <w:noWrap/>
            <w:vAlign w:val="bottom"/>
            <w:hideMark/>
          </w:tcPr>
          <w:p w14:paraId="01A726A9"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6%</w:t>
            </w:r>
          </w:p>
        </w:tc>
        <w:tc>
          <w:tcPr>
            <w:tcW w:w="3827" w:type="dxa"/>
            <w:tcBorders>
              <w:top w:val="nil"/>
              <w:left w:val="nil"/>
              <w:bottom w:val="single" w:sz="4" w:space="0" w:color="auto"/>
              <w:right w:val="single" w:sz="4" w:space="0" w:color="auto"/>
            </w:tcBorders>
            <w:shd w:val="clear" w:color="auto" w:fill="auto"/>
            <w:noWrap/>
            <w:vAlign w:val="bottom"/>
            <w:hideMark/>
          </w:tcPr>
          <w:p w14:paraId="0482D2C7"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{"citationID":"tnpRZpJK","properties":{"formattedCitation":"(United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3F919855"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1563C986"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Hawaii</w:t>
            </w:r>
          </w:p>
        </w:tc>
        <w:tc>
          <w:tcPr>
            <w:tcW w:w="2841" w:type="dxa"/>
            <w:tcBorders>
              <w:top w:val="nil"/>
              <w:left w:val="nil"/>
              <w:bottom w:val="single" w:sz="4" w:space="0" w:color="auto"/>
              <w:right w:val="single" w:sz="4" w:space="0" w:color="auto"/>
            </w:tcBorders>
            <w:shd w:val="clear" w:color="auto" w:fill="auto"/>
            <w:noWrap/>
            <w:vAlign w:val="bottom"/>
            <w:hideMark/>
          </w:tcPr>
          <w:p w14:paraId="3036E46C"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44E5D10C"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{"citationID":"7cSmZ4yC","properties":{"formattedCitation":"(United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64AA7902"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4F8DC44D"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Indonesia</w:t>
            </w:r>
          </w:p>
        </w:tc>
        <w:tc>
          <w:tcPr>
            <w:tcW w:w="2841" w:type="dxa"/>
            <w:tcBorders>
              <w:top w:val="nil"/>
              <w:left w:val="nil"/>
              <w:bottom w:val="single" w:sz="4" w:space="0" w:color="auto"/>
              <w:right w:val="single" w:sz="4" w:space="0" w:color="auto"/>
            </w:tcBorders>
            <w:shd w:val="clear" w:color="auto" w:fill="auto"/>
            <w:noWrap/>
            <w:vAlign w:val="bottom"/>
            <w:hideMark/>
          </w:tcPr>
          <w:p w14:paraId="0CB0AC7F"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6%</w:t>
            </w:r>
          </w:p>
        </w:tc>
        <w:tc>
          <w:tcPr>
            <w:tcW w:w="3827" w:type="dxa"/>
            <w:tcBorders>
              <w:top w:val="nil"/>
              <w:left w:val="nil"/>
              <w:bottom w:val="single" w:sz="4" w:space="0" w:color="auto"/>
              <w:right w:val="single" w:sz="4" w:space="0" w:color="auto"/>
            </w:tcBorders>
            <w:shd w:val="clear" w:color="auto" w:fill="auto"/>
            <w:noWrap/>
            <w:vAlign w:val="center"/>
            <w:hideMark/>
          </w:tcPr>
          <w:p w14:paraId="70D6348A"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{"citationID":"oN4DPTLE","properties":{"formattedCitation":"(Panggabean et al., 2016)","plainCitation":"(Panggabean et al., 2016)","noteIndex":0},"citationItems":[{"id":2707,"uris":["http://zotero.org/groups/2530313/items/Y4PYE9WP"],"uri":["http://zotero.org/groups/2530313/items/Y4PYE9WP"],"itemData":{"id":2707,"type":"article-journal","abstract":"In accordance with the mandate of the Minister of Marine and Fisheries No. 2 / PERMEN-KP / 2015 on the Prohibition of the Use of Fish trawls and seine nets that the use of fishing gear trawls and seine nets in Regional Fisheries Management of the Republic of Indonesia has resulting in declining fish resources and threatening environmental sustainability of fish resources, but the implementation of the ministerial decree raises the pros and cons among fishermen in Indonesia, especially in Sibolga City. Therefore , this thesis seeks to analyze the regulation of the Minister of Marine and Fisheries No. 2 / PERMEN-KP / 2015 on the Prohibition of the Use of Fish trawls and seine nets the trawl fishery business by fishermen in Sibolga with a view of the aspects of the law itself and the destination aspects of the welfare state.","container-title":"USU Law Journal","ISSN":"2339-255X","issue":"4","language":"id","note":"publisher: University of North Sumatra","page":"164908","source":"www.neliti.com","title":"Implementasi Peraturan Menteri Kelautan dan Perikanan No. 2/permen-kp/2015 Tentang Larangan Penggunaan Alat Penangkapan Ikan Pukat Hela (Trawls) dan Pukat Tarik (Seine Nets) terhadap USAha Perikanan Tangkap oleh Nelayan di Sibolga","volume":"4","author":[{"family":"Panggabean","given":"Sriayu Aritha"},{"family":"Suhaidi","given":"Suhaidi"},{"family":"Leviza","given":"Jelly"},{"family":"Barus","given":"Utari Maharany"}],"issued":{"date-parts":[["2016"]]}}}],"schema":"https://github.com/citation-style-language/schema/raw/master/csl-citation.json"} </w:instrText>
            </w:r>
            <w:r>
              <w:rPr>
                <w:rFonts w:eastAsia="Times New Roman" w:cs="Times New Roman"/>
                <w:color w:val="0563C1"/>
                <w:sz w:val="18"/>
                <w:szCs w:val="18"/>
                <w:u w:val="single"/>
                <w:lang w:eastAsia="en-US"/>
              </w:rPr>
              <w:fldChar w:fldCharType="separate"/>
            </w:r>
            <w:r w:rsidRPr="00563509">
              <w:rPr>
                <w:rFonts w:cs="Times New Roman"/>
                <w:sz w:val="18"/>
              </w:rPr>
              <w:t>(Panggabean et al., 2016)</w:t>
            </w:r>
            <w:r>
              <w:rPr>
                <w:rFonts w:eastAsia="Times New Roman" w:cs="Times New Roman"/>
                <w:color w:val="0563C1"/>
                <w:sz w:val="18"/>
                <w:szCs w:val="18"/>
                <w:u w:val="single"/>
                <w:lang w:eastAsia="en-US"/>
              </w:rPr>
              <w:fldChar w:fldCharType="end"/>
            </w:r>
          </w:p>
        </w:tc>
      </w:tr>
      <w:tr w:rsidR="0079541A" w:rsidRPr="00942704" w14:paraId="39265664"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7AF12AB3"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Iran</w:t>
            </w:r>
          </w:p>
        </w:tc>
        <w:tc>
          <w:tcPr>
            <w:tcW w:w="2841" w:type="dxa"/>
            <w:tcBorders>
              <w:top w:val="nil"/>
              <w:left w:val="nil"/>
              <w:bottom w:val="single" w:sz="4" w:space="0" w:color="auto"/>
              <w:right w:val="single" w:sz="4" w:space="0" w:color="auto"/>
            </w:tcBorders>
            <w:shd w:val="clear" w:color="auto" w:fill="auto"/>
            <w:noWrap/>
            <w:vAlign w:val="bottom"/>
            <w:hideMark/>
          </w:tcPr>
          <w:p w14:paraId="1100013A"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center"/>
            <w:hideMark/>
          </w:tcPr>
          <w:p w14:paraId="483BCCA3"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{"citationID":"RJpjsMMD","properties":{"formattedCitation":"({\\i{}Iran Bans Trawling in Persian Gulf}, 2020)","plainCitation":"(Iran Bans Trawling in Persian Gulf, 2020)","noteIndex":0},"citationItems":[{"id":2710,"uris":["http://zotero.org/groups/2530313/items/CTXB9IE6"],"uri":["http://zotero.org/groups/2530313/items/CTXB9IE6"],"itemData":{"id":2710,"type":"webpage","abstract":"TEHRAN – The Department of Environment (DOE) has banned any trawling in the Persian Gulf, ISNA quoted Ahmad Reza Lahijanzadeh, deputy chief of the DOE for the marine environment, as saying on Monday.","container-title":"Tehran Times","language":"en","note":"section: Society","title":"Iran bans trawling in Persian Gulf","URL":"https://www.tehrantimes.com/news/450842/Iran-bans-trawling-in-Persian-Gulf","accessed":{"date-parts":[["2020",9,25]]},"issued":{"date-parts":[["2020",8,3]]}}}],"schema":"https://github.com/citation-style-language/schema/raw/master/csl-citation.json"} </w:instrText>
            </w:r>
            <w:r>
              <w:rPr>
                <w:rFonts w:eastAsia="Times New Roman" w:cs="Times New Roman"/>
                <w:color w:val="0563C1"/>
                <w:sz w:val="18"/>
                <w:szCs w:val="18"/>
                <w:u w:val="single"/>
                <w:lang w:eastAsia="en-US"/>
              </w:rPr>
              <w:fldChar w:fldCharType="separate"/>
            </w:r>
            <w:r w:rsidRPr="00563509">
              <w:rPr>
                <w:rFonts w:cs="Times New Roman"/>
                <w:sz w:val="18"/>
                <w:szCs w:val="24"/>
              </w:rPr>
              <w:t>(</w:t>
            </w:r>
            <w:r w:rsidRPr="00563509">
              <w:rPr>
                <w:rFonts w:cs="Times New Roman"/>
                <w:i/>
                <w:iCs/>
                <w:sz w:val="18"/>
                <w:szCs w:val="24"/>
              </w:rPr>
              <w:t>Iran Bans Trawling in Persian Gulf</w:t>
            </w:r>
            <w:r w:rsidRPr="00563509">
              <w:rPr>
                <w:rFonts w:cs="Times New Roman"/>
                <w:sz w:val="18"/>
                <w:szCs w:val="24"/>
              </w:rPr>
              <w:t>, 2020)</w:t>
            </w:r>
            <w:r>
              <w:rPr>
                <w:rFonts w:eastAsia="Times New Roman" w:cs="Times New Roman"/>
                <w:color w:val="0563C1"/>
                <w:sz w:val="18"/>
                <w:szCs w:val="18"/>
                <w:u w:val="single"/>
                <w:lang w:eastAsia="en-US"/>
              </w:rPr>
              <w:fldChar w:fldCharType="end"/>
            </w:r>
          </w:p>
        </w:tc>
      </w:tr>
      <w:tr w:rsidR="0079541A" w:rsidRPr="00942704" w14:paraId="1317A1D8"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0ECD179E"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Israel</w:t>
            </w:r>
          </w:p>
        </w:tc>
        <w:tc>
          <w:tcPr>
            <w:tcW w:w="2841" w:type="dxa"/>
            <w:tcBorders>
              <w:top w:val="nil"/>
              <w:left w:val="nil"/>
              <w:bottom w:val="single" w:sz="4" w:space="0" w:color="auto"/>
              <w:right w:val="single" w:sz="4" w:space="0" w:color="auto"/>
            </w:tcBorders>
            <w:shd w:val="clear" w:color="auto" w:fill="auto"/>
            <w:noWrap/>
            <w:vAlign w:val="bottom"/>
            <w:hideMark/>
          </w:tcPr>
          <w:p w14:paraId="6D0FC157"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2%</w:t>
            </w:r>
          </w:p>
        </w:tc>
        <w:tc>
          <w:tcPr>
            <w:tcW w:w="3827" w:type="dxa"/>
            <w:tcBorders>
              <w:top w:val="nil"/>
              <w:left w:val="nil"/>
              <w:bottom w:val="single" w:sz="4" w:space="0" w:color="auto"/>
              <w:right w:val="single" w:sz="4" w:space="0" w:color="auto"/>
            </w:tcBorders>
            <w:shd w:val="clear" w:color="000000" w:fill="FFFFFF"/>
            <w:noWrap/>
            <w:vAlign w:val="center"/>
            <w:hideMark/>
          </w:tcPr>
          <w:p w14:paraId="1079289C"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{"citationID":"6ixHveAe","properties":{"formattedCitation":"(The European Parliament, 2006)","plainCitation":"(The European Parliament, 2006)","noteIndex":0},"citationItems":[{"id":2704,"uris":["http://zotero.org/groups/2530313/items/U4XRR7RR"],"uri":["http://zotero.org/groups/2530313/items/U4XRR7RR"],"itemData":{"id":2704,"type":"report","title":"Council Regulation (EC) No 1967/2006 of 21 December 2006 concerning management measures for the sustainable exploitation of fishery resources in the Mediterranean Sea, amending Regulation (EEC) No 2847/93 and repealing Regulation (EC) No 1626/94","author":[{"family":"The European Parliament","given":""}],"issued":{"date-parts":[["2006",12,21]]}}}],"schema":"https://github.com/citation-style-language/schema/raw/master/csl-citation.json"} </w:instrText>
            </w:r>
            <w:r>
              <w:rPr>
                <w:rFonts w:eastAsia="Times New Roman" w:cs="Times New Roman"/>
                <w:color w:val="0563C1"/>
                <w:sz w:val="18"/>
                <w:szCs w:val="18"/>
                <w:u w:val="single"/>
                <w:lang w:eastAsia="en-US"/>
              </w:rPr>
              <w:fldChar w:fldCharType="separate"/>
            </w:r>
            <w:r w:rsidRPr="00563509">
              <w:rPr>
                <w:rFonts w:cs="Times New Roman"/>
                <w:sz w:val="18"/>
              </w:rPr>
              <w:t>(The European Parliament, 2006)</w:t>
            </w:r>
            <w:r>
              <w:rPr>
                <w:rFonts w:eastAsia="Times New Roman" w:cs="Times New Roman"/>
                <w:color w:val="0563C1"/>
                <w:sz w:val="18"/>
                <w:szCs w:val="18"/>
                <w:u w:val="single"/>
                <w:lang w:eastAsia="en-US"/>
              </w:rPr>
              <w:fldChar w:fldCharType="end"/>
            </w:r>
          </w:p>
        </w:tc>
      </w:tr>
      <w:tr w:rsidR="0079541A" w:rsidRPr="00942704" w14:paraId="55EE03C4"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0CA8A5A7"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Japan</w:t>
            </w:r>
          </w:p>
        </w:tc>
        <w:tc>
          <w:tcPr>
            <w:tcW w:w="2841" w:type="dxa"/>
            <w:tcBorders>
              <w:top w:val="nil"/>
              <w:left w:val="nil"/>
              <w:bottom w:val="single" w:sz="4" w:space="0" w:color="auto"/>
              <w:right w:val="single" w:sz="4" w:space="0" w:color="auto"/>
            </w:tcBorders>
            <w:shd w:val="clear" w:color="auto" w:fill="auto"/>
            <w:noWrap/>
            <w:vAlign w:val="bottom"/>
            <w:hideMark/>
          </w:tcPr>
          <w:p w14:paraId="3CE7A467"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1D9AC7C1"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{"citationID":"Q1H7PCBl","properties":{"formattedCitation":"(United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7A6E40F4"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27134913"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Kiribati</w:t>
            </w:r>
          </w:p>
        </w:tc>
        <w:tc>
          <w:tcPr>
            <w:tcW w:w="2841" w:type="dxa"/>
            <w:tcBorders>
              <w:top w:val="nil"/>
              <w:left w:val="nil"/>
              <w:bottom w:val="single" w:sz="4" w:space="0" w:color="auto"/>
              <w:right w:val="single" w:sz="4" w:space="0" w:color="auto"/>
            </w:tcBorders>
            <w:shd w:val="clear" w:color="auto" w:fill="auto"/>
            <w:noWrap/>
            <w:vAlign w:val="bottom"/>
            <w:hideMark/>
          </w:tcPr>
          <w:p w14:paraId="29E733B2"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40825000 ha</w:t>
            </w:r>
          </w:p>
        </w:tc>
        <w:tc>
          <w:tcPr>
            <w:tcW w:w="3827" w:type="dxa"/>
            <w:tcBorders>
              <w:top w:val="nil"/>
              <w:left w:val="nil"/>
              <w:bottom w:val="single" w:sz="4" w:space="0" w:color="auto"/>
              <w:right w:val="single" w:sz="4" w:space="0" w:color="auto"/>
            </w:tcBorders>
            <w:shd w:val="clear" w:color="auto" w:fill="auto"/>
            <w:noWrap/>
            <w:vAlign w:val="bottom"/>
            <w:hideMark/>
          </w:tcPr>
          <w:p w14:paraId="25B70CAE"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{"citationID":"C3Uf2gHj","properties":{"formattedCitation":"({\\i{}Marine Protected Areas Atlas}, 2020)","plainCitation":"(Marine Protected Areas Atlas, 2020)","noteIndex":0},"citationItems":[{"id":2591,"uris":["http://zotero.org/groups/2530313/items/3ITXYB6V"],"uri":["http://zotero.org/groups/2530313/items/3ITXYB6V"],"itemData":{"id":2591,"type":"webpage","title":"Marine Protected Areas Atlas","URL":"http://www.mpatlas.org/map/mpas/","issued":{"date-parts":[["2020",8,21]]}}}],"schema":"https://github.com/citation-style-language/schema/raw/master/csl-citation.json"} </w:instrText>
            </w:r>
            <w:r>
              <w:rPr>
                <w:rFonts w:eastAsia="Times New Roman" w:cs="Times New Roman"/>
                <w:color w:val="0563C1"/>
                <w:sz w:val="18"/>
                <w:szCs w:val="18"/>
                <w:u w:val="single"/>
                <w:lang w:eastAsia="en-US"/>
              </w:rPr>
              <w:fldChar w:fldCharType="separate"/>
            </w:r>
            <w:r w:rsidRPr="003874CE">
              <w:rPr>
                <w:rFonts w:cs="Times New Roman"/>
                <w:sz w:val="18"/>
                <w:szCs w:val="24"/>
              </w:rPr>
              <w:t>(</w:t>
            </w:r>
            <w:r w:rsidRPr="003874CE">
              <w:rPr>
                <w:rFonts w:cs="Times New Roman"/>
                <w:i/>
                <w:iCs/>
                <w:sz w:val="18"/>
                <w:szCs w:val="24"/>
              </w:rPr>
              <w:t>Marine Protected Areas Atlas</w:t>
            </w:r>
            <w:r w:rsidRPr="003874CE">
              <w:rPr>
                <w:rFonts w:cs="Times New Roman"/>
                <w:sz w:val="18"/>
                <w:szCs w:val="24"/>
              </w:rPr>
              <w:t>, 2020)</w:t>
            </w:r>
            <w:r>
              <w:rPr>
                <w:rFonts w:eastAsia="Times New Roman" w:cs="Times New Roman"/>
                <w:color w:val="0563C1"/>
                <w:sz w:val="18"/>
                <w:szCs w:val="18"/>
                <w:u w:val="single"/>
                <w:lang w:eastAsia="en-US"/>
              </w:rPr>
              <w:fldChar w:fldCharType="end"/>
            </w:r>
          </w:p>
        </w:tc>
      </w:tr>
      <w:tr w:rsidR="0079541A" w:rsidRPr="00942704" w14:paraId="6497051C"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72BED75C"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Latvia</w:t>
            </w:r>
          </w:p>
        </w:tc>
        <w:tc>
          <w:tcPr>
            <w:tcW w:w="2841" w:type="dxa"/>
            <w:tcBorders>
              <w:top w:val="nil"/>
              <w:left w:val="nil"/>
              <w:bottom w:val="single" w:sz="4" w:space="0" w:color="auto"/>
              <w:right w:val="single" w:sz="4" w:space="0" w:color="auto"/>
            </w:tcBorders>
            <w:shd w:val="clear" w:color="auto" w:fill="auto"/>
            <w:noWrap/>
            <w:vAlign w:val="bottom"/>
            <w:hideMark/>
          </w:tcPr>
          <w:p w14:paraId="1E58D50B"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30%</w:t>
            </w:r>
          </w:p>
        </w:tc>
        <w:tc>
          <w:tcPr>
            <w:tcW w:w="3827" w:type="dxa"/>
            <w:tcBorders>
              <w:top w:val="nil"/>
              <w:left w:val="nil"/>
              <w:bottom w:val="single" w:sz="4" w:space="0" w:color="auto"/>
              <w:right w:val="single" w:sz="4" w:space="0" w:color="auto"/>
            </w:tcBorders>
            <w:shd w:val="clear" w:color="auto" w:fill="auto"/>
            <w:noWrap/>
            <w:vAlign w:val="bottom"/>
            <w:hideMark/>
          </w:tcPr>
          <w:p w14:paraId="50F1BAC5"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{"citationID":"2fljbAbx","properties":{"formattedCitation":"(United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6AED7EA6"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10ABF272"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Madagascar</w:t>
            </w:r>
          </w:p>
        </w:tc>
        <w:tc>
          <w:tcPr>
            <w:tcW w:w="2841" w:type="dxa"/>
            <w:tcBorders>
              <w:top w:val="nil"/>
              <w:left w:val="nil"/>
              <w:bottom w:val="single" w:sz="4" w:space="0" w:color="auto"/>
              <w:right w:val="single" w:sz="4" w:space="0" w:color="auto"/>
            </w:tcBorders>
            <w:shd w:val="clear" w:color="auto" w:fill="auto"/>
            <w:noWrap/>
            <w:vAlign w:val="bottom"/>
            <w:hideMark/>
          </w:tcPr>
          <w:p w14:paraId="2F80A8C7"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430000 ha</w:t>
            </w:r>
          </w:p>
        </w:tc>
        <w:tc>
          <w:tcPr>
            <w:tcW w:w="3827" w:type="dxa"/>
            <w:tcBorders>
              <w:top w:val="nil"/>
              <w:left w:val="nil"/>
              <w:bottom w:val="single" w:sz="4" w:space="0" w:color="auto"/>
              <w:right w:val="single" w:sz="4" w:space="0" w:color="auto"/>
            </w:tcBorders>
            <w:shd w:val="clear" w:color="auto" w:fill="auto"/>
            <w:noWrap/>
            <w:vAlign w:val="bottom"/>
            <w:hideMark/>
          </w:tcPr>
          <w:p w14:paraId="75D797F5"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{"citationID":"v5sRnJkI","properties":{"formattedCitation":"(Blue Ventures, 2020)","plainCitation":"(Blue Ventures, 2020)","noteIndex":0},"citationItems":[{"id":2728,"uris":["http://zotero.org/groups/2530313/items/HFBZ3LJD"],"uri":["http://zotero.org/groups/2530313/items/HFBZ3LJD"],"itemData":{"id":2728,"type":"webpage","title":"Pilot trawling ban is not renewed, threatening traditional fisheries | Blue Ventures » Blue Ventures","URL":"https://blueventures.org/pilot-trawling-ban-is-not-renewed-threatening-traditional-fisheries-around-the-indian-oceans-largest-locally-managed-marine-area/","author":[{"family":"Blue Ventures","given":""}],"accessed":{"date-parts":[["2020",9,25]]},"issued":{"date-parts":[["2020"]]}}}],"schema":"https://github.com/citation-style-language/schema/raw/master/csl-citation.json"} </w:instrText>
            </w:r>
            <w:r>
              <w:rPr>
                <w:rFonts w:eastAsia="Times New Roman" w:cs="Times New Roman"/>
                <w:color w:val="000000"/>
                <w:sz w:val="18"/>
                <w:szCs w:val="18"/>
                <w:lang w:eastAsia="en-US"/>
              </w:rPr>
              <w:fldChar w:fldCharType="separate"/>
            </w:r>
            <w:r w:rsidRPr="003874CE">
              <w:rPr>
                <w:rFonts w:cs="Times New Roman"/>
                <w:sz w:val="18"/>
              </w:rPr>
              <w:t>(Blue Ventures, 2020)</w:t>
            </w:r>
            <w:r>
              <w:rPr>
                <w:rFonts w:eastAsia="Times New Roman" w:cs="Times New Roman"/>
                <w:color w:val="000000"/>
                <w:sz w:val="18"/>
                <w:szCs w:val="18"/>
                <w:lang w:eastAsia="en-US"/>
              </w:rPr>
              <w:fldChar w:fldCharType="end"/>
            </w:r>
          </w:p>
        </w:tc>
      </w:tr>
      <w:tr w:rsidR="0079541A" w:rsidRPr="00942704" w14:paraId="0E1F75F6"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34208ED5"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Madeira</w:t>
            </w:r>
          </w:p>
        </w:tc>
        <w:tc>
          <w:tcPr>
            <w:tcW w:w="2841" w:type="dxa"/>
            <w:tcBorders>
              <w:top w:val="nil"/>
              <w:left w:val="nil"/>
              <w:bottom w:val="single" w:sz="4" w:space="0" w:color="auto"/>
              <w:right w:val="single" w:sz="4" w:space="0" w:color="auto"/>
            </w:tcBorders>
            <w:shd w:val="clear" w:color="auto" w:fill="auto"/>
            <w:noWrap/>
            <w:vAlign w:val="bottom"/>
            <w:hideMark/>
          </w:tcPr>
          <w:p w14:paraId="601443D7"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047B6D5F"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{"citationID":"frEcxQUo","properties":{"formattedCitation":"(United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1ABB40AD"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67FD046E"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Malaysia</w:t>
            </w:r>
          </w:p>
        </w:tc>
        <w:tc>
          <w:tcPr>
            <w:tcW w:w="2841" w:type="dxa"/>
            <w:tcBorders>
              <w:top w:val="nil"/>
              <w:left w:val="nil"/>
              <w:bottom w:val="single" w:sz="4" w:space="0" w:color="auto"/>
              <w:right w:val="single" w:sz="4" w:space="0" w:color="auto"/>
            </w:tcBorders>
            <w:shd w:val="clear" w:color="auto" w:fill="auto"/>
            <w:noWrap/>
            <w:vAlign w:val="bottom"/>
            <w:hideMark/>
          </w:tcPr>
          <w:p w14:paraId="709FD44A"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3%</w:t>
            </w:r>
          </w:p>
        </w:tc>
        <w:tc>
          <w:tcPr>
            <w:tcW w:w="3827" w:type="dxa"/>
            <w:tcBorders>
              <w:top w:val="nil"/>
              <w:left w:val="nil"/>
              <w:bottom w:val="single" w:sz="4" w:space="0" w:color="auto"/>
              <w:right w:val="single" w:sz="4" w:space="0" w:color="auto"/>
            </w:tcBorders>
            <w:shd w:val="clear" w:color="000000" w:fill="FFFFFF"/>
            <w:noWrap/>
            <w:vAlign w:val="center"/>
            <w:hideMark/>
          </w:tcPr>
          <w:p w14:paraId="3E9FFD0A"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{"citationID":"o6lRmWfu","properties":{"formattedCitation":"({\\i{}Malaysia}, 2020)","plainCitation":"(Malaysia, 2020)","noteIndex":0},"citationItems":[{"id":2712,"uris":["http://zotero.org/groups/2530313/items/TUS28P77"],"uri":["http://zotero.org/groups/2530313/items/TUS28P77"],"itemData":{"id":2712,"type":"webpage","title":"Malaysia","URL":"http://www.fao.org/fi/oldsite/fcp/en/mys/body.htm","accessed":{"date-parts":[["2020",9,25]]},"issued":{"date-parts":[["2020"]]}}}],"schema":"https://github.com/citation-style-language/schema/raw/master/csl-citation.json"} </w:instrText>
            </w:r>
            <w:r>
              <w:rPr>
                <w:rFonts w:eastAsia="Times New Roman" w:cs="Times New Roman"/>
                <w:color w:val="0563C1"/>
                <w:sz w:val="18"/>
                <w:szCs w:val="18"/>
                <w:u w:val="single"/>
                <w:lang w:eastAsia="en-US"/>
              </w:rPr>
              <w:fldChar w:fldCharType="separate"/>
            </w:r>
            <w:r w:rsidRPr="003874CE">
              <w:rPr>
                <w:rFonts w:cs="Times New Roman"/>
                <w:sz w:val="18"/>
                <w:szCs w:val="24"/>
              </w:rPr>
              <w:t>(</w:t>
            </w:r>
            <w:r w:rsidRPr="003874CE">
              <w:rPr>
                <w:rFonts w:cs="Times New Roman"/>
                <w:i/>
                <w:iCs/>
                <w:sz w:val="18"/>
                <w:szCs w:val="24"/>
              </w:rPr>
              <w:t>Malaysia</w:t>
            </w:r>
            <w:r w:rsidRPr="003874CE">
              <w:rPr>
                <w:rFonts w:cs="Times New Roman"/>
                <w:sz w:val="18"/>
                <w:szCs w:val="24"/>
              </w:rPr>
              <w:t>, 2020)</w:t>
            </w:r>
            <w:r>
              <w:rPr>
                <w:rFonts w:eastAsia="Times New Roman" w:cs="Times New Roman"/>
                <w:color w:val="0563C1"/>
                <w:sz w:val="18"/>
                <w:szCs w:val="18"/>
                <w:u w:val="single"/>
                <w:lang w:eastAsia="en-US"/>
              </w:rPr>
              <w:fldChar w:fldCharType="end"/>
            </w:r>
          </w:p>
        </w:tc>
      </w:tr>
      <w:tr w:rsidR="0079541A" w:rsidRPr="00942704" w14:paraId="0F8011A1"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1CACF0BC"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Mauritius</w:t>
            </w:r>
          </w:p>
        </w:tc>
        <w:tc>
          <w:tcPr>
            <w:tcW w:w="2841" w:type="dxa"/>
            <w:tcBorders>
              <w:top w:val="nil"/>
              <w:left w:val="nil"/>
              <w:bottom w:val="single" w:sz="4" w:space="0" w:color="auto"/>
              <w:right w:val="single" w:sz="4" w:space="0" w:color="auto"/>
            </w:tcBorders>
            <w:shd w:val="clear" w:color="auto" w:fill="auto"/>
            <w:noWrap/>
            <w:vAlign w:val="bottom"/>
            <w:hideMark/>
          </w:tcPr>
          <w:p w14:paraId="319C2581"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4E578B19"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{"citationID":"9zEI2ivE","properties":{"formattedCitation":"(United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38411F60"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3F311545"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Mexico</w:t>
            </w:r>
          </w:p>
        </w:tc>
        <w:tc>
          <w:tcPr>
            <w:tcW w:w="2841" w:type="dxa"/>
            <w:tcBorders>
              <w:top w:val="nil"/>
              <w:left w:val="nil"/>
              <w:bottom w:val="single" w:sz="4" w:space="0" w:color="auto"/>
              <w:right w:val="single" w:sz="4" w:space="0" w:color="auto"/>
            </w:tcBorders>
            <w:shd w:val="clear" w:color="auto" w:fill="auto"/>
            <w:noWrap/>
            <w:vAlign w:val="bottom"/>
            <w:hideMark/>
          </w:tcPr>
          <w:p w14:paraId="5909D25B"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30%</w:t>
            </w:r>
          </w:p>
        </w:tc>
        <w:tc>
          <w:tcPr>
            <w:tcW w:w="3827" w:type="dxa"/>
            <w:tcBorders>
              <w:top w:val="nil"/>
              <w:left w:val="nil"/>
              <w:bottom w:val="single" w:sz="4" w:space="0" w:color="auto"/>
              <w:right w:val="single" w:sz="4" w:space="0" w:color="auto"/>
            </w:tcBorders>
            <w:shd w:val="clear" w:color="auto" w:fill="auto"/>
            <w:noWrap/>
            <w:vAlign w:val="bottom"/>
            <w:hideMark/>
          </w:tcPr>
          <w:p w14:paraId="68D7C22D"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{"citationID":"fhzwJc0p","properties":{"formattedCitation":"(United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285988D5"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355D7659"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Namibia</w:t>
            </w:r>
          </w:p>
        </w:tc>
        <w:tc>
          <w:tcPr>
            <w:tcW w:w="2841" w:type="dxa"/>
            <w:tcBorders>
              <w:top w:val="nil"/>
              <w:left w:val="nil"/>
              <w:bottom w:val="single" w:sz="4" w:space="0" w:color="auto"/>
              <w:right w:val="single" w:sz="4" w:space="0" w:color="auto"/>
            </w:tcBorders>
            <w:shd w:val="clear" w:color="auto" w:fill="auto"/>
            <w:noWrap/>
            <w:vAlign w:val="bottom"/>
            <w:hideMark/>
          </w:tcPr>
          <w:p w14:paraId="5D921151"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6%</w:t>
            </w:r>
          </w:p>
        </w:tc>
        <w:tc>
          <w:tcPr>
            <w:tcW w:w="3827" w:type="dxa"/>
            <w:tcBorders>
              <w:top w:val="nil"/>
              <w:left w:val="nil"/>
              <w:bottom w:val="single" w:sz="4" w:space="0" w:color="auto"/>
              <w:right w:val="single" w:sz="4" w:space="0" w:color="auto"/>
            </w:tcBorders>
            <w:shd w:val="clear" w:color="auto" w:fill="auto"/>
            <w:noWrap/>
            <w:vAlign w:val="center"/>
            <w:hideMark/>
          </w:tcPr>
          <w:p w14:paraId="47AF3A39"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{"citationID":"ZNDDGhLi","properties":{"formattedCitation":"({\\i{}Government Gazette of the Repoblic of Namibia No.2657}, 2001)","plainCitation":"(Government Gazette of the Repoblic of Namibia No.2657, 2001)","noteIndex":0},"citationItems":[{"id":2715,"uris":["http://zotero.org/groups/2530313/items/AIL3EDM6"],"uri":["http://zotero.org/groups/2530313/items/AIL3EDM6"],"itemData":{"id":2715,"type":"report","title":"Government Gazette of the Repoblic of Namibia No.2657","issued":{"date-parts":[["2001",12,7]]}}}],"schema":"https://github.com/citation-style-language/schema/raw/master/csl-citation.json"} </w:instrText>
            </w:r>
            <w:r>
              <w:rPr>
                <w:rFonts w:eastAsia="Times New Roman" w:cs="Times New Roman"/>
                <w:color w:val="0563C1"/>
                <w:sz w:val="18"/>
                <w:szCs w:val="18"/>
                <w:u w:val="single"/>
                <w:lang w:eastAsia="en-US"/>
              </w:rPr>
              <w:fldChar w:fldCharType="separate"/>
            </w:r>
            <w:r w:rsidRPr="00563509">
              <w:rPr>
                <w:rFonts w:cs="Times New Roman"/>
                <w:sz w:val="18"/>
                <w:szCs w:val="24"/>
              </w:rPr>
              <w:t>(</w:t>
            </w:r>
            <w:r w:rsidRPr="00563509">
              <w:rPr>
                <w:rFonts w:cs="Times New Roman"/>
                <w:i/>
                <w:iCs/>
                <w:sz w:val="18"/>
                <w:szCs w:val="24"/>
              </w:rPr>
              <w:t>Government Gazette of the Repoblic of Namibia No.2657</w:t>
            </w:r>
            <w:r w:rsidRPr="00563509">
              <w:rPr>
                <w:rFonts w:cs="Times New Roman"/>
                <w:sz w:val="18"/>
                <w:szCs w:val="24"/>
              </w:rPr>
              <w:t>, 2001)</w:t>
            </w:r>
            <w:r>
              <w:rPr>
                <w:rFonts w:eastAsia="Times New Roman" w:cs="Times New Roman"/>
                <w:color w:val="0563C1"/>
                <w:sz w:val="18"/>
                <w:szCs w:val="18"/>
                <w:u w:val="single"/>
                <w:lang w:eastAsia="en-US"/>
              </w:rPr>
              <w:fldChar w:fldCharType="end"/>
            </w:r>
          </w:p>
        </w:tc>
      </w:tr>
      <w:tr w:rsidR="0079541A" w:rsidRPr="00942704" w14:paraId="18DDB108"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0DE30AFB"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NEAFC North-East Atlantic</w:t>
            </w:r>
          </w:p>
        </w:tc>
        <w:tc>
          <w:tcPr>
            <w:tcW w:w="2841" w:type="dxa"/>
            <w:tcBorders>
              <w:top w:val="nil"/>
              <w:left w:val="nil"/>
              <w:bottom w:val="single" w:sz="4" w:space="0" w:color="auto"/>
              <w:right w:val="single" w:sz="4" w:space="0" w:color="auto"/>
            </w:tcBorders>
            <w:shd w:val="clear" w:color="auto" w:fill="auto"/>
            <w:noWrap/>
            <w:vAlign w:val="bottom"/>
            <w:hideMark/>
          </w:tcPr>
          <w:p w14:paraId="5A28EA1E"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ban on depths up to 800m</w:t>
            </w:r>
          </w:p>
        </w:tc>
        <w:tc>
          <w:tcPr>
            <w:tcW w:w="3827" w:type="dxa"/>
            <w:tcBorders>
              <w:top w:val="nil"/>
              <w:left w:val="nil"/>
              <w:bottom w:val="single" w:sz="4" w:space="0" w:color="auto"/>
              <w:right w:val="single" w:sz="4" w:space="0" w:color="auto"/>
            </w:tcBorders>
            <w:shd w:val="clear" w:color="auto" w:fill="auto"/>
            <w:noWrap/>
            <w:vAlign w:val="bottom"/>
            <w:hideMark/>
          </w:tcPr>
          <w:p w14:paraId="6EAA5DCF"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{"citationID":"phRJ7uoL","properties":{"formattedCitation":"(The European Parliament, 2016)","plainCitation":"(The European Parliament, 2016)","noteIndex":0},"citationItems":[{"id":2716,"uris":["http://zotero.org/groups/2530313/items/KRKGEDJQ"],"uri":["http://zotero.org/groups/2530313/items/KRKGEDJQ"],"itemData":{"id":2716,"type":"webpage","abstract":"A ban on fishing below a depth of 800 meters in the North-East Atlantic was backed by Parliament on Tuesday. This ban will apply to bottom trawling, which often wrecks sea bed habitats, and also restrict deep-sea fishing to the area where it took place between 2009 and 2011. Tougher checks at sea and transparent data collection rules will also apply.","language":"en","title":"MEPs ban deep-sea fishing below 800 meters in the North-East Atlantic | News | European Parliament","URL":"https://www.europarl.europa.eu/news/en/press-room/20161208IPR55152/meps-ban-deep-sea-fishing-below-800-meters-in-the-north-east-atlantic","author":[{"family":"The European Parliament","given":""}],"accessed":{"date-parts":[["2020",9,25]]},"issued":{"date-parts":[["2016",12,13]]}}}],"schema":"https://github.com/citation-style-language/schema/raw/master/csl-citation.json"} </w:instrText>
            </w:r>
            <w:r>
              <w:rPr>
                <w:rFonts w:eastAsia="Times New Roman" w:cs="Times New Roman"/>
                <w:color w:val="0563C1"/>
                <w:sz w:val="18"/>
                <w:szCs w:val="18"/>
                <w:u w:val="single"/>
                <w:lang w:eastAsia="en-US"/>
              </w:rPr>
              <w:fldChar w:fldCharType="separate"/>
            </w:r>
            <w:r w:rsidRPr="00563509">
              <w:rPr>
                <w:rFonts w:cs="Times New Roman"/>
                <w:sz w:val="18"/>
              </w:rPr>
              <w:t>(The European Parliament, 2016)</w:t>
            </w:r>
            <w:r>
              <w:rPr>
                <w:rFonts w:eastAsia="Times New Roman" w:cs="Times New Roman"/>
                <w:color w:val="0563C1"/>
                <w:sz w:val="18"/>
                <w:szCs w:val="18"/>
                <w:u w:val="single"/>
                <w:lang w:eastAsia="en-US"/>
              </w:rPr>
              <w:fldChar w:fldCharType="end"/>
            </w:r>
          </w:p>
        </w:tc>
      </w:tr>
      <w:tr w:rsidR="0079541A" w:rsidRPr="00942704" w14:paraId="30D7C958"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0BDD49DD"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Palau</w:t>
            </w:r>
          </w:p>
        </w:tc>
        <w:tc>
          <w:tcPr>
            <w:tcW w:w="2841" w:type="dxa"/>
            <w:tcBorders>
              <w:top w:val="nil"/>
              <w:left w:val="nil"/>
              <w:bottom w:val="single" w:sz="4" w:space="0" w:color="auto"/>
              <w:right w:val="single" w:sz="4" w:space="0" w:color="auto"/>
            </w:tcBorders>
            <w:shd w:val="clear" w:color="auto" w:fill="auto"/>
            <w:noWrap/>
            <w:vAlign w:val="bottom"/>
            <w:hideMark/>
          </w:tcPr>
          <w:p w14:paraId="4367617A"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80%</w:t>
            </w:r>
          </w:p>
        </w:tc>
        <w:tc>
          <w:tcPr>
            <w:tcW w:w="3827" w:type="dxa"/>
            <w:tcBorders>
              <w:top w:val="nil"/>
              <w:left w:val="nil"/>
              <w:bottom w:val="single" w:sz="4" w:space="0" w:color="auto"/>
              <w:right w:val="single" w:sz="4" w:space="0" w:color="auto"/>
            </w:tcBorders>
            <w:shd w:val="clear" w:color="auto" w:fill="auto"/>
            <w:noWrap/>
            <w:vAlign w:val="bottom"/>
            <w:hideMark/>
          </w:tcPr>
          <w:p w14:paraId="70135604"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{"citationID":"yxeURbtf","properties":{"formattedCitation":"(United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6F4F4773"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61541267"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Philippines</w:t>
            </w:r>
          </w:p>
        </w:tc>
        <w:tc>
          <w:tcPr>
            <w:tcW w:w="2841" w:type="dxa"/>
            <w:tcBorders>
              <w:top w:val="nil"/>
              <w:left w:val="nil"/>
              <w:bottom w:val="single" w:sz="4" w:space="0" w:color="auto"/>
              <w:right w:val="single" w:sz="4" w:space="0" w:color="auto"/>
            </w:tcBorders>
            <w:shd w:val="clear" w:color="auto" w:fill="auto"/>
            <w:noWrap/>
            <w:vAlign w:val="bottom"/>
            <w:hideMark/>
          </w:tcPr>
          <w:p w14:paraId="7152E6A9"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27600000 ha</w:t>
            </w:r>
          </w:p>
        </w:tc>
        <w:tc>
          <w:tcPr>
            <w:tcW w:w="3827" w:type="dxa"/>
            <w:tcBorders>
              <w:top w:val="nil"/>
              <w:left w:val="nil"/>
              <w:bottom w:val="single" w:sz="4" w:space="0" w:color="auto"/>
              <w:right w:val="single" w:sz="4" w:space="0" w:color="auto"/>
            </w:tcBorders>
            <w:shd w:val="clear" w:color="auto" w:fill="auto"/>
            <w:noWrap/>
            <w:vAlign w:val="bottom"/>
            <w:hideMark/>
          </w:tcPr>
          <w:p w14:paraId="1467DB28"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{"citationID":"TMMtqiJz","properties":{"formattedCitation":"(Oceana, 2020a)","plainCitation":"(Oceana, 2020a)","noteIndex":0},"citationItems":[{"id":2718,"uris":["http://zotero.org/groups/2530313/items/5FSL2AZW"],"uri":["http://zotero.org/groups/2530313/items/5FSL2AZW"],"itemData":{"id":2718,"type":"webpage","title":"The Philippines Protects 266,000 Square Kilometers of Ocean from Bottom Trawling | Oceana","URL":"https://oceana.org/our-campaigns/save-oceans-feed-world/philippines-protects-266000-square-kilometers-ocean-bottom","author":[{"family":"Oceana","given":""}],"accessed":{"date-parts":[["2020",9,25]]},"issued":{"date-parts":[["2020"]]}}}],"schema":"https://github.com/citation-style-language/schema/raw/master/csl-citation.json"} </w:instrText>
            </w:r>
            <w:r>
              <w:rPr>
                <w:rFonts w:eastAsia="Times New Roman" w:cs="Times New Roman"/>
                <w:color w:val="0563C1"/>
                <w:sz w:val="18"/>
                <w:szCs w:val="18"/>
                <w:u w:val="single"/>
                <w:lang w:eastAsia="en-US"/>
              </w:rPr>
              <w:fldChar w:fldCharType="separate"/>
            </w:r>
            <w:r w:rsidRPr="00152B62">
              <w:rPr>
                <w:rFonts w:cs="Times New Roman"/>
                <w:sz w:val="18"/>
              </w:rPr>
              <w:t>(Oceana, 2020a)</w:t>
            </w:r>
            <w:r>
              <w:rPr>
                <w:rFonts w:eastAsia="Times New Roman" w:cs="Times New Roman"/>
                <w:color w:val="0563C1"/>
                <w:sz w:val="18"/>
                <w:szCs w:val="18"/>
                <w:u w:val="single"/>
                <w:lang w:eastAsia="en-US"/>
              </w:rPr>
              <w:fldChar w:fldCharType="end"/>
            </w:r>
          </w:p>
        </w:tc>
      </w:tr>
      <w:tr w:rsidR="0079541A" w:rsidRPr="00942704" w14:paraId="6E788910"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4F74F047"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Poland</w:t>
            </w:r>
          </w:p>
        </w:tc>
        <w:tc>
          <w:tcPr>
            <w:tcW w:w="2841" w:type="dxa"/>
            <w:tcBorders>
              <w:top w:val="nil"/>
              <w:left w:val="nil"/>
              <w:bottom w:val="single" w:sz="4" w:space="0" w:color="auto"/>
              <w:right w:val="single" w:sz="4" w:space="0" w:color="auto"/>
            </w:tcBorders>
            <w:shd w:val="clear" w:color="auto" w:fill="auto"/>
            <w:noWrap/>
            <w:vAlign w:val="bottom"/>
            <w:hideMark/>
          </w:tcPr>
          <w:p w14:paraId="5432A40A"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6%</w:t>
            </w:r>
          </w:p>
        </w:tc>
        <w:tc>
          <w:tcPr>
            <w:tcW w:w="3827" w:type="dxa"/>
            <w:tcBorders>
              <w:top w:val="nil"/>
              <w:left w:val="nil"/>
              <w:bottom w:val="single" w:sz="4" w:space="0" w:color="auto"/>
              <w:right w:val="single" w:sz="4" w:space="0" w:color="auto"/>
            </w:tcBorders>
            <w:shd w:val="clear" w:color="auto" w:fill="auto"/>
            <w:noWrap/>
            <w:vAlign w:val="bottom"/>
            <w:hideMark/>
          </w:tcPr>
          <w:p w14:paraId="35CC0214"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{"citationID":"1GfJnnzX","properties":{"formattedCitation":"(United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54A3894B"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212F15D0"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Saudi Arabia</w:t>
            </w:r>
          </w:p>
        </w:tc>
        <w:tc>
          <w:tcPr>
            <w:tcW w:w="2841" w:type="dxa"/>
            <w:tcBorders>
              <w:top w:val="nil"/>
              <w:left w:val="nil"/>
              <w:bottom w:val="single" w:sz="4" w:space="0" w:color="auto"/>
              <w:right w:val="single" w:sz="4" w:space="0" w:color="auto"/>
            </w:tcBorders>
            <w:shd w:val="clear" w:color="auto" w:fill="auto"/>
            <w:noWrap/>
            <w:vAlign w:val="bottom"/>
            <w:hideMark/>
          </w:tcPr>
          <w:p w14:paraId="26648EBA"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7AC437F4"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{"citationID":"2NGYnmnz","properties":{"formattedCitation":"(United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500D17C6"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20D6F39D"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Saudi Arabia</w:t>
            </w:r>
          </w:p>
        </w:tc>
        <w:tc>
          <w:tcPr>
            <w:tcW w:w="2841" w:type="dxa"/>
            <w:tcBorders>
              <w:top w:val="nil"/>
              <w:left w:val="nil"/>
              <w:bottom w:val="single" w:sz="4" w:space="0" w:color="auto"/>
              <w:right w:val="single" w:sz="4" w:space="0" w:color="auto"/>
            </w:tcBorders>
            <w:shd w:val="clear" w:color="auto" w:fill="auto"/>
            <w:noWrap/>
            <w:vAlign w:val="bottom"/>
            <w:hideMark/>
          </w:tcPr>
          <w:p w14:paraId="714CA10E"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23CB79D1"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{"citationID":"Hmwz27Om","properties":{"formattedCitation":"(United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0255F670"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2155E065"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sidRPr="00942704">
              <w:rPr>
                <w:rFonts w:eastAsia="Times New Roman" w:cs="Times New Roman"/>
                <w:color w:val="000000"/>
                <w:sz w:val="18"/>
                <w:szCs w:val="18"/>
                <w:lang w:eastAsia="en-US"/>
              </w:rPr>
              <w:t>South Georgia &amp; Sandwich Isl. (UK)</w:t>
            </w:r>
          </w:p>
        </w:tc>
        <w:tc>
          <w:tcPr>
            <w:tcW w:w="2841" w:type="dxa"/>
            <w:tcBorders>
              <w:top w:val="nil"/>
              <w:left w:val="nil"/>
              <w:bottom w:val="single" w:sz="4" w:space="0" w:color="auto"/>
              <w:right w:val="single" w:sz="4" w:space="0" w:color="auto"/>
            </w:tcBorders>
            <w:shd w:val="clear" w:color="auto" w:fill="auto"/>
            <w:noWrap/>
            <w:vAlign w:val="bottom"/>
            <w:hideMark/>
          </w:tcPr>
          <w:p w14:paraId="768E57E2"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2043100 ha</w:t>
            </w:r>
          </w:p>
        </w:tc>
        <w:tc>
          <w:tcPr>
            <w:tcW w:w="3827" w:type="dxa"/>
            <w:tcBorders>
              <w:top w:val="nil"/>
              <w:left w:val="nil"/>
              <w:bottom w:val="single" w:sz="4" w:space="0" w:color="auto"/>
              <w:right w:val="single" w:sz="4" w:space="0" w:color="auto"/>
            </w:tcBorders>
            <w:shd w:val="clear" w:color="auto" w:fill="auto"/>
            <w:noWrap/>
            <w:vAlign w:val="bottom"/>
            <w:hideMark/>
          </w:tcPr>
          <w:p w14:paraId="4DCE6719"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{"citationID":"CsZm4SfD","properties":{"formattedCitation":"(Marine Conservation Institute, 2019)","plainCitation":"(Marine Conservation Institute, 2019)","noteIndex":0},"citationItems":[{"id":352,"uris":["http://zotero.org/groups/2241941/items/E53HXRBJ"],"uri":["http://zotero.org/groups/2241941/items/E53HXRBJ"],"itemData":{"id":352,"type":"webpage","container-title":"MPAtlas [On-line]. Seattle, WA","note":"Seattle, WA","title":"MPAtlas","URL":"http://www.mpatlas.org/map/mpas/","author":[{"family":"Marine Conservation Institute","given":""}],"accessed":{"date-parts":[["2019",3,18]]},"issued":{"date-parts":[["2019"]]}}}],"schema":"https://github.com/citation-style-language/schema/raw/master/csl-citation.json"} </w:instrText>
            </w:r>
            <w:r>
              <w:rPr>
                <w:rFonts w:eastAsia="Times New Roman" w:cs="Times New Roman"/>
                <w:color w:val="0563C1"/>
                <w:sz w:val="18"/>
                <w:szCs w:val="18"/>
                <w:u w:val="single"/>
                <w:lang w:eastAsia="en-US"/>
              </w:rPr>
              <w:fldChar w:fldCharType="separate"/>
            </w:r>
            <w:r w:rsidRPr="004451ED">
              <w:rPr>
                <w:rFonts w:cs="Times New Roman"/>
                <w:sz w:val="18"/>
              </w:rPr>
              <w:t>(Marine Conservation Institute, 2019)</w:t>
            </w:r>
            <w:r>
              <w:rPr>
                <w:rFonts w:eastAsia="Times New Roman" w:cs="Times New Roman"/>
                <w:color w:val="0563C1"/>
                <w:sz w:val="18"/>
                <w:szCs w:val="18"/>
                <w:u w:val="single"/>
                <w:lang w:eastAsia="en-US"/>
              </w:rPr>
              <w:fldChar w:fldCharType="end"/>
            </w:r>
          </w:p>
        </w:tc>
      </w:tr>
      <w:tr w:rsidR="0079541A" w:rsidRPr="00942704" w14:paraId="11FC8040"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36DBDDB0"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Southern California</w:t>
            </w:r>
          </w:p>
        </w:tc>
        <w:tc>
          <w:tcPr>
            <w:tcW w:w="2841" w:type="dxa"/>
            <w:tcBorders>
              <w:top w:val="nil"/>
              <w:left w:val="nil"/>
              <w:bottom w:val="single" w:sz="4" w:space="0" w:color="auto"/>
              <w:right w:val="single" w:sz="4" w:space="0" w:color="auto"/>
            </w:tcBorders>
            <w:shd w:val="clear" w:color="auto" w:fill="auto"/>
            <w:noWrap/>
            <w:vAlign w:val="bottom"/>
            <w:hideMark/>
          </w:tcPr>
          <w:p w14:paraId="2BD468DB"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90%</w:t>
            </w:r>
          </w:p>
        </w:tc>
        <w:tc>
          <w:tcPr>
            <w:tcW w:w="3827" w:type="dxa"/>
            <w:tcBorders>
              <w:top w:val="nil"/>
              <w:left w:val="nil"/>
              <w:bottom w:val="single" w:sz="4" w:space="0" w:color="auto"/>
              <w:right w:val="single" w:sz="4" w:space="0" w:color="auto"/>
            </w:tcBorders>
            <w:shd w:val="clear" w:color="auto" w:fill="auto"/>
            <w:noWrap/>
            <w:vAlign w:val="bottom"/>
            <w:hideMark/>
          </w:tcPr>
          <w:p w14:paraId="0EC761B8"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{"citationID":"3Qccd3EF","properties":{"formattedCitation":"(Cranor, 2018)","plainCitation":"(Cranor, 2018)","noteIndex":0},"citationItems":[{"id":2722,"uris":["http://zotero.org/groups/2530313/items/56IQ6AIS"],"uri":["http://zotero.org/groups/2530313/items/56IQ6AIS"],"itemData":{"id":2722,"type":"webpage","abstract":"Late yesterday, the Pacific Fishery Management Council unanimously voted to protect more than 140,000 square miles of seafloor habitat, including corals, sponges, and rocky reefs, off the U.S. West Coast. Once implementing regulations are issued by NOAA Fisheries, the Council’s action will more than double the spatial extent of seafloor protections off the U.S. West Coast.","container-title":"Oceana USA","language":"en","note":"Last Modified: 2018-04-10T12:25-04:00","title":"Corals, Sponges, Underwater Canyons Get New Protections off U.S. West Coast","URL":"https://usa.oceana.org/press-releases/corals-sponges-underwater-canyons-get-new-protections-us-west-coast","author":[{"family":"Cranor","given":"Dustin"}],"accessed":{"date-parts":[["2020",9,25]]},"issued":{"date-parts":[["2018",4,10]]}}}],"schema":"https://github.com/citation-style-language/schema/raw/master/csl-citation.json"} </w:instrText>
            </w:r>
            <w:r>
              <w:rPr>
                <w:rFonts w:eastAsia="Times New Roman" w:cs="Times New Roman"/>
                <w:color w:val="0563C1"/>
                <w:sz w:val="18"/>
                <w:szCs w:val="18"/>
                <w:u w:val="single"/>
                <w:lang w:eastAsia="en-US"/>
              </w:rPr>
              <w:fldChar w:fldCharType="separate"/>
            </w:r>
            <w:r w:rsidRPr="004451ED">
              <w:rPr>
                <w:rFonts w:cs="Times New Roman"/>
                <w:sz w:val="18"/>
              </w:rPr>
              <w:t>(Cranor, 2018)</w:t>
            </w:r>
            <w:r>
              <w:rPr>
                <w:rFonts w:eastAsia="Times New Roman" w:cs="Times New Roman"/>
                <w:color w:val="0563C1"/>
                <w:sz w:val="18"/>
                <w:szCs w:val="18"/>
                <w:u w:val="single"/>
                <w:lang w:eastAsia="en-US"/>
              </w:rPr>
              <w:fldChar w:fldCharType="end"/>
            </w:r>
          </w:p>
        </w:tc>
      </w:tr>
      <w:tr w:rsidR="0079541A" w:rsidRPr="00942704" w14:paraId="1BCF0484"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1ED0D7C4"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Sri Lanca</w:t>
            </w:r>
          </w:p>
        </w:tc>
        <w:tc>
          <w:tcPr>
            <w:tcW w:w="2841" w:type="dxa"/>
            <w:tcBorders>
              <w:top w:val="nil"/>
              <w:left w:val="nil"/>
              <w:bottom w:val="single" w:sz="4" w:space="0" w:color="auto"/>
              <w:right w:val="single" w:sz="4" w:space="0" w:color="auto"/>
            </w:tcBorders>
            <w:shd w:val="clear" w:color="auto" w:fill="auto"/>
            <w:noWrap/>
            <w:vAlign w:val="bottom"/>
            <w:hideMark/>
          </w:tcPr>
          <w:p w14:paraId="4CF23CBD" w14:textId="77777777" w:rsidR="0079541A" w:rsidRPr="00942704" w:rsidRDefault="0079541A" w:rsidP="00B4107E">
            <w:pPr>
              <w:spacing w:after="0" w:line="240" w:lineRule="auto"/>
              <w:jc w:val="center"/>
              <w:rPr>
                <w:rFonts w:eastAsia="Times New Roman" w:cs="Times New Roman"/>
                <w:sz w:val="18"/>
                <w:szCs w:val="18"/>
                <w:lang w:eastAsia="en-US"/>
              </w:rPr>
            </w:pPr>
            <w:r w:rsidRPr="00942704">
              <w:rPr>
                <w:rFonts w:eastAsia="Times New Roman" w:cs="Times New Roman"/>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bottom"/>
            <w:hideMark/>
          </w:tcPr>
          <w:p w14:paraId="041103E4"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{"citationID":"YnFkAp2h","properties":{"formattedCitation":"({\\i{}SRI LANKA Government Ban on Trawling Nets, a Victory for Small Fishermen}, 2020)","plainCitation":"(SRI LANKA Government Ban on Trawling Nets, a Victory for Small Fishermen, 2020)","noteIndex":0},"citationItems":[{"id":2724,"uris":["http://zotero.org/groups/2530313/items/IPZDUYPD"],"uri":["http://zotero.org/groups/2530313/items/IPZDUYPD"],"itemData":{"id":2724,"type":"webpage","title":"SRI LANKA Government ban on trawling nets, a victory for small fishermen","URL":"http://www.asianews.it/news-en/Government-ban-on-trawling-nets,-a-victory-for-small-fishermen-46093.html","accessed":{"date-parts":[["2020",9,25]]},"issued":{"date-parts":[["2020"]]}}}],"schema":"https://github.com/citation-style-language/schema/raw/master/csl-citation.json"} </w:instrText>
            </w:r>
            <w:r>
              <w:rPr>
                <w:rFonts w:eastAsia="Times New Roman" w:cs="Times New Roman"/>
                <w:color w:val="0563C1"/>
                <w:sz w:val="18"/>
                <w:szCs w:val="18"/>
                <w:u w:val="single"/>
                <w:lang w:eastAsia="en-US"/>
              </w:rPr>
              <w:fldChar w:fldCharType="separate"/>
            </w:r>
            <w:r w:rsidRPr="003874CE">
              <w:rPr>
                <w:rFonts w:cs="Times New Roman"/>
                <w:sz w:val="18"/>
                <w:szCs w:val="24"/>
              </w:rPr>
              <w:t>(</w:t>
            </w:r>
            <w:r w:rsidRPr="003874CE">
              <w:rPr>
                <w:rFonts w:cs="Times New Roman"/>
                <w:i/>
                <w:iCs/>
                <w:sz w:val="18"/>
                <w:szCs w:val="24"/>
              </w:rPr>
              <w:t>SRI LANKA Government Ban on Trawling Nets, a Victory for Small Fishermen</w:t>
            </w:r>
            <w:r w:rsidRPr="003874CE">
              <w:rPr>
                <w:rFonts w:cs="Times New Roman"/>
                <w:sz w:val="18"/>
                <w:szCs w:val="24"/>
              </w:rPr>
              <w:t>, 2020)</w:t>
            </w:r>
            <w:r>
              <w:rPr>
                <w:rFonts w:eastAsia="Times New Roman" w:cs="Times New Roman"/>
                <w:color w:val="0563C1"/>
                <w:sz w:val="18"/>
                <w:szCs w:val="18"/>
                <w:u w:val="single"/>
                <w:lang w:eastAsia="en-US"/>
              </w:rPr>
              <w:fldChar w:fldCharType="end"/>
            </w:r>
          </w:p>
        </w:tc>
      </w:tr>
      <w:tr w:rsidR="0079541A" w:rsidRPr="00942704" w14:paraId="7B47BD5B"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6FED08C1"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Sweden</w:t>
            </w:r>
          </w:p>
        </w:tc>
        <w:tc>
          <w:tcPr>
            <w:tcW w:w="2841" w:type="dxa"/>
            <w:tcBorders>
              <w:top w:val="nil"/>
              <w:left w:val="nil"/>
              <w:bottom w:val="single" w:sz="4" w:space="0" w:color="auto"/>
              <w:right w:val="single" w:sz="4" w:space="0" w:color="auto"/>
            </w:tcBorders>
            <w:shd w:val="clear" w:color="auto" w:fill="auto"/>
            <w:noWrap/>
            <w:vAlign w:val="bottom"/>
            <w:hideMark/>
          </w:tcPr>
          <w:p w14:paraId="7375B4EB"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6%</w:t>
            </w:r>
          </w:p>
        </w:tc>
        <w:tc>
          <w:tcPr>
            <w:tcW w:w="3827" w:type="dxa"/>
            <w:tcBorders>
              <w:top w:val="nil"/>
              <w:left w:val="nil"/>
              <w:bottom w:val="single" w:sz="4" w:space="0" w:color="auto"/>
              <w:right w:val="single" w:sz="4" w:space="0" w:color="auto"/>
            </w:tcBorders>
            <w:shd w:val="clear" w:color="auto" w:fill="auto"/>
            <w:noWrap/>
            <w:vAlign w:val="bottom"/>
            <w:hideMark/>
          </w:tcPr>
          <w:p w14:paraId="05AA8F4A" w14:textId="77777777" w:rsidR="0079541A" w:rsidRPr="00942704" w:rsidRDefault="0079541A" w:rsidP="00B4107E">
            <w:pPr>
              <w:spacing w:after="0" w:line="240" w:lineRule="auto"/>
              <w:jc w:val="left"/>
              <w:rPr>
                <w:rFonts w:eastAsia="Times New Roman" w:cs="Times New Roman"/>
                <w:color w:val="000000"/>
                <w:sz w:val="18"/>
                <w:szCs w:val="18"/>
                <w:lang w:eastAsia="en-US"/>
              </w:rPr>
            </w:pPr>
            <w:r>
              <w:rPr>
                <w:rFonts w:eastAsia="Times New Roman" w:cs="Times New Roman"/>
                <w:color w:val="000000"/>
                <w:sz w:val="18"/>
                <w:szCs w:val="18"/>
                <w:lang w:eastAsia="en-US"/>
              </w:rPr>
              <w:fldChar w:fldCharType="begin"/>
            </w:r>
            <w:r>
              <w:rPr>
                <w:rFonts w:eastAsia="Times New Roman" w:cs="Times New Roman"/>
                <w:color w:val="000000"/>
                <w:sz w:val="18"/>
                <w:szCs w:val="18"/>
                <w:lang w:eastAsia="en-US"/>
              </w:rPr>
              <w:instrText xml:space="preserve"> ADDIN ZOTERO_ITEM CSL_CITATION {"citationID":"rKp0mFZy","properties":{"formattedCitation":"(United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Pr>
                <w:rFonts w:eastAsia="Times New Roman" w:cs="Times New Roman"/>
                <w:color w:val="000000"/>
                <w:sz w:val="18"/>
                <w:szCs w:val="18"/>
                <w:lang w:eastAsia="en-US"/>
              </w:rPr>
              <w:fldChar w:fldCharType="separate"/>
            </w:r>
            <w:r w:rsidRPr="00C72855">
              <w:rPr>
                <w:rFonts w:cs="Times New Roman"/>
                <w:sz w:val="18"/>
              </w:rPr>
              <w:t>(United Nations, 2006)</w:t>
            </w:r>
            <w:r>
              <w:rPr>
                <w:rFonts w:eastAsia="Times New Roman" w:cs="Times New Roman"/>
                <w:color w:val="000000"/>
                <w:sz w:val="18"/>
                <w:szCs w:val="18"/>
                <w:lang w:eastAsia="en-US"/>
              </w:rPr>
              <w:fldChar w:fldCharType="end"/>
            </w:r>
          </w:p>
        </w:tc>
      </w:tr>
      <w:tr w:rsidR="0079541A" w:rsidRPr="00942704" w14:paraId="7922BE96" w14:textId="77777777" w:rsidTr="0079541A">
        <w:trPr>
          <w:trHeight w:val="290"/>
          <w:jc w:val="center"/>
        </w:trPr>
        <w:tc>
          <w:tcPr>
            <w:tcW w:w="2710" w:type="dxa"/>
            <w:tcBorders>
              <w:top w:val="nil"/>
              <w:left w:val="single" w:sz="4" w:space="0" w:color="auto"/>
              <w:bottom w:val="single" w:sz="4" w:space="0" w:color="auto"/>
              <w:right w:val="single" w:sz="4" w:space="0" w:color="auto"/>
            </w:tcBorders>
            <w:shd w:val="clear" w:color="auto" w:fill="auto"/>
            <w:noWrap/>
            <w:vAlign w:val="bottom"/>
            <w:hideMark/>
          </w:tcPr>
          <w:p w14:paraId="0A384419" w14:textId="77777777" w:rsidR="0079541A" w:rsidRPr="00942704" w:rsidRDefault="0079541A" w:rsidP="00B4107E">
            <w:pPr>
              <w:spacing w:after="0" w:line="240" w:lineRule="auto"/>
              <w:jc w:val="left"/>
              <w:rPr>
                <w:rFonts w:eastAsia="Times New Roman" w:cs="Times New Roman"/>
                <w:sz w:val="18"/>
                <w:szCs w:val="18"/>
                <w:lang w:eastAsia="en-US"/>
              </w:rPr>
            </w:pPr>
            <w:r w:rsidRPr="00942704">
              <w:rPr>
                <w:rFonts w:eastAsia="Times New Roman" w:cs="Times New Roman"/>
                <w:sz w:val="18"/>
                <w:szCs w:val="18"/>
                <w:lang w:eastAsia="en-US"/>
              </w:rPr>
              <w:t>Venezuela</w:t>
            </w:r>
          </w:p>
        </w:tc>
        <w:tc>
          <w:tcPr>
            <w:tcW w:w="2841" w:type="dxa"/>
            <w:tcBorders>
              <w:top w:val="nil"/>
              <w:left w:val="nil"/>
              <w:bottom w:val="single" w:sz="4" w:space="0" w:color="auto"/>
              <w:right w:val="single" w:sz="4" w:space="0" w:color="auto"/>
            </w:tcBorders>
            <w:shd w:val="clear" w:color="auto" w:fill="auto"/>
            <w:noWrap/>
            <w:vAlign w:val="bottom"/>
            <w:hideMark/>
          </w:tcPr>
          <w:p w14:paraId="2B992642" w14:textId="77777777" w:rsidR="0079541A" w:rsidRPr="00942704" w:rsidRDefault="0079541A" w:rsidP="00B4107E">
            <w:pPr>
              <w:spacing w:after="0" w:line="240" w:lineRule="auto"/>
              <w:jc w:val="center"/>
              <w:rPr>
                <w:rFonts w:eastAsia="Times New Roman" w:cs="Times New Roman"/>
                <w:color w:val="000000"/>
                <w:sz w:val="18"/>
                <w:szCs w:val="18"/>
                <w:lang w:eastAsia="en-US"/>
              </w:rPr>
            </w:pPr>
            <w:r w:rsidRPr="00942704">
              <w:rPr>
                <w:rFonts w:eastAsia="Times New Roman" w:cs="Times New Roman"/>
                <w:color w:val="000000"/>
                <w:sz w:val="18"/>
                <w:szCs w:val="18"/>
                <w:lang w:eastAsia="en-US"/>
              </w:rPr>
              <w:t>100%</w:t>
            </w:r>
          </w:p>
        </w:tc>
        <w:tc>
          <w:tcPr>
            <w:tcW w:w="3827" w:type="dxa"/>
            <w:tcBorders>
              <w:top w:val="nil"/>
              <w:left w:val="nil"/>
              <w:bottom w:val="single" w:sz="4" w:space="0" w:color="auto"/>
              <w:right w:val="single" w:sz="4" w:space="0" w:color="auto"/>
            </w:tcBorders>
            <w:shd w:val="clear" w:color="auto" w:fill="auto"/>
            <w:noWrap/>
            <w:vAlign w:val="center"/>
            <w:hideMark/>
          </w:tcPr>
          <w:p w14:paraId="2D5D8E24" w14:textId="77777777" w:rsidR="0079541A" w:rsidRPr="00942704" w:rsidRDefault="0079541A" w:rsidP="00B4107E">
            <w:pPr>
              <w:spacing w:after="0" w:line="240" w:lineRule="auto"/>
              <w:jc w:val="left"/>
              <w:rPr>
                <w:rFonts w:eastAsia="Times New Roman" w:cs="Times New Roman"/>
                <w:color w:val="0563C1"/>
                <w:sz w:val="18"/>
                <w:szCs w:val="18"/>
                <w:u w:val="single"/>
                <w:lang w:eastAsia="en-US"/>
              </w:rPr>
            </w:pPr>
            <w:r>
              <w:rPr>
                <w:rFonts w:eastAsia="Times New Roman" w:cs="Times New Roman"/>
                <w:color w:val="0563C1"/>
                <w:sz w:val="18"/>
                <w:szCs w:val="18"/>
                <w:u w:val="single"/>
                <w:lang w:eastAsia="en-US"/>
              </w:rPr>
              <w:fldChar w:fldCharType="begin"/>
            </w:r>
            <w:r>
              <w:rPr>
                <w:rFonts w:eastAsia="Times New Roman" w:cs="Times New Roman"/>
                <w:color w:val="0563C1"/>
                <w:sz w:val="18"/>
                <w:szCs w:val="18"/>
                <w:u w:val="single"/>
                <w:lang w:eastAsia="en-US"/>
              </w:rPr>
              <w:instrText xml:space="preserve"> ADDIN ZOTERO_ITEM CSL_CITATION {"citationID":"TWc7xVqT","properties":{"formattedCitation":"({\\i{}Venezuela Outlaws Bottom Trawling in All Its Waters}, 2020)","plainCitation":"(Venezuela Outlaws Bottom Trawling in All Its Waters, 2020)","noteIndex":0},"citationItems":[{"id":2726,"uris":["http://zotero.org/groups/2530313/items/RNHVVD5G"],"uri":["http://zotero.org/groups/2530313/items/RNHVVD5G"],"itemData":{"id":2726,"type":"webpage","abstract":"In an effort to extend its socialist revolution to the oceans, the government of Hugo Ch&amp;#225;vez has passed a major fishing-law reform which, to the delight of environmentalists, bans the destructive practice of bottom trawling throughout Venezuelan waters.\n\nThe reform forms part of a new Law on Fisheries and Aquaculture passed by the National Assembly on March 14. The legislation includes measures such as price controls on fish and a requirement that industrial fishing fleets deliver 5% of their catch to the state for nutrition programs.\n\nBut the law&amp;#8217;s most environmentally significant feature is the ban, starting March 2009, on all bottom-trawl fishing in Venezuela&amp;#8217;s exclusive economic zone and territorial waters: an area of 230,000 square miles (600,000 sq kms).\n\nThe law&amp;#8217;s implementing...","language":"en","title":"Venezuela outlaws bottom trawling in all its waters","URL":"https://www.ecoamericas.com/issues/article/2008/6/around-the-region","accessed":{"date-parts":[["2020",9,25]]},"issued":{"date-parts":[["2020"]]}}}],"schema":"https://github.com/citation-style-language/schema/raw/master/csl-citation.json"} </w:instrText>
            </w:r>
            <w:r>
              <w:rPr>
                <w:rFonts w:eastAsia="Times New Roman" w:cs="Times New Roman"/>
                <w:color w:val="0563C1"/>
                <w:sz w:val="18"/>
                <w:szCs w:val="18"/>
                <w:u w:val="single"/>
                <w:lang w:eastAsia="en-US"/>
              </w:rPr>
              <w:fldChar w:fldCharType="separate"/>
            </w:r>
            <w:r w:rsidRPr="003874CE">
              <w:rPr>
                <w:rFonts w:cs="Times New Roman"/>
                <w:sz w:val="18"/>
                <w:szCs w:val="24"/>
              </w:rPr>
              <w:t>(</w:t>
            </w:r>
            <w:r w:rsidRPr="003874CE">
              <w:rPr>
                <w:rFonts w:cs="Times New Roman"/>
                <w:i/>
                <w:iCs/>
                <w:sz w:val="18"/>
                <w:szCs w:val="24"/>
              </w:rPr>
              <w:t>Venezuela Outlaws Bottom Trawling in All Its Waters</w:t>
            </w:r>
            <w:r w:rsidRPr="003874CE">
              <w:rPr>
                <w:rFonts w:cs="Times New Roman"/>
                <w:sz w:val="18"/>
                <w:szCs w:val="24"/>
              </w:rPr>
              <w:t>, 2020)</w:t>
            </w:r>
            <w:r>
              <w:rPr>
                <w:rFonts w:eastAsia="Times New Roman" w:cs="Times New Roman"/>
                <w:color w:val="0563C1"/>
                <w:sz w:val="18"/>
                <w:szCs w:val="18"/>
                <w:u w:val="single"/>
                <w:lang w:eastAsia="en-US"/>
              </w:rPr>
              <w:fldChar w:fldCharType="end"/>
            </w:r>
          </w:p>
        </w:tc>
      </w:tr>
    </w:tbl>
    <w:p w14:paraId="55085DD6" w14:textId="77777777" w:rsidR="0079541A" w:rsidRDefault="0079541A" w:rsidP="001D7F05"/>
    <w:p w14:paraId="56FB5AEA" w14:textId="150E9FC5" w:rsidR="001D7F05" w:rsidRDefault="001155BF" w:rsidP="001D7F05">
      <w:r>
        <w:lastRenderedPageBreak/>
        <w:t xml:space="preserve">Many studies prove a destructive impact of bottom trawling both at the benthic habitat, communities and fish. And yet </w:t>
      </w:r>
      <w:r w:rsidRPr="001155BF">
        <w:rPr>
          <w:rFonts w:cs="Times New Roman"/>
          <w:shd w:val="clear" w:color="auto" w:fill="FFFFFF"/>
        </w:rPr>
        <w:t xml:space="preserve">the landings from deep-sea fisheries are </w:t>
      </w:r>
      <w:r>
        <w:rPr>
          <w:rFonts w:cs="Times New Roman"/>
          <w:shd w:val="clear" w:color="auto" w:fill="FFFFFF"/>
        </w:rPr>
        <w:t>minor</w:t>
      </w:r>
      <w:r w:rsidRPr="001155BF">
        <w:rPr>
          <w:rFonts w:cs="Times New Roman"/>
          <w:shd w:val="clear" w:color="auto" w:fill="FFFFFF"/>
        </w:rPr>
        <w:t>, contributing less than 0.5% to global fisheries landings</w:t>
      </w:r>
      <w:r>
        <w:rPr>
          <w:rFonts w:cs="Times New Roman"/>
          <w:shd w:val="clear" w:color="auto" w:fill="FFFFFF"/>
        </w:rPr>
        <w:t xml:space="preserve"> </w:t>
      </w:r>
      <w:r>
        <w:rPr>
          <w:rFonts w:cs="Times New Roman"/>
          <w:shd w:val="clear" w:color="auto" w:fill="FFFFFF"/>
        </w:rPr>
        <w:fldChar w:fldCharType="begin"/>
      </w:r>
      <w:r w:rsidR="00325925">
        <w:rPr>
          <w:rFonts w:cs="Times New Roman"/>
          <w:shd w:val="clear" w:color="auto" w:fill="FFFFFF"/>
        </w:rPr>
        <w:instrText xml:space="preserve"> ADDIN ZOTERO_ITEM CSL_CITATION {"citationID":"GG8PCWWk","properties":{"formattedCitation":"(Victorero et al., 2018)","plainCitation":"(Victorero et al., 2018)","noteIndex":0},"citationItems":[{"id":2226,"uris":["http://zotero.org/groups/2530313/items/WTDPHTRI"],"uri":["http://zotero.org/groups/2530313/items/WTDPHTRI"],"itemData":{"id":2226,"type":"article-journal","abstract":"Deep-sea fish species are targeted globally by bottom trawling. The species captured are often characterized by longevity, low fecundity and slow growth making them vulnerable to overfishing. In addition, bottom trawling is known to remove vast amounts of non-target species, including habitat forming deep-sea corals and sponges. Therefore, bottom trawling poses a serious risk to deep-sea ecosystems, but the true extent of deep-sea fishery landings through history remains unknown. Here, we present catches for global bottom trawling fisheries between years 1950-2015. This study gives new insight into the history of bottom trawled deep-sea fisheries through its use of FAO capture data combined with reconstructed landings data provided by the Sea Around Us Project, which are the only records containing bycatches, discards and unreported landings for deep-sea species. We illustrate the trends and shifts of the fishing nations and discuss the life-history and catch patterns of the most prominent target species over this time period. Our results show that the landings from deep-sea fisheries are miniscule, contributing less than 0.5 % to global fisheries landings. The fisheries were also found to be overall under-reported by as much as 43 %, leading to the removal of an estimated 25 million tonnes of deep-sea fish. The highest catches were of Greenland halibut in the NE Atlantic, Longfin codling from the NW Pacific and Grenadiers and Orange roughy from the SW Pacific. The results also show a diversification through the years in the species caught and reported. This historical perspective reveals that the extent and amount of deep-sea fish removed from the deep ocean exceeds previous estimates. This has significant implications for management, conservation and policy, as the economic importance of global bottom trawling is trivial, but the environmental damage imposed by this practice, is not.","container-title":"Frontiers in Marine Science","DOI":"10.3389/fmars.2018.00098","ISSN":"2296-7745","journalAbbreviation":"Front. Mar. Sci.","language":"English","note":"publisher: Frontiers","source":"Frontiers","title":"Out of Sight, But Within Reach: A Global History of Bottom-Trawled Deep-Sea Fisheries From &gt;400 m Depth","title-short":"Out of Sight, But Within Reach","URL":"https://www.frontiersin.org/articles/10.3389/fmars.2018.00098/full","volume":"5","author":[{"family":"Victorero","given":"Lissette"},{"family":"Watling","given":"Les"},{"family":"Deng Palomares","given":"Maria L."},{"family":"Nouvian","given":"Claire"}],"accessed":{"date-parts":[["2020",7,3]]},"issued":{"date-parts":[["2018"]]}}}],"schema":"https://github.com/citation-style-language/schema/raw/master/csl-citation.json"} </w:instrText>
      </w:r>
      <w:r>
        <w:rPr>
          <w:rFonts w:cs="Times New Roman"/>
          <w:shd w:val="clear" w:color="auto" w:fill="FFFFFF"/>
        </w:rPr>
        <w:fldChar w:fldCharType="separate"/>
      </w:r>
      <w:r w:rsidR="00325925" w:rsidRPr="00325925">
        <w:rPr>
          <w:rFonts w:cs="Times New Roman"/>
        </w:rPr>
        <w:t>(Victorero et al., 2018)</w:t>
      </w:r>
      <w:r>
        <w:rPr>
          <w:rFonts w:cs="Times New Roman"/>
          <w:shd w:val="clear" w:color="auto" w:fill="FFFFFF"/>
        </w:rPr>
        <w:fldChar w:fldCharType="end"/>
      </w:r>
      <w:r w:rsidRPr="001155BF">
        <w:rPr>
          <w:rFonts w:cs="Times New Roman"/>
          <w:shd w:val="clear" w:color="auto" w:fill="FFFFFF"/>
        </w:rPr>
        <w:t xml:space="preserve">. </w:t>
      </w:r>
      <w:r w:rsidR="002332F1">
        <w:rPr>
          <w:rFonts w:cs="Times New Roman"/>
          <w:shd w:val="clear" w:color="auto" w:fill="FFFFFF"/>
        </w:rPr>
        <w:t>One l</w:t>
      </w:r>
      <w:r>
        <w:rPr>
          <w:rFonts w:cs="Times New Roman"/>
          <w:shd w:val="clear" w:color="auto" w:fill="FFFFFF"/>
        </w:rPr>
        <w:t>ong</w:t>
      </w:r>
      <w:r w:rsidR="002332F1">
        <w:rPr>
          <w:rFonts w:cs="Times New Roman"/>
          <w:shd w:val="clear" w:color="auto" w:fill="FFFFFF"/>
        </w:rPr>
        <w:t>-</w:t>
      </w:r>
      <w:r>
        <w:rPr>
          <w:rFonts w:cs="Times New Roman"/>
          <w:shd w:val="clear" w:color="auto" w:fill="FFFFFF"/>
        </w:rPr>
        <w:t xml:space="preserve">term study of reported and unreported bottom trawling catches shows that as much as 42% of global bottom trawling landings were </w:t>
      </w:r>
      <w:r w:rsidRPr="001155BF">
        <w:rPr>
          <w:rFonts w:cs="Times New Roman"/>
          <w:shd w:val="clear" w:color="auto" w:fill="FFFFFF"/>
        </w:rPr>
        <w:t xml:space="preserve">overall under-reported </w:t>
      </w:r>
      <w:r>
        <w:rPr>
          <w:rFonts w:cs="Times New Roman"/>
          <w:shd w:val="clear" w:color="auto" w:fill="FFFFFF"/>
        </w:rPr>
        <w:t xml:space="preserve">contributing </w:t>
      </w:r>
      <w:r w:rsidRPr="001155BF">
        <w:rPr>
          <w:rFonts w:cs="Times New Roman"/>
          <w:shd w:val="clear" w:color="auto" w:fill="FFFFFF"/>
        </w:rPr>
        <w:t>to the removal of an estimated 25 million tons of deep-sea fish</w:t>
      </w:r>
      <w:r>
        <w:rPr>
          <w:rFonts w:cs="Times New Roman"/>
          <w:shd w:val="clear" w:color="auto" w:fill="FFFFFF"/>
        </w:rPr>
        <w:t xml:space="preserve"> </w:t>
      </w:r>
      <w:r>
        <w:rPr>
          <w:rFonts w:cs="Times New Roman"/>
          <w:shd w:val="clear" w:color="auto" w:fill="FFFFFF"/>
        </w:rPr>
        <w:fldChar w:fldCharType="begin"/>
      </w:r>
      <w:r w:rsidR="00325925">
        <w:rPr>
          <w:rFonts w:cs="Times New Roman"/>
          <w:shd w:val="clear" w:color="auto" w:fill="FFFFFF"/>
        </w:rPr>
        <w:instrText xml:space="preserve"> ADDIN ZOTERO_ITEM CSL_CITATION {"citationID":"NT8gko7r","properties":{"formattedCitation":"(Victorero et al., 2018)","plainCitation":"(Victorero et al., 2018)","noteIndex":0},"citationItems":[{"id":2226,"uris":["http://zotero.org/groups/2530313/items/WTDPHTRI"],"uri":["http://zotero.org/groups/2530313/items/WTDPHTRI"],"itemData":{"id":2226,"type":"article-journal","abstract":"Deep-sea fish species are targeted globally by bottom trawling. The species captured are often characterized by longevity, low fecundity and slow growth making them vulnerable to overfishing. In addition, bottom trawling is known to remove vast amounts of non-target species, including habitat forming deep-sea corals and sponges. Therefore, bottom trawling poses a serious risk to deep-sea ecosystems, but the true extent of deep-sea fishery landings through history remains unknown. Here, we present catches for global bottom trawling fisheries between years 1950-2015. This study gives new insight into the history of bottom trawled deep-sea fisheries through its use of FAO capture data combined with reconstructed landings data provided by the Sea Around Us Project, which are the only records containing bycatches, discards and unreported landings for deep-sea species. We illustrate the trends and shifts of the fishing nations and discuss the life-history and catch patterns of the most prominent target species over this time period. Our results show that the landings from deep-sea fisheries are miniscule, contributing less than 0.5 % to global fisheries landings. The fisheries were also found to be overall under-reported by as much as 43 %, leading to the removal of an estimated 25 million tonnes of deep-sea fish. The highest catches were of Greenland halibut in the NE Atlantic, Longfin codling from the NW Pacific and Grenadiers and Orange roughy from the SW Pacific. The results also show a diversification through the years in the species caught and reported. This historical perspective reveals that the extent and amount of deep-sea fish removed from the deep ocean exceeds previous estimates. This has significant implications for management, conservation and policy, as the economic importance of global bottom trawling is trivial, but the environmental damage imposed by this practice, is not.","container-title":"Frontiers in Marine Science","DOI":"10.3389/fmars.2018.00098","ISSN":"2296-7745","journalAbbreviation":"Front. Mar. Sci.","language":"English","note":"publisher: Frontiers","source":"Frontiers","title":"Out of Sight, But Within Reach: A Global History of Bottom-Trawled Deep-Sea Fisheries From &gt;400 m Depth","title-short":"Out of Sight, But Within Reach","URL":"https://www.frontiersin.org/articles/10.3389/fmars.2018.00098/full","volume":"5","author":[{"family":"Victorero","given":"Lissette"},{"family":"Watling","given":"Les"},{"family":"Deng Palomares","given":"Maria L."},{"family":"Nouvian","given":"Claire"}],"accessed":{"date-parts":[["2020",7,3]]},"issued":{"date-parts":[["2018"]]}}}],"schema":"https://github.com/citation-style-language/schema/raw/master/csl-citation.json"} </w:instrText>
      </w:r>
      <w:r>
        <w:rPr>
          <w:rFonts w:cs="Times New Roman"/>
          <w:shd w:val="clear" w:color="auto" w:fill="FFFFFF"/>
        </w:rPr>
        <w:fldChar w:fldCharType="separate"/>
      </w:r>
      <w:r w:rsidR="00325925" w:rsidRPr="00325925">
        <w:rPr>
          <w:rFonts w:cs="Times New Roman"/>
        </w:rPr>
        <w:t>(Victorero et al., 2018)</w:t>
      </w:r>
      <w:r>
        <w:rPr>
          <w:rFonts w:cs="Times New Roman"/>
          <w:shd w:val="clear" w:color="auto" w:fill="FFFFFF"/>
        </w:rPr>
        <w:fldChar w:fldCharType="end"/>
      </w:r>
      <w:r w:rsidRPr="001155BF">
        <w:rPr>
          <w:rFonts w:cs="Times New Roman"/>
          <w:shd w:val="clear" w:color="auto" w:fill="FFFFFF"/>
        </w:rPr>
        <w:t>.</w:t>
      </w:r>
      <w:r>
        <w:rPr>
          <w:rFonts w:cs="Times New Roman"/>
          <w:shd w:val="clear" w:color="auto" w:fill="FFFFFF"/>
        </w:rPr>
        <w:t xml:space="preserve"> </w:t>
      </w:r>
      <w:r w:rsidR="00A43C08">
        <w:rPr>
          <w:rFonts w:cs="Times New Roman"/>
          <w:shd w:val="clear" w:color="auto" w:fill="FFFFFF"/>
        </w:rPr>
        <w:t>Globally, the voices calling for banning bottom trawling due to its destructive nature are being stronger (</w:t>
      </w:r>
      <w:r w:rsidR="00286F27">
        <w:rPr>
          <w:rFonts w:cs="Times New Roman"/>
          <w:shd w:val="clear" w:color="auto" w:fill="FFFFFF"/>
        </w:rPr>
        <w:t xml:space="preserve">e.g. </w:t>
      </w:r>
      <w:r w:rsidR="00A43C08">
        <w:rPr>
          <w:rFonts w:cs="Times New Roman"/>
          <w:shd w:val="clear" w:color="auto" w:fill="FFFFFF"/>
        </w:rPr>
        <w:t>Oceana</w:t>
      </w:r>
      <w:r w:rsidR="00286F27">
        <w:rPr>
          <w:rFonts w:cs="Times New Roman"/>
          <w:shd w:val="clear" w:color="auto" w:fill="FFFFFF"/>
        </w:rPr>
        <w:t>, Deep Sea Coalition</w:t>
      </w:r>
      <w:r w:rsidR="00A43C08">
        <w:rPr>
          <w:rFonts w:cs="Times New Roman"/>
          <w:shd w:val="clear" w:color="auto" w:fill="FFFFFF"/>
        </w:rPr>
        <w:t>)</w:t>
      </w:r>
      <w:r w:rsidR="002525C5">
        <w:rPr>
          <w:rFonts w:cs="Times New Roman"/>
          <w:shd w:val="clear" w:color="auto" w:fill="FFFFFF"/>
        </w:rPr>
        <w:t xml:space="preserve"> and every year new areas closed for bottom trawling</w:t>
      </w:r>
      <w:r w:rsidR="00D43CF9">
        <w:rPr>
          <w:rFonts w:cs="Times New Roman"/>
          <w:shd w:val="clear" w:color="auto" w:fill="FFFFFF"/>
        </w:rPr>
        <w:t xml:space="preserve"> are establish</w:t>
      </w:r>
      <w:r w:rsidR="002A6892">
        <w:rPr>
          <w:rFonts w:cs="Times New Roman"/>
          <w:shd w:val="clear" w:color="auto" w:fill="FFFFFF"/>
        </w:rPr>
        <w:t>ed</w:t>
      </w:r>
      <w:r w:rsidR="00A43C08">
        <w:rPr>
          <w:rFonts w:cs="Times New Roman"/>
          <w:shd w:val="clear" w:color="auto" w:fill="FFFFFF"/>
        </w:rPr>
        <w:t xml:space="preserve">. </w:t>
      </w:r>
      <w:r w:rsidR="00286F27">
        <w:rPr>
          <w:rFonts w:cs="Times New Roman"/>
          <w:shd w:val="clear" w:color="auto" w:fill="FFFFFF"/>
        </w:rPr>
        <w:t>More</w:t>
      </w:r>
      <w:r w:rsidR="002A6892">
        <w:rPr>
          <w:rFonts w:cs="Times New Roman"/>
          <w:shd w:val="clear" w:color="auto" w:fill="FFFFFF"/>
        </w:rPr>
        <w:t>ov</w:t>
      </w:r>
      <w:r w:rsidR="00286F27">
        <w:rPr>
          <w:rFonts w:cs="Times New Roman"/>
          <w:shd w:val="clear" w:color="auto" w:fill="FFFFFF"/>
        </w:rPr>
        <w:t>er, i</w:t>
      </w:r>
      <w:r w:rsidR="00286F27" w:rsidRPr="0077753F">
        <w:t xml:space="preserve">t </w:t>
      </w:r>
      <w:r w:rsidR="00286F27">
        <w:t>has been recently noticed</w:t>
      </w:r>
      <w:r w:rsidR="00286F27" w:rsidRPr="0077753F">
        <w:t xml:space="preserve"> that more attention should be given to offshore and deep ocean benthic communities in the climate change mitigation </w:t>
      </w:r>
      <w:r w:rsidR="00286F27" w:rsidRPr="002525C5">
        <w:rPr>
          <w:rFonts w:cs="Times New Roman"/>
        </w:rPr>
        <w:t xml:space="preserve">agenda </w:t>
      </w:r>
      <w:r w:rsidR="00286F27" w:rsidRPr="002525C5">
        <w:rPr>
          <w:rFonts w:cs="Times New Roman"/>
          <w:shd w:val="clear" w:color="auto" w:fill="FFFFFF"/>
        </w:rPr>
        <w:fldChar w:fldCharType="begin"/>
      </w:r>
      <w:r w:rsidR="00325925">
        <w:rPr>
          <w:rFonts w:cs="Times New Roman"/>
          <w:shd w:val="clear" w:color="auto" w:fill="FFFFFF"/>
        </w:rPr>
        <w:instrText xml:space="preserve"> ADDIN ZOTERO_ITEM CSL_CITATION {"citationID":"OvaHXU2W","properties":{"formattedCitation":"(Solan et al., 2020)","plainCitation":"(Solan et al., 2020)","noteIndex":0},"citationItems":[{"id":2161,"uris":["http://zotero.org/groups/2530313/items/A3ZUGC6Y"],"uri":["http://zotero.org/groups/2530313/items/A3ZUGC6Y"],"itemData":{"id":2161,"type":"article-journal","abstract":"Innovative solutions to improve the condition and resilience of ecosystems are needed to address societal challenges and pave the way towards a climate-resilient future. Nature-based solutions offer the potential to protect, sustainably manage and restore natural or modified ecosystems while providing multiple other benefits for health, the economy, society and the environment. However, the implementation of nature-based solutions stems from a discourse that is almost exclusively derived from a terrestrial and urban context and assumes that risk reduction is resolved locally. We argue that this position ignores the importance of complex ecological interactions across a range of temporal and spatial scales and misses the substantive contribution from marine ecosystems, which are notably absent from most climate mitigation and adaptation strategies that extend beyond coastal disaster management. Here, we consider the potential of sediment-dwelling fauna and flora to inform and support nature-based solutions, and how the ecology of benthic environments can enhance adaptation plans. We illustrate our thesis with examples of practice that are generating, or have the potential to deliver, transformative change and discuss where further innovation might be applied. Finally, we take a reflective look at the realized and potential capacity of benthic-based solutions to contribute to adaptation plans and offer our perspectives on the suitability and shortcomings of past achievements and the prospective rewards from sensible prioritization of future research.This article is part of the theme issue ‘Climate change and ecosystems: threats, opportunities and solutions'.","container-title":"Philosophical Transactions of the Royal Society B: Biological Sciences","DOI":"10.1098/rstb.2019.0107","issue":"1794","journalAbbreviation":"Philosophical Transactions of the Royal Society B: Biological Sciences","note":"publisher: Royal Society","page":"20190107","source":"royalsocietypublishing.org (Atypon)","title":"Benthic-based contributions to climate change mitigation and adaptation","volume":"375","author":[{"family":"Solan","given":"Martin"},{"family":"Bennett","given":"Elena M."},{"family":"Mumby","given":"Peter J."},{"family":"Leyland","given":"Julian"},{"family":"Godbold","given":"Jasmin A."}],"issued":{"date-parts":[["2020",3,16]]}}}],"schema":"https://github.com/citation-style-language/schema/raw/master/csl-citation.json"} </w:instrText>
      </w:r>
      <w:r w:rsidR="00286F27" w:rsidRPr="002525C5">
        <w:rPr>
          <w:rFonts w:cs="Times New Roman"/>
          <w:shd w:val="clear" w:color="auto" w:fill="FFFFFF"/>
        </w:rPr>
        <w:fldChar w:fldCharType="separate"/>
      </w:r>
      <w:r w:rsidR="00325925" w:rsidRPr="00325925">
        <w:rPr>
          <w:rFonts w:cs="Times New Roman"/>
        </w:rPr>
        <w:t>(Solan et al., 2020)</w:t>
      </w:r>
      <w:r w:rsidR="00286F27" w:rsidRPr="002525C5">
        <w:rPr>
          <w:rFonts w:cs="Times New Roman"/>
          <w:shd w:val="clear" w:color="auto" w:fill="FFFFFF"/>
        </w:rPr>
        <w:fldChar w:fldCharType="end"/>
      </w:r>
      <w:r w:rsidR="00286F27" w:rsidRPr="002525C5">
        <w:rPr>
          <w:rFonts w:cs="Times New Roman"/>
          <w:shd w:val="clear" w:color="auto" w:fill="FFFFFF"/>
        </w:rPr>
        <w:t xml:space="preserve">. </w:t>
      </w:r>
      <w:r>
        <w:t>As closing areas for bottom trawling has already taken place in s</w:t>
      </w:r>
      <w:r w:rsidR="002525C5">
        <w:t>everal</w:t>
      </w:r>
      <w:r>
        <w:t xml:space="preserve"> regions of the world, it proves </w:t>
      </w:r>
      <w:r w:rsidR="001D7F05">
        <w:t>that there are existing policies that can enable the banning/regulation of the bottom trawli</w:t>
      </w:r>
      <w:r w:rsidR="001D7F05" w:rsidRPr="0077753F">
        <w:t xml:space="preserve">ng. </w:t>
      </w:r>
    </w:p>
    <w:p w14:paraId="0B8C3EFB" w14:textId="0DA5A9F8" w:rsidR="00D1508C" w:rsidRPr="009F6A21" w:rsidRDefault="551A77D0" w:rsidP="00846450">
      <w:pPr>
        <w:pStyle w:val="Heading3"/>
      </w:pPr>
      <w:bookmarkStart w:id="698" w:name="_Toc65144015"/>
      <w:r w:rsidRPr="009F6A21">
        <w:t>Barriers to Adoption</w:t>
      </w:r>
      <w:bookmarkEnd w:id="698"/>
    </w:p>
    <w:p w14:paraId="048D531F" w14:textId="5045F4EC" w:rsidR="00046A67" w:rsidRPr="0077753F" w:rsidRDefault="001155BF" w:rsidP="00046A67">
      <w:r>
        <w:t xml:space="preserve">To achieve successful implementation of ocean seafloor protection </w:t>
      </w:r>
      <w:r w:rsidR="002332F1">
        <w:t>by</w:t>
      </w:r>
      <w:r>
        <w:t xml:space="preserve"> </w:t>
      </w:r>
      <w:r w:rsidR="00B607AA">
        <w:t>closing</w:t>
      </w:r>
      <w:r>
        <w:t xml:space="preserve"> area subjected to bottom trawling, it is important to properly design th</w:t>
      </w:r>
      <w:r w:rsidR="00B607AA">
        <w:t>ose protected areas</w:t>
      </w:r>
      <w:r>
        <w:t>.</w:t>
      </w:r>
      <w:r w:rsidR="00046A67">
        <w:t xml:space="preserve"> </w:t>
      </w:r>
      <w:r>
        <w:t>This should be carefully considered and planned with the use of most advanced and recent spatial, habitat maps and bottom trawling footprint data coming from vessels satellite monitoring systems</w:t>
      </w:r>
      <w:r w:rsidR="00046A67">
        <w:t xml:space="preserve"> as well as with</w:t>
      </w:r>
      <w:r w:rsidR="00046A67" w:rsidRPr="00046A67">
        <w:rPr>
          <w:rFonts w:cs="Times New Roman"/>
          <w:shd w:val="clear" w:color="auto" w:fill="FFFFFF"/>
        </w:rPr>
        <w:t xml:space="preserve"> social </w:t>
      </w:r>
      <w:r w:rsidR="00046A67" w:rsidRPr="0077753F">
        <w:rPr>
          <w:rFonts w:cs="Times New Roman"/>
          <w:shd w:val="clear" w:color="auto" w:fill="FFFFFF"/>
        </w:rPr>
        <w:t xml:space="preserve">conscious. </w:t>
      </w:r>
      <w:r w:rsidR="002A6892">
        <w:rPr>
          <w:rFonts w:cs="Times New Roman"/>
          <w:shd w:val="clear" w:color="auto" w:fill="FFFFFF"/>
        </w:rPr>
        <w:t>Five key characteristics</w:t>
      </w:r>
      <w:r w:rsidR="00B607AA">
        <w:rPr>
          <w:rFonts w:cs="Times New Roman"/>
          <w:shd w:val="clear" w:color="auto" w:fill="FFFFFF"/>
        </w:rPr>
        <w:t xml:space="preserve"> were assigned </w:t>
      </w:r>
      <w:r w:rsidR="000F746A">
        <w:rPr>
          <w:rFonts w:cs="Times New Roman"/>
          <w:shd w:val="clear" w:color="auto" w:fill="FFFFFF"/>
        </w:rPr>
        <w:t xml:space="preserve">specifically </w:t>
      </w:r>
      <w:r w:rsidR="00B607AA">
        <w:rPr>
          <w:rFonts w:cs="Times New Roman"/>
          <w:shd w:val="clear" w:color="auto" w:fill="FFFFFF"/>
        </w:rPr>
        <w:t xml:space="preserve">to </w:t>
      </w:r>
      <w:r w:rsidR="00046A67" w:rsidRPr="0077753F">
        <w:rPr>
          <w:rFonts w:cs="Times New Roman"/>
          <w:shd w:val="clear" w:color="auto" w:fill="FFFFFF"/>
        </w:rPr>
        <w:t>MPAs (no-take, well-enforced, well-established (≥10 y old), large (≥100 km</w:t>
      </w:r>
      <w:r w:rsidR="00046A67" w:rsidRPr="0077753F">
        <w:rPr>
          <w:rFonts w:cs="Times New Roman"/>
          <w:shd w:val="clear" w:color="auto" w:fill="FFFFFF"/>
          <w:vertAlign w:val="superscript"/>
        </w:rPr>
        <w:t>2</w:t>
      </w:r>
      <w:r w:rsidR="00046A67" w:rsidRPr="0077753F">
        <w:rPr>
          <w:rFonts w:cs="Times New Roman"/>
          <w:shd w:val="clear" w:color="auto" w:fill="FFFFFF"/>
        </w:rPr>
        <w:t xml:space="preserve">), and isolated) </w:t>
      </w:r>
      <w:r w:rsidR="00B607AA">
        <w:rPr>
          <w:rFonts w:cs="Times New Roman"/>
          <w:shd w:val="clear" w:color="auto" w:fill="FFFFFF"/>
        </w:rPr>
        <w:t xml:space="preserve">and </w:t>
      </w:r>
      <w:r w:rsidR="00046A67" w:rsidRPr="0077753F">
        <w:rPr>
          <w:rFonts w:cs="Times New Roman"/>
          <w:shd w:val="clear" w:color="auto" w:fill="FFFFFF"/>
        </w:rPr>
        <w:t xml:space="preserve">have been shown to produce the greatest conservation benefits, and the effectiveness in supporting climate change mitigation and adaptation will be contingent, in part, on these factors </w:t>
      </w:r>
      <w:r w:rsidR="00046A67" w:rsidRPr="0077753F">
        <w:rPr>
          <w:rFonts w:cs="Times New Roman"/>
          <w:shd w:val="clear" w:color="auto" w:fill="FFFFFF"/>
        </w:rPr>
        <w:fldChar w:fldCharType="begin"/>
      </w:r>
      <w:r w:rsidR="00325925">
        <w:rPr>
          <w:rFonts w:cs="Times New Roman"/>
          <w:shd w:val="clear" w:color="auto" w:fill="FFFFFF"/>
        </w:rPr>
        <w:instrText xml:space="preserve"> ADDIN ZOTERO_ITEM CSL_CITATION {"citationID":"h0OwkHxN","properties":{"formattedCitation":"(Solan et al., 2020)","plainCitation":"(Solan et al., 2020)","noteIndex":0},"citationItems":[{"id":2161,"uris":["http://zotero.org/groups/2530313/items/A3ZUGC6Y"],"uri":["http://zotero.org/groups/2530313/items/A3ZUGC6Y"],"itemData":{"id":2161,"type":"article-journal","abstract":"Innovative solutions to improve the condition and resilience of ecosystems are needed to address societal challenges and pave the way towards a climate-resilient future. Nature-based solutions offer the potential to protect, sustainably manage and restore natural or modified ecosystems while providing multiple other benefits for health, the economy, society and the environment. However, the implementation of nature-based solutions stems from a discourse that is almost exclusively derived from a terrestrial and urban context and assumes that risk reduction is resolved locally. We argue that this position ignores the importance of complex ecological interactions across a range of temporal and spatial scales and misses the substantive contribution from marine ecosystems, which are notably absent from most climate mitigation and adaptation strategies that extend beyond coastal disaster management. Here, we consider the potential of sediment-dwelling fauna and flora to inform and support nature-based solutions, and how the ecology of benthic environments can enhance adaptation plans. We illustrate our thesis with examples of practice that are generating, or have the potential to deliver, transformative change and discuss where further innovation might be applied. Finally, we take a reflective look at the realized and potential capacity of benthic-based solutions to contribute to adaptation plans and offer our perspectives on the suitability and shortcomings of past achievements and the prospective rewards from sensible prioritization of future research.This article is part of the theme issue ‘Climate change and ecosystems: threats, opportunities and solutions'.","container-title":"Philosophical Transactions of the Royal Society B: Biological Sciences","DOI":"10.1098/rstb.2019.0107","issue":"1794","journalAbbreviation":"Philosophical Transactions of the Royal Society B: Biological Sciences","note":"publisher: Royal Society","page":"20190107","source":"royalsocietypublishing.org (Atypon)","title":"Benthic-based contributions to climate change mitigation and adaptation","volume":"375","author":[{"family":"Solan","given":"Martin"},{"family":"Bennett","given":"Elena M."},{"family":"Mumby","given":"Peter J."},{"family":"Leyland","given":"Julian"},{"family":"Godbold","given":"Jasmin A."}],"issued":{"date-parts":[["2020",3,16]]}}}],"schema":"https://github.com/citation-style-language/schema/raw/master/csl-citation.json"} </w:instrText>
      </w:r>
      <w:r w:rsidR="00046A67" w:rsidRPr="0077753F">
        <w:rPr>
          <w:rFonts w:cs="Times New Roman"/>
          <w:shd w:val="clear" w:color="auto" w:fill="FFFFFF"/>
        </w:rPr>
        <w:fldChar w:fldCharType="separate"/>
      </w:r>
      <w:r w:rsidR="00325925" w:rsidRPr="00325925">
        <w:rPr>
          <w:rFonts w:cs="Times New Roman"/>
        </w:rPr>
        <w:t>(Solan et al., 2020)</w:t>
      </w:r>
      <w:r w:rsidR="00046A67" w:rsidRPr="0077753F">
        <w:rPr>
          <w:rFonts w:cs="Times New Roman"/>
          <w:shd w:val="clear" w:color="auto" w:fill="FFFFFF"/>
        </w:rPr>
        <w:fldChar w:fldCharType="end"/>
      </w:r>
      <w:r w:rsidR="00046A67" w:rsidRPr="0077753F">
        <w:rPr>
          <w:rFonts w:cs="Times New Roman"/>
          <w:shd w:val="clear" w:color="auto" w:fill="FFFFFF"/>
        </w:rPr>
        <w:t xml:space="preserve">. However, very large marine reserves </w:t>
      </w:r>
      <w:r w:rsidR="000F746A">
        <w:rPr>
          <w:rFonts w:cs="Times New Roman"/>
          <w:shd w:val="clear" w:color="auto" w:fill="FFFFFF"/>
        </w:rPr>
        <w:t xml:space="preserve">or bottom trawling closures </w:t>
      </w:r>
      <w:r w:rsidR="00046A67" w:rsidRPr="0077753F">
        <w:rPr>
          <w:rFonts w:cs="Times New Roman"/>
          <w:shd w:val="clear" w:color="auto" w:fill="FFFFFF"/>
        </w:rPr>
        <w:t xml:space="preserve">will not be appropriate in all instances, for example near coasts populated by those who rely on fishing for subsistence. </w:t>
      </w:r>
      <w:r w:rsidR="002525C5" w:rsidRPr="002525C5">
        <w:rPr>
          <w:rFonts w:cs="Times New Roman"/>
          <w:color w:val="1C1D1E"/>
          <w:shd w:val="clear" w:color="auto" w:fill="FFFFFF"/>
        </w:rPr>
        <w:t xml:space="preserve">Resolving the </w:t>
      </w:r>
      <w:r w:rsidR="002525C5">
        <w:rPr>
          <w:rFonts w:cs="Times New Roman"/>
          <w:color w:val="1C1D1E"/>
          <w:shd w:val="clear" w:color="auto" w:fill="FFFFFF"/>
        </w:rPr>
        <w:t>challenge</w:t>
      </w:r>
      <w:r w:rsidR="002525C5" w:rsidRPr="002525C5">
        <w:rPr>
          <w:rFonts w:cs="Times New Roman"/>
          <w:color w:val="1C1D1E"/>
          <w:shd w:val="clear" w:color="auto" w:fill="FFFFFF"/>
        </w:rPr>
        <w:t xml:space="preserve"> between biological and socio‐economic objectives remains one of the major challenges of fishery management</w:t>
      </w:r>
      <w:r w:rsidR="002525C5">
        <w:rPr>
          <w:rFonts w:cs="Times New Roman"/>
          <w:color w:val="1C1D1E"/>
          <w:shd w:val="clear" w:color="auto" w:fill="FFFFFF"/>
        </w:rPr>
        <w:t xml:space="preserve"> </w:t>
      </w:r>
      <w:r w:rsidR="002525C5">
        <w:rPr>
          <w:rFonts w:cs="Times New Roman"/>
          <w:color w:val="1C1D1E"/>
          <w:shd w:val="clear" w:color="auto" w:fill="FFFFFF"/>
        </w:rPr>
        <w:fldChar w:fldCharType="begin"/>
      </w:r>
      <w:r w:rsidR="00325925">
        <w:rPr>
          <w:rFonts w:cs="Times New Roman"/>
          <w:color w:val="1C1D1E"/>
          <w:shd w:val="clear" w:color="auto" w:fill="FFFFFF"/>
        </w:rPr>
        <w:instrText xml:space="preserve"> ADDIN ZOTERO_ITEM CSL_CITATION {"citationID":"glH5yZAA","properties":{"formattedCitation":"(McConnaughey et al., 2020)","plainCitation":"(McConnaughey et al., 2020)","noteIndex":0},"citationItems":[{"id":2173,"uris":["http://zotero.org/groups/2530313/items/D7NE95IJ"],"uri":["http://zotero.org/groups/2530313/items/D7NE95IJ"],"itemData":{"id":2173,"type":"article-journal","abstract":"Bottom trawling accounts for almost one quarter of global fish landings but may also have significant and unwanted impacts on seabed habitats and biota. Management measures and voluntary industry actions can reduce these impacts, helping to meet sustainability objectives for fisheries, conservation and environmental management. These include changes in gear design and operation of trawls, spatial controls, impact quotas and effort controls. We review nine different measures and actions and use published studies and a simple conceptual model to evaluate and compare their performance. The risks and benefits of these management measures depend on the extent to which the fishery is already achieving management objectives for target stocks and the characteristics of the management system that is already in place. We offer guidance on identifying best practices for trawl-fisheries management and show that best practices and their likelihood of reducing trawling impacts depend on local, national and regional management objectives and priorities, societal values and resources for implementation. There is no universal best practice, and multiple management measures and industry actions are required to meet sustainability objectives and improve trade-offs between food production and environmental protection.","container-title":"Fish and Fisheries","DOI":"10.1111/faf.12431","ISSN":"1467-2979","issue":"2","language":"en","note":"_eprint: https://onlinelibrary.wiley.com/doi/pdf/10.1111/faf.12431","page":"319-337","source":"Wiley Online Library","title":"Choosing best practices for managing impacts of trawl fishing on seabed habitats and biota","volume":"21","author":[{"family":"McConnaughey","given":"Robert A."},{"family":"Hiddink","given":"Jan G."},{"family":"Jennings","given":"Simon"},{"family":"Pitcher","given":"C. Roland"},{"family":"Kaiser","given":"Michel J."},{"family":"Suuronen","given":"Petri"},{"family":"Sciberras","given":"Marija"},{"family":"Rijnsdorp","given":"Adriaan D."},{"family":"Collie","given":"Jeremy S."},{"family":"Mazor","given":"Tessa"},{"family":"Amoroso","given":"Ricardo O."},{"family":"Parma","given":"Ana M."},{"family":"Hilborn","given":"Ray"}],"issued":{"date-parts":[["2020"]]}}}],"schema":"https://github.com/citation-style-language/schema/raw/master/csl-citation.json"} </w:instrText>
      </w:r>
      <w:r w:rsidR="002525C5">
        <w:rPr>
          <w:rFonts w:cs="Times New Roman"/>
          <w:color w:val="1C1D1E"/>
          <w:shd w:val="clear" w:color="auto" w:fill="FFFFFF"/>
        </w:rPr>
        <w:fldChar w:fldCharType="separate"/>
      </w:r>
      <w:r w:rsidR="00325925" w:rsidRPr="00325925">
        <w:rPr>
          <w:rFonts w:cs="Times New Roman"/>
        </w:rPr>
        <w:t>(McConnaughey et al., 2020)</w:t>
      </w:r>
      <w:r w:rsidR="002525C5">
        <w:rPr>
          <w:rFonts w:cs="Times New Roman"/>
          <w:color w:val="1C1D1E"/>
          <w:shd w:val="clear" w:color="auto" w:fill="FFFFFF"/>
        </w:rPr>
        <w:fldChar w:fldCharType="end"/>
      </w:r>
      <w:r w:rsidR="002525C5" w:rsidRPr="002525C5">
        <w:rPr>
          <w:rFonts w:cs="Times New Roman"/>
          <w:color w:val="1C1D1E"/>
          <w:shd w:val="clear" w:color="auto" w:fill="FFFFFF"/>
        </w:rPr>
        <w:t>.</w:t>
      </w:r>
      <w:r w:rsidR="002525C5">
        <w:rPr>
          <w:rFonts w:ascii="Arial" w:hAnsi="Arial" w:cs="Arial"/>
          <w:color w:val="1C1D1E"/>
          <w:shd w:val="clear" w:color="auto" w:fill="FFFFFF"/>
        </w:rPr>
        <w:t xml:space="preserve"> </w:t>
      </w:r>
      <w:r w:rsidR="00046A67" w:rsidRPr="0077753F">
        <w:rPr>
          <w:rFonts w:cs="Times New Roman"/>
          <w:shd w:val="clear" w:color="auto" w:fill="FFFFFF"/>
        </w:rPr>
        <w:t xml:space="preserve">To scale up </w:t>
      </w:r>
      <w:r w:rsidR="002525C5">
        <w:rPr>
          <w:rFonts w:cs="Times New Roman"/>
          <w:shd w:val="clear" w:color="auto" w:fill="FFFFFF"/>
        </w:rPr>
        <w:t xml:space="preserve">ocean protection </w:t>
      </w:r>
      <w:r w:rsidR="00046A67" w:rsidRPr="0077753F">
        <w:rPr>
          <w:rFonts w:cs="Times New Roman"/>
          <w:shd w:val="clear" w:color="auto" w:fill="FFFFFF"/>
        </w:rPr>
        <w:t xml:space="preserve">effects to achieve regional and global impacts, such approaches need encouragement and support from governments and development agencies, using appropriate legal, financial, and social incentives, and should be considered part of national and international commitments regarding climate change adaptation and mitigation. </w:t>
      </w:r>
      <w:r w:rsidRPr="0077753F">
        <w:rPr>
          <w:rFonts w:cs="Times New Roman"/>
          <w:shd w:val="clear" w:color="auto" w:fill="FFFFFF"/>
        </w:rPr>
        <w:t xml:space="preserve">Potential shortcomings of </w:t>
      </w:r>
      <w:r w:rsidR="00B607AA">
        <w:rPr>
          <w:rFonts w:cs="Times New Roman"/>
          <w:shd w:val="clear" w:color="auto" w:fill="FFFFFF"/>
        </w:rPr>
        <w:t xml:space="preserve">marine reserves or bottom trawling closures </w:t>
      </w:r>
      <w:r w:rsidRPr="0077753F">
        <w:rPr>
          <w:rFonts w:cs="Times New Roman"/>
          <w:shd w:val="clear" w:color="auto" w:fill="FFFFFF"/>
        </w:rPr>
        <w:t>include, prominently, lack of staff, equipment and funding</w:t>
      </w:r>
      <w:r w:rsidR="00046A67" w:rsidRPr="0077753F">
        <w:rPr>
          <w:rFonts w:cs="Times New Roman"/>
          <w:shd w:val="clear" w:color="auto" w:fill="FFFFFF"/>
        </w:rPr>
        <w:t>,</w:t>
      </w:r>
      <w:r w:rsidRPr="0077753F">
        <w:rPr>
          <w:rFonts w:cs="Times New Roman"/>
          <w:shd w:val="clear" w:color="auto" w:fill="FFFFFF"/>
        </w:rPr>
        <w:t xml:space="preserve"> inadequate consultation with and support from local communities</w:t>
      </w:r>
      <w:r w:rsidR="00046A67" w:rsidRPr="0077753F">
        <w:rPr>
          <w:rFonts w:cs="Times New Roman"/>
          <w:shd w:val="clear" w:color="auto" w:fill="FFFFFF"/>
        </w:rPr>
        <w:t xml:space="preserve">, </w:t>
      </w:r>
      <w:r w:rsidRPr="0077753F">
        <w:rPr>
          <w:rFonts w:cs="Times New Roman"/>
          <w:shd w:val="clear" w:color="auto" w:fill="FFFFFF"/>
        </w:rPr>
        <w:t>concerns about managing displaced fishing effort, if such occurs</w:t>
      </w:r>
      <w:r w:rsidR="00046A67" w:rsidRPr="0077753F">
        <w:rPr>
          <w:rFonts w:cs="Times New Roman"/>
          <w:shd w:val="clear" w:color="auto" w:fill="FFFFFF"/>
        </w:rPr>
        <w:t xml:space="preserve"> </w:t>
      </w:r>
      <w:r w:rsidRPr="0077753F">
        <w:rPr>
          <w:rFonts w:cs="Times New Roman"/>
          <w:shd w:val="clear" w:color="auto" w:fill="FFFFFF"/>
        </w:rPr>
        <w:t>and insufficiencies in management scope</w:t>
      </w:r>
      <w:r w:rsidR="00046A67" w:rsidRPr="0077753F">
        <w:rPr>
          <w:rFonts w:cs="Times New Roman"/>
          <w:shd w:val="clear" w:color="auto" w:fill="FFFFFF"/>
        </w:rPr>
        <w:t xml:space="preserve"> </w:t>
      </w:r>
      <w:r w:rsidR="00046A67" w:rsidRPr="0077753F">
        <w:rPr>
          <w:rFonts w:cs="Times New Roman"/>
          <w:shd w:val="clear" w:color="auto" w:fill="FFFFFF"/>
        </w:rPr>
        <w:fldChar w:fldCharType="begin"/>
      </w:r>
      <w:r w:rsidR="00325925">
        <w:rPr>
          <w:rFonts w:cs="Times New Roman"/>
          <w:shd w:val="clear" w:color="auto" w:fill="FFFFFF"/>
        </w:rPr>
        <w:instrText xml:space="preserve"> ADDIN ZOTERO_ITEM CSL_CITATION {"citationID":"ot2qbHdT","properties":{"formattedCitation":"(Roberts et al., 2017)","plainCitation":"(Roberts et al., 2017)","noteIndex":0},"citationItems":[{"id":2218,"uris":["http://zotero.org/groups/2530313/items/3CQ9FRFB"],"uri":["http://zotero.org/groups/2530313/items/3CQ9FRFB"],"itemData":{"id":2218,"type":"article-journal","abstract":"Strong decreases in greenhouse gas emissions are required to meet the reduction trajectory resolved within the 2015 Paris Agreement. However, even these decreases will not avert serious stress and damage to life on Earth, and additional steps are needed to boost the resilience of ecosystems, safeguard their wildlife, and protect their capacity to supply vital goods and services. We discuss how well-managed marine reserves may help marine ecosystems and people adapt to five prominent impacts of climate change: acidification, sea-level rise, intensification of storms, shifts in species distribution, and decreased productivity and oxygen availability, as well as their cumulative effects. We explore the role of managed ecosystems in mitigating climate change by promoting carbon sequestration and storage and by buffering against uncertainty in management, environmental fluctuations, directional change, and extreme events. We highlight both strengths and limitations and conclude that marine reserves are a viable low-tech, cost-effective adaptation strategy that would yield multiple cobenefits from local to global scales, improving the outlook for the environment and people into the future.","container-title":"Proceedings of the National Academy of Sciences","DOI":"10.1073/pnas.1701262114","ISSN":"0027-8424, 1091-6490","issue":"24","journalAbbreviation":"PNAS","language":"en","note":"publisher: National Academy of Sciences\nsection: Perspective\nPMID: 28584096","page":"6167-6175","source":"www.pnas.org","title":"Marine reserves can mitigate and promote adaptation to climate change","volume":"114","author":[{"family":"Roberts","given":"Callum M."},{"family":"O’Leary","given":"Bethan C."},{"family":"McCauley","given":"Douglas J."},{"family":"Cury","given":"Philippe Maurice"},{"family":"Duarte","given":"Carlos M."},{"family":"Lubchenco","given":"Jane"},{"family":"Pauly","given":"Daniel"},{"family":"Sáenz-Arroyo","given":"Andrea"},{"family":"Sumaila","given":"Ussif Rashid"},{"family":"Wilson","given":"Rod W."},{"family":"Worm","given":"Boris"},{"family":"Castilla","given":"Juan Carlos"}],"issued":{"date-parts":[["2017",6,13]]}}}],"schema":"https://github.com/citation-style-language/schema/raw/master/csl-citation.json"} </w:instrText>
      </w:r>
      <w:r w:rsidR="00046A67" w:rsidRPr="0077753F">
        <w:rPr>
          <w:rFonts w:cs="Times New Roman"/>
          <w:shd w:val="clear" w:color="auto" w:fill="FFFFFF"/>
        </w:rPr>
        <w:fldChar w:fldCharType="separate"/>
      </w:r>
      <w:r w:rsidR="00325925" w:rsidRPr="00325925">
        <w:rPr>
          <w:rFonts w:cs="Times New Roman"/>
        </w:rPr>
        <w:t>(Roberts et al., 2017)</w:t>
      </w:r>
      <w:r w:rsidR="00046A67" w:rsidRPr="0077753F">
        <w:rPr>
          <w:rFonts w:cs="Times New Roman"/>
          <w:shd w:val="clear" w:color="auto" w:fill="FFFFFF"/>
        </w:rPr>
        <w:fldChar w:fldCharType="end"/>
      </w:r>
      <w:r w:rsidRPr="0077753F">
        <w:rPr>
          <w:rFonts w:cs="Times New Roman"/>
          <w:shd w:val="clear" w:color="auto" w:fill="FFFFFF"/>
        </w:rPr>
        <w:t>.</w:t>
      </w:r>
      <w:r w:rsidRPr="0077753F">
        <w:rPr>
          <w:rFonts w:ascii="Helvetica Neue" w:hAnsi="Helvetica Neue"/>
          <w:sz w:val="23"/>
          <w:szCs w:val="23"/>
          <w:shd w:val="clear" w:color="auto" w:fill="FFFFFF"/>
        </w:rPr>
        <w:t> </w:t>
      </w:r>
      <w:r w:rsidR="00046A67" w:rsidRPr="0077753F">
        <w:t>Safeguards are required to ensure that, for example, restoration projects do not prevent local communities from accessing marine resources (McDermott et al. 2012). Increas</w:t>
      </w:r>
      <w:r w:rsidR="002332F1">
        <w:t>ing</w:t>
      </w:r>
      <w:r w:rsidR="00046A67" w:rsidRPr="0077753F">
        <w:t xml:space="preserve"> investment in conservation and restoration of blue carbon ecosystems through innovative finance (insurance, debt swaps, taxes, and credits) and public-private partnerships are, therefore, needed </w:t>
      </w:r>
      <w:r w:rsidR="00046A67" w:rsidRPr="0077753F">
        <w:fldChar w:fldCharType="begin"/>
      </w:r>
      <w:r w:rsidR="00046A67" w:rsidRPr="0077753F">
        <w:instrText xml:space="preserve"> ADDIN ZOTERO_ITEM CSL_CITATION {"citationID":"4BBohoSp","properties":{"formattedCitation":"(Hoegh-Guldberg O. et al., 2019)","plainCitation":"(Hoegh-Guldberg O. et al., 2019)","noteIndex":0},"citationItems":[{"id":2356,"uris":["http://zotero.org/groups/2530313/items/FJUYIWNJ"],"uri":["http://zotero.org/groups/2530313/items/FJUYIWNJ"],"itemData":{"id":2356,"type":"report","event-place":"Washington, D.C.","publisher":"World Resources Institute","publisher-place":"Washington, D.C.","title":"The Ocean as a Solution to Climate Change: Five Opportunities for Action","URL":"http://www.oceanpanel.org/climate","author":[{"family":"Hoegh-Guldberg O. et al.","given":""}],"issued":{"date-parts":[["2019"]]}}}],"schema":"https://github.com/citation-style-language/schema/raw/master/csl-citation.json"} </w:instrText>
      </w:r>
      <w:r w:rsidR="00046A67" w:rsidRPr="0077753F">
        <w:fldChar w:fldCharType="separate"/>
      </w:r>
      <w:r w:rsidR="00325925" w:rsidRPr="00325925">
        <w:rPr>
          <w:rFonts w:cs="Times New Roman"/>
        </w:rPr>
        <w:t>(Hoegh-Guldberg O. et al., 2019)</w:t>
      </w:r>
      <w:r w:rsidR="00046A67" w:rsidRPr="0077753F">
        <w:fldChar w:fldCharType="end"/>
      </w:r>
      <w:r w:rsidR="00046A67" w:rsidRPr="0077753F">
        <w:t>.</w:t>
      </w:r>
      <w:ins w:id="699" w:author="Emilia Jankowska" w:date="2021-07-22T10:29:00Z">
        <w:r w:rsidR="00000750">
          <w:t xml:space="preserve"> Moreover, banning </w:t>
        </w:r>
        <w:r w:rsidR="00000750">
          <w:lastRenderedPageBreak/>
          <w:t>bottom trawling on are</w:t>
        </w:r>
      </w:ins>
      <w:ins w:id="700" w:author="Emilia Jankowska" w:date="2021-07-22T10:30:00Z">
        <w:r w:rsidR="00000750">
          <w:t xml:space="preserve">as that are currently disturbed has to come together with </w:t>
        </w:r>
        <w:r w:rsidR="00805B93">
          <w:t xml:space="preserve">reducing fishing effort </w:t>
        </w:r>
      </w:ins>
      <w:ins w:id="701" w:author="Emilia Jankowska" w:date="2021-07-22T10:31:00Z">
        <w:r w:rsidR="00805B93">
          <w:t xml:space="preserve">and legal protection of the remaining EEZs areas to </w:t>
        </w:r>
      </w:ins>
      <w:ins w:id="702" w:author="Emilia Jankowska" w:date="2021-07-22T10:32:00Z">
        <w:r w:rsidR="00805B93">
          <w:t xml:space="preserve">ensure bottom trawling activity is not directed to </w:t>
        </w:r>
      </w:ins>
      <w:ins w:id="703" w:author="Emilia Jankowska" w:date="2021-07-22T10:33:00Z">
        <w:r w:rsidR="00805B93">
          <w:t xml:space="preserve">areas previously </w:t>
        </w:r>
        <w:proofErr w:type="spellStart"/>
        <w:r w:rsidR="00805B93">
          <w:t>untrawled</w:t>
        </w:r>
        <w:proofErr w:type="spellEnd"/>
        <w:r w:rsidR="00805B93">
          <w:t>. This means, that</w:t>
        </w:r>
      </w:ins>
      <w:ins w:id="704" w:author="Emilia Jankowska" w:date="2021-07-22T10:34:00Z">
        <w:r w:rsidR="00805B93">
          <w:t xml:space="preserve"> bottom trawling should be considered to be </w:t>
        </w:r>
      </w:ins>
      <w:ins w:id="705" w:author="Emilia Jankowska" w:date="2021-07-22T10:36:00Z">
        <w:r w:rsidR="00805B93">
          <w:t>significantly reduced or completely banned, what is unlikely to happe</w:t>
        </w:r>
      </w:ins>
      <w:ins w:id="706" w:author="Emilia Jankowska" w:date="2021-07-22T10:37:00Z">
        <w:r w:rsidR="00805B93">
          <w:t>n as some countries highly rely on this type of fishery</w:t>
        </w:r>
      </w:ins>
      <w:ins w:id="707" w:author="Emilia Jankowska" w:date="2021-07-22T10:34:00Z">
        <w:r w:rsidR="00805B93">
          <w:t xml:space="preserve">. </w:t>
        </w:r>
      </w:ins>
    </w:p>
    <w:p w14:paraId="34222FBE" w14:textId="4EEBECBF" w:rsidR="00D1508C" w:rsidRDefault="551A77D0" w:rsidP="00846450">
      <w:pPr>
        <w:pStyle w:val="Heading3"/>
      </w:pPr>
      <w:bookmarkStart w:id="708" w:name="_Toc30513192"/>
      <w:bookmarkStart w:id="709" w:name="_Toc30681152"/>
      <w:bookmarkStart w:id="710" w:name="_Toc30685388"/>
      <w:bookmarkStart w:id="711" w:name="_Toc31012549"/>
      <w:bookmarkStart w:id="712" w:name="_Toc35621372"/>
      <w:bookmarkStart w:id="713" w:name="_Toc65144016"/>
      <w:bookmarkEnd w:id="708"/>
      <w:bookmarkEnd w:id="709"/>
      <w:bookmarkEnd w:id="710"/>
      <w:bookmarkEnd w:id="711"/>
      <w:bookmarkEnd w:id="712"/>
      <w:r w:rsidRPr="005D49A8">
        <w:t>Adoption</w:t>
      </w:r>
      <w:r w:rsidR="006E6C65" w:rsidRPr="005D49A8">
        <w:t xml:space="preserve"> </w:t>
      </w:r>
      <w:r w:rsidRPr="005D49A8">
        <w:t>Potential</w:t>
      </w:r>
      <w:bookmarkEnd w:id="713"/>
    </w:p>
    <w:p w14:paraId="4F02F53D" w14:textId="1F287477" w:rsidR="000F746A" w:rsidRPr="00A41D1D" w:rsidRDefault="00AA0EE9" w:rsidP="000F746A">
      <w:pPr>
        <w:rPr>
          <w:rFonts w:cs="Times New Roman"/>
        </w:rPr>
      </w:pPr>
      <w:r w:rsidRPr="0077753F">
        <w:t>The</w:t>
      </w:r>
      <w:r w:rsidR="002332F1">
        <w:t>re is high</w:t>
      </w:r>
      <w:r w:rsidRPr="0077753F">
        <w:t xml:space="preserve"> potential </w:t>
      </w:r>
      <w:r w:rsidR="000F746A" w:rsidRPr="0077753F">
        <w:t>with high technological readiness</w:t>
      </w:r>
      <w:r w:rsidR="000F746A">
        <w:t>,</w:t>
      </w:r>
      <w:r w:rsidR="000F746A" w:rsidRPr="0077753F">
        <w:t xml:space="preserve"> </w:t>
      </w:r>
      <w:r w:rsidRPr="0077753F">
        <w:t>to protect marine habitats and ecosystems through spatial measures including marine protected areas</w:t>
      </w:r>
      <w:r w:rsidR="002332F1">
        <w:t xml:space="preserve">, marine reserves or </w:t>
      </w:r>
      <w:r w:rsidR="000F746A">
        <w:t xml:space="preserve">closing areas to </w:t>
      </w:r>
      <w:r w:rsidR="002332F1">
        <w:t>certain activities</w:t>
      </w:r>
      <w:r w:rsidR="00B607AA">
        <w:t xml:space="preserve"> </w:t>
      </w:r>
      <w:r w:rsidR="00D156CA" w:rsidRPr="0077753F">
        <w:fldChar w:fldCharType="begin"/>
      </w:r>
      <w:r w:rsidR="00325925">
        <w:instrText xml:space="preserve"> ADDIN ZOTERO_ITEM CSL_CITATION {"citationID":"wIr4Tzm1","properties":{"formattedCitation":"(Gattuso et al., 2018)","plainCitation":"(Gattuso et al., 2018)","noteIndex":0},"citationItems":[{"id":275,"uris":["http://zotero.org/groups/2241941/items/4SBEDW7I"],"uri":["http://zotero.org/groups/2241941/items/4SBEDW7I"],"itemData":{"id":275,"type":"article-journal","abstract":"The Paris agreement target of limiting global surface warming to 1.5-2°C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measures.","container-title":"Frontiers in Marine Science","DOI":"10.3389/fmars.2018.00337","ISSN":"2296-7745","journalAbbreviation":"Front. Mar. Sci.","language":"English","source":"Frontiers","title":"Ocean Solutions to Address Climate Change and Its Effects on Marine Ecosystems","URL":"https://www.frontiersin.org/articles/10.3389/fmars.2018.00337/full?utm_source=FWEB&amp;utm_medium=NBLOG&amp;utm_campaign=ECO_FMARS_ocean-climate-solutions","volume":"5","author":[{"family":"Gattuso","given":"Jean-Pierre"},{"family":"Magnan","given":"Alexandre K."},{"family":"Bopp","given":"Laurent"},{"family":"Cheung","given":"William W. L."},{"family":"Duarte","given":"Carlos M."},{"family":"Hinkel","given":"Jochen"},{"family":"Mcleod","given":"Elizabeth"},{"family":"Micheli","given":"Fiorenza"},{"family":"Oschlies","given":"Andreas"},{"family":"Williamson","given":"Phillip"},{"family":"Billé","given":"Raphaël"},{"family":"Chalastani","given":"Vasiliki I."},{"family":"Gates","given":"Ruth D."},{"family":"Irisson","given":"Jean-Olivier"},{"family":"Middelburg","given":"Jack J."},{"family":"Pörtner","given":"Hans-Otto"},{"family":"Rau","given":"Greg H."}],"accessed":{"date-parts":[["2018",11,1]]},"issued":{"date-parts":[["2018"]]}}}],"schema":"https://github.com/citation-style-language/schema/raw/master/csl-citation.json"} </w:instrText>
      </w:r>
      <w:r w:rsidR="00D156CA" w:rsidRPr="0077753F">
        <w:fldChar w:fldCharType="separate"/>
      </w:r>
      <w:r w:rsidR="00325925" w:rsidRPr="00325925">
        <w:rPr>
          <w:rFonts w:cs="Times New Roman"/>
        </w:rPr>
        <w:t>(Gattuso et al., 2018)</w:t>
      </w:r>
      <w:r w:rsidR="00D156CA" w:rsidRPr="0077753F">
        <w:fldChar w:fldCharType="end"/>
      </w:r>
      <w:r w:rsidR="00435559" w:rsidRPr="0077753F">
        <w:t xml:space="preserve">. </w:t>
      </w:r>
      <w:r w:rsidR="002A4FFF" w:rsidRPr="000F746A">
        <w:rPr>
          <w:shd w:val="clear" w:color="auto" w:fill="FFFFFF"/>
        </w:rPr>
        <w:t>With the adoption of the  Convention on  Biological  Diversity</w:t>
      </w:r>
      <w:r w:rsidR="00046A67" w:rsidRPr="000F746A">
        <w:rPr>
          <w:shd w:val="clear" w:color="auto" w:fill="FFFFFF"/>
        </w:rPr>
        <w:t xml:space="preserve"> </w:t>
      </w:r>
      <w:r w:rsidR="002A4FFF" w:rsidRPr="000F746A">
        <w:rPr>
          <w:shd w:val="clear" w:color="auto" w:fill="FFFFFF"/>
        </w:rPr>
        <w:t>(CBD) and the Fish Stocks Agreemen</w:t>
      </w:r>
      <w:r w:rsidR="0079541A">
        <w:rPr>
          <w:shd w:val="clear" w:color="auto" w:fill="FFFFFF"/>
        </w:rPr>
        <w:t>t</w:t>
      </w:r>
      <w:r w:rsidR="002A4FFF" w:rsidRPr="000F746A">
        <w:rPr>
          <w:shd w:val="clear" w:color="auto" w:fill="FFFFFF"/>
        </w:rPr>
        <w:t>), and the subsequent development of ecosystem-based fisheries management</w:t>
      </w:r>
      <w:r w:rsidR="005C7E44" w:rsidRPr="000F746A">
        <w:rPr>
          <w:shd w:val="clear" w:color="auto" w:fill="FFFFFF"/>
        </w:rPr>
        <w:t xml:space="preserve"> </w:t>
      </w:r>
      <w:r w:rsidR="002A4FFF" w:rsidRPr="000F746A">
        <w:rPr>
          <w:shd w:val="clear" w:color="auto" w:fill="FFFFFF"/>
        </w:rPr>
        <w:t xml:space="preserve">(EBFM),  sustainability has become an overarching principle across marine policy,  both at the national and international levels by numerous organizations  (Food and  Agricultural </w:t>
      </w:r>
      <w:r w:rsidR="0079541A" w:rsidRPr="000F746A">
        <w:rPr>
          <w:shd w:val="clear" w:color="auto" w:fill="FFFFFF"/>
        </w:rPr>
        <w:t>Organization</w:t>
      </w:r>
      <w:r w:rsidR="002A4FFF" w:rsidRPr="000F746A">
        <w:rPr>
          <w:shd w:val="clear" w:color="auto" w:fill="FFFFFF"/>
        </w:rPr>
        <w:t xml:space="preserve">, International Council for the Exploration of the Sea, CBD, Arctic  Council). </w:t>
      </w:r>
      <w:r w:rsidR="000F746A" w:rsidRPr="000F746A">
        <w:rPr>
          <w:shd w:val="clear" w:color="auto" w:fill="FFFFFF"/>
        </w:rPr>
        <w:t>There are also calls for including</w:t>
      </w:r>
      <w:r w:rsidR="000F746A">
        <w:t xml:space="preserve"> blue carbon solutions in nationally determined contributions (NDCs) and other relevant climate policies for mitigation and adaptation (Herr and Landis 2016). Conservation and restoration of </w:t>
      </w:r>
      <w:r w:rsidR="0079541A">
        <w:t>seabed</w:t>
      </w:r>
      <w:r w:rsidR="000F746A">
        <w:t xml:space="preserve"> can b</w:t>
      </w:r>
      <w:r w:rsidR="005332FE">
        <w:t>e</w:t>
      </w:r>
      <w:r w:rsidR="000F746A">
        <w:t xml:space="preserve"> also link</w:t>
      </w:r>
      <w:r w:rsidR="005332FE">
        <w:t>ed</w:t>
      </w:r>
      <w:r w:rsidR="000F746A">
        <w:t xml:space="preserve"> to achieving the UN Sustainable Development Goals. </w:t>
      </w:r>
      <w:r w:rsidR="00D43CF9">
        <w:rPr>
          <w:rFonts w:cs="Times New Roman"/>
          <w:shd w:val="clear" w:color="auto" w:fill="FFFFFF"/>
        </w:rPr>
        <w:t>As already mentioned, the negative effect of bottom trawling on seafloor and fish population degradation has been widely recognized, and several countries closed all or significant amount of their EEZs waters to bottom trawling. EEZ</w:t>
      </w:r>
      <w:r w:rsidR="00286F27">
        <w:rPr>
          <w:rFonts w:cs="Times New Roman"/>
          <w:shd w:val="clear" w:color="auto" w:fill="FFFFFF"/>
        </w:rPr>
        <w:t>s</w:t>
      </w:r>
      <w:r w:rsidR="00D43CF9">
        <w:rPr>
          <w:rFonts w:cs="Times New Roman"/>
          <w:shd w:val="clear" w:color="auto" w:fill="FFFFFF"/>
        </w:rPr>
        <w:t xml:space="preserve"> has been also proved to be effective spatial measures for monitoring fishing activity</w:t>
      </w:r>
      <w:r w:rsidR="00A41D1D">
        <w:rPr>
          <w:rFonts w:cs="Times New Roman"/>
          <w:shd w:val="clear" w:color="auto" w:fill="FFFFFF"/>
        </w:rPr>
        <w:t>,</w:t>
      </w:r>
      <w:r w:rsidR="00D43CF9">
        <w:rPr>
          <w:rFonts w:cs="Times New Roman"/>
          <w:shd w:val="clear" w:color="auto" w:fill="FFFFFF"/>
        </w:rPr>
        <w:t xml:space="preserve"> detecting illegal fishing</w:t>
      </w:r>
      <w:r w:rsidR="00A41D1D">
        <w:rPr>
          <w:rFonts w:cs="Times New Roman"/>
          <w:shd w:val="clear" w:color="auto" w:fill="FFFFFF"/>
        </w:rPr>
        <w:t xml:space="preserve">, and </w:t>
      </w:r>
      <w:r w:rsidR="00A41D1D" w:rsidRPr="00A41D1D">
        <w:rPr>
          <w:rFonts w:cs="Times New Roman"/>
          <w:shd w:val="clear" w:color="auto" w:fill="FFFFFF"/>
        </w:rPr>
        <w:t xml:space="preserve">are </w:t>
      </w:r>
      <w:r w:rsidR="00A41D1D" w:rsidRPr="00A41D1D">
        <w:rPr>
          <w:rFonts w:cs="Times New Roman"/>
          <w:color w:val="222222"/>
          <w:shd w:val="clear" w:color="auto" w:fill="FFFFFF"/>
        </w:rPr>
        <w:t xml:space="preserve">respected by unauthorized resource users </w:t>
      </w:r>
      <w:r w:rsidR="00A41D1D" w:rsidRPr="00A41D1D">
        <w:rPr>
          <w:rFonts w:cs="Times New Roman"/>
          <w:color w:val="222222"/>
          <w:shd w:val="clear" w:color="auto" w:fill="FFFFFF"/>
        </w:rPr>
        <w:fldChar w:fldCharType="begin"/>
      </w:r>
      <w:r w:rsidR="00A41D1D" w:rsidRPr="00A41D1D">
        <w:rPr>
          <w:rFonts w:cs="Times New Roman"/>
          <w:color w:val="222222"/>
          <w:shd w:val="clear" w:color="auto" w:fill="FFFFFF"/>
        </w:rPr>
        <w:instrText xml:space="preserve"> ADDIN ZOTERO_ITEM CSL_CITATION {"citationID":"ahbQNZJy","properties":{"formattedCitation":"(Englander, 2019)","plainCitation":"(Englander, 2019)","noteIndex":0},"citationItems":[{"id":2231,"uris":["http://zotero.org/groups/2530313/items/CLMMUENZ"],"uri":["http://zotero.org/groups/2530313/items/CLMMUENZ"],"itemData":{"id":2231,"type":"article-journal","abstract":"Managing global marine resources by assigning property rights could align economic and conservation incentives, but only if unauthorized resource use is deterred. Exclusive Economic Zones (EEZs) are country-level property rights to marine resources, covering approximately 39% of the ocean’s surface and accounting for more than 95% of global marine fish catch. However, EEZs might not be respected by unauthorized resource users because the cost of monitoring and enforcing such large areas may be prohibitive. Here we provide the first evidence that EEZs are in fact respected by unauthorized resource users. Using global, high-resolution fishing effort datasets and the ecologically arbitrary boundaries between EEZs and the high seas, we find that unauthorized foreign fishing is 81% lower just inside EEZs compared to just outside. Consistent with the high cost of enforcing EEZ boundaries, this deterrence effect is concentrated in EEZs that are most valuable near their boundaries. Our results suggest that property rights institutions can enable effective governance of global marine resource use.","container-title":"Nature Sustainability","DOI":"10.1038/s41893-019-0389-9","ISSN":"2398-9629","issue":"10","language":"en","note":"number: 10\npublisher: Nature Publishing Group","page":"981-987","source":"www.nature.com","title":"Property rights and the protection of global marine resources","volume":"2","author":[{"family":"Englander","given":"Gabriel"}],"issued":{"date-parts":[["2019",10]]}}}],"schema":"https://github.com/citation-style-language/schema/raw/master/csl-citation.json"} </w:instrText>
      </w:r>
      <w:r w:rsidR="00A41D1D" w:rsidRPr="00A41D1D">
        <w:rPr>
          <w:rFonts w:cs="Times New Roman"/>
          <w:color w:val="222222"/>
          <w:shd w:val="clear" w:color="auto" w:fill="FFFFFF"/>
        </w:rPr>
        <w:fldChar w:fldCharType="separate"/>
      </w:r>
      <w:r w:rsidR="00325925" w:rsidRPr="00325925">
        <w:rPr>
          <w:rFonts w:cs="Times New Roman"/>
        </w:rPr>
        <w:t>(Englander, 2019)</w:t>
      </w:r>
      <w:r w:rsidR="00A41D1D" w:rsidRPr="00A41D1D">
        <w:rPr>
          <w:rFonts w:cs="Times New Roman"/>
          <w:color w:val="222222"/>
          <w:shd w:val="clear" w:color="auto" w:fill="FFFFFF"/>
        </w:rPr>
        <w:fldChar w:fldCharType="end"/>
      </w:r>
      <w:r w:rsidR="00A41D1D" w:rsidRPr="00A41D1D">
        <w:rPr>
          <w:rFonts w:cs="Times New Roman"/>
          <w:color w:val="222222"/>
          <w:shd w:val="clear" w:color="auto" w:fill="FFFFFF"/>
        </w:rPr>
        <w:t>.</w:t>
      </w:r>
      <w:r w:rsidR="00A41D1D">
        <w:rPr>
          <w:rFonts w:cs="Times New Roman"/>
          <w:color w:val="222222"/>
          <w:shd w:val="clear" w:color="auto" w:fill="FFFFFF"/>
        </w:rPr>
        <w:t xml:space="preserve"> Therefore, extending spatial protection measures such as marine reserves or area closures to bottom trawling within EE</w:t>
      </w:r>
      <w:r w:rsidR="003874CE">
        <w:rPr>
          <w:rFonts w:cs="Times New Roman"/>
          <w:color w:val="222222"/>
          <w:shd w:val="clear" w:color="auto" w:fill="FFFFFF"/>
        </w:rPr>
        <w:t>Z</w:t>
      </w:r>
      <w:r w:rsidR="00A41D1D">
        <w:rPr>
          <w:rFonts w:cs="Times New Roman"/>
          <w:color w:val="222222"/>
          <w:shd w:val="clear" w:color="auto" w:fill="FFFFFF"/>
        </w:rPr>
        <w:t xml:space="preserve">s have high potential to be well managed and recognized by </w:t>
      </w:r>
      <w:r w:rsidR="00286F27">
        <w:rPr>
          <w:rFonts w:cs="Times New Roman"/>
          <w:color w:val="222222"/>
          <w:shd w:val="clear" w:color="auto" w:fill="FFFFFF"/>
        </w:rPr>
        <w:t xml:space="preserve">the </w:t>
      </w:r>
      <w:r w:rsidR="00A41D1D">
        <w:rPr>
          <w:rFonts w:cs="Times New Roman"/>
          <w:color w:val="222222"/>
          <w:shd w:val="clear" w:color="auto" w:fill="FFFFFF"/>
        </w:rPr>
        <w:t>fishing industry.</w:t>
      </w:r>
    </w:p>
    <w:p w14:paraId="4553555E" w14:textId="5CCDC9C1" w:rsidR="005013D0" w:rsidRPr="0077753F" w:rsidRDefault="00A41D1D" w:rsidP="00846450">
      <w:r>
        <w:t>Nowaday</w:t>
      </w:r>
      <w:r w:rsidR="00286F27">
        <w:t>s</w:t>
      </w:r>
      <w:r>
        <w:t xml:space="preserve">, there is also </w:t>
      </w:r>
      <w:r w:rsidR="00286F27">
        <w:t>i</w:t>
      </w:r>
      <w:r>
        <w:t>ncreasing</w:t>
      </w:r>
      <w:r w:rsidR="00286F27">
        <w:t xml:space="preserve"> </w:t>
      </w:r>
      <w:r>
        <w:t>number of</w:t>
      </w:r>
      <w:r w:rsidR="005013D0" w:rsidRPr="0077753F">
        <w:t xml:space="preserve"> advances in access to data</w:t>
      </w:r>
      <w:r>
        <w:t>,</w:t>
      </w:r>
      <w:r w:rsidR="005013D0" w:rsidRPr="0077753F">
        <w:t xml:space="preserve"> </w:t>
      </w:r>
      <w:r>
        <w:t>that a</w:t>
      </w:r>
      <w:r w:rsidRPr="0077753F">
        <w:t>ccording to the High</w:t>
      </w:r>
      <w:r w:rsidR="00286F27">
        <w:t>-</w:t>
      </w:r>
      <w:r w:rsidRPr="0077753F">
        <w:t>Level Panel for a Sustainable Ocean</w:t>
      </w:r>
      <w:r>
        <w:t xml:space="preserve">, </w:t>
      </w:r>
      <w:r w:rsidR="000F746A">
        <w:t>provides</w:t>
      </w:r>
      <w:r w:rsidR="005013D0" w:rsidRPr="0077753F">
        <w:t xml:space="preserve"> </w:t>
      </w:r>
      <w:r w:rsidR="00046A67" w:rsidRPr="0077753F">
        <w:t xml:space="preserve">the </w:t>
      </w:r>
      <w:r w:rsidR="005013D0" w:rsidRPr="0077753F">
        <w:t xml:space="preserve">enormous potential for policymakers, NGOs, businesses and investors to implement more informed protection mechanisms. </w:t>
      </w:r>
      <w:r w:rsidR="000F746A">
        <w:t xml:space="preserve">Some of those </w:t>
      </w:r>
      <w:r>
        <w:t xml:space="preserve">financial and technological </w:t>
      </w:r>
      <w:r w:rsidR="000F746A">
        <w:t xml:space="preserve">advances </w:t>
      </w:r>
      <w:r>
        <w:t xml:space="preserve">that help in </w:t>
      </w:r>
      <w:r w:rsidR="00286F27">
        <w:t xml:space="preserve">the </w:t>
      </w:r>
      <w:r>
        <w:t xml:space="preserve">proper development and enforcement of marine protection measures </w:t>
      </w:r>
      <w:r w:rsidR="000F746A">
        <w:t>include</w:t>
      </w:r>
      <w:r w:rsidR="00443752" w:rsidRPr="0077753F">
        <w:t xml:space="preserve"> </w:t>
      </w:r>
      <w:r w:rsidR="002C4701" w:rsidRPr="0077753F">
        <w:fldChar w:fldCharType="begin"/>
      </w:r>
      <w:r w:rsidR="003874CE">
        <w:instrText xml:space="preserve"> ADDIN ZOTERO_ITEM CSL_CITATION {"citationID":"dnFDdMvk","properties":{"formattedCitation":"(Early et al., 2020)","plainCitation":"(Early et al., 2020)","noteIndex":0},"citationItems":[{"id":2154,"uris":["http://zotero.org/groups/2530313/items/KC9M9YTE"],"uri":["http://zotero.org/groups/2530313/items/KC9M9YTE"],"itemData":{"id":2154,"type":"report","page":"44","publisher":"World Ocean Initiative","title":"A sustainable ocean economy in 2030: Opportunities and challenges","author":[{"family":"Early","given":"Catherine"},{"family":"Murray","given":"Sarah"},{"family":"Noronha","given":"Melanie"},{"family":"Baer","given":"James"}],"issued":{"date-parts":[["2020",6]]}}}],"schema":"https://github.com/citation-style-language/schema/raw/master/csl-citation.json"} </w:instrText>
      </w:r>
      <w:r w:rsidR="002C4701" w:rsidRPr="0077753F">
        <w:fldChar w:fldCharType="separate"/>
      </w:r>
      <w:r w:rsidR="003874CE" w:rsidRPr="003874CE">
        <w:rPr>
          <w:rFonts w:cs="Times New Roman"/>
        </w:rPr>
        <w:t>(Early et al., 2020)</w:t>
      </w:r>
      <w:r w:rsidR="002C4701" w:rsidRPr="0077753F">
        <w:fldChar w:fldCharType="end"/>
      </w:r>
      <w:r w:rsidR="005013D0" w:rsidRPr="0077753F">
        <w:t>:</w:t>
      </w:r>
    </w:p>
    <w:p w14:paraId="672F6CD5" w14:textId="23464BB8" w:rsidR="00FB2C53" w:rsidRDefault="005013D0" w:rsidP="005013D0">
      <w:pPr>
        <w:pStyle w:val="ListParagraph"/>
        <w:numPr>
          <w:ilvl w:val="0"/>
          <w:numId w:val="58"/>
        </w:numPr>
      </w:pPr>
      <w:r>
        <w:t>Ocean Observatories Initiative funded by America’s National Science Foundation gathering physical, chemical, geological and biological properties of marine ecosystems</w:t>
      </w:r>
      <w:r w:rsidR="00046A67">
        <w:t>,</w:t>
      </w:r>
    </w:p>
    <w:p w14:paraId="6428DC5E" w14:textId="02CC3B85" w:rsidR="005013D0" w:rsidRDefault="005013D0" w:rsidP="005013D0">
      <w:pPr>
        <w:pStyle w:val="ListParagraph"/>
        <w:numPr>
          <w:ilvl w:val="0"/>
          <w:numId w:val="58"/>
        </w:numPr>
      </w:pPr>
      <w:r>
        <w:t xml:space="preserve">Global Fishing Watch a collaboration of </w:t>
      </w:r>
      <w:r w:rsidR="00185626">
        <w:t xml:space="preserve">Google, Oceana and </w:t>
      </w:r>
      <w:proofErr w:type="spellStart"/>
      <w:r w:rsidR="00185626">
        <w:t>SkyTruth</w:t>
      </w:r>
      <w:proofErr w:type="spellEnd"/>
      <w:r w:rsidR="00185626">
        <w:t xml:space="preserve"> </w:t>
      </w:r>
      <w:r w:rsidR="0077753F">
        <w:t xml:space="preserve">that </w:t>
      </w:r>
      <w:r w:rsidR="00185626">
        <w:t>visualizes tracks of fishing fleets and makes freely available data on fishing activity in near real-time</w:t>
      </w:r>
      <w:r w:rsidR="00046A67">
        <w:t>,</w:t>
      </w:r>
    </w:p>
    <w:p w14:paraId="40A5DB20" w14:textId="04F1CEDD" w:rsidR="005013D0" w:rsidRDefault="005013D0" w:rsidP="005013D0">
      <w:pPr>
        <w:pStyle w:val="ListParagraph"/>
        <w:numPr>
          <w:ilvl w:val="0"/>
          <w:numId w:val="58"/>
        </w:numPr>
      </w:pPr>
      <w:r>
        <w:t>UN Decade of Ocean Science</w:t>
      </w:r>
      <w:r w:rsidR="0077753F">
        <w:t xml:space="preserve"> that</w:t>
      </w:r>
      <w:r>
        <w:t xml:space="preserve"> </w:t>
      </w:r>
      <w:r w:rsidR="00286F27">
        <w:t>will begin</w:t>
      </w:r>
      <w:r>
        <w:t xml:space="preserve"> in 20</w:t>
      </w:r>
      <w:r w:rsidR="005C7E44">
        <w:t>2</w:t>
      </w:r>
      <w:r>
        <w:t>1 and aim</w:t>
      </w:r>
      <w:r w:rsidR="00286F27">
        <w:t>s</w:t>
      </w:r>
      <w:r>
        <w:t xml:space="preserve"> to ensure that science can fully support </w:t>
      </w:r>
      <w:r w:rsidR="00046A67">
        <w:t xml:space="preserve">the </w:t>
      </w:r>
      <w:r>
        <w:t>effort by countries to achieve a sustainable healthy ocean</w:t>
      </w:r>
      <w:r w:rsidR="00046A67">
        <w:t>,</w:t>
      </w:r>
    </w:p>
    <w:p w14:paraId="13C25BB5" w14:textId="027EB70D" w:rsidR="00185626" w:rsidRDefault="00286F27" w:rsidP="005013D0">
      <w:pPr>
        <w:pStyle w:val="ListParagraph"/>
        <w:numPr>
          <w:ilvl w:val="0"/>
          <w:numId w:val="58"/>
        </w:numPr>
      </w:pPr>
      <w:r>
        <w:lastRenderedPageBreak/>
        <w:t>A growing number of companies</w:t>
      </w:r>
      <w:r w:rsidR="00185626">
        <w:t xml:space="preserve"> </w:t>
      </w:r>
      <w:r>
        <w:t xml:space="preserve">(e.g. Marine Databank) </w:t>
      </w:r>
      <w:r w:rsidR="00185626">
        <w:t>that use machine learning, artificial intelligence, advanced mo</w:t>
      </w:r>
      <w:r w:rsidR="00046A67">
        <w:t>o</w:t>
      </w:r>
      <w:r w:rsidR="00185626">
        <w:t>rings and other types of measuring equipment, and satellite images to inform and promote sustainable fisheries, ocean health and coastal community resilience</w:t>
      </w:r>
      <w:r w:rsidR="00046A67">
        <w:t>.</w:t>
      </w:r>
    </w:p>
    <w:p w14:paraId="12A2F24A" w14:textId="79CA851D" w:rsidR="001C49CB" w:rsidRPr="004511F8" w:rsidRDefault="551A77D0" w:rsidP="00846450">
      <w:pPr>
        <w:pStyle w:val="Heading2"/>
        <w:numPr>
          <w:ilvl w:val="1"/>
          <w:numId w:val="26"/>
        </w:numPr>
      </w:pPr>
      <w:bookmarkStart w:id="714" w:name="_Toc65144017"/>
      <w:r w:rsidRPr="004511F8">
        <w:t>Advantages  and disadvantages of</w:t>
      </w:r>
      <w:r w:rsidR="00046A67" w:rsidRPr="004511F8">
        <w:t xml:space="preserve"> </w:t>
      </w:r>
      <w:bookmarkEnd w:id="714"/>
      <w:r w:rsidR="000E595C" w:rsidRPr="004511F8">
        <w:t>seafloor protection</w:t>
      </w:r>
    </w:p>
    <w:p w14:paraId="473285D3" w14:textId="77777777" w:rsidR="00202788" w:rsidRPr="009F6A21" w:rsidRDefault="551A77D0" w:rsidP="00846450">
      <w:pPr>
        <w:pStyle w:val="Heading3"/>
      </w:pPr>
      <w:bookmarkStart w:id="715" w:name="_Toc65144018"/>
      <w:bookmarkStart w:id="716" w:name="_Hlk30603478"/>
      <w:r w:rsidRPr="009F6A21">
        <w:t>Similar Solutions</w:t>
      </w:r>
      <w:bookmarkEnd w:id="715"/>
    </w:p>
    <w:bookmarkEnd w:id="716"/>
    <w:p w14:paraId="35068CF8" w14:textId="3034F833" w:rsidR="00923CE4" w:rsidRPr="00B55CE3" w:rsidRDefault="00C0224B" w:rsidP="001155BF">
      <w:r>
        <w:t>There are two more ocean solutions that use protection mechanisms - Coastal wetlands protection, Macroalgae protection</w:t>
      </w:r>
      <w:r w:rsidR="006E62EF">
        <w:t xml:space="preserve"> and their climate impact is defined as additional CO</w:t>
      </w:r>
      <w:r w:rsidR="006E62EF" w:rsidRPr="006E62EF">
        <w:rPr>
          <w:vertAlign w:val="subscript"/>
        </w:rPr>
        <w:t>2</w:t>
      </w:r>
      <w:r w:rsidR="006E62EF">
        <w:t xml:space="preserve"> sequestered (by protecting existing habitats) or avoiding CO</w:t>
      </w:r>
      <w:r w:rsidR="006E62EF" w:rsidRPr="006E62EF">
        <w:rPr>
          <w:vertAlign w:val="subscript"/>
        </w:rPr>
        <w:t>2</w:t>
      </w:r>
      <w:r w:rsidR="006E62EF">
        <w:t xml:space="preserve"> emissions (when the coastal wetlands gets degraded, the stored CO</w:t>
      </w:r>
      <w:r w:rsidR="006E62EF" w:rsidRPr="006E62EF">
        <w:rPr>
          <w:vertAlign w:val="subscript"/>
        </w:rPr>
        <w:t>2</w:t>
      </w:r>
      <w:r w:rsidR="006E62EF">
        <w:t xml:space="preserve"> in sediments belowground will be emitted). Current solution assumes protecting seafloor sediments from bottom trawling degradation thus avoiding CO2 emissions. It assumes protecting seafloor from areas different than the ones covered by coastal wetlands or macroalgae’s. Therefore, there is no overlap between climate impact of</w:t>
      </w:r>
      <w:r w:rsidR="00F128F0">
        <w:t xml:space="preserve"> those</w:t>
      </w:r>
      <w:r w:rsidR="006E62EF">
        <w:t xml:space="preserve"> three ocean protection solutions.</w:t>
      </w:r>
    </w:p>
    <w:p w14:paraId="66FEF337" w14:textId="77777777" w:rsidR="000330C6" w:rsidRPr="009F6A21" w:rsidRDefault="551A77D0" w:rsidP="002A757A">
      <w:pPr>
        <w:pStyle w:val="Heading3"/>
        <w:jc w:val="left"/>
      </w:pPr>
      <w:bookmarkStart w:id="717" w:name="_Toc35621376"/>
      <w:bookmarkStart w:id="718" w:name="_Toc65144019"/>
      <w:bookmarkEnd w:id="717"/>
      <w:r w:rsidRPr="009F6A21">
        <w:t>Arguments for Adoption</w:t>
      </w:r>
      <w:bookmarkEnd w:id="718"/>
    </w:p>
    <w:p w14:paraId="640541E1" w14:textId="190804FA" w:rsidR="001155BF" w:rsidRPr="00046A67" w:rsidRDefault="746FC056" w:rsidP="00046A67">
      <w:pPr>
        <w:rPr>
          <w:rFonts w:cs="Times New Roman"/>
          <w:color w:val="000000" w:themeColor="text1"/>
        </w:rPr>
      </w:pPr>
      <w:r w:rsidRPr="746FC056">
        <w:rPr>
          <w:rFonts w:cs="Times New Roman"/>
          <w:color w:val="000000" w:themeColor="text1"/>
        </w:rPr>
        <w:t>Implementing seafloor ocean protection has m</w:t>
      </w:r>
      <w:r w:rsidR="00286F27">
        <w:rPr>
          <w:rFonts w:cs="Times New Roman"/>
          <w:color w:val="000000" w:themeColor="text1"/>
        </w:rPr>
        <w:t>any</w:t>
      </w:r>
      <w:r w:rsidRPr="746FC056">
        <w:rPr>
          <w:rFonts w:cs="Times New Roman"/>
          <w:color w:val="000000" w:themeColor="text1"/>
        </w:rPr>
        <w:t xml:space="preserve"> more benefits to the natural environment than </w:t>
      </w:r>
      <w:r w:rsidR="00286F27">
        <w:rPr>
          <w:rFonts w:cs="Times New Roman"/>
          <w:color w:val="000000" w:themeColor="text1"/>
        </w:rPr>
        <w:t>the</w:t>
      </w:r>
      <w:r w:rsidRPr="746FC056">
        <w:rPr>
          <w:rFonts w:cs="Times New Roman"/>
          <w:color w:val="000000" w:themeColor="text1"/>
        </w:rPr>
        <w:t xml:space="preserve"> preserv</w:t>
      </w:r>
      <w:r w:rsidR="00286F27">
        <w:rPr>
          <w:rFonts w:cs="Times New Roman"/>
          <w:color w:val="000000" w:themeColor="text1"/>
        </w:rPr>
        <w:t>ation of</w:t>
      </w:r>
      <w:r w:rsidRPr="746FC056">
        <w:rPr>
          <w:rFonts w:cs="Times New Roman"/>
          <w:color w:val="000000" w:themeColor="text1"/>
        </w:rPr>
        <w:t xml:space="preserve"> long-term stored organic carbon. It will also </w:t>
      </w:r>
      <w:r w:rsidR="00286F27">
        <w:rPr>
          <w:rFonts w:cs="Times New Roman"/>
          <w:color w:val="000000" w:themeColor="text1"/>
        </w:rPr>
        <w:t xml:space="preserve">lead to the </w:t>
      </w:r>
      <w:r w:rsidRPr="746FC056">
        <w:rPr>
          <w:rFonts w:cs="Times New Roman"/>
          <w:color w:val="000000" w:themeColor="text1"/>
        </w:rPr>
        <w:t>protect</w:t>
      </w:r>
      <w:r w:rsidR="00286F27">
        <w:rPr>
          <w:rFonts w:cs="Times New Roman"/>
          <w:color w:val="000000" w:themeColor="text1"/>
        </w:rPr>
        <w:t>ion</w:t>
      </w:r>
      <w:r w:rsidRPr="746FC056">
        <w:rPr>
          <w:rFonts w:cs="Times New Roman"/>
          <w:color w:val="000000" w:themeColor="text1"/>
        </w:rPr>
        <w:t xml:space="preserve"> and restoration of vulnerable benthic habitats such as cold-water corals, sponges, gorgonians, bivalves and epifauna to name a few </w:t>
      </w:r>
      <w:r w:rsidR="00046A67" w:rsidRPr="746FC056">
        <w:rPr>
          <w:rFonts w:cs="Times New Roman"/>
          <w:color w:val="000000" w:themeColor="text1"/>
        </w:rPr>
        <w:fldChar w:fldCharType="begin"/>
      </w:r>
      <w:r w:rsidR="00325925">
        <w:rPr>
          <w:rFonts w:cs="Times New Roman"/>
          <w:color w:val="000000" w:themeColor="text1"/>
        </w:rPr>
        <w:instrText xml:space="preserve"> ADDIN ZOTERO_ITEM CSL_CITATION {"citationID":"bMsYWFLr","properties":{"formattedCitation":"(van Denderen et al., 2020)","plainCitation":"(van Denderen et al., 2020)","noteIndex":0},"citationItems":[{"id":2403,"uris":["http://zotero.org/groups/2530313/items/9QTFPIEC"],"uri":["http://zotero.org/groups/2530313/items/9QTFPIEC"],"itemData":{"id":2403,"type":"article-journal","abstract":"Abstract.  Bottom trawling disturbance and hypoxia are affecting marine benthic habitats worldwide. We present an approach to predict their effects on benthic c","container-title":"ICES Journal of Marine Science","DOI":"10.1093/icesjms/fsz219","ISSN":"1054-3139","issue":"1","journalAbbreviation":"ICES J Mar Sci","language":"en","note":"publisher: Oxford Academic","page":"278-289","source":"academic.oup.com","title":"Evaluating impacts of bottom trawling and hypoxia on benthic communities at the local, habitat, and regional scale using a modelling approach","volume":"77","author":[{"family":"Denderen","given":"P. D.","non-dropping-particle":"van"},{"family":"Bolam","given":"S. G."},{"family":"Friedland","given":"R."},{"family":"Hiddink","given":"J. G."},{"family":"Norén","given":"K."},{"family":"Rijnsdorp","given":"A. D."},{"family":"Sköld","given":"M."},{"family":"Törnroos","given":"A."},{"family":"Virtanen","given":"E. A."},{"family":"Valanko","given":"S."}],"issued":{"date-parts":[["2020",1,1]]}}}],"schema":"https://github.com/citation-style-language/schema/raw/master/csl-citation.json"} </w:instrText>
      </w:r>
      <w:r w:rsidR="00046A67" w:rsidRPr="746FC056">
        <w:rPr>
          <w:rFonts w:cs="Times New Roman"/>
          <w:color w:val="000000" w:themeColor="text1"/>
        </w:rPr>
        <w:fldChar w:fldCharType="separate"/>
      </w:r>
      <w:r w:rsidR="00325925" w:rsidRPr="00325925">
        <w:rPr>
          <w:rFonts w:cs="Times New Roman"/>
        </w:rPr>
        <w:t>(van Denderen et al., 2020)</w:t>
      </w:r>
      <w:r w:rsidR="00046A67" w:rsidRPr="746FC056">
        <w:rPr>
          <w:rFonts w:cs="Times New Roman"/>
          <w:color w:val="000000" w:themeColor="text1"/>
        </w:rPr>
        <w:fldChar w:fldCharType="end"/>
      </w:r>
      <w:r w:rsidRPr="746FC056">
        <w:rPr>
          <w:rFonts w:cs="Times New Roman"/>
          <w:color w:val="000000" w:themeColor="text1"/>
        </w:rPr>
        <w:t xml:space="preserve">. Those ecosystems play an important function in sustaining fish populations many of which are commercially exploited. Therefore, </w:t>
      </w:r>
      <w:r w:rsidR="00B607AA">
        <w:rPr>
          <w:rFonts w:cs="Times New Roman"/>
          <w:color w:val="000000" w:themeColor="text1"/>
        </w:rPr>
        <w:t>protection of the seafloor by trawling closures</w:t>
      </w:r>
      <w:r w:rsidR="00B607AA">
        <w:rPr>
          <w:rStyle w:val="CommentReference"/>
        </w:rPr>
        <w:t xml:space="preserve"> </w:t>
      </w:r>
      <w:r w:rsidR="00B607AA" w:rsidRPr="00B607AA">
        <w:rPr>
          <w:rStyle w:val="CommentReference"/>
          <w:sz w:val="22"/>
          <w:szCs w:val="22"/>
        </w:rPr>
        <w:t>w</w:t>
      </w:r>
      <w:r w:rsidRPr="746FC056">
        <w:rPr>
          <w:rFonts w:cs="Times New Roman"/>
          <w:color w:val="000000" w:themeColor="text1"/>
        </w:rPr>
        <w:t xml:space="preserve">ould play the role of ocean reserves where invertebrates and fish biomass grow and expand to the </w:t>
      </w:r>
      <w:r w:rsidR="000E595C" w:rsidRPr="746FC056">
        <w:rPr>
          <w:rFonts w:cs="Times New Roman"/>
          <w:color w:val="000000" w:themeColor="text1"/>
        </w:rPr>
        <w:t>neighbo</w:t>
      </w:r>
      <w:r w:rsidR="000E595C">
        <w:rPr>
          <w:rFonts w:cs="Times New Roman"/>
          <w:color w:val="000000" w:themeColor="text1"/>
        </w:rPr>
        <w:t>r</w:t>
      </w:r>
      <w:r w:rsidR="000E595C" w:rsidRPr="746FC056">
        <w:rPr>
          <w:rFonts w:cs="Times New Roman"/>
          <w:color w:val="000000" w:themeColor="text1"/>
        </w:rPr>
        <w:t>ing</w:t>
      </w:r>
      <w:r w:rsidRPr="746FC056">
        <w:rPr>
          <w:rFonts w:cs="Times New Roman"/>
          <w:color w:val="000000" w:themeColor="text1"/>
        </w:rPr>
        <w:t xml:space="preserve"> areas which still can be commercially exploited </w:t>
      </w:r>
      <w:r w:rsidR="00046A67" w:rsidRPr="746FC056">
        <w:rPr>
          <w:rFonts w:cs="Times New Roman"/>
          <w:color w:val="000000" w:themeColor="text1"/>
        </w:rPr>
        <w:fldChar w:fldCharType="begin"/>
      </w:r>
      <w:r w:rsidR="00325925">
        <w:rPr>
          <w:rFonts w:cs="Times New Roman"/>
          <w:color w:val="000000" w:themeColor="text1"/>
        </w:rPr>
        <w:instrText xml:space="preserve"> ADDIN ZOTERO_ITEM CSL_CITATION {"citationID":"ms5dLAq2","properties":{"formattedCitation":"(Howarth et al., 2018)","plainCitation":"(Howarth et al., 2018)","noteIndex":0},"citationItems":[{"id":2510,"uris":["http://zotero.org/groups/2530313/items/LHSX6S26"],"uri":["http://zotero.org/groups/2530313/items/LHSX6S26"],"itemData":{"id":2510,"type":"article-journal","abstract":"Although many studies have investigated the effects of disturbance and environmental drivers on marine ecosystems, comparatively few have studied their interactions. Using fuzzy coded biological traits, we compared the functional composition, diversity and evenness of benthic communities in the English Channel and in the Celtic and Irish Seas across interacting gradients of bottom trawling and primary production. Fuzzy correspondence analysis indicated greater similarity in trait composition at sites of high trawling pressure than at those of low trawling. In contrast, the analysis revealed no relationship between trait composition and primary production. Trawling and primary production had no effect on the traits ‘longevity’, ‘sediment position’, or ‘feeding mode’. However, trawling had negative effects on all modalities within the trait ‘living habit’, and these effects were strongest for attached and epifaunal organisms but weakest for burrow- and tube-dwelling species. Trawling also negatively affected most modalities within the trait ‘maximum weight’, with strongest effects for organisms weighing between &lt;0.1 g and up to 1 kg. Conversely, trawling positively affected organisms weighing &gt;10 kg. For the trait ‘bioturbation’, upward conveyors were positively related with primary production, whilst other modalities exhibited no clear pattern. Because trawling affected some traits more than others, community biomass was less evenly distributed across traits in highly trawled areas, which resulted in lower levels of functional diversity and evenness. Overall, the effects of bottom trawling were greater in areas of high primary production.","container-title":"Marine Ecology Progress Series","DOI":"10.3354/meps12690","ISSN":"0171-8630, 1616-1599","language":"en","page":"31-48","source":"www.int-res.com","title":"Effects of bottom trawling and primary production on the composition of biological traits in benthic assemblages","volume":"602","author":[{"family":"Howarth","given":"L. M."},{"family":"Waggitt","given":"J. J."},{"family":"Bolam","given":"S. G."},{"family":"Eggleton","given":"J."},{"family":"Somerfield","given":"P. J."},{"family":"Hiddink","given":"J. G."}],"issued":{"date-parts":[["2018",8,23]]}}}],"schema":"https://github.com/citation-style-language/schema/raw/master/csl-citation.json"} </w:instrText>
      </w:r>
      <w:r w:rsidR="00046A67" w:rsidRPr="746FC056">
        <w:rPr>
          <w:rFonts w:cs="Times New Roman"/>
          <w:color w:val="000000" w:themeColor="text1"/>
        </w:rPr>
        <w:fldChar w:fldCharType="separate"/>
      </w:r>
      <w:r w:rsidR="00325925" w:rsidRPr="00325925">
        <w:rPr>
          <w:rFonts w:cs="Times New Roman"/>
        </w:rPr>
        <w:t>(Howarth et al., 2018)</w:t>
      </w:r>
      <w:r w:rsidR="00046A67" w:rsidRPr="746FC056">
        <w:rPr>
          <w:rFonts w:cs="Times New Roman"/>
          <w:color w:val="000000" w:themeColor="text1"/>
        </w:rPr>
        <w:fldChar w:fldCharType="end"/>
      </w:r>
      <w:r w:rsidRPr="746FC056">
        <w:rPr>
          <w:rFonts w:cs="Times New Roman"/>
          <w:color w:val="000000" w:themeColor="text1"/>
        </w:rPr>
        <w:t xml:space="preserve">. Smart planning of protection areas together with local communities would, therefore, support small scale artisanal fishery that is highly promoted as is being more sustainable </w:t>
      </w:r>
      <w:r w:rsidR="004451ED">
        <w:rPr>
          <w:rFonts w:cs="Times New Roman"/>
          <w:color w:val="000000" w:themeColor="text1"/>
        </w:rPr>
        <w:fldChar w:fldCharType="begin"/>
      </w:r>
      <w:r w:rsidR="004451ED">
        <w:rPr>
          <w:rFonts w:cs="Times New Roman"/>
          <w:color w:val="000000" w:themeColor="text1"/>
        </w:rPr>
        <w:instrText xml:space="preserve"> ADDIN ZOTERO_ITEM CSL_CITATION {"citationID":"uZsdXjLk","properties":{"formattedCitation":"(FOLU, 2019; Sala et al., 2018)","plainCitation":"(FOLU, 2019; Sala et al., 2018)","noteIndex":0},"citationItems":[{"id":2731,"uris":["http://zotero.org/groups/2530313/items/5R3MXC8D"],"uri":["http://zotero.org/groups/2530313/items/5R3MXC8D"],"itemData":{"id":2731,"type":"report","title":"Growing Better: Ten Critical Transitions to Transform Food and Land Use","author":[{"family":"FOLU","given":""}],"issued":{"date-parts":[["2019"]]}}},{"id":2284,"uris":["http://zotero.org/groups/2530313/items/BGMCJKP2"],"uri":["http://zotero.org/groups/2530313/items/BGMCJKP2"],"itemData":{"id":2284,"type":"article-journal","abstract":"While the ecological impacts of fishing the waters beyond national jurisdiction (the “high seas”) have been widely studied, the economic rationale is more difficult to ascertain because of scarce data on the costs and revenues of the fleets that fish there. Newly compiled satellite data and machine learning now allow us to track individual fishing vessels on the high seas in near real time. These technological advances help us quantify high-seas fishing effort, costs, and benefits, and assess whether, where, and when high-seas fishing makes economic sense. We characterize the global high-seas fishing fleet and report the economic benefits of fishing the high seas globally, nationally, and at the scale of individual fleets. Our results suggest that fishing at the current scale is enabled by large government subsidies, without which as much as 54% of the present high-seas fishing grounds would be unprofitable at current fishing rates. The patterns of fishing profitability vary widely between countries, types of fishing, and distance to port. Deep-sea bottom trawling often produces net economic benefits only thanks to subsidies, and much fishing by the world’s largest fishing fleets would largely be unprofitable without subsidies and low labor costs. These results support recent calls for subsidy and fishery management reforms on the high seas.\nMuch of the economic profitability of fishing the high seas is dependent on government subsidies.\nMuch of the economic profitability of fishing the high seas is dependent on government subsidies.","container-title":"Science Advances","DOI":"10.1126/sciadv.aat2504","ISSN":"2375-2548","issue":"6","language":"en","note":"number: 6\npublisher: American Association for the Advancement of Science\nsection: Research Article","page":"eaat2504","source":"advances.sciencemag.org","title":"The economics of fishing the high seas","volume":"4","author":[{"family":"Sala","given":"Enric"},{"family":"Mayorga","given":"Juan"},{"family":"Costello","given":"Christopher"},{"family":"Kroodsma","given":"David"},{"family":"Palomares","given":"Maria L. D."},{"family":"Pauly","given":"Daniel"},{"family":"Sumaila","given":"U. Rashid"},{"family":"Zeller","given":"Dirk"}],"issued":{"date-parts":[["2018",6,1]]}}}],"schema":"https://github.com/citation-style-language/schema/raw/master/csl-citation.json"} </w:instrText>
      </w:r>
      <w:r w:rsidR="004451ED">
        <w:rPr>
          <w:rFonts w:cs="Times New Roman"/>
          <w:color w:val="000000" w:themeColor="text1"/>
        </w:rPr>
        <w:fldChar w:fldCharType="separate"/>
      </w:r>
      <w:r w:rsidR="004451ED" w:rsidRPr="004451ED">
        <w:rPr>
          <w:rFonts w:cs="Times New Roman"/>
        </w:rPr>
        <w:t>(FOLU, 2019; Sala et al., 2018)</w:t>
      </w:r>
      <w:r w:rsidR="004451ED">
        <w:rPr>
          <w:rFonts w:cs="Times New Roman"/>
          <w:color w:val="000000" w:themeColor="text1"/>
        </w:rPr>
        <w:fldChar w:fldCharType="end"/>
      </w:r>
      <w:r w:rsidRPr="746FC056">
        <w:rPr>
          <w:rFonts w:cs="Times New Roman"/>
          <w:color w:val="000000" w:themeColor="text1"/>
        </w:rPr>
        <w:t xml:space="preserve">. Currently, the majority of global bottom trawling fishing activity is largely </w:t>
      </w:r>
      <w:r w:rsidR="005332FE" w:rsidRPr="746FC056">
        <w:rPr>
          <w:rFonts w:cs="Times New Roman"/>
          <w:color w:val="000000" w:themeColor="text1"/>
        </w:rPr>
        <w:t>subsidized</w:t>
      </w:r>
      <w:r w:rsidRPr="746FC056">
        <w:rPr>
          <w:rFonts w:cs="Times New Roman"/>
          <w:color w:val="000000" w:themeColor="text1"/>
        </w:rPr>
        <w:t xml:space="preserve"> by governmental agencies. Without government subsidies, bottom trawling would not be profitable with maximum annual losses </w:t>
      </w:r>
      <w:r w:rsidRPr="746FC056">
        <w:rPr>
          <w:rFonts w:eastAsia="Times New Roman" w:cs="Times New Roman"/>
          <w:color w:val="000000" w:themeColor="text1"/>
        </w:rPr>
        <w:t xml:space="preserve">of $230 million before subsidies </w:t>
      </w:r>
      <w:r w:rsidR="00046A67" w:rsidRPr="746FC056">
        <w:rPr>
          <w:rFonts w:eastAsia="Times New Roman" w:cs="Times New Roman"/>
          <w:color w:val="000000" w:themeColor="text1"/>
        </w:rPr>
        <w:fldChar w:fldCharType="begin"/>
      </w:r>
      <w:r w:rsidR="00325925">
        <w:rPr>
          <w:rFonts w:eastAsia="Times New Roman" w:cs="Times New Roman"/>
          <w:color w:val="000000" w:themeColor="text1"/>
        </w:rPr>
        <w:instrText xml:space="preserve"> ADDIN ZOTERO_ITEM CSL_CITATION {"citationID":"a19Z1c6k","properties":{"formattedCitation":"(Sala et al., 2018)","plainCitation":"(Sala et al., 2018)","noteIndex":0},"citationItems":[{"id":2284,"uris":["http://zotero.org/groups/2530313/items/BGMCJKP2"],"uri":["http://zotero.org/groups/2530313/items/BGMCJKP2"],"itemData":{"id":2284,"type":"article-journal","abstract":"While the ecological impacts of fishing the waters beyond national jurisdiction (the “high seas”) have been widely studied, the economic rationale is more difficult to ascertain because of scarce data on the costs and revenues of the fleets that fish there. Newly compiled satellite data and machine learning now allow us to track individual fishing vessels on the high seas in near real time. These technological advances help us quantify high-seas fishing effort, costs, and benefits, and assess whether, where, and when high-seas fishing makes economic sense. We characterize the global high-seas fishing fleet and report the economic benefits of fishing the high seas globally, nationally, and at the scale of individual fleets. Our results suggest that fishing at the current scale is enabled by large government subsidies, without which as much as 54% of the present high-seas fishing grounds would be unprofitable at current fishing rates. The patterns of fishing profitability vary widely between countries, types of fishing, and distance to port. Deep-sea bottom trawling often produces net economic benefits only thanks to subsidies, and much fishing by the world’s largest fishing fleets would largely be unprofitable without subsidies and low labor costs. These results support recent calls for subsidy and fishery management reforms on the high seas.\nMuch of the economic profitability of fishing the high seas is dependent on government subsidies.\nMuch of the economic profitability of fishing the high seas is dependent on government subsidies.","container-title":"Science Advances","DOI":"10.1126/sciadv.aat2504","ISSN":"2375-2548","issue":"6","language":"en","note":"number: 6\npublisher: American Association for the Advancement of Science\nsection: Research Article","page":"eaat2504","source":"advances.sciencemag.org","title":"The economics of fishing the high seas","volume":"4","author":[{"family":"Sala","given":"Enric"},{"family":"Mayorga","given":"Juan"},{"family":"Costello","given":"Christopher"},{"family":"Kroodsma","given":"David"},{"family":"Palomares","given":"Maria L. D."},{"family":"Pauly","given":"Daniel"},{"family":"Sumaila","given":"U. Rashid"},{"family":"Zeller","given":"Dirk"}],"issued":{"date-parts":[["2018",6,1]]}}}],"schema":"https://github.com/citation-style-language/schema/raw/master/csl-citation.json"} </w:instrText>
      </w:r>
      <w:r w:rsidR="00046A67" w:rsidRPr="746FC056">
        <w:rPr>
          <w:rFonts w:eastAsia="Times New Roman" w:cs="Times New Roman"/>
          <w:color w:val="000000" w:themeColor="text1"/>
        </w:rPr>
        <w:fldChar w:fldCharType="separate"/>
      </w:r>
      <w:r w:rsidR="00325925" w:rsidRPr="00325925">
        <w:rPr>
          <w:rFonts w:cs="Times New Roman"/>
        </w:rPr>
        <w:t>(Sala et al., 2018)</w:t>
      </w:r>
      <w:r w:rsidR="00046A67" w:rsidRPr="746FC056">
        <w:rPr>
          <w:rFonts w:eastAsia="Times New Roman" w:cs="Times New Roman"/>
          <w:color w:val="000000" w:themeColor="text1"/>
        </w:rPr>
        <w:fldChar w:fldCharType="end"/>
      </w:r>
      <w:r w:rsidRPr="746FC056">
        <w:rPr>
          <w:rFonts w:eastAsia="Times New Roman" w:cs="Times New Roman"/>
          <w:color w:val="000000" w:themeColor="text1"/>
        </w:rPr>
        <w:t xml:space="preserve">. </w:t>
      </w:r>
      <w:r w:rsidRPr="746FC056">
        <w:rPr>
          <w:rFonts w:cs="Times New Roman"/>
          <w:color w:val="000000" w:themeColor="text1"/>
        </w:rPr>
        <w:t xml:space="preserve">Therefore, protecting the seafloor from bottom trawling </w:t>
      </w:r>
      <w:r w:rsidR="00286F27">
        <w:rPr>
          <w:rFonts w:cs="Times New Roman"/>
          <w:color w:val="000000" w:themeColor="text1"/>
        </w:rPr>
        <w:t>will serve</w:t>
      </w:r>
      <w:r w:rsidRPr="746FC056">
        <w:rPr>
          <w:rFonts w:cs="Times New Roman"/>
          <w:color w:val="000000" w:themeColor="text1"/>
        </w:rPr>
        <w:t xml:space="preserve"> an important role in repairing capture fisher</w:t>
      </w:r>
      <w:r w:rsidR="00286F27">
        <w:rPr>
          <w:rFonts w:cs="Times New Roman"/>
          <w:color w:val="000000" w:themeColor="text1"/>
        </w:rPr>
        <w:t>ies</w:t>
      </w:r>
      <w:r w:rsidRPr="746FC056">
        <w:rPr>
          <w:rFonts w:cs="Times New Roman"/>
          <w:color w:val="000000" w:themeColor="text1"/>
        </w:rPr>
        <w:t xml:space="preserve"> that </w:t>
      </w:r>
      <w:r w:rsidR="00286F27">
        <w:rPr>
          <w:rFonts w:cs="Times New Roman"/>
          <w:color w:val="000000" w:themeColor="text1"/>
        </w:rPr>
        <w:t>are</w:t>
      </w:r>
      <w:r w:rsidRPr="746FC056">
        <w:rPr>
          <w:rFonts w:cs="Times New Roman"/>
          <w:color w:val="000000" w:themeColor="text1"/>
        </w:rPr>
        <w:t xml:space="preserve"> currently reaching </w:t>
      </w:r>
      <w:r w:rsidR="00286F27">
        <w:rPr>
          <w:rFonts w:cs="Times New Roman"/>
          <w:color w:val="000000" w:themeColor="text1"/>
        </w:rPr>
        <w:t>their</w:t>
      </w:r>
      <w:r w:rsidRPr="746FC056">
        <w:rPr>
          <w:rFonts w:cs="Times New Roman"/>
          <w:color w:val="000000" w:themeColor="text1"/>
        </w:rPr>
        <w:t xml:space="preserve"> maximum sustainable yields </w:t>
      </w:r>
      <w:r w:rsidR="00046A67" w:rsidRPr="746FC056">
        <w:rPr>
          <w:rFonts w:cs="Times New Roman"/>
          <w:color w:val="000000" w:themeColor="text1"/>
        </w:rPr>
        <w:fldChar w:fldCharType="begin"/>
      </w:r>
      <w:r w:rsidR="00325925">
        <w:rPr>
          <w:rFonts w:cs="Times New Roman"/>
          <w:color w:val="000000" w:themeColor="text1"/>
        </w:rPr>
        <w:instrText xml:space="preserve"> ADDIN ZOTERO_ITEM CSL_CITATION {"citationID":"YpvVmmVV","properties":{"formattedCitation":"(McDermott et al., 2019)","plainCitation":"(McDermott et al., 2019)","noteIndex":0},"citationItems":[{"id":2242,"uris":["http://zotero.org/groups/2530313/items/L7YYXYWS"],"uri":["http://zotero.org/groups/2530313/items/L7YYXYWS"],"itemData":{"id":2242,"type":"article-journal","abstract":"Most large-scale conservation policies are anticipated or announced in advance. This risks the possibility of preemptive resource extraction before the conservation intervention goes into force. We use a high-resolution dataset of satellite-based fishing activity to show that anticipation of an impending no-take marine reserve undermines the policy by triggering an unintended race-to-fish. We study one of the world's largest marine reserves, the Phoenix Islands Protected Area (PIPA), and find that fishers more than doubled their fishing effort once this area was earmarked for eventual protected status. The additional fishing effort resulted in an impoverished starting point for PIPA equivalent to 1.5 y of banned fishing. Extrapolating this behavior globally, we estimate that if other marine reserve announcements were to trigger similar preemptive fishing, this could temporarily increase the share of overextracted fisheries from 65% to 72%. Our findings have implications for general conservation efforts as well as the methods that scientists use to monitor and evaluate policy efficacy.","container-title":"Proceedings of the National Academy of Sciences of the United States of America","DOI":"10.1073/pnas.1802862115","ISSN":"1091-6490","issue":"12","journalAbbreviation":"Proc. Natl. Acad. Sci. U.S.A.","language":"eng","note":"PMID: 30150404\nPMCID: PMC6431217","page":"5319-5325","source":"PubMed","title":"The blue paradox: Preemptive overfishing in marine reserves","title-short":"The blue paradox","volume":"116","author":[{"family":"McDermott","given":"Grant R."},{"family":"Meng","given":"Kyle C."},{"family":"McDonald","given":"Gavin G."},{"family":"Costello","given":"Christopher J."}],"issued":{"date-parts":[["2019"]],"season":"19"}}}],"schema":"https://github.com/citation-style-language/schema/raw/master/csl-citation.json"} </w:instrText>
      </w:r>
      <w:r w:rsidR="00046A67" w:rsidRPr="746FC056">
        <w:rPr>
          <w:rFonts w:cs="Times New Roman"/>
          <w:color w:val="000000" w:themeColor="text1"/>
        </w:rPr>
        <w:fldChar w:fldCharType="separate"/>
      </w:r>
      <w:r w:rsidR="00325925" w:rsidRPr="00325925">
        <w:rPr>
          <w:rFonts w:cs="Times New Roman"/>
        </w:rPr>
        <w:t>(McDermott et al., 2019)</w:t>
      </w:r>
      <w:r w:rsidR="00046A67" w:rsidRPr="746FC056">
        <w:rPr>
          <w:rFonts w:cs="Times New Roman"/>
          <w:color w:val="000000" w:themeColor="text1"/>
        </w:rPr>
        <w:fldChar w:fldCharType="end"/>
      </w:r>
      <w:r w:rsidRPr="746FC056">
        <w:rPr>
          <w:rFonts w:cs="Times New Roman"/>
          <w:color w:val="000000" w:themeColor="text1"/>
        </w:rPr>
        <w:t>.</w:t>
      </w:r>
    </w:p>
    <w:p w14:paraId="631C1215" w14:textId="60FCD791" w:rsidR="006D6012" w:rsidRDefault="551A77D0" w:rsidP="002A757A">
      <w:pPr>
        <w:pStyle w:val="Heading3"/>
        <w:jc w:val="left"/>
      </w:pPr>
      <w:bookmarkStart w:id="719" w:name="_Toc65144020"/>
      <w:r w:rsidRPr="551A77D0">
        <w:lastRenderedPageBreak/>
        <w:t>Additional Benefits and Burdens</w:t>
      </w:r>
      <w:r w:rsidR="008D3BA5" w:rsidRPr="00286F27">
        <w:rPr>
          <w:rStyle w:val="FootnoteReference"/>
        </w:rPr>
        <w:footnoteReference w:id="1"/>
      </w:r>
      <w:bookmarkEnd w:id="719"/>
    </w:p>
    <w:p w14:paraId="5F424639" w14:textId="77777777" w:rsidR="00F52595" w:rsidRDefault="00F52595" w:rsidP="002A757A">
      <w:pPr>
        <w:autoSpaceDE w:val="0"/>
        <w:spacing w:after="0"/>
        <w:jc w:val="left"/>
        <w:rPr>
          <w:rFonts w:asciiTheme="majorHAnsi" w:eastAsiaTheme="majorEastAsia" w:hAnsiTheme="majorHAnsi" w:cstheme="majorBidi"/>
          <w:b/>
          <w:bCs/>
          <w:smallCaps/>
          <w:color w:val="000000" w:themeColor="text1"/>
          <w:sz w:val="36"/>
          <w:szCs w:val="36"/>
        </w:rPr>
      </w:pPr>
    </w:p>
    <w:p w14:paraId="15614966" w14:textId="77777777" w:rsidR="001A7308" w:rsidRPr="00CA2EB1" w:rsidRDefault="001A7308" w:rsidP="001A7308">
      <w:pPr>
        <w:jc w:val="left"/>
        <w:rPr>
          <w:rFonts w:eastAsia="Times New Roman"/>
          <w:color w:val="000000"/>
        </w:rPr>
      </w:pPr>
      <w:r>
        <w:t>Here this solution is compared with other solutions in the ocean sector in terms of ecosystem, social and climate impact. Seaweed farming represents the highest climate impact within all ocean solutions with high adoption potential and intermediate environmental and social benefits.</w:t>
      </w:r>
    </w:p>
    <w:p w14:paraId="504994A3" w14:textId="1EE1D6B9" w:rsidR="001A7308" w:rsidRDefault="004511F8" w:rsidP="00B320DB">
      <w:pPr>
        <w:pStyle w:val="Caption"/>
        <w:jc w:val="center"/>
      </w:pPr>
      <w:bookmarkStart w:id="720" w:name="_Toc54945704"/>
      <w:bookmarkStart w:id="721" w:name="_Toc66277186"/>
      <w:r>
        <w:t xml:space="preserve">Table </w:t>
      </w:r>
      <w:r w:rsidR="00B320DB">
        <w:t>1.</w:t>
      </w:r>
      <w:r w:rsidR="00F4704C">
        <w:fldChar w:fldCharType="begin"/>
      </w:r>
      <w:r w:rsidR="00F4704C">
        <w:instrText xml:space="preserve"> SEQ Table \* ARABIC </w:instrText>
      </w:r>
      <w:r w:rsidR="00F4704C">
        <w:fldChar w:fldCharType="separate"/>
      </w:r>
      <w:r w:rsidR="00392A65">
        <w:rPr>
          <w:noProof/>
        </w:rPr>
        <w:t>2</w:t>
      </w:r>
      <w:r w:rsidR="00F4704C">
        <w:rPr>
          <w:noProof/>
        </w:rPr>
        <w:fldChar w:fldCharType="end"/>
      </w:r>
      <w:r>
        <w:t xml:space="preserve"> Ocean Solutions Comparison.</w:t>
      </w:r>
      <w:bookmarkEnd w:id="720"/>
      <w:bookmarkEnd w:id="721"/>
    </w:p>
    <w:p w14:paraId="31D80F1A" w14:textId="77777777" w:rsidR="001A7308" w:rsidRPr="008A2D96" w:rsidRDefault="001A7308" w:rsidP="001A7308">
      <w:pPr>
        <w:rPr>
          <w:sz w:val="18"/>
          <w:szCs w:val="18"/>
        </w:rPr>
      </w:pPr>
      <w:r w:rsidRPr="008A2D96">
        <w:rPr>
          <w:b/>
          <w:bCs/>
          <w:sz w:val="18"/>
          <w:szCs w:val="18"/>
        </w:rPr>
        <w:t>Ecosystem Services</w:t>
      </w:r>
      <w:r w:rsidRPr="008A2D96">
        <w:rPr>
          <w:sz w:val="18"/>
          <w:szCs w:val="18"/>
        </w:rPr>
        <w:t xml:space="preserve"> is subjective based on impacts on biodiversity, habitat restoration, protection from extreme weather events etc. </w:t>
      </w:r>
      <w:r w:rsidRPr="008A2D96">
        <w:rPr>
          <w:b/>
          <w:bCs/>
          <w:sz w:val="18"/>
          <w:szCs w:val="18"/>
        </w:rPr>
        <w:t>Social Justice Benefits:</w:t>
      </w:r>
      <w:r w:rsidRPr="008A2D96">
        <w:rPr>
          <w:sz w:val="18"/>
          <w:szCs w:val="18"/>
        </w:rPr>
        <w:t xml:space="preserve"> If solution is causing positive impact on local societies. </w:t>
      </w:r>
      <w:r w:rsidRPr="008A2D96">
        <w:rPr>
          <w:b/>
          <w:bCs/>
          <w:sz w:val="18"/>
          <w:szCs w:val="18"/>
        </w:rPr>
        <w:t>Climate Impact:</w:t>
      </w:r>
      <w:r>
        <w:rPr>
          <w:b/>
          <w:bCs/>
          <w:sz w:val="18"/>
          <w:szCs w:val="18"/>
        </w:rPr>
        <w:t xml:space="preserve"> </w:t>
      </w:r>
      <w:r w:rsidRPr="00E0507E">
        <w:rPr>
          <w:sz w:val="18"/>
          <w:szCs w:val="18"/>
        </w:rPr>
        <w:t>GHG reduction potential</w:t>
      </w:r>
      <w:r>
        <w:rPr>
          <w:b/>
          <w:bCs/>
          <w:sz w:val="18"/>
          <w:szCs w:val="18"/>
        </w:rPr>
        <w:t xml:space="preserve"> </w:t>
      </w:r>
      <w:r w:rsidRPr="003B7797">
        <w:rPr>
          <w:sz w:val="18"/>
          <w:szCs w:val="18"/>
        </w:rPr>
        <w:t xml:space="preserve">in </w:t>
      </w:r>
      <w:r w:rsidRPr="00E0507E">
        <w:rPr>
          <w:sz w:val="18"/>
          <w:szCs w:val="18"/>
        </w:rPr>
        <w:t xml:space="preserve">GT </w:t>
      </w:r>
      <w:r w:rsidRPr="009F6A21">
        <w:t>CO</w:t>
      </w:r>
      <w:r w:rsidRPr="00B17451">
        <w:rPr>
          <w:vertAlign w:val="subscript"/>
        </w:rPr>
        <w:t>2</w:t>
      </w:r>
      <w:r w:rsidRPr="00E0507E">
        <w:rPr>
          <w:sz w:val="18"/>
          <w:szCs w:val="18"/>
        </w:rPr>
        <w:t xml:space="preserve"> eq, </w:t>
      </w:r>
      <w:r w:rsidRPr="00E0507E">
        <w:rPr>
          <w:sz w:val="18"/>
          <w:szCs w:val="18"/>
          <w:vertAlign w:val="subscript"/>
        </w:rPr>
        <w:t>2020-2050</w:t>
      </w:r>
      <w:r>
        <w:rPr>
          <w:sz w:val="18"/>
          <w:szCs w:val="18"/>
          <w:vertAlign w:val="subscript"/>
        </w:rPr>
        <w:t>:</w:t>
      </w:r>
      <w:r>
        <w:rPr>
          <w:b/>
          <w:bCs/>
          <w:sz w:val="18"/>
          <w:szCs w:val="18"/>
        </w:rPr>
        <w:t xml:space="preserve"> </w:t>
      </w:r>
      <w:r w:rsidRPr="00E0507E">
        <w:rPr>
          <w:sz w:val="18"/>
          <w:szCs w:val="18"/>
        </w:rPr>
        <w:t xml:space="preserve">low </w:t>
      </w:r>
      <w:r>
        <w:rPr>
          <w:sz w:val="18"/>
          <w:szCs w:val="18"/>
        </w:rPr>
        <w:t>&gt;</w:t>
      </w:r>
      <w:r w:rsidRPr="00E0507E">
        <w:rPr>
          <w:sz w:val="18"/>
          <w:szCs w:val="18"/>
        </w:rPr>
        <w:t>1</w:t>
      </w:r>
      <w:r>
        <w:rPr>
          <w:sz w:val="18"/>
          <w:szCs w:val="18"/>
        </w:rPr>
        <w:t xml:space="preserve">, </w:t>
      </w:r>
      <w:r w:rsidRPr="00E0507E">
        <w:rPr>
          <w:sz w:val="18"/>
          <w:szCs w:val="18"/>
        </w:rPr>
        <w:t>middle between 1</w:t>
      </w:r>
      <w:r>
        <w:rPr>
          <w:sz w:val="18"/>
          <w:szCs w:val="18"/>
        </w:rPr>
        <w:t xml:space="preserve"> </w:t>
      </w:r>
      <w:r w:rsidRPr="00E0507E">
        <w:rPr>
          <w:sz w:val="18"/>
          <w:szCs w:val="18"/>
        </w:rPr>
        <w:t>and</w:t>
      </w:r>
      <w:r>
        <w:rPr>
          <w:sz w:val="18"/>
          <w:szCs w:val="18"/>
          <w:vertAlign w:val="subscript"/>
        </w:rPr>
        <w:t xml:space="preserve"> </w:t>
      </w:r>
      <w:r w:rsidRPr="00E0507E">
        <w:rPr>
          <w:sz w:val="18"/>
          <w:szCs w:val="18"/>
        </w:rPr>
        <w:t xml:space="preserve">3, high </w:t>
      </w:r>
      <w:r>
        <w:rPr>
          <w:sz w:val="18"/>
          <w:szCs w:val="18"/>
        </w:rPr>
        <w:t>&lt;</w:t>
      </w:r>
      <w:r w:rsidRPr="00E0507E">
        <w:rPr>
          <w:sz w:val="18"/>
          <w:szCs w:val="18"/>
        </w:rPr>
        <w:t>3</w:t>
      </w:r>
      <w:r>
        <w:rPr>
          <w:sz w:val="18"/>
          <w:szCs w:val="18"/>
          <w:vertAlign w:val="subscript"/>
        </w:rPr>
        <w:t>.</w:t>
      </w:r>
      <w:r>
        <w:rPr>
          <w:b/>
          <w:bCs/>
          <w:sz w:val="18"/>
          <w:szCs w:val="18"/>
        </w:rPr>
        <w:t xml:space="preserve"> </w:t>
      </w:r>
      <w:r w:rsidRPr="008A2D96">
        <w:rPr>
          <w:b/>
          <w:bCs/>
          <w:sz w:val="18"/>
          <w:szCs w:val="18"/>
        </w:rPr>
        <w:t>Global Adoption Potential:</w:t>
      </w:r>
      <w:r w:rsidRPr="008A2D96">
        <w:rPr>
          <w:sz w:val="18"/>
          <w:szCs w:val="18"/>
        </w:rPr>
        <w:t xml:space="preserve"> </w:t>
      </w:r>
      <w:r>
        <w:rPr>
          <w:sz w:val="18"/>
          <w:szCs w:val="18"/>
        </w:rPr>
        <w:t xml:space="preserve">TOA in </w:t>
      </w:r>
      <w:proofErr w:type="spellStart"/>
      <w:r>
        <w:rPr>
          <w:sz w:val="18"/>
          <w:szCs w:val="18"/>
        </w:rPr>
        <w:t>Mha</w:t>
      </w:r>
      <w:proofErr w:type="spellEnd"/>
      <w:r>
        <w:rPr>
          <w:sz w:val="18"/>
          <w:szCs w:val="18"/>
        </w:rPr>
        <w:t>: low &gt; 100, middle between 100 and 400, high &lt; 400; TAM is applicable for only two solutions Improve Fishery and Improve Aquacultures therefore direct comparison with other ocean solutions is not possible, however, both solutions represents high total adoption potential. n/a – not applicable.</w:t>
      </w:r>
    </w:p>
    <w:tbl>
      <w:tblPr>
        <w:tblStyle w:val="TableGrid"/>
        <w:tblW w:w="9567" w:type="dxa"/>
        <w:tblLook w:val="04A0" w:firstRow="1" w:lastRow="0" w:firstColumn="1" w:lastColumn="0" w:noHBand="0" w:noVBand="1"/>
      </w:tblPr>
      <w:tblGrid>
        <w:gridCol w:w="2349"/>
        <w:gridCol w:w="1757"/>
        <w:gridCol w:w="1701"/>
        <w:gridCol w:w="1843"/>
        <w:gridCol w:w="1917"/>
      </w:tblGrid>
      <w:tr w:rsidR="001A7308" w:rsidRPr="00E91BE1" w14:paraId="6F8E04F3" w14:textId="77777777" w:rsidTr="00FA784B">
        <w:trPr>
          <w:cantSplit/>
          <w:trHeight w:val="521"/>
          <w:tblHeader/>
        </w:trPr>
        <w:tc>
          <w:tcPr>
            <w:tcW w:w="2349" w:type="dxa"/>
            <w:shd w:val="clear" w:color="auto" w:fill="4F81BD" w:themeFill="accent1"/>
          </w:tcPr>
          <w:p w14:paraId="48C822C6" w14:textId="77777777" w:rsidR="001A7308" w:rsidRPr="00E91BE1" w:rsidRDefault="001A7308" w:rsidP="00FA784B">
            <w:pPr>
              <w:spacing w:line="240" w:lineRule="auto"/>
              <w:jc w:val="left"/>
              <w:rPr>
                <w:b/>
                <w:color w:val="FFFFFF" w:themeColor="background1"/>
                <w:sz w:val="20"/>
                <w:szCs w:val="20"/>
              </w:rPr>
            </w:pPr>
          </w:p>
        </w:tc>
        <w:tc>
          <w:tcPr>
            <w:tcW w:w="1757" w:type="dxa"/>
            <w:shd w:val="clear" w:color="auto" w:fill="4F81BD" w:themeFill="accent1"/>
          </w:tcPr>
          <w:p w14:paraId="40EAE6F6" w14:textId="77777777" w:rsidR="001A7308" w:rsidRPr="00E91BE1" w:rsidRDefault="001A7308" w:rsidP="00FA784B">
            <w:pPr>
              <w:spacing w:line="240" w:lineRule="auto"/>
              <w:jc w:val="left"/>
              <w:rPr>
                <w:b/>
                <w:color w:val="FFFFFF" w:themeColor="background1"/>
                <w:sz w:val="20"/>
                <w:szCs w:val="20"/>
              </w:rPr>
            </w:pPr>
            <w:r>
              <w:rPr>
                <w:b/>
                <w:color w:val="FFFFFF" w:themeColor="background1"/>
                <w:sz w:val="20"/>
                <w:szCs w:val="20"/>
              </w:rPr>
              <w:t>Ecosystem Services</w:t>
            </w:r>
          </w:p>
        </w:tc>
        <w:tc>
          <w:tcPr>
            <w:tcW w:w="1701" w:type="dxa"/>
            <w:shd w:val="clear" w:color="auto" w:fill="4F81BD" w:themeFill="accent1"/>
          </w:tcPr>
          <w:p w14:paraId="0EAB4DD4" w14:textId="77777777" w:rsidR="001A7308" w:rsidRDefault="001A7308" w:rsidP="00FA784B">
            <w:pPr>
              <w:spacing w:line="240" w:lineRule="auto"/>
              <w:jc w:val="left"/>
              <w:rPr>
                <w:b/>
                <w:color w:val="FFFFFF" w:themeColor="background1"/>
                <w:sz w:val="20"/>
                <w:szCs w:val="20"/>
              </w:rPr>
            </w:pPr>
            <w:r>
              <w:rPr>
                <w:b/>
                <w:color w:val="FFFFFF" w:themeColor="background1"/>
                <w:sz w:val="20"/>
                <w:szCs w:val="20"/>
              </w:rPr>
              <w:t>Social Justice Benefits</w:t>
            </w:r>
          </w:p>
        </w:tc>
        <w:tc>
          <w:tcPr>
            <w:tcW w:w="1843" w:type="dxa"/>
            <w:shd w:val="clear" w:color="auto" w:fill="4F81BD" w:themeFill="accent1"/>
          </w:tcPr>
          <w:p w14:paraId="5CD5650D" w14:textId="77777777" w:rsidR="001A7308" w:rsidRPr="00E91BE1" w:rsidRDefault="001A7308" w:rsidP="00FA784B">
            <w:pPr>
              <w:spacing w:line="240" w:lineRule="auto"/>
              <w:jc w:val="left"/>
              <w:rPr>
                <w:b/>
                <w:color w:val="FFFFFF" w:themeColor="background1"/>
                <w:sz w:val="20"/>
                <w:szCs w:val="20"/>
              </w:rPr>
            </w:pPr>
            <w:r>
              <w:rPr>
                <w:b/>
                <w:color w:val="FFFFFF" w:themeColor="background1"/>
                <w:sz w:val="20"/>
                <w:szCs w:val="20"/>
              </w:rPr>
              <w:t>Climate  Impact</w:t>
            </w:r>
          </w:p>
        </w:tc>
        <w:tc>
          <w:tcPr>
            <w:tcW w:w="1917" w:type="dxa"/>
            <w:shd w:val="clear" w:color="auto" w:fill="4F81BD" w:themeFill="accent1"/>
          </w:tcPr>
          <w:p w14:paraId="019295EB" w14:textId="77777777" w:rsidR="001A7308" w:rsidRPr="00E91BE1" w:rsidRDefault="001A7308" w:rsidP="00FA784B">
            <w:pPr>
              <w:spacing w:line="240" w:lineRule="auto"/>
              <w:jc w:val="left"/>
              <w:rPr>
                <w:b/>
                <w:color w:val="FFFFFF" w:themeColor="background1"/>
                <w:sz w:val="20"/>
                <w:szCs w:val="20"/>
              </w:rPr>
            </w:pPr>
            <w:r>
              <w:rPr>
                <w:b/>
                <w:color w:val="FFFFFF" w:themeColor="background1"/>
                <w:sz w:val="20"/>
                <w:szCs w:val="20"/>
              </w:rPr>
              <w:t>Global Adoption Potential</w:t>
            </w:r>
          </w:p>
        </w:tc>
      </w:tr>
      <w:tr w:rsidR="001A7308" w:rsidRPr="00E91BE1" w14:paraId="4F5C010D" w14:textId="77777777" w:rsidTr="00FA784B">
        <w:trPr>
          <w:trHeight w:val="293"/>
        </w:trPr>
        <w:tc>
          <w:tcPr>
            <w:tcW w:w="2349" w:type="dxa"/>
          </w:tcPr>
          <w:p w14:paraId="3660E167" w14:textId="77777777" w:rsidR="001A7308" w:rsidRPr="00D16DFB" w:rsidRDefault="001A7308" w:rsidP="00FA784B">
            <w:pPr>
              <w:spacing w:line="240" w:lineRule="auto"/>
              <w:jc w:val="left"/>
              <w:rPr>
                <w:sz w:val="20"/>
                <w:szCs w:val="20"/>
              </w:rPr>
            </w:pPr>
            <w:r w:rsidRPr="00D16DFB">
              <w:rPr>
                <w:sz w:val="20"/>
                <w:szCs w:val="20"/>
              </w:rPr>
              <w:t xml:space="preserve">Conventional </w:t>
            </w:r>
            <w:r>
              <w:rPr>
                <w:sz w:val="20"/>
                <w:szCs w:val="20"/>
              </w:rPr>
              <w:t>fishery</w:t>
            </w:r>
          </w:p>
        </w:tc>
        <w:tc>
          <w:tcPr>
            <w:tcW w:w="1757" w:type="dxa"/>
          </w:tcPr>
          <w:p w14:paraId="3DB40CDA" w14:textId="77777777" w:rsidR="001A7308" w:rsidRPr="00D16DFB" w:rsidRDefault="001A7308" w:rsidP="00FA784B">
            <w:pPr>
              <w:spacing w:line="240" w:lineRule="auto"/>
              <w:jc w:val="left"/>
              <w:rPr>
                <w:sz w:val="20"/>
                <w:szCs w:val="20"/>
              </w:rPr>
            </w:pPr>
            <w:r w:rsidRPr="00D16DFB">
              <w:rPr>
                <w:sz w:val="20"/>
                <w:szCs w:val="20"/>
              </w:rPr>
              <w:t>Low</w:t>
            </w:r>
          </w:p>
        </w:tc>
        <w:tc>
          <w:tcPr>
            <w:tcW w:w="1701" w:type="dxa"/>
          </w:tcPr>
          <w:p w14:paraId="3F5DD845" w14:textId="77777777" w:rsidR="001A7308" w:rsidRPr="00D16DFB" w:rsidRDefault="001A7308" w:rsidP="00FA784B">
            <w:pPr>
              <w:spacing w:line="240" w:lineRule="auto"/>
              <w:jc w:val="left"/>
              <w:rPr>
                <w:sz w:val="20"/>
                <w:szCs w:val="20"/>
              </w:rPr>
            </w:pPr>
            <w:r>
              <w:rPr>
                <w:sz w:val="20"/>
                <w:szCs w:val="20"/>
              </w:rPr>
              <w:t>Low</w:t>
            </w:r>
          </w:p>
        </w:tc>
        <w:tc>
          <w:tcPr>
            <w:tcW w:w="1843" w:type="dxa"/>
          </w:tcPr>
          <w:p w14:paraId="0E3E9713" w14:textId="77777777" w:rsidR="001A7308" w:rsidRPr="00D16DFB" w:rsidRDefault="001A7308" w:rsidP="00FA784B">
            <w:pPr>
              <w:spacing w:line="240" w:lineRule="auto"/>
              <w:jc w:val="left"/>
              <w:rPr>
                <w:sz w:val="20"/>
                <w:szCs w:val="20"/>
              </w:rPr>
            </w:pPr>
            <w:r>
              <w:rPr>
                <w:sz w:val="20"/>
                <w:szCs w:val="20"/>
              </w:rPr>
              <w:t>n/a</w:t>
            </w:r>
          </w:p>
        </w:tc>
        <w:tc>
          <w:tcPr>
            <w:tcW w:w="1917" w:type="dxa"/>
          </w:tcPr>
          <w:p w14:paraId="12367CBC" w14:textId="77777777" w:rsidR="001A7308" w:rsidRPr="00D16DFB" w:rsidRDefault="001A7308" w:rsidP="00FA784B">
            <w:pPr>
              <w:spacing w:line="240" w:lineRule="auto"/>
              <w:jc w:val="left"/>
              <w:rPr>
                <w:sz w:val="20"/>
                <w:szCs w:val="20"/>
              </w:rPr>
            </w:pPr>
            <w:r>
              <w:rPr>
                <w:sz w:val="20"/>
                <w:szCs w:val="20"/>
              </w:rPr>
              <w:t>n/a</w:t>
            </w:r>
          </w:p>
        </w:tc>
      </w:tr>
      <w:tr w:rsidR="001A7308" w:rsidRPr="00E91BE1" w14:paraId="6C43FA51" w14:textId="77777777" w:rsidTr="00FA784B">
        <w:trPr>
          <w:trHeight w:val="276"/>
        </w:trPr>
        <w:tc>
          <w:tcPr>
            <w:tcW w:w="2349" w:type="dxa"/>
          </w:tcPr>
          <w:p w14:paraId="17A137E0" w14:textId="77777777" w:rsidR="001A7308" w:rsidRPr="00D16DFB" w:rsidRDefault="001A7308" w:rsidP="00FA784B">
            <w:pPr>
              <w:spacing w:line="240" w:lineRule="auto"/>
              <w:jc w:val="left"/>
              <w:rPr>
                <w:sz w:val="20"/>
                <w:szCs w:val="20"/>
              </w:rPr>
            </w:pPr>
            <w:r>
              <w:rPr>
                <w:sz w:val="20"/>
                <w:szCs w:val="20"/>
              </w:rPr>
              <w:t>Conventional aquacultures</w:t>
            </w:r>
          </w:p>
        </w:tc>
        <w:tc>
          <w:tcPr>
            <w:tcW w:w="1757" w:type="dxa"/>
          </w:tcPr>
          <w:p w14:paraId="1EE95249" w14:textId="77777777" w:rsidR="001A7308" w:rsidRPr="00D16DFB" w:rsidRDefault="001A7308" w:rsidP="00FA784B">
            <w:pPr>
              <w:spacing w:line="240" w:lineRule="auto"/>
              <w:jc w:val="left"/>
              <w:rPr>
                <w:sz w:val="20"/>
                <w:szCs w:val="20"/>
              </w:rPr>
            </w:pPr>
            <w:r>
              <w:rPr>
                <w:sz w:val="20"/>
                <w:szCs w:val="20"/>
              </w:rPr>
              <w:t>n/a</w:t>
            </w:r>
          </w:p>
        </w:tc>
        <w:tc>
          <w:tcPr>
            <w:tcW w:w="1701" w:type="dxa"/>
          </w:tcPr>
          <w:p w14:paraId="7806800D" w14:textId="77777777" w:rsidR="001A7308" w:rsidRPr="00D16DFB" w:rsidRDefault="001A7308" w:rsidP="00FA784B">
            <w:pPr>
              <w:spacing w:line="240" w:lineRule="auto"/>
              <w:jc w:val="left"/>
              <w:rPr>
                <w:sz w:val="20"/>
                <w:szCs w:val="20"/>
              </w:rPr>
            </w:pPr>
            <w:r>
              <w:rPr>
                <w:sz w:val="20"/>
                <w:szCs w:val="20"/>
              </w:rPr>
              <w:t>Medium</w:t>
            </w:r>
          </w:p>
        </w:tc>
        <w:tc>
          <w:tcPr>
            <w:tcW w:w="1843" w:type="dxa"/>
          </w:tcPr>
          <w:p w14:paraId="2C6B6224" w14:textId="77777777" w:rsidR="001A7308" w:rsidRPr="00D16DFB" w:rsidRDefault="001A7308" w:rsidP="00FA784B">
            <w:pPr>
              <w:spacing w:line="240" w:lineRule="auto"/>
              <w:jc w:val="left"/>
              <w:rPr>
                <w:sz w:val="20"/>
                <w:szCs w:val="20"/>
              </w:rPr>
            </w:pPr>
            <w:r>
              <w:rPr>
                <w:sz w:val="20"/>
                <w:szCs w:val="20"/>
              </w:rPr>
              <w:t>n/a</w:t>
            </w:r>
          </w:p>
        </w:tc>
        <w:tc>
          <w:tcPr>
            <w:tcW w:w="1917" w:type="dxa"/>
          </w:tcPr>
          <w:p w14:paraId="2EA0DCD1" w14:textId="77777777" w:rsidR="001A7308" w:rsidRPr="00D16DFB" w:rsidRDefault="001A7308" w:rsidP="00FA784B">
            <w:pPr>
              <w:spacing w:line="240" w:lineRule="auto"/>
              <w:jc w:val="left"/>
              <w:rPr>
                <w:sz w:val="20"/>
                <w:szCs w:val="20"/>
              </w:rPr>
            </w:pPr>
            <w:r>
              <w:rPr>
                <w:sz w:val="20"/>
                <w:szCs w:val="20"/>
              </w:rPr>
              <w:t>n/a</w:t>
            </w:r>
          </w:p>
        </w:tc>
      </w:tr>
      <w:tr w:rsidR="001A7308" w:rsidRPr="00E91BE1" w14:paraId="2E62750E" w14:textId="77777777" w:rsidTr="00FA784B">
        <w:trPr>
          <w:trHeight w:val="309"/>
        </w:trPr>
        <w:tc>
          <w:tcPr>
            <w:tcW w:w="2349" w:type="dxa"/>
          </w:tcPr>
          <w:p w14:paraId="06E6DEB4" w14:textId="77777777" w:rsidR="001A7308" w:rsidRPr="00D16DFB" w:rsidRDefault="001A7308" w:rsidP="00FA784B">
            <w:pPr>
              <w:spacing w:line="240" w:lineRule="auto"/>
              <w:jc w:val="left"/>
              <w:rPr>
                <w:sz w:val="20"/>
                <w:szCs w:val="20"/>
              </w:rPr>
            </w:pPr>
            <w:r>
              <w:rPr>
                <w:sz w:val="20"/>
                <w:szCs w:val="20"/>
              </w:rPr>
              <w:t>Conventional seaweed farming</w:t>
            </w:r>
          </w:p>
        </w:tc>
        <w:tc>
          <w:tcPr>
            <w:tcW w:w="1757" w:type="dxa"/>
          </w:tcPr>
          <w:p w14:paraId="61FA5ACF" w14:textId="77777777" w:rsidR="001A7308" w:rsidRPr="00D16DFB" w:rsidRDefault="001A7308" w:rsidP="00FA784B">
            <w:pPr>
              <w:spacing w:line="240" w:lineRule="auto"/>
              <w:jc w:val="left"/>
              <w:rPr>
                <w:sz w:val="20"/>
                <w:szCs w:val="20"/>
              </w:rPr>
            </w:pPr>
            <w:r w:rsidRPr="00D16DFB">
              <w:rPr>
                <w:sz w:val="20"/>
                <w:szCs w:val="20"/>
              </w:rPr>
              <w:t>Medium</w:t>
            </w:r>
          </w:p>
        </w:tc>
        <w:tc>
          <w:tcPr>
            <w:tcW w:w="1701" w:type="dxa"/>
          </w:tcPr>
          <w:p w14:paraId="5C7A929C" w14:textId="77777777" w:rsidR="001A7308" w:rsidRPr="00D16DFB" w:rsidRDefault="001A7308" w:rsidP="00FA784B">
            <w:pPr>
              <w:spacing w:line="240" w:lineRule="auto"/>
              <w:jc w:val="left"/>
              <w:rPr>
                <w:sz w:val="20"/>
                <w:szCs w:val="20"/>
              </w:rPr>
            </w:pPr>
            <w:r>
              <w:rPr>
                <w:sz w:val="20"/>
                <w:szCs w:val="20"/>
              </w:rPr>
              <w:t>Medium</w:t>
            </w:r>
          </w:p>
        </w:tc>
        <w:tc>
          <w:tcPr>
            <w:tcW w:w="1843" w:type="dxa"/>
          </w:tcPr>
          <w:p w14:paraId="65575B96" w14:textId="77777777" w:rsidR="001A7308" w:rsidRPr="00D16DFB" w:rsidRDefault="001A7308" w:rsidP="00FA784B">
            <w:pPr>
              <w:spacing w:line="240" w:lineRule="auto"/>
              <w:jc w:val="left"/>
              <w:rPr>
                <w:sz w:val="20"/>
                <w:szCs w:val="20"/>
              </w:rPr>
            </w:pPr>
            <w:r>
              <w:rPr>
                <w:sz w:val="20"/>
                <w:szCs w:val="20"/>
              </w:rPr>
              <w:t>Low</w:t>
            </w:r>
          </w:p>
        </w:tc>
        <w:tc>
          <w:tcPr>
            <w:tcW w:w="1917" w:type="dxa"/>
          </w:tcPr>
          <w:p w14:paraId="63617F6D" w14:textId="77777777" w:rsidR="001A7308" w:rsidRPr="00D16DFB" w:rsidRDefault="001A7308" w:rsidP="00FA784B">
            <w:pPr>
              <w:spacing w:line="240" w:lineRule="auto"/>
              <w:jc w:val="left"/>
              <w:rPr>
                <w:sz w:val="20"/>
                <w:szCs w:val="20"/>
              </w:rPr>
            </w:pPr>
            <w:r>
              <w:rPr>
                <w:sz w:val="20"/>
                <w:szCs w:val="20"/>
              </w:rPr>
              <w:t>n/a</w:t>
            </w:r>
          </w:p>
        </w:tc>
      </w:tr>
      <w:tr w:rsidR="001A7308" w:rsidRPr="00E91BE1" w14:paraId="4A0ADC8B" w14:textId="77777777" w:rsidTr="00FA784B">
        <w:trPr>
          <w:trHeight w:val="309"/>
        </w:trPr>
        <w:tc>
          <w:tcPr>
            <w:tcW w:w="2349" w:type="dxa"/>
          </w:tcPr>
          <w:p w14:paraId="1231689D" w14:textId="77777777" w:rsidR="001A7308" w:rsidRPr="00D24449" w:rsidRDefault="001A7308" w:rsidP="00FA784B">
            <w:pPr>
              <w:spacing w:line="240" w:lineRule="auto"/>
              <w:jc w:val="left"/>
              <w:rPr>
                <w:sz w:val="20"/>
                <w:szCs w:val="20"/>
              </w:rPr>
            </w:pPr>
            <w:r w:rsidRPr="00D24449">
              <w:rPr>
                <w:sz w:val="20"/>
                <w:szCs w:val="20"/>
              </w:rPr>
              <w:t>Improve Fishery</w:t>
            </w:r>
          </w:p>
        </w:tc>
        <w:tc>
          <w:tcPr>
            <w:tcW w:w="1757" w:type="dxa"/>
          </w:tcPr>
          <w:p w14:paraId="0C87104D" w14:textId="77777777" w:rsidR="001A7308" w:rsidRPr="00D24449" w:rsidRDefault="001A7308" w:rsidP="00FA784B">
            <w:pPr>
              <w:spacing w:line="240" w:lineRule="auto"/>
              <w:jc w:val="left"/>
              <w:rPr>
                <w:sz w:val="20"/>
                <w:szCs w:val="20"/>
              </w:rPr>
            </w:pPr>
            <w:r w:rsidRPr="00D24449">
              <w:rPr>
                <w:sz w:val="20"/>
                <w:szCs w:val="20"/>
              </w:rPr>
              <w:t>High</w:t>
            </w:r>
          </w:p>
        </w:tc>
        <w:tc>
          <w:tcPr>
            <w:tcW w:w="1701" w:type="dxa"/>
          </w:tcPr>
          <w:p w14:paraId="34891577" w14:textId="77777777" w:rsidR="001A7308" w:rsidRPr="00D24449" w:rsidRDefault="001A7308" w:rsidP="00FA784B">
            <w:pPr>
              <w:spacing w:line="240" w:lineRule="auto"/>
              <w:jc w:val="left"/>
              <w:rPr>
                <w:sz w:val="20"/>
                <w:szCs w:val="20"/>
              </w:rPr>
            </w:pPr>
            <w:r w:rsidRPr="00D24449">
              <w:rPr>
                <w:sz w:val="20"/>
                <w:szCs w:val="20"/>
              </w:rPr>
              <w:t>High</w:t>
            </w:r>
          </w:p>
        </w:tc>
        <w:tc>
          <w:tcPr>
            <w:tcW w:w="1843" w:type="dxa"/>
          </w:tcPr>
          <w:p w14:paraId="0A09589D" w14:textId="77777777" w:rsidR="001A7308" w:rsidRPr="00D24449" w:rsidRDefault="001A7308" w:rsidP="00FA784B">
            <w:pPr>
              <w:spacing w:line="240" w:lineRule="auto"/>
              <w:jc w:val="left"/>
              <w:rPr>
                <w:sz w:val="20"/>
                <w:szCs w:val="20"/>
              </w:rPr>
            </w:pPr>
            <w:r w:rsidRPr="00D24449">
              <w:rPr>
                <w:sz w:val="20"/>
                <w:szCs w:val="20"/>
              </w:rPr>
              <w:t>Middle</w:t>
            </w:r>
          </w:p>
        </w:tc>
        <w:tc>
          <w:tcPr>
            <w:tcW w:w="1917" w:type="dxa"/>
          </w:tcPr>
          <w:p w14:paraId="23994578" w14:textId="77777777" w:rsidR="001A7308" w:rsidRPr="00D24449" w:rsidRDefault="001A7308" w:rsidP="00FA784B">
            <w:pPr>
              <w:spacing w:line="240" w:lineRule="auto"/>
              <w:jc w:val="left"/>
              <w:rPr>
                <w:sz w:val="20"/>
                <w:szCs w:val="20"/>
              </w:rPr>
            </w:pPr>
            <w:r w:rsidRPr="00D24449">
              <w:rPr>
                <w:sz w:val="20"/>
                <w:szCs w:val="20"/>
              </w:rPr>
              <w:t>High (TAM 94 million tons landings)</w:t>
            </w:r>
          </w:p>
        </w:tc>
      </w:tr>
      <w:tr w:rsidR="001A7308" w:rsidRPr="00E91BE1" w14:paraId="7715A4D8" w14:textId="77777777" w:rsidTr="00FA784B">
        <w:trPr>
          <w:trHeight w:val="309"/>
        </w:trPr>
        <w:tc>
          <w:tcPr>
            <w:tcW w:w="2349" w:type="dxa"/>
          </w:tcPr>
          <w:p w14:paraId="1DBB9312" w14:textId="77777777" w:rsidR="001A7308" w:rsidRPr="00C24A29" w:rsidRDefault="001A7308" w:rsidP="00FA784B">
            <w:pPr>
              <w:spacing w:line="240" w:lineRule="auto"/>
              <w:jc w:val="left"/>
              <w:rPr>
                <w:sz w:val="20"/>
                <w:szCs w:val="20"/>
              </w:rPr>
            </w:pPr>
            <w:r w:rsidRPr="00C24A29">
              <w:rPr>
                <w:sz w:val="20"/>
                <w:szCs w:val="20"/>
              </w:rPr>
              <w:t>Improve Aquacultures</w:t>
            </w:r>
          </w:p>
        </w:tc>
        <w:tc>
          <w:tcPr>
            <w:tcW w:w="1757" w:type="dxa"/>
          </w:tcPr>
          <w:p w14:paraId="4005D375" w14:textId="77777777" w:rsidR="001A7308" w:rsidRPr="00E0507E" w:rsidRDefault="001A7308" w:rsidP="00FA784B">
            <w:pPr>
              <w:spacing w:line="240" w:lineRule="auto"/>
              <w:jc w:val="left"/>
              <w:rPr>
                <w:sz w:val="20"/>
                <w:szCs w:val="20"/>
              </w:rPr>
            </w:pPr>
            <w:r w:rsidRPr="00E0507E">
              <w:rPr>
                <w:sz w:val="20"/>
                <w:szCs w:val="20"/>
              </w:rPr>
              <w:t>n/a</w:t>
            </w:r>
          </w:p>
        </w:tc>
        <w:tc>
          <w:tcPr>
            <w:tcW w:w="1701" w:type="dxa"/>
          </w:tcPr>
          <w:p w14:paraId="3A8E1901" w14:textId="77777777" w:rsidR="001A7308" w:rsidRPr="00E0507E" w:rsidRDefault="001A7308" w:rsidP="00FA784B">
            <w:pPr>
              <w:spacing w:line="240" w:lineRule="auto"/>
              <w:jc w:val="left"/>
              <w:rPr>
                <w:sz w:val="20"/>
                <w:szCs w:val="20"/>
              </w:rPr>
            </w:pPr>
            <w:r w:rsidRPr="00E0507E">
              <w:rPr>
                <w:sz w:val="20"/>
                <w:szCs w:val="20"/>
              </w:rPr>
              <w:t>Medium</w:t>
            </w:r>
          </w:p>
        </w:tc>
        <w:tc>
          <w:tcPr>
            <w:tcW w:w="1843" w:type="dxa"/>
          </w:tcPr>
          <w:p w14:paraId="78620B9C" w14:textId="77777777" w:rsidR="001A7308" w:rsidRPr="008A2D96" w:rsidRDefault="001A7308" w:rsidP="00FA784B">
            <w:pPr>
              <w:spacing w:line="240" w:lineRule="auto"/>
              <w:jc w:val="left"/>
              <w:rPr>
                <w:sz w:val="20"/>
                <w:szCs w:val="20"/>
              </w:rPr>
            </w:pPr>
            <w:r>
              <w:rPr>
                <w:sz w:val="20"/>
                <w:szCs w:val="20"/>
              </w:rPr>
              <w:t>Middle</w:t>
            </w:r>
          </w:p>
        </w:tc>
        <w:tc>
          <w:tcPr>
            <w:tcW w:w="1917" w:type="dxa"/>
          </w:tcPr>
          <w:p w14:paraId="64644E1D" w14:textId="77777777" w:rsidR="001A7308" w:rsidRPr="003B7797" w:rsidRDefault="001A7308" w:rsidP="00FA784B">
            <w:pPr>
              <w:spacing w:line="240" w:lineRule="auto"/>
              <w:jc w:val="left"/>
              <w:rPr>
                <w:sz w:val="20"/>
                <w:szCs w:val="20"/>
              </w:rPr>
            </w:pPr>
            <w:r w:rsidRPr="003B7797">
              <w:rPr>
                <w:sz w:val="20"/>
                <w:szCs w:val="20"/>
              </w:rPr>
              <w:t>High</w:t>
            </w:r>
            <w:r>
              <w:rPr>
                <w:sz w:val="20"/>
                <w:szCs w:val="20"/>
              </w:rPr>
              <w:t xml:space="preserve"> (TAM 126 million tons live weight)</w:t>
            </w:r>
          </w:p>
        </w:tc>
      </w:tr>
      <w:tr w:rsidR="001A7308" w:rsidRPr="00E91BE1" w14:paraId="65AA430D" w14:textId="77777777" w:rsidTr="00FA784B">
        <w:trPr>
          <w:trHeight w:val="309"/>
        </w:trPr>
        <w:tc>
          <w:tcPr>
            <w:tcW w:w="2349" w:type="dxa"/>
          </w:tcPr>
          <w:p w14:paraId="1461EB68" w14:textId="77777777" w:rsidR="001A7308" w:rsidRPr="001A7308" w:rsidRDefault="001A7308" w:rsidP="00FA784B">
            <w:pPr>
              <w:spacing w:line="240" w:lineRule="auto"/>
              <w:jc w:val="left"/>
              <w:rPr>
                <w:sz w:val="20"/>
                <w:szCs w:val="20"/>
              </w:rPr>
            </w:pPr>
            <w:r w:rsidRPr="001A7308">
              <w:rPr>
                <w:sz w:val="20"/>
                <w:szCs w:val="20"/>
              </w:rPr>
              <w:t>Seaweed Farming</w:t>
            </w:r>
          </w:p>
        </w:tc>
        <w:tc>
          <w:tcPr>
            <w:tcW w:w="1757" w:type="dxa"/>
          </w:tcPr>
          <w:p w14:paraId="0B90AEDB" w14:textId="77777777" w:rsidR="001A7308" w:rsidRPr="001A7308" w:rsidRDefault="001A7308" w:rsidP="00FA784B">
            <w:pPr>
              <w:spacing w:line="240" w:lineRule="auto"/>
              <w:jc w:val="left"/>
              <w:rPr>
                <w:sz w:val="20"/>
                <w:szCs w:val="20"/>
              </w:rPr>
            </w:pPr>
            <w:r w:rsidRPr="001A7308">
              <w:rPr>
                <w:sz w:val="20"/>
                <w:szCs w:val="20"/>
              </w:rPr>
              <w:t>Medium</w:t>
            </w:r>
          </w:p>
        </w:tc>
        <w:tc>
          <w:tcPr>
            <w:tcW w:w="1701" w:type="dxa"/>
          </w:tcPr>
          <w:p w14:paraId="4890B244" w14:textId="77777777" w:rsidR="001A7308" w:rsidRPr="001A7308" w:rsidRDefault="001A7308" w:rsidP="00FA784B">
            <w:pPr>
              <w:spacing w:line="240" w:lineRule="auto"/>
              <w:jc w:val="left"/>
              <w:rPr>
                <w:sz w:val="20"/>
                <w:szCs w:val="20"/>
              </w:rPr>
            </w:pPr>
            <w:r w:rsidRPr="001A7308">
              <w:rPr>
                <w:sz w:val="20"/>
                <w:szCs w:val="20"/>
              </w:rPr>
              <w:t>Medium</w:t>
            </w:r>
          </w:p>
        </w:tc>
        <w:tc>
          <w:tcPr>
            <w:tcW w:w="1843" w:type="dxa"/>
          </w:tcPr>
          <w:p w14:paraId="7213C912" w14:textId="77777777" w:rsidR="001A7308" w:rsidRPr="001A7308" w:rsidRDefault="001A7308" w:rsidP="00FA784B">
            <w:pPr>
              <w:spacing w:line="240" w:lineRule="auto"/>
              <w:jc w:val="left"/>
              <w:rPr>
                <w:sz w:val="20"/>
                <w:szCs w:val="20"/>
              </w:rPr>
            </w:pPr>
            <w:r w:rsidRPr="001A7308">
              <w:rPr>
                <w:sz w:val="20"/>
                <w:szCs w:val="20"/>
              </w:rPr>
              <w:t>High</w:t>
            </w:r>
          </w:p>
        </w:tc>
        <w:tc>
          <w:tcPr>
            <w:tcW w:w="1917" w:type="dxa"/>
          </w:tcPr>
          <w:p w14:paraId="7C15A6BB" w14:textId="77777777" w:rsidR="001A7308" w:rsidRPr="001A7308" w:rsidRDefault="001A7308" w:rsidP="00FA784B">
            <w:pPr>
              <w:spacing w:line="240" w:lineRule="auto"/>
              <w:jc w:val="left"/>
              <w:rPr>
                <w:sz w:val="20"/>
                <w:szCs w:val="20"/>
              </w:rPr>
            </w:pPr>
            <w:r w:rsidRPr="001A7308">
              <w:rPr>
                <w:sz w:val="20"/>
                <w:szCs w:val="20"/>
              </w:rPr>
              <w:t>High</w:t>
            </w:r>
          </w:p>
        </w:tc>
      </w:tr>
      <w:tr w:rsidR="001A7308" w:rsidRPr="00E91BE1" w14:paraId="41EBCF5B" w14:textId="77777777" w:rsidTr="00FA784B">
        <w:trPr>
          <w:trHeight w:val="309"/>
        </w:trPr>
        <w:tc>
          <w:tcPr>
            <w:tcW w:w="2349" w:type="dxa"/>
          </w:tcPr>
          <w:p w14:paraId="4FDB31F3" w14:textId="77777777" w:rsidR="001A7308" w:rsidRPr="00C24A29" w:rsidRDefault="001A7308" w:rsidP="00FA784B">
            <w:pPr>
              <w:spacing w:line="240" w:lineRule="auto"/>
              <w:jc w:val="left"/>
              <w:rPr>
                <w:sz w:val="20"/>
                <w:szCs w:val="20"/>
              </w:rPr>
            </w:pPr>
            <w:r w:rsidRPr="00C24A29">
              <w:rPr>
                <w:sz w:val="20"/>
                <w:szCs w:val="20"/>
              </w:rPr>
              <w:t>Macroalgae Forests Protection</w:t>
            </w:r>
          </w:p>
        </w:tc>
        <w:tc>
          <w:tcPr>
            <w:tcW w:w="1757" w:type="dxa"/>
          </w:tcPr>
          <w:p w14:paraId="27180428" w14:textId="77777777" w:rsidR="001A7308" w:rsidRPr="00E0507E" w:rsidRDefault="001A7308" w:rsidP="00FA784B">
            <w:pPr>
              <w:spacing w:line="240" w:lineRule="auto"/>
              <w:jc w:val="left"/>
              <w:rPr>
                <w:sz w:val="20"/>
                <w:szCs w:val="20"/>
              </w:rPr>
            </w:pPr>
            <w:r>
              <w:rPr>
                <w:sz w:val="20"/>
                <w:szCs w:val="20"/>
              </w:rPr>
              <w:t>High</w:t>
            </w:r>
          </w:p>
        </w:tc>
        <w:tc>
          <w:tcPr>
            <w:tcW w:w="1701" w:type="dxa"/>
          </w:tcPr>
          <w:p w14:paraId="5F6433F1" w14:textId="77777777" w:rsidR="001A7308" w:rsidRPr="00E0507E" w:rsidRDefault="001A7308" w:rsidP="00FA784B">
            <w:pPr>
              <w:spacing w:line="240" w:lineRule="auto"/>
              <w:jc w:val="left"/>
              <w:rPr>
                <w:sz w:val="20"/>
                <w:szCs w:val="20"/>
              </w:rPr>
            </w:pPr>
            <w:r>
              <w:rPr>
                <w:sz w:val="20"/>
                <w:szCs w:val="20"/>
              </w:rPr>
              <w:t>High</w:t>
            </w:r>
          </w:p>
        </w:tc>
        <w:tc>
          <w:tcPr>
            <w:tcW w:w="1843" w:type="dxa"/>
          </w:tcPr>
          <w:p w14:paraId="22299459" w14:textId="77777777" w:rsidR="001A7308" w:rsidRPr="00E0507E" w:rsidRDefault="001A7308" w:rsidP="00FA784B">
            <w:pPr>
              <w:spacing w:line="240" w:lineRule="auto"/>
              <w:jc w:val="left"/>
              <w:rPr>
                <w:sz w:val="20"/>
                <w:szCs w:val="20"/>
              </w:rPr>
            </w:pPr>
            <w:r w:rsidRPr="00E0507E">
              <w:rPr>
                <w:sz w:val="20"/>
                <w:szCs w:val="20"/>
              </w:rPr>
              <w:t>Middle</w:t>
            </w:r>
          </w:p>
        </w:tc>
        <w:tc>
          <w:tcPr>
            <w:tcW w:w="1917" w:type="dxa"/>
          </w:tcPr>
          <w:p w14:paraId="302CCE1C" w14:textId="77777777" w:rsidR="001A7308" w:rsidRPr="00E0507E" w:rsidRDefault="001A7308" w:rsidP="00FA784B">
            <w:pPr>
              <w:spacing w:line="240" w:lineRule="auto"/>
              <w:jc w:val="left"/>
              <w:rPr>
                <w:sz w:val="20"/>
                <w:szCs w:val="20"/>
              </w:rPr>
            </w:pPr>
            <w:r>
              <w:rPr>
                <w:sz w:val="20"/>
                <w:szCs w:val="20"/>
              </w:rPr>
              <w:t>Middle</w:t>
            </w:r>
          </w:p>
        </w:tc>
      </w:tr>
      <w:tr w:rsidR="001A7308" w:rsidRPr="00E91BE1" w14:paraId="5BDEA427" w14:textId="77777777" w:rsidTr="00FA784B">
        <w:trPr>
          <w:trHeight w:val="309"/>
        </w:trPr>
        <w:tc>
          <w:tcPr>
            <w:tcW w:w="2349" w:type="dxa"/>
          </w:tcPr>
          <w:p w14:paraId="0E7E9EF8" w14:textId="77777777" w:rsidR="001A7308" w:rsidRPr="00C24A29" w:rsidRDefault="001A7308" w:rsidP="00FA784B">
            <w:pPr>
              <w:spacing w:line="240" w:lineRule="auto"/>
              <w:jc w:val="left"/>
              <w:rPr>
                <w:sz w:val="20"/>
                <w:szCs w:val="20"/>
              </w:rPr>
            </w:pPr>
            <w:r w:rsidRPr="00C24A29">
              <w:rPr>
                <w:sz w:val="20"/>
                <w:szCs w:val="20"/>
              </w:rPr>
              <w:t>Macroalgae Forests Restoration</w:t>
            </w:r>
          </w:p>
        </w:tc>
        <w:tc>
          <w:tcPr>
            <w:tcW w:w="1757" w:type="dxa"/>
          </w:tcPr>
          <w:p w14:paraId="2AA53975" w14:textId="77777777" w:rsidR="001A7308" w:rsidRPr="003B7797" w:rsidRDefault="001A7308" w:rsidP="00FA784B">
            <w:pPr>
              <w:spacing w:line="240" w:lineRule="auto"/>
              <w:jc w:val="left"/>
              <w:rPr>
                <w:sz w:val="20"/>
                <w:szCs w:val="20"/>
              </w:rPr>
            </w:pPr>
            <w:r w:rsidRPr="003B7797">
              <w:rPr>
                <w:sz w:val="20"/>
                <w:szCs w:val="20"/>
              </w:rPr>
              <w:t>High</w:t>
            </w:r>
          </w:p>
        </w:tc>
        <w:tc>
          <w:tcPr>
            <w:tcW w:w="1701" w:type="dxa"/>
          </w:tcPr>
          <w:p w14:paraId="1F99FB2C" w14:textId="77777777" w:rsidR="001A7308" w:rsidRPr="003B7797" w:rsidRDefault="001A7308" w:rsidP="00FA784B">
            <w:pPr>
              <w:spacing w:line="240" w:lineRule="auto"/>
              <w:jc w:val="left"/>
              <w:rPr>
                <w:sz w:val="20"/>
                <w:szCs w:val="20"/>
              </w:rPr>
            </w:pPr>
            <w:r w:rsidRPr="003B7797">
              <w:rPr>
                <w:sz w:val="20"/>
                <w:szCs w:val="20"/>
              </w:rPr>
              <w:t>High</w:t>
            </w:r>
          </w:p>
        </w:tc>
        <w:tc>
          <w:tcPr>
            <w:tcW w:w="1843" w:type="dxa"/>
          </w:tcPr>
          <w:p w14:paraId="71458D44" w14:textId="77777777" w:rsidR="001A7308" w:rsidRPr="00E0507E" w:rsidRDefault="001A7308" w:rsidP="00FA784B">
            <w:pPr>
              <w:spacing w:line="240" w:lineRule="auto"/>
              <w:jc w:val="left"/>
              <w:rPr>
                <w:sz w:val="20"/>
                <w:szCs w:val="20"/>
              </w:rPr>
            </w:pPr>
            <w:r w:rsidRPr="00E0507E">
              <w:rPr>
                <w:sz w:val="20"/>
                <w:szCs w:val="20"/>
              </w:rPr>
              <w:t>Middle</w:t>
            </w:r>
          </w:p>
        </w:tc>
        <w:tc>
          <w:tcPr>
            <w:tcW w:w="1917" w:type="dxa"/>
          </w:tcPr>
          <w:p w14:paraId="14495215" w14:textId="77777777" w:rsidR="001A7308" w:rsidRPr="003B7797" w:rsidRDefault="001A7308" w:rsidP="00FA784B">
            <w:pPr>
              <w:spacing w:line="240" w:lineRule="auto"/>
              <w:jc w:val="left"/>
              <w:rPr>
                <w:sz w:val="20"/>
                <w:szCs w:val="20"/>
              </w:rPr>
            </w:pPr>
            <w:r w:rsidRPr="003B7797">
              <w:rPr>
                <w:sz w:val="20"/>
                <w:szCs w:val="20"/>
              </w:rPr>
              <w:t>Middle</w:t>
            </w:r>
          </w:p>
        </w:tc>
      </w:tr>
      <w:tr w:rsidR="001A7308" w:rsidRPr="00E91BE1" w14:paraId="054347EB" w14:textId="77777777" w:rsidTr="00FA784B">
        <w:trPr>
          <w:trHeight w:val="309"/>
        </w:trPr>
        <w:tc>
          <w:tcPr>
            <w:tcW w:w="2349" w:type="dxa"/>
          </w:tcPr>
          <w:p w14:paraId="074C52AC" w14:textId="77777777" w:rsidR="001A7308" w:rsidRPr="00C24A29" w:rsidRDefault="001A7308" w:rsidP="00FA784B">
            <w:pPr>
              <w:spacing w:line="240" w:lineRule="auto"/>
              <w:jc w:val="left"/>
              <w:rPr>
                <w:sz w:val="20"/>
                <w:szCs w:val="20"/>
              </w:rPr>
            </w:pPr>
            <w:r w:rsidRPr="00C24A29">
              <w:rPr>
                <w:sz w:val="20"/>
                <w:szCs w:val="20"/>
              </w:rPr>
              <w:t>Coastal Wetlands Protection</w:t>
            </w:r>
          </w:p>
        </w:tc>
        <w:tc>
          <w:tcPr>
            <w:tcW w:w="1757" w:type="dxa"/>
          </w:tcPr>
          <w:p w14:paraId="160C568C" w14:textId="77777777" w:rsidR="001A7308" w:rsidRPr="003B7797" w:rsidRDefault="001A7308" w:rsidP="00FA784B">
            <w:pPr>
              <w:spacing w:line="240" w:lineRule="auto"/>
              <w:jc w:val="left"/>
              <w:rPr>
                <w:sz w:val="20"/>
                <w:szCs w:val="20"/>
              </w:rPr>
            </w:pPr>
            <w:r w:rsidRPr="003B7797">
              <w:rPr>
                <w:sz w:val="20"/>
                <w:szCs w:val="20"/>
              </w:rPr>
              <w:t>High</w:t>
            </w:r>
          </w:p>
        </w:tc>
        <w:tc>
          <w:tcPr>
            <w:tcW w:w="1701" w:type="dxa"/>
          </w:tcPr>
          <w:p w14:paraId="7260E5F7" w14:textId="77777777" w:rsidR="001A7308" w:rsidRPr="003B7797" w:rsidRDefault="001A7308" w:rsidP="00FA784B">
            <w:pPr>
              <w:spacing w:line="240" w:lineRule="auto"/>
              <w:jc w:val="left"/>
              <w:rPr>
                <w:sz w:val="20"/>
                <w:szCs w:val="20"/>
              </w:rPr>
            </w:pPr>
            <w:r w:rsidRPr="003B7797">
              <w:rPr>
                <w:sz w:val="20"/>
                <w:szCs w:val="20"/>
              </w:rPr>
              <w:t>High</w:t>
            </w:r>
          </w:p>
        </w:tc>
        <w:tc>
          <w:tcPr>
            <w:tcW w:w="1843" w:type="dxa"/>
          </w:tcPr>
          <w:p w14:paraId="0A631BE9" w14:textId="77777777" w:rsidR="001A7308" w:rsidRPr="00E0507E" w:rsidRDefault="001A7308" w:rsidP="00FA784B">
            <w:pPr>
              <w:spacing w:line="240" w:lineRule="auto"/>
              <w:jc w:val="left"/>
              <w:rPr>
                <w:sz w:val="20"/>
                <w:szCs w:val="20"/>
              </w:rPr>
            </w:pPr>
            <w:r w:rsidRPr="00E0507E">
              <w:rPr>
                <w:sz w:val="20"/>
                <w:szCs w:val="20"/>
              </w:rPr>
              <w:t>Middle</w:t>
            </w:r>
          </w:p>
        </w:tc>
        <w:tc>
          <w:tcPr>
            <w:tcW w:w="1917" w:type="dxa"/>
          </w:tcPr>
          <w:p w14:paraId="173271C5" w14:textId="77777777" w:rsidR="001A7308" w:rsidRPr="003B7797" w:rsidRDefault="001A7308" w:rsidP="00FA784B">
            <w:pPr>
              <w:spacing w:line="240" w:lineRule="auto"/>
              <w:jc w:val="left"/>
              <w:rPr>
                <w:sz w:val="20"/>
                <w:szCs w:val="20"/>
              </w:rPr>
            </w:pPr>
            <w:r w:rsidRPr="003B7797">
              <w:rPr>
                <w:sz w:val="20"/>
                <w:szCs w:val="20"/>
              </w:rPr>
              <w:t>Low</w:t>
            </w:r>
          </w:p>
        </w:tc>
      </w:tr>
      <w:tr w:rsidR="001A7308" w:rsidRPr="00E91BE1" w14:paraId="6D20DC73" w14:textId="77777777" w:rsidTr="00FA784B">
        <w:trPr>
          <w:trHeight w:val="309"/>
        </w:trPr>
        <w:tc>
          <w:tcPr>
            <w:tcW w:w="2349" w:type="dxa"/>
          </w:tcPr>
          <w:p w14:paraId="012AC270" w14:textId="77777777" w:rsidR="001A7308" w:rsidRPr="00C24A29" w:rsidRDefault="001A7308" w:rsidP="00FA784B">
            <w:pPr>
              <w:spacing w:line="240" w:lineRule="auto"/>
              <w:jc w:val="left"/>
              <w:rPr>
                <w:sz w:val="20"/>
                <w:szCs w:val="20"/>
              </w:rPr>
            </w:pPr>
            <w:r w:rsidRPr="00C24A29">
              <w:rPr>
                <w:sz w:val="20"/>
                <w:szCs w:val="20"/>
              </w:rPr>
              <w:t>Coastal Wetlands Restoration</w:t>
            </w:r>
          </w:p>
        </w:tc>
        <w:tc>
          <w:tcPr>
            <w:tcW w:w="1757" w:type="dxa"/>
          </w:tcPr>
          <w:p w14:paraId="607201C7" w14:textId="77777777" w:rsidR="001A7308" w:rsidRPr="003B7797" w:rsidRDefault="001A7308" w:rsidP="00FA784B">
            <w:pPr>
              <w:spacing w:line="240" w:lineRule="auto"/>
              <w:jc w:val="left"/>
              <w:rPr>
                <w:sz w:val="20"/>
                <w:szCs w:val="20"/>
              </w:rPr>
            </w:pPr>
            <w:r w:rsidRPr="003B7797">
              <w:rPr>
                <w:sz w:val="20"/>
                <w:szCs w:val="20"/>
              </w:rPr>
              <w:t>High</w:t>
            </w:r>
          </w:p>
        </w:tc>
        <w:tc>
          <w:tcPr>
            <w:tcW w:w="1701" w:type="dxa"/>
          </w:tcPr>
          <w:p w14:paraId="10BB06E3" w14:textId="77777777" w:rsidR="001A7308" w:rsidRPr="003B7797" w:rsidRDefault="001A7308" w:rsidP="00FA784B">
            <w:pPr>
              <w:spacing w:line="240" w:lineRule="auto"/>
              <w:jc w:val="left"/>
              <w:rPr>
                <w:sz w:val="20"/>
                <w:szCs w:val="20"/>
              </w:rPr>
            </w:pPr>
            <w:r w:rsidRPr="003B7797">
              <w:rPr>
                <w:sz w:val="20"/>
                <w:szCs w:val="20"/>
              </w:rPr>
              <w:t>High</w:t>
            </w:r>
          </w:p>
        </w:tc>
        <w:tc>
          <w:tcPr>
            <w:tcW w:w="1843" w:type="dxa"/>
          </w:tcPr>
          <w:p w14:paraId="7203FE5D" w14:textId="77777777" w:rsidR="001A7308" w:rsidRPr="00E0507E" w:rsidRDefault="001A7308" w:rsidP="00FA784B">
            <w:pPr>
              <w:spacing w:line="240" w:lineRule="auto"/>
              <w:jc w:val="left"/>
              <w:rPr>
                <w:sz w:val="20"/>
                <w:szCs w:val="20"/>
              </w:rPr>
            </w:pPr>
            <w:r w:rsidRPr="00E0507E">
              <w:rPr>
                <w:sz w:val="20"/>
                <w:szCs w:val="20"/>
              </w:rPr>
              <w:t>Middle</w:t>
            </w:r>
          </w:p>
        </w:tc>
        <w:tc>
          <w:tcPr>
            <w:tcW w:w="1917" w:type="dxa"/>
          </w:tcPr>
          <w:p w14:paraId="1E423611" w14:textId="77777777" w:rsidR="001A7308" w:rsidRPr="003B7797" w:rsidRDefault="001A7308" w:rsidP="00FA784B">
            <w:pPr>
              <w:spacing w:line="240" w:lineRule="auto"/>
              <w:jc w:val="left"/>
              <w:rPr>
                <w:sz w:val="20"/>
                <w:szCs w:val="20"/>
              </w:rPr>
            </w:pPr>
            <w:r w:rsidRPr="003B7797">
              <w:rPr>
                <w:sz w:val="20"/>
                <w:szCs w:val="20"/>
              </w:rPr>
              <w:t>Low</w:t>
            </w:r>
          </w:p>
        </w:tc>
      </w:tr>
      <w:tr w:rsidR="001A7308" w:rsidRPr="00E91BE1" w14:paraId="1FDBE9B2" w14:textId="77777777" w:rsidTr="00FA784B">
        <w:trPr>
          <w:trHeight w:val="309"/>
        </w:trPr>
        <w:tc>
          <w:tcPr>
            <w:tcW w:w="2349" w:type="dxa"/>
          </w:tcPr>
          <w:p w14:paraId="20B62369" w14:textId="77777777" w:rsidR="001A7308" w:rsidRPr="001A7308" w:rsidRDefault="001A7308" w:rsidP="00FA784B">
            <w:pPr>
              <w:spacing w:line="240" w:lineRule="auto"/>
              <w:jc w:val="left"/>
              <w:rPr>
                <w:b/>
                <w:bCs/>
                <w:sz w:val="20"/>
                <w:szCs w:val="20"/>
              </w:rPr>
            </w:pPr>
            <w:r w:rsidRPr="001A7308">
              <w:rPr>
                <w:b/>
                <w:bCs/>
                <w:sz w:val="20"/>
                <w:szCs w:val="20"/>
              </w:rPr>
              <w:t>Seafloor Protection</w:t>
            </w:r>
          </w:p>
        </w:tc>
        <w:tc>
          <w:tcPr>
            <w:tcW w:w="1757" w:type="dxa"/>
          </w:tcPr>
          <w:p w14:paraId="067941E6" w14:textId="77777777" w:rsidR="001A7308" w:rsidRPr="001A7308" w:rsidRDefault="001A7308" w:rsidP="00FA784B">
            <w:pPr>
              <w:spacing w:line="240" w:lineRule="auto"/>
              <w:jc w:val="left"/>
              <w:rPr>
                <w:b/>
                <w:bCs/>
                <w:sz w:val="20"/>
                <w:szCs w:val="20"/>
              </w:rPr>
            </w:pPr>
            <w:r w:rsidRPr="001A7308">
              <w:rPr>
                <w:b/>
                <w:bCs/>
                <w:sz w:val="20"/>
                <w:szCs w:val="20"/>
              </w:rPr>
              <w:t>High</w:t>
            </w:r>
          </w:p>
        </w:tc>
        <w:tc>
          <w:tcPr>
            <w:tcW w:w="1701" w:type="dxa"/>
          </w:tcPr>
          <w:p w14:paraId="74E1C45B" w14:textId="77777777" w:rsidR="001A7308" w:rsidRPr="001A7308" w:rsidRDefault="001A7308" w:rsidP="00FA784B">
            <w:pPr>
              <w:spacing w:line="240" w:lineRule="auto"/>
              <w:jc w:val="left"/>
              <w:rPr>
                <w:b/>
                <w:bCs/>
                <w:sz w:val="20"/>
                <w:szCs w:val="20"/>
              </w:rPr>
            </w:pPr>
            <w:r w:rsidRPr="001A7308">
              <w:rPr>
                <w:b/>
                <w:bCs/>
                <w:sz w:val="20"/>
                <w:szCs w:val="20"/>
              </w:rPr>
              <w:t>Medium</w:t>
            </w:r>
          </w:p>
        </w:tc>
        <w:tc>
          <w:tcPr>
            <w:tcW w:w="1843" w:type="dxa"/>
          </w:tcPr>
          <w:p w14:paraId="1436D2EB" w14:textId="054203E4" w:rsidR="001A7308" w:rsidRPr="001A7308" w:rsidRDefault="0035775E" w:rsidP="00FA784B">
            <w:pPr>
              <w:spacing w:line="240" w:lineRule="auto"/>
              <w:jc w:val="left"/>
              <w:rPr>
                <w:b/>
                <w:bCs/>
                <w:sz w:val="20"/>
                <w:szCs w:val="20"/>
              </w:rPr>
            </w:pPr>
            <w:r>
              <w:rPr>
                <w:b/>
                <w:bCs/>
                <w:sz w:val="20"/>
                <w:szCs w:val="20"/>
              </w:rPr>
              <w:t>High</w:t>
            </w:r>
          </w:p>
        </w:tc>
        <w:tc>
          <w:tcPr>
            <w:tcW w:w="1917" w:type="dxa"/>
          </w:tcPr>
          <w:p w14:paraId="16463E97" w14:textId="77777777" w:rsidR="001A7308" w:rsidRPr="001A7308" w:rsidRDefault="001A7308" w:rsidP="00FA784B">
            <w:pPr>
              <w:spacing w:line="240" w:lineRule="auto"/>
              <w:jc w:val="left"/>
              <w:rPr>
                <w:b/>
                <w:bCs/>
                <w:sz w:val="20"/>
                <w:szCs w:val="20"/>
              </w:rPr>
            </w:pPr>
            <w:r w:rsidRPr="001A7308">
              <w:rPr>
                <w:b/>
                <w:bCs/>
                <w:sz w:val="20"/>
                <w:szCs w:val="20"/>
              </w:rPr>
              <w:t>High</w:t>
            </w:r>
          </w:p>
        </w:tc>
      </w:tr>
    </w:tbl>
    <w:p w14:paraId="756DEC01" w14:textId="2A9B7491" w:rsidR="00966563" w:rsidRDefault="551A77D0" w:rsidP="00EC38FC">
      <w:pPr>
        <w:pStyle w:val="Heading1"/>
        <w:numPr>
          <w:ilvl w:val="0"/>
          <w:numId w:val="26"/>
        </w:numPr>
      </w:pPr>
      <w:bookmarkStart w:id="722" w:name="_Toc65144021"/>
      <w:r>
        <w:lastRenderedPageBreak/>
        <w:t>Methodology</w:t>
      </w:r>
      <w:bookmarkEnd w:id="722"/>
    </w:p>
    <w:p w14:paraId="567926D6" w14:textId="2E842B8D" w:rsidR="00BD136D" w:rsidRDefault="00686965" w:rsidP="002A757A">
      <w:pPr>
        <w:pStyle w:val="Heading2"/>
        <w:numPr>
          <w:ilvl w:val="1"/>
          <w:numId w:val="28"/>
        </w:numPr>
        <w:jc w:val="left"/>
      </w:pPr>
      <w:bookmarkStart w:id="723" w:name="_Toc65144022"/>
      <w:r>
        <w:t>Introduction</w:t>
      </w:r>
      <w:bookmarkEnd w:id="723"/>
    </w:p>
    <w:p w14:paraId="22DF0268" w14:textId="7053056D" w:rsidR="00FB2C53" w:rsidRDefault="00FB2C53" w:rsidP="006F66B9">
      <w:r w:rsidRPr="00F84690">
        <w:t xml:space="preserve">Project Drawdown’s models are developed in Microsoft Excel using standard templates that allow easier integration </w:t>
      </w:r>
      <w:r>
        <w:t xml:space="preserve">with each other </w:t>
      </w:r>
      <w:r w:rsidRPr="00F84690">
        <w:t>since integration is critical to the bottom-up approach used.</w:t>
      </w:r>
      <w:r>
        <w:t xml:space="preserve"> The template used for this solution was the </w:t>
      </w:r>
      <w:r w:rsidR="00C01AD7">
        <w:t>Ocean model</w:t>
      </w:r>
      <w:r>
        <w:t xml:space="preserve"> which accounts for sequestration of carbon dioxide from the atmosphere into plant biomass and soil, and reduction of emissions for a solution relative to conventional practice. These practices are assumed to use </w:t>
      </w:r>
      <w:r w:rsidR="00615103">
        <w:t xml:space="preserve">the </w:t>
      </w:r>
      <w:r w:rsidR="00862E9C">
        <w:t xml:space="preserve">ocean </w:t>
      </w:r>
      <w:r>
        <w:t xml:space="preserve">of a specific type that may be shared across several solutions. The actual and maximum possible adoptions are therefore defined in terms of </w:t>
      </w:r>
      <w:r w:rsidR="00C01AD7">
        <w:t xml:space="preserve">ocean </w:t>
      </w:r>
      <w:r>
        <w:t>area (million hectares). The adoptions of both conventional and solution were projected for each of several Drawdown scenarios from 201</w:t>
      </w:r>
      <w:r w:rsidR="00C01AD7">
        <w:t>9</w:t>
      </w:r>
      <w:r>
        <w:t xml:space="preserve"> to 2060 (from </w:t>
      </w:r>
      <w:r w:rsidR="00615103">
        <w:t>the</w:t>
      </w:r>
      <w:r>
        <w:t xml:space="preserve"> base year of 201</w:t>
      </w:r>
      <w:r w:rsidR="00C01AD7">
        <w:t>8</w:t>
      </w:r>
      <w:r>
        <w:t>) and the comparison of these scenarios with a reference (for the 2020-2050 segment</w:t>
      </w:r>
      <w:r w:rsidRPr="00286F27">
        <w:rPr>
          <w:rStyle w:val="FootnoteReference"/>
        </w:rPr>
        <w:footnoteReference w:id="2"/>
      </w:r>
      <w:r>
        <w:t xml:space="preserve">) is what constituted the results. </w:t>
      </w:r>
    </w:p>
    <w:p w14:paraId="51578601" w14:textId="5D54D19B" w:rsidR="00C01AD7" w:rsidRPr="00D57049" w:rsidRDefault="00C01AD7" w:rsidP="00C01AD7">
      <w:pPr>
        <w:rPr>
          <w:i/>
          <w:color w:val="000000" w:themeColor="text1"/>
        </w:rPr>
      </w:pPr>
      <w:r w:rsidRPr="00D57049">
        <w:rPr>
          <w:i/>
          <w:color w:val="000000" w:themeColor="text1"/>
        </w:rPr>
        <w:t>Agency Level</w:t>
      </w:r>
    </w:p>
    <w:p w14:paraId="23F2E7BB" w14:textId="77777777" w:rsidR="0046206A" w:rsidRPr="0046206A" w:rsidRDefault="0046206A" w:rsidP="0046206A">
      <w:pPr>
        <w:rPr>
          <w:color w:val="000000" w:themeColor="text1"/>
        </w:rPr>
      </w:pPr>
      <w:r w:rsidRPr="0046206A">
        <w:rPr>
          <w:color w:val="000000" w:themeColor="text1"/>
        </w:rPr>
        <w:t xml:space="preserve">Government is selected as the agency level for this solution. Though certainly other agents can, do, and should play an important role in this solution, government is the most critical player in implementation. </w:t>
      </w:r>
    </w:p>
    <w:p w14:paraId="298F46AB" w14:textId="341BDA37" w:rsidR="00F52595" w:rsidRDefault="00686965" w:rsidP="002A757A">
      <w:pPr>
        <w:pStyle w:val="Heading2"/>
        <w:numPr>
          <w:ilvl w:val="1"/>
          <w:numId w:val="26"/>
        </w:numPr>
        <w:jc w:val="left"/>
      </w:pPr>
      <w:bookmarkStart w:id="724" w:name="_Toc65144023"/>
      <w:r>
        <w:t>Data Sources</w:t>
      </w:r>
      <w:bookmarkEnd w:id="724"/>
    </w:p>
    <w:p w14:paraId="2B8F33DE" w14:textId="5C165621" w:rsidR="0046206A" w:rsidRPr="0046206A" w:rsidRDefault="0046206A" w:rsidP="0046206A">
      <w:r>
        <w:t xml:space="preserve">The main data sources used in this analysis is Amoroso et al 2018, </w:t>
      </w:r>
      <w:proofErr w:type="spellStart"/>
      <w:r>
        <w:t>SeaAroundUs</w:t>
      </w:r>
      <w:proofErr w:type="spellEnd"/>
      <w:r>
        <w:t xml:space="preserve"> database, Atwood et al. 2020, </w:t>
      </w:r>
      <w:r w:rsidR="0035775E">
        <w:fldChar w:fldCharType="begin"/>
      </w:r>
      <w:r w:rsidR="00B4107E">
        <w:instrText xml:space="preserve"> ADDIN ZOTERO_ITEM CSL_CITATION {"citationID":"4ukO4Iqi","properties":{"formattedCitation":"(Sala et al., 2021)","plainCitation":"(Sala et al., 2021)","dontUpdate":true,"noteIndex":0},"citationItems":[{"id":4008,"uris":["http://zotero.org/groups/2241941/items/62SXJXRR"],"uri":["http://zotero.org/groups/2241941/items/62SXJXRR"],"itemData":{"id":4008,"type":"article-journal","abstract":"The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35775E">
        <w:fldChar w:fldCharType="separate"/>
      </w:r>
      <w:r w:rsidR="0035775E" w:rsidRPr="0035775E">
        <w:rPr>
          <w:rFonts w:cs="Times New Roman"/>
        </w:rPr>
        <w:t>Sala et al., 2021</w:t>
      </w:r>
      <w:r w:rsidR="0035775E">
        <w:fldChar w:fldCharType="end"/>
      </w:r>
      <w:r>
        <w:t xml:space="preserve">, </w:t>
      </w:r>
      <w:proofErr w:type="spellStart"/>
      <w:r>
        <w:t>Luisetti</w:t>
      </w:r>
      <w:proofErr w:type="spellEnd"/>
      <w:r>
        <w:t xml:space="preserve"> et al 2019, Martin et al 2014, Pusceddu et al. 2014, Paradis et al. 2019, </w:t>
      </w:r>
      <w:proofErr w:type="spellStart"/>
      <w:r>
        <w:t>Polymenakou</w:t>
      </w:r>
      <w:proofErr w:type="spellEnd"/>
      <w:r>
        <w:t xml:space="preserve"> et al. 2005, Pusceddu et al. 2005, </w:t>
      </w:r>
      <w:r w:rsidRPr="0046206A">
        <w:t>Bhagirathan</w:t>
      </w:r>
      <w:r>
        <w:t xml:space="preserve"> et al. 2010. The TOA is </w:t>
      </w:r>
      <w:r w:rsidR="0035775E">
        <w:t xml:space="preserve">taken from Sala et al. 2021, confronted with own </w:t>
      </w:r>
      <w:r>
        <w:t>calcula</w:t>
      </w:r>
      <w:r w:rsidR="0035775E">
        <w:t>tions</w:t>
      </w:r>
      <w:r>
        <w:t xml:space="preserve"> using Amoroso et al. 2018 and </w:t>
      </w:r>
      <w:proofErr w:type="spellStart"/>
      <w:r>
        <w:t>SeaAroundUs</w:t>
      </w:r>
      <w:proofErr w:type="spellEnd"/>
      <w:r>
        <w:t xml:space="preserve"> database, the carbon stock in 1 meter of sediment column is taken from global metanalysis Atwood et al 2020, while organic carbon release from the disturbed seafloor is calculated using </w:t>
      </w:r>
      <w:proofErr w:type="spellStart"/>
      <w:r>
        <w:t>Luisetti</w:t>
      </w:r>
      <w:proofErr w:type="spellEnd"/>
      <w:r>
        <w:t xml:space="preserve"> et al 2019, Martin et al 2014, Pusceddu et al. 2014, Paradis et al. 2019, </w:t>
      </w:r>
      <w:proofErr w:type="spellStart"/>
      <w:r>
        <w:t>Polymenakou</w:t>
      </w:r>
      <w:proofErr w:type="spellEnd"/>
      <w:r>
        <w:t xml:space="preserve"> et al. 2005, Pusceddu et al. 2005, </w:t>
      </w:r>
      <w:r w:rsidRPr="0046206A">
        <w:t>Bhagirathan</w:t>
      </w:r>
      <w:r>
        <w:t xml:space="preserve"> et al. 2010.</w:t>
      </w:r>
    </w:p>
    <w:p w14:paraId="3F6B79A0" w14:textId="4B14CA8A" w:rsidR="00DF4904" w:rsidRPr="009F6A21" w:rsidRDefault="00686965" w:rsidP="002A757A">
      <w:pPr>
        <w:pStyle w:val="Heading2"/>
        <w:numPr>
          <w:ilvl w:val="1"/>
          <w:numId w:val="26"/>
        </w:numPr>
        <w:jc w:val="left"/>
      </w:pPr>
      <w:bookmarkStart w:id="725" w:name="_Toc35621382"/>
      <w:bookmarkStart w:id="726" w:name="_Toc35621383"/>
      <w:bookmarkStart w:id="727" w:name="_Toc35621384"/>
      <w:bookmarkStart w:id="728" w:name="_Toc35621385"/>
      <w:bookmarkStart w:id="729" w:name="_Toc35621386"/>
      <w:bookmarkStart w:id="730" w:name="_Toc35621387"/>
      <w:bookmarkStart w:id="731" w:name="_Toc35621388"/>
      <w:bookmarkStart w:id="732" w:name="_Toc35621389"/>
      <w:bookmarkStart w:id="733" w:name="_Toc35621390"/>
      <w:bookmarkStart w:id="734" w:name="_Toc35621391"/>
      <w:bookmarkStart w:id="735" w:name="_Toc35621392"/>
      <w:bookmarkStart w:id="736" w:name="_Toc65144024"/>
      <w:bookmarkEnd w:id="725"/>
      <w:bookmarkEnd w:id="726"/>
      <w:bookmarkEnd w:id="727"/>
      <w:bookmarkEnd w:id="728"/>
      <w:bookmarkEnd w:id="729"/>
      <w:bookmarkEnd w:id="730"/>
      <w:bookmarkEnd w:id="731"/>
      <w:bookmarkEnd w:id="732"/>
      <w:bookmarkEnd w:id="733"/>
      <w:bookmarkEnd w:id="734"/>
      <w:bookmarkEnd w:id="735"/>
      <w:r w:rsidRPr="009F6A21">
        <w:lastRenderedPageBreak/>
        <w:t xml:space="preserve">Total </w:t>
      </w:r>
      <w:r w:rsidR="00B364AE" w:rsidRPr="009F6A21">
        <w:t>Ocean Area</w:t>
      </w:r>
      <w:bookmarkEnd w:id="736"/>
      <w:r w:rsidR="00FB2C53" w:rsidRPr="009F6A21">
        <w:t xml:space="preserve"> </w:t>
      </w:r>
    </w:p>
    <w:p w14:paraId="474CEBE8" w14:textId="38929579" w:rsidR="00325925" w:rsidRDefault="00053181" w:rsidP="0035775E">
      <w:pPr>
        <w:rPr>
          <w:rFonts w:cstheme="minorHAnsi"/>
        </w:rPr>
      </w:pPr>
      <w:r w:rsidRPr="00053181">
        <w:t>The Drawdown</w:t>
      </w:r>
      <w:r>
        <w:t xml:space="preserve"> Ocean model defines the Total Ocean Area as the ocean area (in million hectares) suitable for a given solution. </w:t>
      </w:r>
      <w:r w:rsidR="00613D00">
        <w:t>For the</w:t>
      </w:r>
      <w:r w:rsidR="00956EEA">
        <w:t xml:space="preserve"> protecting ocean seafloor </w:t>
      </w:r>
      <w:r w:rsidR="004D6BF6">
        <w:t>solution</w:t>
      </w:r>
      <w:r w:rsidR="00956EEA">
        <w:t xml:space="preserve">, the TOA represents the total seafloor </w:t>
      </w:r>
      <w:r w:rsidR="0015376F">
        <w:t xml:space="preserve">of </w:t>
      </w:r>
      <w:proofErr w:type="spellStart"/>
      <w:r w:rsidR="00F128F0">
        <w:t>oxic</w:t>
      </w:r>
      <w:proofErr w:type="spellEnd"/>
      <w:r w:rsidR="0015376F">
        <w:t xml:space="preserve"> sediments </w:t>
      </w:r>
      <w:r w:rsidR="00956EEA">
        <w:t xml:space="preserve">swept by </w:t>
      </w:r>
      <w:r w:rsidR="00613D00">
        <w:t xml:space="preserve">bottom </w:t>
      </w:r>
      <w:r w:rsidR="00956EEA">
        <w:t xml:space="preserve">trawling gear on an annual basis. This is often called a bottom trawling footprint or swept area </w:t>
      </w:r>
      <w:r w:rsidR="00956EEA">
        <w:fldChar w:fldCharType="begin"/>
      </w:r>
      <w:r w:rsidR="00325925">
        <w:instrText xml:space="preserve"> ADDIN ZOTERO_ITEM CSL_CITATION {"citationID":"XivLE8AF","properties":{"formattedCitation":"(Amoroso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325925">
        <w:rPr>
          <w:rFonts w:hint="eastAsia"/>
        </w:rPr>
        <w:instrText xml:space="preserve"> data are unavailable. If SAR was </w:instrText>
      </w:r>
      <w:r w:rsidR="00325925">
        <w:rPr>
          <w:rFonts w:hint="eastAsia"/>
        </w:rPr>
        <w:instrText>≤</w:instrText>
      </w:r>
      <w:r w:rsidR="00325925">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325925">
        <w:rPr>
          <w:rFonts w:hint="eastAsia"/>
        </w:rPr>
        <w:instrText>≤</w:instrText>
      </w:r>
      <w:r w:rsidR="00325925">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325925">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956EEA">
        <w:fldChar w:fldCharType="separate"/>
      </w:r>
      <w:r w:rsidR="00325925" w:rsidRPr="00325925">
        <w:rPr>
          <w:rFonts w:cs="Times New Roman"/>
        </w:rPr>
        <w:t>(Amoroso et al., 2018)</w:t>
      </w:r>
      <w:r w:rsidR="00956EEA">
        <w:fldChar w:fldCharType="end"/>
      </w:r>
      <w:r w:rsidR="00956EEA">
        <w:t xml:space="preserve">. </w:t>
      </w:r>
      <w:r w:rsidR="007D7C6B">
        <w:t>The majority of bottom trawling is taking place on Exclusive Economic Zones</w:t>
      </w:r>
      <w:r w:rsidR="00325925">
        <w:t xml:space="preserve"> </w:t>
      </w:r>
      <w:r w:rsidR="00325925">
        <w:fldChar w:fldCharType="begin"/>
      </w:r>
      <w:r w:rsidR="00325925">
        <w:instrText xml:space="preserve"> ADDIN ZOTERO_ITEM CSL_CITATION {"citationID":"UInOv0Kp","properties":{"formattedCitation":"(Pauly et al., 2020)","plainCitation":"(Pauly et al., 2020)","noteIndex":0},"citationItems":[{"id":2638,"uris":["http://zotero.org/groups/2530313/items/QXALUB4C"],"uri":["http://zotero.org/groups/2530313/items/QXALUB4C"],"itemData":{"id":2638,"type":"webpage","title":"Sea Around Us Concepts, Design and Data","URL":"seaaroundus.org","author":[{"family":"Pauly","given":"Daniel"},{"family":"Zeller","given":"Dirk"},{"family":"Palomares","given":"M. L. Deng"}],"issued":{"date-parts":[["2020"]]}}}],"schema":"https://github.com/citation-style-language/schema/raw/master/csl-citation.json"} </w:instrText>
      </w:r>
      <w:r w:rsidR="00325925">
        <w:fldChar w:fldCharType="separate"/>
      </w:r>
      <w:r w:rsidR="00325925" w:rsidRPr="00325925">
        <w:rPr>
          <w:rFonts w:cs="Times New Roman"/>
        </w:rPr>
        <w:t>(Pauly et al., 2020)</w:t>
      </w:r>
      <w:r w:rsidR="00325925">
        <w:fldChar w:fldCharType="end"/>
      </w:r>
      <w:r w:rsidR="007D7C6B">
        <w:t xml:space="preserve"> therefore, the</w:t>
      </w:r>
      <w:r w:rsidR="00D8097F">
        <w:t xml:space="preserve"> TOA</w:t>
      </w:r>
      <w:r w:rsidR="007C3C06">
        <w:t xml:space="preserve"> only represent ocean area within</w:t>
      </w:r>
      <w:r w:rsidR="00D8097F">
        <w:t xml:space="preserve"> EEZs</w:t>
      </w:r>
      <w:r w:rsidR="00CA52BF">
        <w:t xml:space="preserve"> boundaries</w:t>
      </w:r>
      <w:r w:rsidR="00D8097F">
        <w:t xml:space="preserve">. </w:t>
      </w:r>
      <w:r w:rsidR="00325925">
        <w:t>The bottom trawling disturbances have different effects on different sediment types</w:t>
      </w:r>
      <w:r w:rsidR="00F128F0">
        <w:t xml:space="preserve"> but </w:t>
      </w:r>
      <w:r w:rsidR="00B46603">
        <w:t xml:space="preserve">the </w:t>
      </w:r>
      <w:proofErr w:type="spellStart"/>
      <w:r w:rsidR="00F128F0">
        <w:t>oxic</w:t>
      </w:r>
      <w:proofErr w:type="spellEnd"/>
      <w:r w:rsidR="00F128F0">
        <w:t xml:space="preserve"> sediments </w:t>
      </w:r>
      <w:r w:rsidR="00B46603">
        <w:t xml:space="preserve">has higher potential for carbon remineralization as mixing of the sediments and resuspension increases the amount of time the disturbed carbon is in contact with oxygen </w:t>
      </w:r>
      <w:r w:rsidR="00B46603">
        <w:fldChar w:fldCharType="begin"/>
      </w:r>
      <w:r w:rsidR="00B46603">
        <w:instrText xml:space="preserve"> ADDIN ZOTERO_ITEM CSL_CITATION {"citationID":"v37klQcS","properties":{"formattedCitation":"(Sala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B46603">
        <w:fldChar w:fldCharType="separate"/>
      </w:r>
      <w:r w:rsidR="00B46603" w:rsidRPr="00B46603">
        <w:rPr>
          <w:rFonts w:cs="Times New Roman"/>
        </w:rPr>
        <w:t>(Sala et al., 2021)</w:t>
      </w:r>
      <w:r w:rsidR="00B46603">
        <w:fldChar w:fldCharType="end"/>
      </w:r>
      <w:r w:rsidR="00B46603">
        <w:t xml:space="preserve">. </w:t>
      </w:r>
      <w:r w:rsidR="0035775E">
        <w:t xml:space="preserve">For the purpose </w:t>
      </w:r>
      <w:proofErr w:type="spellStart"/>
      <w:r w:rsidR="00B46603">
        <w:t>f</w:t>
      </w:r>
      <w:r w:rsidR="0035775E">
        <w:t>n</w:t>
      </w:r>
      <w:proofErr w:type="spellEnd"/>
      <w:r w:rsidR="0035775E">
        <w:t xml:space="preserve"> current analysis, we are using Sala et al. 2021 assumption and considering only </w:t>
      </w:r>
      <w:proofErr w:type="spellStart"/>
      <w:r w:rsidR="0035775E">
        <w:t>oxic</w:t>
      </w:r>
      <w:proofErr w:type="spellEnd"/>
      <w:r w:rsidR="0035775E">
        <w:t xml:space="preserve"> sediments</w:t>
      </w:r>
      <w:r w:rsidR="00B46603">
        <w:t>.</w:t>
      </w:r>
      <w:r w:rsidR="0035775E">
        <w:t xml:space="preserve"> </w:t>
      </w:r>
    </w:p>
    <w:p w14:paraId="5E53C491" w14:textId="6B55F17B" w:rsidR="009C44A2" w:rsidRDefault="001E107E" w:rsidP="00554A6C">
      <w:pPr>
        <w:autoSpaceDE w:val="0"/>
        <w:autoSpaceDN w:val="0"/>
        <w:adjustRightInd w:val="0"/>
        <w:spacing w:after="0"/>
      </w:pPr>
      <w:r w:rsidRPr="00581CCD">
        <w:t xml:space="preserve">Thanks to </w:t>
      </w:r>
      <w:r w:rsidR="00637BEC" w:rsidRPr="00581CCD">
        <w:t xml:space="preserve">the </w:t>
      </w:r>
      <w:r w:rsidRPr="00581CCD">
        <w:t xml:space="preserve">introduction of vessel monitoring systems (VMSs) </w:t>
      </w:r>
      <w:r w:rsidR="00B46603">
        <w:t xml:space="preserve">or </w:t>
      </w:r>
      <w:proofErr w:type="spellStart"/>
      <w:r w:rsidR="00B46603">
        <w:t>authomatic</w:t>
      </w:r>
      <w:proofErr w:type="spellEnd"/>
      <w:r w:rsidR="00B46603">
        <w:t xml:space="preserve"> identification system (AIS) </w:t>
      </w:r>
      <w:r w:rsidRPr="00581CCD">
        <w:t xml:space="preserve">which provide high-resolution data on locations of fishing vessels, it is possible to monitor and analyze fishing activity </w:t>
      </w:r>
      <w:r w:rsidRPr="00581CCD">
        <w:fldChar w:fldCharType="begin"/>
      </w:r>
      <w:r w:rsidRPr="00581CCD">
        <w:instrText xml:space="preserve"> ADDIN ZOTERO_ITEM CSL_CITATION {"citationID":"uReBMzkO","properties":{"formattedCitation":"(Deng et al., 2005)","plainCitation":"(Deng et al., 2005)","noteIndex":0},"citationItems":[{"id":2643,"uris":["http://zotero.org/groups/2530313/items/LX9JA9D5"],"uri":["http://zotero.org/groups/2530313/items/LX9JA9D5"],"itemData":{"id":2643,"type":"article-journal","abstract":"Can vessel monitoring system data also be used to study trawling intensity and population depletion? The example of Australia's northern prawn fishery","container-title":"Canadian Journal of Fisheries and Aquatic Sciences","ISSN":"0706-652X","issue":"3","language":"en","page":"611-622","source":"www.academia.edu","title":"Can vessel monitoring system data also be used to study trawling intensity and population depletion? The example of Australia&amp;#39;s northern prawn fishery","title-short":"Can vessel monitoring system data also be used to study trawling intensity and population depletion?","volume":"62","author":[{"family":"Deng","given":"Roy"},{"family":"Dichmont","given":"Cathy"},{"family":"Milton","given":"David"},{"family":"Haywood","given":"Mick"},{"family":"Vance","given":"David"},{"family":"Hall","given":"Natasha"},{"family":"Die","given":"David"}],"issued":{"date-parts":[["2005"]]}}}],"schema":"https://github.com/citation-style-language/schema/raw/master/csl-citation.json"} </w:instrText>
      </w:r>
      <w:r w:rsidRPr="00581CCD">
        <w:fldChar w:fldCharType="separate"/>
      </w:r>
      <w:r w:rsidRPr="00581CCD">
        <w:rPr>
          <w:rFonts w:cs="Times New Roman"/>
        </w:rPr>
        <w:t>(Deng et al., 2005)</w:t>
      </w:r>
      <w:r w:rsidRPr="00581CCD">
        <w:fldChar w:fldCharType="end"/>
      </w:r>
      <w:r w:rsidRPr="00581CCD">
        <w:t xml:space="preserve">. VMSs has been already proven useful in supporting marine spatial planning </w:t>
      </w:r>
      <w:r w:rsidRPr="00581CCD">
        <w:fldChar w:fldCharType="begin"/>
      </w:r>
      <w:r w:rsidRPr="00581CCD">
        <w:instrText xml:space="preserve"> ADDIN ZOTERO_ITEM CSL_CITATION {"citationID":"JzbldFaq","properties":{"formattedCitation":"(Campbell et al., 2014)","plainCitation":"(Campbell et al., 2014)","noteIndex":0},"citationItems":[{"id":2645,"uris":["http://zotero.org/groups/2530313/items/3RRAKX67"],"uri":["http://zotero.org/groups/2530313/items/3RRAKX67"],"itemData":{"id":2645,"type":"article-journal","abstract":"Vessel Monitoring System (VMS) data from 2005 to 2008 in ICES Divisions VIIe-h were used to assess the distribution and intensity of fishing activity in and around the western English Channel, one of the most intensively used marine areas on the planet. The distribution of the UK fleet of large (&gt;15m length) fishing vessels was analysed and clear gear-specific temporal and spatial differences in activity were found. Mobile demersal gears had the highest intensity and widest distribution of activity in the study area, and so might be expected to have the most widespread ecosystem-level impacts. The potential effects of two proposed fisheries closures; a planned wave energy testing facility (Wave Hub) and a candidate offshore Marine Protected Area (Haig Fras) are described. Maps indicate that mobile demersal gear fleets would be little affected if they were excluded from these proposed closures, but if the static gear fleets were excluded this would likely result in displacement of certain vessels, increasing fishing pressure on other rocky grounds and other fishers. Predictions concerning the effects of fisheries displacement can be improved through the use of high-resolution gear-specific activity data. This study shows that VMS can provide an invaluable source of such data, provided that gear information is made available to fisheries managers and scientists.","container-title":"Marine Policy","issue":"C","language":"en","note":"publisher: Elsevier","page":"293-300","source":"ideas.repec.org","title":"Mapping fisheries for marine spatial planning: Gear-specific vessel monitoring system (VMS), marine conservation and offshore renewable energy","title-short":"Mapping fisheries for marine spatial planning","volume":"45","author":[{"family":"Campbell","given":"Maria S."},{"family":"Stehfest","given":"Kilian M."},{"family":"Votier","given":"Stephen C."},{"family":"Hall-Spencer","given":"Jason M."}],"issued":{"date-parts":[["2014"]]}}}],"schema":"https://github.com/citation-style-language/schema/raw/master/csl-citation.json"} </w:instrText>
      </w:r>
      <w:r w:rsidRPr="00581CCD">
        <w:fldChar w:fldCharType="separate"/>
      </w:r>
      <w:r w:rsidRPr="00581CCD">
        <w:rPr>
          <w:rFonts w:cs="Times New Roman"/>
        </w:rPr>
        <w:t>(Campbell et al., 2014)</w:t>
      </w:r>
      <w:r w:rsidRPr="00581CCD">
        <w:fldChar w:fldCharType="end"/>
      </w:r>
      <w:r w:rsidRPr="00581CCD">
        <w:t xml:space="preserve">, providing advice on MPAs placement and their effectiveness </w:t>
      </w:r>
      <w:r w:rsidRPr="00581CCD">
        <w:fldChar w:fldCharType="begin"/>
      </w:r>
      <w:r w:rsidRPr="00581CCD">
        <w:instrText xml:space="preserve"> ADDIN ZOTERO_ITEM CSL_CITATION {"citationID":"1k3KZXwH","properties":{"formattedCitation":"(Watson &amp; Haynie, 2016)","plainCitation":"(Watson &amp; Haynie, 2016)","noteIndex":0},"citationItems":[{"id":2649,"uris":["http://zotero.org/groups/2530313/items/GMM77WGM"],"uri":["http://zotero.org/groups/2530313/items/GMM77WGM"],"itemData":{"id":2649,"type":"article-journal","abstract":"Time spent fishing is the effort metric often studied in fisheries but it may under-represent the effort actually expended by fishers. Entire fishing trips, from the time vessels leave port until they return, may prove more useful for examining trends in fleet dynamics, fisher behavior, and fishing costs. However, such trip information is often difficult to resolve. We identified ~30,000 trips made by vessels that targeted walleye pollock (Gadus chalcogrammus) in the Eastern Bering Sea from 2008–2014 by using vessel monitoring system (VMS) and landings data. We compared estimated trip durations to observer data, which were available for approximately half of trips. Total days at sea were estimated with &lt; 1.5% error and 96.4% of trip durations were either estimated with &lt; 5% error or they were within expected measurement error. With 99% accuracy, we classified trips as fishing for pollock, for another target species, or not fishing. This accuracy lends strong support to the use of our method with unobserved trips across North Pacific fisheries. With individual trips resolved, we examined potential errors in datasets which are often viewed as “the truth.” Despite having &gt; 5 million VMS records (timestamps and vessel locations), this study was as much about understanding and managing data errors as it was about characterizing trips. Missing VMS records were pervasive and they strongly influenced our approach. To understand implications of missing data on inference, we simulated removal of VMS records from trips. Removal of records straightened (i.e., shortened) vessel trajectories, and travel distances were underestimated, on average, by 1.5–13.4% per trip. Despite this bias, VMS proved robust for trip characterization and for improved quality control of human-recorded data. Our scrutiny of human-reported and VMS data advanced our understanding of the potential utility and challenges facing VMS users globally.","container-title":"PLOS ONE","DOI":"10.1371/journal.pone.0165173","ISSN":"1932-6203","issue":"10","journalAbbreviation":"PLOS ONE","language":"en","note":"publisher: Public Library of Science","page":"e0165173","source":"PLoS Journals","title":"Using Vessel Monitoring System Data to Identify and Characterize Trips Made by Fishing Vessels in the United States North Pacific","volume":"11","author":[{"family":"Watson","given":"Jordan T."},{"family":"Haynie","given":"Alan C."}],"issued":{"date-parts":[["2016",10,27]]}}}],"schema":"https://github.com/citation-style-language/schema/raw/master/csl-citation.json"} </w:instrText>
      </w:r>
      <w:r w:rsidRPr="00581CCD">
        <w:fldChar w:fldCharType="separate"/>
      </w:r>
      <w:r w:rsidRPr="00581CCD">
        <w:rPr>
          <w:rFonts w:cs="Times New Roman"/>
        </w:rPr>
        <w:t>(Watson &amp; Haynie, 2016)</w:t>
      </w:r>
      <w:r w:rsidRPr="00581CCD">
        <w:fldChar w:fldCharType="end"/>
      </w:r>
      <w:r w:rsidRPr="00581CCD">
        <w:t xml:space="preserve">. </w:t>
      </w:r>
      <w:r w:rsidR="00554A6C" w:rsidRPr="00581CCD">
        <w:rPr>
          <w:rFonts w:ascii="TimesNewRomanPSMT" w:hAnsi="TimesNewRomanPSMT" w:cs="TimesNewRomanPSMT"/>
        </w:rPr>
        <w:t xml:space="preserve">The World Resources Institute estimated a globally trawled surface area of at least 22 </w:t>
      </w:r>
      <w:r w:rsidR="00554A6C">
        <w:rPr>
          <w:rFonts w:ascii="TimesNewRomanPSMT" w:hAnsi="TimesNewRomanPSMT" w:cs="TimesNewRomanPSMT"/>
        </w:rPr>
        <w:t>million</w:t>
      </w:r>
      <w:r w:rsidR="00554A6C" w:rsidRPr="00581CCD">
        <w:rPr>
          <w:rFonts w:ascii="TimesNewRomanPSMT" w:hAnsi="TimesNewRomanPSMT" w:cs="TimesNewRomanPSMT"/>
        </w:rPr>
        <w:t xml:space="preserve"> </w:t>
      </w:r>
      <w:r w:rsidR="00554A6C">
        <w:rPr>
          <w:rFonts w:ascii="TimesNewRomanPSMT" w:hAnsi="TimesNewRomanPSMT" w:cs="TimesNewRomanPSMT"/>
        </w:rPr>
        <w:t xml:space="preserve">square </w:t>
      </w:r>
      <w:proofErr w:type="spellStart"/>
      <w:r w:rsidR="00554A6C">
        <w:rPr>
          <w:rFonts w:ascii="TimesNewRomanPSMT" w:hAnsi="TimesNewRomanPSMT" w:cs="TimesNewRomanPSMT"/>
        </w:rPr>
        <w:t>kilomet</w:t>
      </w:r>
      <w:r w:rsidR="00615103">
        <w:rPr>
          <w:rFonts w:ascii="TimesNewRomanPSMT" w:hAnsi="TimesNewRomanPSMT" w:cs="TimesNewRomanPSMT"/>
        </w:rPr>
        <w:t>re</w:t>
      </w:r>
      <w:r w:rsidR="00554A6C">
        <w:rPr>
          <w:rFonts w:ascii="TimesNewRomanPSMT" w:hAnsi="TimesNewRomanPSMT" w:cs="TimesNewRomanPSMT"/>
        </w:rPr>
        <w:t>s</w:t>
      </w:r>
      <w:proofErr w:type="spellEnd"/>
      <w:r w:rsidR="00554A6C" w:rsidRPr="00581CCD">
        <w:rPr>
          <w:rFonts w:ascii="TimesNewRomanPSMT" w:hAnsi="TimesNewRomanPSMT" w:cs="TimesNewRomanPSMT"/>
        </w:rPr>
        <w:t>, with 40% of the world trawling grounds located at depths beyond the continental shelf-break</w:t>
      </w:r>
      <w:r w:rsidR="00554A6C">
        <w:rPr>
          <w:rFonts w:ascii="TimesNewRomanPSMT" w:hAnsi="TimesNewRomanPSMT" w:cs="TimesNewRomanPSMT"/>
        </w:rPr>
        <w:t xml:space="preserve"> </w:t>
      </w:r>
      <w:r w:rsidR="00554A6C">
        <w:rPr>
          <w:rFonts w:ascii="TimesNewRomanPSMT" w:hAnsi="TimesNewRomanPSMT" w:cs="TimesNewRomanPSMT"/>
        </w:rPr>
        <w:fldChar w:fldCharType="begin"/>
      </w:r>
      <w:r w:rsidR="00554A6C">
        <w:rPr>
          <w:rFonts w:ascii="TimesNewRomanPSMT" w:hAnsi="TimesNewRomanPSMT" w:cs="TimesNewRomanPSMT"/>
        </w:rPr>
        <w:instrText xml:space="preserve"> ADDIN ZOTERO_ITEM CSL_CITATION {"citationID":"mUhdoLk3","properties":{"formattedCitation":"(Mart\\uc0\\u237{}n, Puig, Palanques, &amp; Giamportone, 2014)","plainCitation":"(Martín, Puig, Palanques, &amp; Giamportone, 2014)","noteIndex":0},"citationItems":[{"id":2414,"uris":["http://zotero.org/groups/2530313/items/THDBZU6B"],"uri":["http://zotero.org/groups/2530313/items/THDBZU6B"],"itemData":{"id":2414,"type":"article-journal","abstract":"Fishing gear and techniques have evolved through the centuries, and particularly after the Second World War, towards a mass production industry in such a scale that it has placed many commercial stocks in a delicate or depleted status. Furthermore, certain fishing methods have other undesirable side effects on ecosystems and habitats. In this work, the known impacts of bottom-dragged gear on the seafloor are reviewed. Some of the least known issues are emphasized, namely, impacts on the physical properties of deep-sea sediments, resuspension, erosion, near-bottom turbidity and seabed morphology. Due to its recurrence, mobility and wide geographical extent, bottom trawling has become an effective driver on shaping the physical basis of benthic habitats: its composition, texture and morphology at scales from micro to the entire continental margin. It is concluded that trawling is comparable in its transforming power over seascapes to the effects of agriculture or deforestation on land.","container-title":"Anthropocene","DOI":"10.1016/j.ancene.2015.01.002","ISSN":"2213-3054","journalAbbreviation":"Anthropocene","language":"en","page":"1-15","source":"ScienceDirect","title":"Commercial bottom trawling as a driver of sediment dynamics and deep seascape evolution in the Anthropocene","volume":"7","author":[{"family":"Martín","given":"Jacobo"},{"family":"Puig","given":"Pere"},{"family":"Palanques","given":"Albert"},{"family":"Giamportone","given":"Ariel"}],"issued":{"date-parts":[["2014",9,1]]}}}],"schema":"https://github.com/citation-style-language/schema/raw/master/csl-citation.json"} </w:instrText>
      </w:r>
      <w:r w:rsidR="00554A6C">
        <w:rPr>
          <w:rFonts w:ascii="TimesNewRomanPSMT" w:hAnsi="TimesNewRomanPSMT" w:cs="TimesNewRomanPSMT"/>
        </w:rPr>
        <w:fldChar w:fldCharType="separate"/>
      </w:r>
      <w:r w:rsidR="00554A6C" w:rsidRPr="00007A0C">
        <w:rPr>
          <w:rFonts w:ascii="TimesNewRomanPSMT" w:hAnsi="TimesNewRomanPSMT" w:cs="Times New Roman"/>
          <w:szCs w:val="24"/>
        </w:rPr>
        <w:t>(Martín, Puig, Palanques, &amp; Giamportone, 2014)</w:t>
      </w:r>
      <w:r w:rsidR="00554A6C">
        <w:rPr>
          <w:rFonts w:ascii="TimesNewRomanPSMT" w:hAnsi="TimesNewRomanPSMT" w:cs="TimesNewRomanPSMT"/>
        </w:rPr>
        <w:fldChar w:fldCharType="end"/>
      </w:r>
      <w:r w:rsidR="00554A6C" w:rsidRPr="00581CCD">
        <w:rPr>
          <w:rFonts w:ascii="TimesNewRomanPSMT" w:hAnsi="TimesNewRomanPSMT" w:cs="TimesNewRomanPSMT"/>
        </w:rPr>
        <w:t xml:space="preserve">. </w:t>
      </w:r>
      <w:r w:rsidR="00554A6C">
        <w:rPr>
          <w:rFonts w:ascii="TimesNewRomanPSMT" w:hAnsi="TimesNewRomanPSMT" w:cs="TimesNewRomanPSMT"/>
        </w:rPr>
        <w:t>Another study</w:t>
      </w:r>
      <w:r w:rsidR="00554A6C" w:rsidRPr="00581CCD">
        <w:t xml:space="preserve"> based on high-resolution satellite vessel monitoring system (VMS)</w:t>
      </w:r>
      <w:r w:rsidR="00554A6C">
        <w:t xml:space="preserve"> </w:t>
      </w:r>
      <w:r w:rsidR="00554A6C">
        <w:rPr>
          <w:rFonts w:ascii="TimesNewRomanPSMT" w:hAnsi="TimesNewRomanPSMT" w:cs="TimesNewRomanPSMT"/>
        </w:rPr>
        <w:t>provided a conservative estimate</w:t>
      </w:r>
      <w:r w:rsidR="00554A6C" w:rsidRPr="00581CCD">
        <w:rPr>
          <w:rFonts w:ascii="TimesNewRomanPSMT" w:hAnsi="TimesNewRomanPSMT" w:cs="TimesNewRomanPSMT"/>
        </w:rPr>
        <w:t xml:space="preserve"> of world trawling grounds on continental slopes of 4.4 </w:t>
      </w:r>
      <w:r w:rsidR="00554A6C">
        <w:rPr>
          <w:rFonts w:ascii="TimesNewRomanPSMT" w:hAnsi="TimesNewRomanPSMT" w:cs="TimesNewRomanPSMT"/>
        </w:rPr>
        <w:t>million</w:t>
      </w:r>
      <w:r w:rsidR="00554A6C" w:rsidRPr="00581CCD">
        <w:rPr>
          <w:rFonts w:ascii="TimesNewRomanPSMT" w:hAnsi="TimesNewRomanPSMT" w:cs="TimesNewRomanPSMT"/>
        </w:rPr>
        <w:t xml:space="preserve"> </w:t>
      </w:r>
      <w:r w:rsidR="00554A6C">
        <w:rPr>
          <w:rFonts w:ascii="TimesNewRomanPSMT" w:hAnsi="TimesNewRomanPSMT" w:cs="TimesNewRomanPSMT"/>
        </w:rPr>
        <w:t xml:space="preserve">square </w:t>
      </w:r>
      <w:proofErr w:type="spellStart"/>
      <w:r w:rsidR="00554A6C">
        <w:rPr>
          <w:rFonts w:ascii="TimesNewRomanPSMT" w:hAnsi="TimesNewRomanPSMT" w:cs="TimesNewRomanPSMT"/>
        </w:rPr>
        <w:t>kilomet</w:t>
      </w:r>
      <w:r w:rsidR="00615103">
        <w:rPr>
          <w:rFonts w:ascii="TimesNewRomanPSMT" w:hAnsi="TimesNewRomanPSMT" w:cs="TimesNewRomanPSMT"/>
        </w:rPr>
        <w:t>re</w:t>
      </w:r>
      <w:r w:rsidR="00554A6C">
        <w:rPr>
          <w:rFonts w:ascii="TimesNewRomanPSMT" w:hAnsi="TimesNewRomanPSMT" w:cs="TimesNewRomanPSMT"/>
        </w:rPr>
        <w:t>s</w:t>
      </w:r>
      <w:proofErr w:type="spellEnd"/>
      <w:r w:rsidR="00554A6C" w:rsidRPr="00581CCD">
        <w:rPr>
          <w:rFonts w:ascii="TimesNewRomanPSMT" w:hAnsi="TimesNewRomanPSMT" w:cs="TimesNewRomanPSMT"/>
        </w:rPr>
        <w:t xml:space="preserve"> worldwide </w:t>
      </w:r>
      <w:r w:rsidR="00554A6C">
        <w:rPr>
          <w:rFonts w:ascii="TimesNewRomanPSMT" w:hAnsi="TimesNewRomanPSMT" w:cs="TimesNewRomanPSMT"/>
        </w:rPr>
        <w:fldChar w:fldCharType="begin"/>
      </w:r>
      <w:r w:rsidR="00554A6C">
        <w:rPr>
          <w:rFonts w:ascii="TimesNewRomanPSMT" w:hAnsi="TimesNewRomanPSMT" w:cs="TimesNewRomanPSMT"/>
        </w:rPr>
        <w:instrText xml:space="preserve"> ADDIN ZOTERO_ITEM CSL_CITATION {"citationID":"XxQLiIiM","properties":{"formattedCitation":"(Puig et al., 2012)","plainCitation":"(Puig et al., 2012)","noteIndex":0},"citationItems":[{"id":2482,"uris":["http://zotero.org/groups/2530313/items/JN5I2IBI"],"uri":["http://zotero.org/groups/2530313/items/JN5I2IBI"],"itemData":{"id":2482,"type":"article-journal","abstract":"Bottom trawling is a fishing technique whereby heavy nets and gear scrape along the sea bed, and is shown here to disturb sediment fluxes and modify the sea floor morphology over large spatial scales.","container-title":"Nature","DOI":"10.1038/nature11410","ISSN":"1476-4687","issue":"7415","language":"en","note":"number: 7415\npublisher: Nature Publishing Group","page":"286-289","source":"www.nature.com","title":"Ploughing the deep sea floor","volume":"489","author":[{"family":"Puig","given":"Pere"},{"family":"Canals","given":"Miquel"},{"family":"Company","given":"Joan B."},{"family":"Martín","given":"Jacobo"},{"family":"Amblas","given":"David"},{"family":"Lastras","given":"Galderic"},{"family":"Palanques","given":"Albert"},{"family":"Calafat","given":"Antoni M."}],"issued":{"date-parts":[["2012",9]]}}}],"schema":"https://github.com/citation-style-language/schema/raw/master/csl-citation.json"} </w:instrText>
      </w:r>
      <w:r w:rsidR="00554A6C">
        <w:rPr>
          <w:rFonts w:ascii="TimesNewRomanPSMT" w:hAnsi="TimesNewRomanPSMT" w:cs="TimesNewRomanPSMT"/>
        </w:rPr>
        <w:fldChar w:fldCharType="separate"/>
      </w:r>
      <w:r w:rsidR="00554A6C" w:rsidRPr="00007A0C">
        <w:rPr>
          <w:rFonts w:ascii="TimesNewRomanPSMT" w:hAnsi="TimesNewRomanPSMT"/>
        </w:rPr>
        <w:t>(Puig et al., 2012)</w:t>
      </w:r>
      <w:r w:rsidR="00554A6C">
        <w:rPr>
          <w:rFonts w:ascii="TimesNewRomanPSMT" w:hAnsi="TimesNewRomanPSMT" w:cs="TimesNewRomanPSMT"/>
        </w:rPr>
        <w:fldChar w:fldCharType="end"/>
      </w:r>
      <w:r w:rsidR="00554A6C">
        <w:rPr>
          <w:rFonts w:ascii="TimesNewRomanPSMT" w:hAnsi="TimesNewRomanPSMT" w:cs="TimesNewRomanPSMT"/>
        </w:rPr>
        <w:t xml:space="preserve">. </w:t>
      </w:r>
      <w:r w:rsidR="0035775E">
        <w:rPr>
          <w:rFonts w:ascii="TimesNewRomanPSMT" w:hAnsi="TimesNewRomanPSMT" w:cs="TimesNewRomanPSMT"/>
        </w:rPr>
        <w:t>The more</w:t>
      </w:r>
      <w:r w:rsidR="00554A6C">
        <w:rPr>
          <w:rFonts w:ascii="TimesNewRomanPSMT" w:hAnsi="TimesNewRomanPSMT" w:cs="TimesNewRomanPSMT"/>
        </w:rPr>
        <w:t xml:space="preserve"> </w:t>
      </w:r>
      <w:r w:rsidR="00554A6C">
        <w:rPr>
          <w:rFonts w:cstheme="minorHAnsi"/>
        </w:rPr>
        <w:t>recent</w:t>
      </w:r>
      <w:r w:rsidR="007558FE" w:rsidRPr="00581CCD">
        <w:t xml:space="preserve"> large scale assessment of bottom trawling footprint on </w:t>
      </w:r>
      <w:r w:rsidR="003D2507" w:rsidRPr="00581CCD">
        <w:t>30</w:t>
      </w:r>
      <w:r w:rsidR="007558FE" w:rsidRPr="00581CCD">
        <w:t xml:space="preserve"> regions</w:t>
      </w:r>
      <w:r w:rsidR="00554A6C">
        <w:t xml:space="preserve"> also</w:t>
      </w:r>
      <w:r w:rsidR="003D2507" w:rsidRPr="00581CCD">
        <w:t xml:space="preserve"> based on VMS</w:t>
      </w:r>
      <w:r w:rsidR="00C2732A">
        <w:t xml:space="preserve"> data</w:t>
      </w:r>
      <w:r w:rsidR="00046617" w:rsidRPr="00581CCD">
        <w:t xml:space="preserve"> </w:t>
      </w:r>
      <w:r w:rsidR="00554A6C">
        <w:t>provide</w:t>
      </w:r>
      <w:r w:rsidR="00615103">
        <w:t>s</w:t>
      </w:r>
      <w:r w:rsidR="00554A6C">
        <w:t xml:space="preserve"> </w:t>
      </w:r>
      <w:r w:rsidR="0035775E">
        <w:t xml:space="preserve">even </w:t>
      </w:r>
      <w:r w:rsidR="00554A6C">
        <w:t xml:space="preserve">more conservative estimate </w:t>
      </w:r>
      <w:r w:rsidR="00C2732A">
        <w:t>of global swept seafloor</w:t>
      </w:r>
      <w:r w:rsidR="00C2732A" w:rsidRPr="00581CCD">
        <w:t xml:space="preserve"> </w:t>
      </w:r>
      <w:r w:rsidR="00554A6C">
        <w:t xml:space="preserve">of 0.5 million square </w:t>
      </w:r>
      <w:proofErr w:type="spellStart"/>
      <w:r w:rsidR="00554A6C">
        <w:t>kilomet</w:t>
      </w:r>
      <w:r w:rsidR="00615103">
        <w:t>re</w:t>
      </w:r>
      <w:r w:rsidR="00554A6C">
        <w:t>s</w:t>
      </w:r>
      <w:proofErr w:type="spellEnd"/>
      <w:r w:rsidR="00554A6C">
        <w:t xml:space="preserve"> </w:t>
      </w:r>
      <w:r w:rsidR="00046617" w:rsidRPr="00581CCD">
        <w:fldChar w:fldCharType="begin"/>
      </w:r>
      <w:r w:rsidR="00325925" w:rsidRPr="00581CCD">
        <w:instrText xml:space="preserve"> ADDIN ZOTERO_ITEM CSL_CITATION {"citationID":"dYiTjl3c","properties":{"formattedCitation":"(Amoroso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325925" w:rsidRPr="00581CCD">
        <w:rPr>
          <w:rFonts w:hint="eastAsia"/>
        </w:rPr>
        <w:instrText xml:space="preserve"> data are unavailable. If SAR was </w:instrText>
      </w:r>
      <w:r w:rsidR="00325925" w:rsidRPr="00581CCD">
        <w:rPr>
          <w:rFonts w:hint="eastAsia"/>
        </w:rPr>
        <w:instrText>≤</w:instrText>
      </w:r>
      <w:r w:rsidR="00325925" w:rsidRPr="00581CCD">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325925" w:rsidRPr="00581CCD">
        <w:rPr>
          <w:rFonts w:hint="eastAsia"/>
        </w:rPr>
        <w:instrText>≤</w:instrText>
      </w:r>
      <w:r w:rsidR="00325925" w:rsidRPr="00581CCD">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325925" w:rsidRPr="00581CCD">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046617" w:rsidRPr="00581CCD">
        <w:fldChar w:fldCharType="separate"/>
      </w:r>
      <w:r w:rsidR="00325925" w:rsidRPr="00581CCD">
        <w:rPr>
          <w:rFonts w:cs="Times New Roman"/>
        </w:rPr>
        <w:t>(Amoroso et al., 2018)</w:t>
      </w:r>
      <w:r w:rsidR="00046617" w:rsidRPr="00581CCD">
        <w:fldChar w:fldCharType="end"/>
      </w:r>
      <w:r w:rsidR="007558FE" w:rsidRPr="00581CCD">
        <w:t xml:space="preserve">. </w:t>
      </w:r>
      <w:r w:rsidR="0035775E">
        <w:t xml:space="preserve">However, the most recent global estimation based on AIS data coming from Global Fishing Watch </w:t>
      </w:r>
      <w:r w:rsidR="005221C2">
        <w:t xml:space="preserve">shows that 4.9 million square kilometers gets actively disturbed by trawling gear </w:t>
      </w:r>
      <w:r w:rsidR="005221C2">
        <w:fldChar w:fldCharType="begin"/>
      </w:r>
      <w:r w:rsidR="005221C2">
        <w:instrText xml:space="preserve"> ADDIN ZOTERO_ITEM CSL_CITATION {"citationID":"Kszn09Va","properties":{"formattedCitation":"(Sala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5221C2">
        <w:fldChar w:fldCharType="separate"/>
      </w:r>
      <w:r w:rsidR="005221C2" w:rsidRPr="005221C2">
        <w:rPr>
          <w:rFonts w:cs="Times New Roman"/>
        </w:rPr>
        <w:t>(Sala et al., 2021)</w:t>
      </w:r>
      <w:r w:rsidR="005221C2">
        <w:fldChar w:fldCharType="end"/>
      </w:r>
      <w:r w:rsidR="005221C2">
        <w:t xml:space="preserve">. </w:t>
      </w:r>
      <w:r w:rsidR="00615103">
        <w:t>To calculate</w:t>
      </w:r>
      <w:r w:rsidR="00554A6C">
        <w:t xml:space="preserve"> TOA, we used </w:t>
      </w:r>
      <w:r w:rsidR="00554A6C">
        <w:fldChar w:fldCharType="begin"/>
      </w:r>
      <w:r w:rsidR="005221C2">
        <w:instrText xml:space="preserve"> ADDIN ZOTERO_ITEM CSL_CITATION {"citationID":"ihuUuF58","properties":{"formattedCitation":"(Sala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554A6C">
        <w:fldChar w:fldCharType="separate"/>
      </w:r>
      <w:r w:rsidR="005221C2" w:rsidRPr="005221C2">
        <w:rPr>
          <w:rFonts w:cs="Times New Roman"/>
        </w:rPr>
        <w:t>(Sala et al., 2021)</w:t>
      </w:r>
      <w:r w:rsidR="00554A6C">
        <w:fldChar w:fldCharType="end"/>
      </w:r>
      <w:r w:rsidR="00554A6C">
        <w:t xml:space="preserve"> database that we consider the most conservative source</w:t>
      </w:r>
      <w:r w:rsidR="00B46603">
        <w:t xml:space="preserve"> (490 </w:t>
      </w:r>
      <w:proofErr w:type="spellStart"/>
      <w:r w:rsidR="00B46603">
        <w:t>Mha</w:t>
      </w:r>
      <w:proofErr w:type="spellEnd"/>
      <w:r w:rsidR="00B46603">
        <w:t>)</w:t>
      </w:r>
      <w:r w:rsidR="005221C2">
        <w:t xml:space="preserve">. We however, did some comparison using </w:t>
      </w:r>
      <w:r w:rsidR="005221C2">
        <w:fldChar w:fldCharType="begin"/>
      </w:r>
      <w:r w:rsidR="005221C2">
        <w:instrText xml:space="preserve"> ADDIN ZOTERO_ITEM CSL_CITATION {"citationID":"gM6rOQTC","properties":{"formattedCitation":"(Amoroso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5221C2">
        <w:rPr>
          <w:rFonts w:hint="eastAsia"/>
        </w:rPr>
        <w:instrText xml:space="preserve"> data are unavailable. If SAR was </w:instrText>
      </w:r>
      <w:r w:rsidR="005221C2">
        <w:rPr>
          <w:rFonts w:hint="eastAsia"/>
        </w:rPr>
        <w:instrText>≤</w:instrText>
      </w:r>
      <w:r w:rsidR="005221C2">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5221C2">
        <w:rPr>
          <w:rFonts w:hint="eastAsia"/>
        </w:rPr>
        <w:instrText>≤</w:instrText>
      </w:r>
      <w:r w:rsidR="005221C2">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5221C2">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5221C2">
        <w:fldChar w:fldCharType="separate"/>
      </w:r>
      <w:r w:rsidR="005221C2" w:rsidRPr="005221C2">
        <w:rPr>
          <w:rFonts w:cs="Times New Roman"/>
        </w:rPr>
        <w:t>(Amoroso et al., 2018)</w:t>
      </w:r>
      <w:r w:rsidR="005221C2">
        <w:fldChar w:fldCharType="end"/>
      </w:r>
      <w:r w:rsidR="005221C2">
        <w:t xml:space="preserve"> database and </w:t>
      </w:r>
      <w:r w:rsidR="009C44A2">
        <w:t xml:space="preserve">Sea Around Us database </w:t>
      </w:r>
      <w:r w:rsidR="009C44A2">
        <w:fldChar w:fldCharType="begin"/>
      </w:r>
      <w:r w:rsidR="009C44A2">
        <w:instrText xml:space="preserve"> ADDIN ZOTERO_ITEM CSL_CITATION {"citationID":"lRbiQ0Gg","properties":{"formattedCitation":"(Pauly et al., 2020)","plainCitation":"(Pauly et al., 2020)","noteIndex":0},"citationItems":[{"id":2638,"uris":["http://zotero.org/groups/2530313/items/QXALUB4C"],"uri":["http://zotero.org/groups/2530313/items/QXALUB4C"],"itemData":{"id":2638,"type":"webpage","title":"Sea Around Us Concepts, Design and Data","URL":"seaaroundus.org","author":[{"family":"Pauly","given":"Daniel"},{"family":"Zeller","given":"Dirk"},{"family":"Palomares","given":"M. L. Deng"}],"issued":{"date-parts":[["2020"]]}}}],"schema":"https://github.com/citation-style-language/schema/raw/master/csl-citation.json"} </w:instrText>
      </w:r>
      <w:r w:rsidR="009C44A2">
        <w:fldChar w:fldCharType="separate"/>
      </w:r>
      <w:r w:rsidR="009C44A2" w:rsidRPr="00325925">
        <w:rPr>
          <w:rFonts w:cs="Times New Roman"/>
        </w:rPr>
        <w:t>(Pauly et al., 2020)</w:t>
      </w:r>
      <w:r w:rsidR="009C44A2">
        <w:fldChar w:fldCharType="end"/>
      </w:r>
      <w:r w:rsidR="009C44A2">
        <w:t xml:space="preserve"> to check if Sala et al 2021 study includes all countries that report bottom trawling catch. </w:t>
      </w:r>
    </w:p>
    <w:p w14:paraId="3687584A" w14:textId="61543A61" w:rsidR="00F7676E" w:rsidRPr="00554A6C" w:rsidRDefault="00B46603" w:rsidP="00554A6C">
      <w:pPr>
        <w:autoSpaceDE w:val="0"/>
        <w:autoSpaceDN w:val="0"/>
        <w:adjustRightInd w:val="0"/>
        <w:spacing w:after="0"/>
        <w:rPr>
          <w:rFonts w:ascii="TimesNewRomanPSMT" w:hAnsi="TimesNewRomanPSMT" w:cs="TimesNewRomanPSMT"/>
        </w:rPr>
      </w:pPr>
      <w:r>
        <w:t xml:space="preserve">Amoroso et al. 2018 </w:t>
      </w:r>
      <w:r w:rsidR="00554A6C" w:rsidRPr="00581CCD">
        <w:t>study provides a total area that is permitted to bottom trawling in 30 analyzed regions (so exclude areas that has trawling bans or where marine reserves occur)</w:t>
      </w:r>
      <w:r w:rsidR="00C2732A">
        <w:t xml:space="preserve"> </w:t>
      </w:r>
      <w:r w:rsidR="00C2732A">
        <w:fldChar w:fldCharType="begin"/>
      </w:r>
      <w:r w:rsidR="00C2732A">
        <w:instrText xml:space="preserve"> ADDIN ZOTERO_ITEM CSL_CITATION {"citationID":"6CHd3fou","properties":{"formattedCitation":"(Amoroso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C2732A">
        <w:rPr>
          <w:rFonts w:hint="eastAsia"/>
        </w:rPr>
        <w:instrText xml:space="preserve"> data are unavailable. If SAR was </w:instrText>
      </w:r>
      <w:r w:rsidR="00C2732A">
        <w:rPr>
          <w:rFonts w:hint="eastAsia"/>
        </w:rPr>
        <w:instrText>≤</w:instrText>
      </w:r>
      <w:r w:rsidR="00C2732A">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C2732A">
        <w:rPr>
          <w:rFonts w:hint="eastAsia"/>
        </w:rPr>
        <w:instrText>≤</w:instrText>
      </w:r>
      <w:r w:rsidR="00C2732A">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C2732A">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C2732A">
        <w:fldChar w:fldCharType="separate"/>
      </w:r>
      <w:r w:rsidR="00C2732A" w:rsidRPr="00C2732A">
        <w:rPr>
          <w:rFonts w:cs="Times New Roman"/>
        </w:rPr>
        <w:t>(Amoroso et al., 2018)</w:t>
      </w:r>
      <w:r w:rsidR="00C2732A">
        <w:fldChar w:fldCharType="end"/>
      </w:r>
      <w:r w:rsidR="00554A6C" w:rsidRPr="00581CCD">
        <w:t xml:space="preserve">. </w:t>
      </w:r>
      <w:r w:rsidR="004D6BF6">
        <w:t>D</w:t>
      </w:r>
      <w:r w:rsidR="003D2507">
        <w:t xml:space="preserve">ata for 24 regions </w:t>
      </w:r>
      <w:r w:rsidR="004D6BF6">
        <w:t>account for</w:t>
      </w:r>
      <w:r w:rsidR="003D2507">
        <w:t xml:space="preserve"> more than 70 percent </w:t>
      </w:r>
      <w:r w:rsidR="004D6BF6">
        <w:t>of all known trawling activity over 2 to 6 years</w:t>
      </w:r>
      <w:r w:rsidR="003D2507">
        <w:t xml:space="preserve"> and </w:t>
      </w:r>
      <w:r w:rsidR="004D6BF6">
        <w:t>data for the remaining</w:t>
      </w:r>
      <w:r w:rsidR="003D2507">
        <w:t xml:space="preserve"> 6 regions </w:t>
      </w:r>
      <w:r w:rsidR="004D6BF6">
        <w:t>account for less than 70 percent of known trawling activity</w:t>
      </w:r>
      <w:r w:rsidR="003D2507">
        <w:t xml:space="preserve">. </w:t>
      </w:r>
      <w:r w:rsidR="00361FB4">
        <w:t xml:space="preserve">The trawling footprint </w:t>
      </w:r>
      <w:r w:rsidR="009C44A2">
        <w:t>has been also presented</w:t>
      </w:r>
      <w:r w:rsidR="00361FB4">
        <w:t xml:space="preserve"> </w:t>
      </w:r>
      <w:r>
        <w:t xml:space="preserve">in </w:t>
      </w:r>
      <w:r w:rsidR="00361FB4">
        <w:t xml:space="preserve">ICES </w:t>
      </w:r>
      <w:r w:rsidR="00DA40F8">
        <w:t xml:space="preserve">Advice 2019 </w:t>
      </w:r>
      <w:r w:rsidR="00361FB4">
        <w:t xml:space="preserve">report </w:t>
      </w:r>
      <w:r w:rsidR="00DA40F8">
        <w:fldChar w:fldCharType="begin"/>
      </w:r>
      <w:r w:rsidR="00DA40F8">
        <w:instrText xml:space="preserve"> ADDIN ZOTERO_ITEM CSL_CITATION {"citationID":"WpTVI5jF","properties":{"formattedCitation":"(ICES Advice, 2019)","plainCitation":"(ICES Advice, 2019)","noteIndex":0},"citationItems":[{"id":2633,"uris":["http://zotero.org/groups/2530313/items/MP8EDBKW"],"uri":["http://zotero.org/groups/2530313/items/MP8EDBKW"],"itemData":{"id":2633,"type":"report","publisher":"International Council for the Exploration of the Sea","title":"EU request to advise on a seafloor assessment process for physical loss (D6C1, D6C4) and physical disturbance (D6C2) on benthic habitats","URL":"http://www.ices.dk/sites/pub/Publication%20Reports/Forms/DispForm.aspx?ID=36427","author":[{"family":"ICES Advice","given":""}],"issued":{"date-parts":[["2019",12,5]]}}}],"schema":"https://github.com/citation-style-language/schema/raw/master/csl-citation.json"} </w:instrText>
      </w:r>
      <w:r w:rsidR="00DA40F8">
        <w:fldChar w:fldCharType="separate"/>
      </w:r>
      <w:r w:rsidR="00DA40F8" w:rsidRPr="00DA40F8">
        <w:rPr>
          <w:rFonts w:cs="Times New Roman"/>
        </w:rPr>
        <w:t>(ICES Advice, 2019)</w:t>
      </w:r>
      <w:r w:rsidR="00DA40F8">
        <w:fldChar w:fldCharType="end"/>
      </w:r>
      <w:r w:rsidR="00DA40F8">
        <w:t xml:space="preserve"> for</w:t>
      </w:r>
      <w:r w:rsidR="00361FB4">
        <w:t xml:space="preserve"> four additional regions (</w:t>
      </w:r>
      <w:r w:rsidR="00637BEC">
        <w:t xml:space="preserve">the </w:t>
      </w:r>
      <w:r w:rsidR="00361FB4">
        <w:t>North Sea, Bay of Biscay and Iberian Coast, Celtic Sea, Baltic Sea)</w:t>
      </w:r>
      <w:r w:rsidR="009C44A2">
        <w:t xml:space="preserve">. </w:t>
      </w:r>
      <w:r w:rsidR="00DA40F8">
        <w:t xml:space="preserve">ICES Advice 2019 report provide and demonstrate </w:t>
      </w:r>
      <w:r w:rsidR="00637BEC">
        <w:t xml:space="preserve">the </w:t>
      </w:r>
      <w:r w:rsidR="00DA40F8">
        <w:t xml:space="preserve">application of estimates of </w:t>
      </w:r>
      <w:r w:rsidR="00637BEC">
        <w:t xml:space="preserve">the </w:t>
      </w:r>
      <w:r w:rsidR="00DA40F8">
        <w:t xml:space="preserve">spatial extent of physical loss and disturbances per </w:t>
      </w:r>
      <w:r w:rsidR="00DA40F8">
        <w:lastRenderedPageBreak/>
        <w:t>subdivision and habitat type (following E</w:t>
      </w:r>
      <w:r w:rsidR="006D4A3A">
        <w:t>UNIS classification</w:t>
      </w:r>
      <w:r w:rsidR="00554A6C">
        <w:t xml:space="preserve"> </w:t>
      </w:r>
      <w:r w:rsidR="00554A6C">
        <w:fldChar w:fldCharType="begin"/>
      </w:r>
      <w:r w:rsidR="00554A6C">
        <w:instrText xml:space="preserve"> ADDIN ZOTERO_ITEM CSL_CITATION {"citationID":"2rKCZaDu","properties":{"formattedCitation":"({\\i{}The European Nature Information System}, 2020)","plainCitation":"(The European Nature Information System, 2020)","noteIndex":0},"citationItems":[{"id":2672,"uris":["http://zotero.org/groups/2530313/items/SQRQQPQL"],"uri":["http://zotero.org/groups/2530313/items/SQRQQPQL"],"itemData":{"id":2672,"type":"webpage","title":"The European Nature Information System","URL":"https://eunis.eea.europa.eu/index.jsp","issued":{"date-parts":[["2020",9,24]]}}}],"schema":"https://github.com/citation-style-language/schema/raw/master/csl-citation.json"} </w:instrText>
      </w:r>
      <w:r w:rsidR="00554A6C">
        <w:fldChar w:fldCharType="separate"/>
      </w:r>
      <w:r w:rsidR="00554A6C" w:rsidRPr="00554A6C">
        <w:rPr>
          <w:rFonts w:cs="Times New Roman"/>
          <w:szCs w:val="24"/>
        </w:rPr>
        <w:t>(</w:t>
      </w:r>
      <w:r w:rsidR="00554A6C" w:rsidRPr="00554A6C">
        <w:rPr>
          <w:rFonts w:cs="Times New Roman"/>
          <w:i/>
          <w:iCs/>
          <w:szCs w:val="24"/>
        </w:rPr>
        <w:t>The European Nature Information System</w:t>
      </w:r>
      <w:r w:rsidR="00554A6C" w:rsidRPr="00554A6C">
        <w:rPr>
          <w:rFonts w:cs="Times New Roman"/>
          <w:szCs w:val="24"/>
        </w:rPr>
        <w:t>, 2020)</w:t>
      </w:r>
      <w:r w:rsidR="00554A6C">
        <w:fldChar w:fldCharType="end"/>
      </w:r>
      <w:r w:rsidR="006D4A3A">
        <w:t xml:space="preserve">) </w:t>
      </w:r>
      <w:r w:rsidR="00DA40F8">
        <w:t xml:space="preserve">in the European Union Member States </w:t>
      </w:r>
      <w:r w:rsidR="00DA40F8">
        <w:fldChar w:fldCharType="begin"/>
      </w:r>
      <w:r w:rsidR="00DA40F8">
        <w:instrText xml:space="preserve"> ADDIN ZOTERO_ITEM CSL_CITATION {"citationID":"Qe98XXlM","properties":{"formattedCitation":"(ICES Advice, 2019)","plainCitation":"(ICES Advice, 2019)","noteIndex":0},"citationItems":[{"id":2633,"uris":["http://zotero.org/groups/2530313/items/MP8EDBKW"],"uri":["http://zotero.org/groups/2530313/items/MP8EDBKW"],"itemData":{"id":2633,"type":"report","publisher":"International Council for the Exploration of the Sea","title":"EU request to advise on a seafloor assessment process for physical loss (D6C1, D6C4) and physical disturbance (D6C2) on benthic habitats","URL":"http://www.ices.dk/sites/pub/Publication%20Reports/Forms/DispForm.aspx?ID=36427","author":[{"family":"ICES Advice","given":""}],"issued":{"date-parts":[["2019",12,5]]}}}],"schema":"https://github.com/citation-style-language/schema/raw/master/csl-citation.json"} </w:instrText>
      </w:r>
      <w:r w:rsidR="00DA40F8">
        <w:fldChar w:fldCharType="separate"/>
      </w:r>
      <w:r w:rsidR="00DA40F8" w:rsidRPr="00DA40F8">
        <w:rPr>
          <w:rFonts w:cs="Times New Roman"/>
        </w:rPr>
        <w:t>(ICES Advice, 2019)</w:t>
      </w:r>
      <w:r w:rsidR="00DA40F8">
        <w:fldChar w:fldCharType="end"/>
      </w:r>
      <w:r w:rsidR="00DA40F8">
        <w:t xml:space="preserve">. </w:t>
      </w:r>
      <w:r w:rsidR="00637BEC">
        <w:t>In the ICES Advice 2019</w:t>
      </w:r>
      <w:r w:rsidR="00CA52BF">
        <w:t xml:space="preserve"> report, the bottom trawling p</w:t>
      </w:r>
      <w:r w:rsidR="00DA40F8">
        <w:t xml:space="preserve">ressure </w:t>
      </w:r>
      <w:r w:rsidR="00CA52BF">
        <w:t xml:space="preserve">on </w:t>
      </w:r>
      <w:r w:rsidR="00637BEC">
        <w:t xml:space="preserve">the </w:t>
      </w:r>
      <w:r w:rsidR="00CA52BF">
        <w:t>seafloor is called</w:t>
      </w:r>
      <w:r w:rsidR="00DA40F8">
        <w:t xml:space="preserve"> abrasion and depositio</w:t>
      </w:r>
      <w:r w:rsidR="00CA52BF">
        <w:t>n</w:t>
      </w:r>
      <w:r w:rsidR="009C44A2">
        <w:t>.</w:t>
      </w:r>
    </w:p>
    <w:p w14:paraId="1BA36C83" w14:textId="2EB7AB54" w:rsidR="00053181" w:rsidRPr="00053181" w:rsidRDefault="001E0AD2" w:rsidP="00F940A0">
      <w:r>
        <w:t xml:space="preserve">Because the </w:t>
      </w:r>
      <w:r>
        <w:fldChar w:fldCharType="begin"/>
      </w:r>
      <w:r w:rsidR="00325925">
        <w:instrText xml:space="preserve"> ADDIN ZOTERO_ITEM CSL_CITATION {"citationID":"wT6gDgRF","properties":{"formattedCitation":"(Amoroso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325925">
        <w:rPr>
          <w:rFonts w:hint="eastAsia"/>
        </w:rPr>
        <w:instrText xml:space="preserve"> data are unavailable. If SAR was </w:instrText>
      </w:r>
      <w:r w:rsidR="00325925">
        <w:rPr>
          <w:rFonts w:hint="eastAsia"/>
        </w:rPr>
        <w:instrText>≤</w:instrText>
      </w:r>
      <w:r w:rsidR="00325925">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325925">
        <w:rPr>
          <w:rFonts w:hint="eastAsia"/>
        </w:rPr>
        <w:instrText>≤</w:instrText>
      </w:r>
      <w:r w:rsidR="00325925">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325925">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fldChar w:fldCharType="separate"/>
      </w:r>
      <w:r w:rsidR="00325925" w:rsidRPr="00325925">
        <w:rPr>
          <w:rFonts w:cs="Times New Roman"/>
        </w:rPr>
        <w:t>(Amoroso et al., 2018)</w:t>
      </w:r>
      <w:r>
        <w:fldChar w:fldCharType="end"/>
      </w:r>
      <w:r>
        <w:t xml:space="preserve"> dataset only provides data on </w:t>
      </w:r>
      <w:r w:rsidR="00FF17DF">
        <w:t>30 mentioned regions</w:t>
      </w:r>
      <w:r w:rsidR="00637BEC">
        <w:t>,</w:t>
      </w:r>
      <w:r w:rsidR="00FF17DF">
        <w:t xml:space="preserve"> </w:t>
      </w:r>
      <w:r w:rsidR="00CA2057">
        <w:t xml:space="preserve">not on all </w:t>
      </w:r>
      <w:r w:rsidR="00D8097F">
        <w:t>r</w:t>
      </w:r>
      <w:r w:rsidR="00CA2057">
        <w:t xml:space="preserve">egions that </w:t>
      </w:r>
      <w:r w:rsidR="00637BEC">
        <w:t>are</w:t>
      </w:r>
      <w:r w:rsidR="00CA2057">
        <w:t xml:space="preserve"> bottom trawled, their database has been complemented using Sea </w:t>
      </w:r>
      <w:r w:rsidR="00657109">
        <w:t>A</w:t>
      </w:r>
      <w:r w:rsidR="00CA2057">
        <w:t>round Us</w:t>
      </w:r>
      <w:r w:rsidR="00657109">
        <w:t xml:space="preserve"> data</w:t>
      </w:r>
      <w:r w:rsidR="00CA2057">
        <w:t xml:space="preserve">. Sea Around Us database </w:t>
      </w:r>
      <w:r w:rsidR="00CA2057">
        <w:fldChar w:fldCharType="begin"/>
      </w:r>
      <w:r w:rsidR="00E52954">
        <w:instrText xml:space="preserve"> ADDIN ZOTERO_ITEM CSL_CITATION {"citationID":"TA1RpeP1","properties":{"formattedCitation":"(Pauly et al., 2020)","plainCitation":"(Pauly et al., 2020)","noteIndex":0},"citationItems":[{"id":2638,"uris":["http://zotero.org/groups/2530313/items/QXALUB4C"],"uri":["http://zotero.org/groups/2530313/items/QXALUB4C"],"itemData":{"id":2638,"type":"webpage","title":"Sea Around Us Concepts, Design and Data","URL":"seaaroundus.org","author":[{"family":"Pauly","given":"Daniel"},{"family":"Zeller","given":"Dirk"},{"family":"Palomares","given":"M. L. Deng"}],"issued":{"date-parts":[["2020"]]}}}],"schema":"https://github.com/citation-style-language/schema/raw/master/csl-citation.json"} </w:instrText>
      </w:r>
      <w:r w:rsidR="00CA2057">
        <w:fldChar w:fldCharType="separate"/>
      </w:r>
      <w:r w:rsidR="00325925" w:rsidRPr="00325925">
        <w:rPr>
          <w:rFonts w:cs="Times New Roman"/>
        </w:rPr>
        <w:t>(Pauly et al., 2020)</w:t>
      </w:r>
      <w:r w:rsidR="00CA2057">
        <w:fldChar w:fldCharType="end"/>
      </w:r>
      <w:r w:rsidR="00CA2057">
        <w:t xml:space="preserve">, gathers wild fishery catchment records on a jurisdiction and gear type basis. </w:t>
      </w:r>
      <w:r w:rsidR="003D2507">
        <w:t xml:space="preserve">Based on </w:t>
      </w:r>
      <w:r w:rsidR="00361FB4">
        <w:t>that</w:t>
      </w:r>
      <w:r w:rsidR="003D2507">
        <w:t xml:space="preserve"> database </w:t>
      </w:r>
      <w:r w:rsidR="00C2732A">
        <w:t>filtered by EEZ and gear type (included beam trawl, bottom trawl, dredge gear, dredge, otter trawl, shrimp trawl) ad</w:t>
      </w:r>
      <w:r w:rsidR="003D2507">
        <w:t xml:space="preserve">ditional 138 </w:t>
      </w:r>
      <w:r w:rsidR="00D8097F">
        <w:t xml:space="preserve">countries perform (excluding the ones </w:t>
      </w:r>
      <w:r w:rsidR="00A53158">
        <w:t>analyzed</w:t>
      </w:r>
      <w:r w:rsidR="00D8097F">
        <w:t xml:space="preserve"> in </w:t>
      </w:r>
      <w:r w:rsidR="00A53158">
        <w:fldChar w:fldCharType="begin"/>
      </w:r>
      <w:r w:rsidR="00325925">
        <w:instrText xml:space="preserve"> ADDIN ZOTERO_ITEM CSL_CITATION {"citationID":"JU59B3au","properties":{"formattedCitation":"(Amoroso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325925">
        <w:rPr>
          <w:rFonts w:hint="eastAsia"/>
        </w:rPr>
        <w:instrText xml:space="preserve"> data are unavailable. If SAR was </w:instrText>
      </w:r>
      <w:r w:rsidR="00325925">
        <w:rPr>
          <w:rFonts w:hint="eastAsia"/>
        </w:rPr>
        <w:instrText>≤</w:instrText>
      </w:r>
      <w:r w:rsidR="00325925">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325925">
        <w:rPr>
          <w:rFonts w:hint="eastAsia"/>
        </w:rPr>
        <w:instrText>≤</w:instrText>
      </w:r>
      <w:r w:rsidR="00325925">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325925">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A53158">
        <w:fldChar w:fldCharType="separate"/>
      </w:r>
      <w:r w:rsidR="00325925" w:rsidRPr="00325925">
        <w:rPr>
          <w:rFonts w:cs="Times New Roman"/>
        </w:rPr>
        <w:t>(Amoroso et al., 2018)</w:t>
      </w:r>
      <w:r w:rsidR="00A53158">
        <w:fldChar w:fldCharType="end"/>
      </w:r>
      <w:r w:rsidR="00A53158">
        <w:t xml:space="preserve">. The EEZs of those 138 countries were extracted from </w:t>
      </w:r>
      <w:r w:rsidR="00637BEC">
        <w:t xml:space="preserve">the </w:t>
      </w:r>
      <w:r w:rsidR="00A53158">
        <w:t>Sea Around Us database</w:t>
      </w:r>
      <w:r w:rsidR="00A80147">
        <w:t xml:space="preserve"> </w:t>
      </w:r>
      <w:r w:rsidR="00637BEC">
        <w:t>with</w:t>
      </w:r>
      <w:r w:rsidR="00A80147">
        <w:t xml:space="preserve"> </w:t>
      </w:r>
      <w:r w:rsidR="00637BEC">
        <w:t>a</w:t>
      </w:r>
      <w:r w:rsidR="00A80147">
        <w:t xml:space="preserve"> total</w:t>
      </w:r>
      <w:r w:rsidR="00361FB4">
        <w:t xml:space="preserve"> area </w:t>
      </w:r>
      <w:r w:rsidR="00637BEC">
        <w:t>of</w:t>
      </w:r>
      <w:r w:rsidR="00A80147">
        <w:t xml:space="preserve"> 7 568 million hectares</w:t>
      </w:r>
      <w:r w:rsidR="00A53158">
        <w:t>. A</w:t>
      </w:r>
      <w:r w:rsidR="00637BEC">
        <w:t>n a</w:t>
      </w:r>
      <w:r w:rsidR="00A53158">
        <w:t>dditional literature search</w:t>
      </w:r>
      <w:r w:rsidR="006D4A3A">
        <w:t xml:space="preserve"> </w:t>
      </w:r>
      <w:r w:rsidR="00A53158">
        <w:t xml:space="preserve">was conducted to see </w:t>
      </w:r>
      <w:r w:rsidR="004468D8">
        <w:t xml:space="preserve">if </w:t>
      </w:r>
      <w:r w:rsidR="00637BEC">
        <w:t>any spatial protections</w:t>
      </w:r>
      <w:r w:rsidR="004468D8">
        <w:t xml:space="preserve"> eliminate bottom trawling </w:t>
      </w:r>
      <w:r w:rsidR="00361FB4">
        <w:t xml:space="preserve">on those EEZs, </w:t>
      </w:r>
      <w:r w:rsidR="004468D8">
        <w:t>such as marine reserves</w:t>
      </w:r>
      <w:r w:rsidR="00A80147">
        <w:t xml:space="preserve">, bottom trawling closures and bans. </w:t>
      </w:r>
      <w:r w:rsidR="00637BEC">
        <w:t>The l</w:t>
      </w:r>
      <w:r w:rsidR="006D4A3A">
        <w:t xml:space="preserve">iterature search was supplemented by personal communication with experts from Oceana </w:t>
      </w:r>
      <w:r w:rsidR="006D4A3A">
        <w:fldChar w:fldCharType="begin"/>
      </w:r>
      <w:r w:rsidR="006D4A3A">
        <w:instrText xml:space="preserve"> ADDIN ZOTERO_ITEM CSL_CITATION {"citationID":"B5TvXKIq","properties":{"formattedCitation":"({\\i{}Oceana, About Us}, 2020)","plainCitation":"(Oceana, About Us, 2020)","noteIndex":0},"citationItems":[{"id":2653,"uris":["http://zotero.org/groups/2530313/items/IA5VNJGW"],"uri":["http://zotero.org/groups/2530313/items/IA5VNJGW"],"itemData":{"id":2653,"type":"webpage","title":"Oceana, About Us","URL":"https://oceana.org/about-oceana/about-us","issued":{"date-parts":[["2020",9,21]]}}}],"schema":"https://github.com/citation-style-language/schema/raw/master/csl-citation.json"} </w:instrText>
      </w:r>
      <w:r w:rsidR="006D4A3A">
        <w:fldChar w:fldCharType="separate"/>
      </w:r>
      <w:r w:rsidR="006D4A3A" w:rsidRPr="006D4A3A">
        <w:rPr>
          <w:rFonts w:cs="Times New Roman"/>
          <w:szCs w:val="24"/>
        </w:rPr>
        <w:t>(</w:t>
      </w:r>
      <w:r w:rsidR="006D4A3A" w:rsidRPr="006D4A3A">
        <w:rPr>
          <w:rFonts w:cs="Times New Roman"/>
          <w:i/>
          <w:iCs/>
          <w:szCs w:val="24"/>
        </w:rPr>
        <w:t>Oceana, About Us</w:t>
      </w:r>
      <w:r w:rsidR="006D4A3A" w:rsidRPr="006D4A3A">
        <w:rPr>
          <w:rFonts w:cs="Times New Roman"/>
          <w:szCs w:val="24"/>
        </w:rPr>
        <w:t>, 2020)</w:t>
      </w:r>
      <w:r w:rsidR="006D4A3A">
        <w:fldChar w:fldCharType="end"/>
      </w:r>
      <w:r w:rsidR="006D4A3A">
        <w:t xml:space="preserve"> that established </w:t>
      </w:r>
      <w:r w:rsidR="00637BEC">
        <w:t xml:space="preserve">a </w:t>
      </w:r>
      <w:r w:rsidR="006D4A3A">
        <w:t xml:space="preserve">long-term portfolio of </w:t>
      </w:r>
      <w:r w:rsidR="00085722">
        <w:t xml:space="preserve">tracking </w:t>
      </w:r>
      <w:r w:rsidR="006D4A3A">
        <w:t xml:space="preserve">bottom trawling activities all over the world. </w:t>
      </w:r>
      <w:r w:rsidR="00811E0C">
        <w:t xml:space="preserve">Different sources provided </w:t>
      </w:r>
      <w:r w:rsidR="00637BEC">
        <w:t xml:space="preserve">a </w:t>
      </w:r>
      <w:r w:rsidR="00811E0C">
        <w:t xml:space="preserve">different kind of data on protection from bottom trawling </w:t>
      </w:r>
      <w:r w:rsidR="00637BEC">
        <w:t>–</w:t>
      </w:r>
      <w:r w:rsidR="00811E0C">
        <w:t xml:space="preserve"> </w:t>
      </w:r>
      <w:r w:rsidR="00637BEC">
        <w:t xml:space="preserve">an area of marine reserves, an </w:t>
      </w:r>
      <w:r w:rsidR="00811E0C">
        <w:t xml:space="preserve">area designated to closure (in square km or hectares), percentage of their EEZ closed to bottom trawling, miles extend from the coast prohibited to bottom trawling and trawling allowed only after certain depths. In </w:t>
      </w:r>
      <w:r w:rsidR="00637BEC">
        <w:t xml:space="preserve">the </w:t>
      </w:r>
      <w:r w:rsidR="00811E0C">
        <w:t xml:space="preserve">case of </w:t>
      </w:r>
      <w:r w:rsidR="00637BEC">
        <w:t xml:space="preserve">the </w:t>
      </w:r>
      <w:r w:rsidR="00811E0C">
        <w:t>last type of data, the area closed to bottom trawling has been calculated using GIS analysis</w:t>
      </w:r>
      <w:r w:rsidR="00637BEC">
        <w:t xml:space="preserve"> </w:t>
      </w:r>
      <w:r w:rsidR="00637BEC">
        <w:fldChar w:fldCharType="begin"/>
      </w:r>
      <w:r w:rsidR="00637BEC">
        <w:instrText xml:space="preserve"> ADDIN ZOTERO_ITEM CSL_CITATION {"citationID":"9gO34ZgS","properties":{"formattedCitation":"(QGIS.org, 2020)","plainCitation":"(QGIS.org, 2020)","noteIndex":0},"citationItems":[{"id":2655,"uris":["http://zotero.org/groups/2530313/items/AFCBKY8W"],"uri":["http://zotero.org/groups/2530313/items/AFCBKY8W"],"itemData":{"id":2655,"type":"book","title":"QGIS Geographic Information System.Open Source Geospatial Foundation Project.","URL":"http://qgis.org","author":[{"family":"QGIS.org","given":""}],"issued":{"date-parts":[["2020"]]}}}],"schema":"https://github.com/citation-style-language/schema/raw/master/csl-citation.json"} </w:instrText>
      </w:r>
      <w:r w:rsidR="00637BEC">
        <w:fldChar w:fldCharType="separate"/>
      </w:r>
      <w:r w:rsidR="00637BEC" w:rsidRPr="00637BEC">
        <w:rPr>
          <w:rFonts w:cs="Times New Roman"/>
        </w:rPr>
        <w:t>(QGIS.org, 2020)</w:t>
      </w:r>
      <w:r w:rsidR="00637BEC">
        <w:fldChar w:fldCharType="end"/>
      </w:r>
      <w:r w:rsidR="00811E0C">
        <w:t xml:space="preserve">. </w:t>
      </w:r>
      <w:r w:rsidR="00A80147">
        <w:t xml:space="preserve">Based on </w:t>
      </w:r>
      <w:r w:rsidR="00637BEC">
        <w:t xml:space="preserve">the </w:t>
      </w:r>
      <w:r w:rsidR="00A80147">
        <w:t>literature search, 35 countries ha</w:t>
      </w:r>
      <w:r w:rsidR="00637BEC">
        <w:t>ve</w:t>
      </w:r>
      <w:r w:rsidR="00A80147">
        <w:t xml:space="preserve"> some protection within their EEZs by 2020 (Table 1</w:t>
      </w:r>
      <w:r w:rsidR="00615103">
        <w:t>.1</w:t>
      </w:r>
      <w:r w:rsidR="00A80147">
        <w:t xml:space="preserve">) that in </w:t>
      </w:r>
      <w:r w:rsidR="00615103">
        <w:t xml:space="preserve">the </w:t>
      </w:r>
      <w:r w:rsidR="00A80147">
        <w:t>total amount</w:t>
      </w:r>
      <w:r w:rsidR="00637BEC">
        <w:t xml:space="preserve"> of</w:t>
      </w:r>
      <w:r w:rsidR="00A80147">
        <w:t xml:space="preserve"> 1 032 million hectares</w:t>
      </w:r>
      <w:r w:rsidR="004468D8">
        <w:t xml:space="preserve">. </w:t>
      </w:r>
      <w:r w:rsidR="00A80147">
        <w:t>Therefore, the additional 138 countries EEZ area allow to bottom trawling is 6 535 million hectares. Afterwards, the average 2</w:t>
      </w:r>
      <w:r w:rsidR="00EA2404">
        <w:t>0</w:t>
      </w:r>
      <w:r w:rsidR="00A80147">
        <w:t xml:space="preserve"> percentage of bottom trawling footprint coming from </w:t>
      </w:r>
      <w:r w:rsidR="00A80147">
        <w:fldChar w:fldCharType="begin"/>
      </w:r>
      <w:r w:rsidR="00325925">
        <w:instrText xml:space="preserve"> ADDIN ZOTERO_ITEM CSL_CITATION {"citationID":"XBNoqwJZ","properties":{"formattedCitation":"(Amoroso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325925">
        <w:rPr>
          <w:rFonts w:hint="eastAsia"/>
        </w:rPr>
        <w:instrText xml:space="preserve"> data are unavailable. If SAR was </w:instrText>
      </w:r>
      <w:r w:rsidR="00325925">
        <w:rPr>
          <w:rFonts w:hint="eastAsia"/>
        </w:rPr>
        <w:instrText>≤</w:instrText>
      </w:r>
      <w:r w:rsidR="00325925">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325925">
        <w:rPr>
          <w:rFonts w:hint="eastAsia"/>
        </w:rPr>
        <w:instrText>≤</w:instrText>
      </w:r>
      <w:r w:rsidR="00325925">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325925">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A80147">
        <w:fldChar w:fldCharType="separate"/>
      </w:r>
      <w:r w:rsidR="00325925" w:rsidRPr="00325925">
        <w:rPr>
          <w:rFonts w:cs="Times New Roman"/>
        </w:rPr>
        <w:t>(Amoroso et al., 2018)</w:t>
      </w:r>
      <w:r w:rsidR="00A80147">
        <w:fldChar w:fldCharType="end"/>
      </w:r>
      <w:r w:rsidR="00A80147">
        <w:t xml:space="preserve"> </w:t>
      </w:r>
      <w:r w:rsidR="00EA2404">
        <w:t xml:space="preserve">and </w:t>
      </w:r>
      <w:r w:rsidR="00EA2404">
        <w:fldChar w:fldCharType="begin"/>
      </w:r>
      <w:r w:rsidR="008C7628">
        <w:instrText xml:space="preserve"> ADDIN ZOTERO_ITEM CSL_CITATION {"citationID":"y3BKc0gL","properties":{"formattedCitation":"(ICES Advice, 2019)","plainCitation":"(ICES Advice, 2019)","noteIndex":0},"citationItems":[{"id":2633,"uris":["http://zotero.org/groups/2530313/items/MP8EDBKW"],"uri":["http://zotero.org/groups/2530313/items/MP8EDBKW"],"itemData":{"id":2633,"type":"report","publisher":"International Council for the Exploration of the Sea","title":"EU request to advise on a seafloor assessment process for physical loss (D6C1, D6C4) and physical disturbance (D6C2) on benthic habitats","URL":"http://www.ices.dk/sites/pub/Publication%20Reports/Forms/DispForm.aspx?ID=36427","author":[{"family":"ICES Advice","given":""}],"issued":{"date-parts":[["2019",12,5]]}}}],"schema":"https://github.com/citation-style-language/schema/raw/master/csl-citation.json"} </w:instrText>
      </w:r>
      <w:r w:rsidR="00EA2404">
        <w:fldChar w:fldCharType="separate"/>
      </w:r>
      <w:r w:rsidR="00EA2404" w:rsidRPr="00DA40F8">
        <w:rPr>
          <w:rFonts w:cs="Times New Roman"/>
        </w:rPr>
        <w:t>(ICES Advice, 2019)</w:t>
      </w:r>
      <w:r w:rsidR="00EA2404">
        <w:fldChar w:fldCharType="end"/>
      </w:r>
      <w:r w:rsidR="00EA2404">
        <w:t xml:space="preserve"> </w:t>
      </w:r>
      <w:r w:rsidR="00A80147">
        <w:t xml:space="preserve">has been applied to the 6 535 million hectares, </w:t>
      </w:r>
      <w:r w:rsidR="00EA2404">
        <w:t>as well as low estimate of 5%</w:t>
      </w:r>
      <w:r w:rsidR="003D2507">
        <w:t>.</w:t>
      </w:r>
      <w:r w:rsidR="00361FB4">
        <w:t xml:space="preserve"> As a result</w:t>
      </w:r>
      <w:r w:rsidR="00637BEC">
        <w:t>,</w:t>
      </w:r>
      <w:r w:rsidR="00361FB4">
        <w:t xml:space="preserve"> the </w:t>
      </w:r>
      <w:r w:rsidR="00F430C2">
        <w:t xml:space="preserve">final </w:t>
      </w:r>
      <w:r w:rsidR="00E52954">
        <w:t>check value for TOA</w:t>
      </w:r>
      <w:r w:rsidR="00361FB4">
        <w:t xml:space="preserve"> coming from </w:t>
      </w:r>
      <w:r w:rsidR="00361FB4">
        <w:fldChar w:fldCharType="begin"/>
      </w:r>
      <w:r w:rsidR="00325925">
        <w:instrText xml:space="preserve"> ADDIN ZOTERO_ITEM CSL_CITATION {"citationID":"GLQcQeKD","properties":{"formattedCitation":"(Amoroso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325925">
        <w:rPr>
          <w:rFonts w:hint="eastAsia"/>
        </w:rPr>
        <w:instrText xml:space="preserve"> data are unavailable. If SAR was </w:instrText>
      </w:r>
      <w:r w:rsidR="00325925">
        <w:rPr>
          <w:rFonts w:hint="eastAsia"/>
        </w:rPr>
        <w:instrText>≤</w:instrText>
      </w:r>
      <w:r w:rsidR="00325925">
        <w:rPr>
          <w:rFonts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325925">
        <w:rPr>
          <w:rFonts w:hint="eastAsia"/>
        </w:rPr>
        <w:instrText>≤</w:instrText>
      </w:r>
      <w:r w:rsidR="00325925">
        <w:rPr>
          <w:rFonts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325925">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361FB4">
        <w:fldChar w:fldCharType="separate"/>
      </w:r>
      <w:r w:rsidR="00325925" w:rsidRPr="00325925">
        <w:rPr>
          <w:rFonts w:cs="Times New Roman"/>
        </w:rPr>
        <w:t>(Amoroso et al., 2018)</w:t>
      </w:r>
      <w:r w:rsidR="00361FB4">
        <w:fldChar w:fldCharType="end"/>
      </w:r>
      <w:r w:rsidR="00361FB4">
        <w:t xml:space="preserve"> and Sea around Us extrapolations amount</w:t>
      </w:r>
      <w:r w:rsidR="00637BEC">
        <w:t xml:space="preserve"> of</w:t>
      </w:r>
      <w:r w:rsidR="00361FB4">
        <w:t xml:space="preserve"> </w:t>
      </w:r>
      <w:r w:rsidR="00E52954">
        <w:t xml:space="preserve">1 </w:t>
      </w:r>
      <w:r w:rsidR="00995F8E">
        <w:t>445</w:t>
      </w:r>
      <w:r w:rsidR="00361FB4">
        <w:t xml:space="preserve"> million hectares</w:t>
      </w:r>
      <w:r w:rsidR="00E52954">
        <w:t xml:space="preserve"> if we use average estimates and </w:t>
      </w:r>
      <w:r w:rsidR="00995F8E">
        <w:t>465</w:t>
      </w:r>
      <w:r w:rsidR="00E52954">
        <w:t xml:space="preserve"> million hectares if we use low estimates. The low estimates</w:t>
      </w:r>
      <w:r w:rsidR="009C44A2">
        <w:t xml:space="preserve"> figure </w:t>
      </w:r>
      <w:r w:rsidR="00E52954">
        <w:t>is in the same range as</w:t>
      </w:r>
      <w:r w:rsidR="009C44A2">
        <w:t xml:space="preserve"> Sala et al. 2021 direct measurement and estimation.</w:t>
      </w:r>
    </w:p>
    <w:p w14:paraId="4303D5C0" w14:textId="2E45ACE5" w:rsidR="00B144E5" w:rsidRPr="009F6A21" w:rsidRDefault="00686965" w:rsidP="002A757A">
      <w:pPr>
        <w:pStyle w:val="Heading2"/>
        <w:numPr>
          <w:ilvl w:val="1"/>
          <w:numId w:val="26"/>
        </w:numPr>
        <w:jc w:val="left"/>
      </w:pPr>
      <w:bookmarkStart w:id="737" w:name="_Toc35621394"/>
      <w:bookmarkStart w:id="738" w:name="_Toc65144025"/>
      <w:bookmarkEnd w:id="737"/>
      <w:r w:rsidRPr="009F6A21">
        <w:t>Adoption Scenarios</w:t>
      </w:r>
      <w:bookmarkEnd w:id="738"/>
    </w:p>
    <w:p w14:paraId="557DA252" w14:textId="77777777" w:rsidR="00C17D15" w:rsidRPr="009F6A21" w:rsidRDefault="00C17D15" w:rsidP="00BD1061">
      <w:r w:rsidRPr="009F6A21">
        <w:t xml:space="preserve">Two different types of adoption scenarios were developed: </w:t>
      </w:r>
    </w:p>
    <w:p w14:paraId="521D0639" w14:textId="6A787E37" w:rsidR="00C17D15" w:rsidRDefault="29185782" w:rsidP="00BD1061">
      <w:r>
        <w:t>A Reference (REF) Case which was considered the baseline, where not much changes in the world, and a set of Project Drawdown Scenarios (PDS) with varying levels of ambitious adoption of the solution. Published results show the comparison of one PDS to the REF, and therefore focus on the change to the world relative to a baseline.</w:t>
      </w:r>
    </w:p>
    <w:p w14:paraId="2B8EF37A" w14:textId="7A63E0FF" w:rsidR="00F430C2" w:rsidRDefault="000E595C" w:rsidP="00BD1061">
      <w:r>
        <w:lastRenderedPageBreak/>
        <w:t>Five</w:t>
      </w:r>
      <w:r w:rsidR="00F430C2">
        <w:t xml:space="preserve"> custom adoption scenarios were developed for this solution using a linear growth </w:t>
      </w:r>
      <w:r w:rsidR="00085722">
        <w:t>curve</w:t>
      </w:r>
      <w:r w:rsidR="00F430C2">
        <w:t xml:space="preserve">. </w:t>
      </w:r>
      <w:r w:rsidR="00085722">
        <w:t xml:space="preserve">Ocean seafloor can be protected by two different mechanisms – marine reserves that prohibit any fishing activity within its boundaries and bottom trawling bans or closures of ocean areas. The protection of ocean </w:t>
      </w:r>
      <w:r w:rsidR="00811E0C">
        <w:t>has received increasing attention recently and</w:t>
      </w:r>
      <w:r w:rsidR="00085722">
        <w:t xml:space="preserve"> International Union for Conservation of Nature published a recommendation to exceed MPAs </w:t>
      </w:r>
      <w:r w:rsidR="00811E0C">
        <w:t xml:space="preserve">of strict protection </w:t>
      </w:r>
      <w:r w:rsidR="00085722">
        <w:t xml:space="preserve">coverage to 30% by 2030 </w:t>
      </w:r>
      <w:r w:rsidR="00085722">
        <w:fldChar w:fldCharType="begin"/>
      </w:r>
      <w:r w:rsidR="00C72855">
        <w:instrText xml:space="preserve"> ADDIN ZOTERO_ITEM CSL_CITATION {"citationID":"RPO47C2X","properties":{"formattedCitation":"(Simard, F. et al., 2016)","plainCitation":"(Simard, F. et al., 2016)","noteIndex":0},"citationItems":[{"id":2217,"uris":["http://zotero.org/groups/2530313/items/2SW6GIJA"],"uri":["http://zotero.org/groups/2530313/items/2SW6GIJA"],"itemData":{"id":2217,"type":"report","event-place":"Gland, Switzerland","page":"52","publisher":"IUCN","publisher-place":"Gland, Switzerland","title":"Marine Protected Area and climate change: Adaptation and mitigation synergies, opportunities and challenges","author":[{"family":"Simard, F.","given":""},{"family":"Laffoley, D.","given":""},{"family":"Baxter, J.M.","given":""}],"issued":{"date-parts":[["2016"]]}}}],"schema":"https://github.com/citation-style-language/schema/raw/master/csl-citation.json"} </w:instrText>
      </w:r>
      <w:r w:rsidR="00085722">
        <w:fldChar w:fldCharType="separate"/>
      </w:r>
      <w:r w:rsidR="00C72855" w:rsidRPr="00C72855">
        <w:rPr>
          <w:rFonts w:cs="Times New Roman"/>
        </w:rPr>
        <w:t>(Simard, F. et al., 2016)</w:t>
      </w:r>
      <w:r w:rsidR="00085722">
        <w:fldChar w:fldCharType="end"/>
      </w:r>
      <w:r w:rsidR="00085722">
        <w:t xml:space="preserve">. </w:t>
      </w:r>
      <w:r>
        <w:t xml:space="preserve">In 2020, 14 countries has put forward an </w:t>
      </w:r>
      <w:r w:rsidR="0071601F">
        <w:t>new o</w:t>
      </w:r>
      <w:r>
        <w:t>c</w:t>
      </w:r>
      <w:r w:rsidR="0071601F">
        <w:t>e</w:t>
      </w:r>
      <w:r>
        <w:t xml:space="preserve">an </w:t>
      </w:r>
      <w:r w:rsidR="0071601F">
        <w:t>action</w:t>
      </w:r>
      <w:r>
        <w:t xml:space="preserve"> agenda</w:t>
      </w:r>
      <w:r w:rsidR="00811E0C">
        <w:t xml:space="preserve"> </w:t>
      </w:r>
      <w:r>
        <w:t xml:space="preserve">as a part of High-Level Panel for Sustainable Oceans and committed to establish MPAs on 30 percent of their national waters. </w:t>
      </w:r>
      <w:r w:rsidR="004D4F6B">
        <w:t xml:space="preserve">The bottom trawling bans and closures has </w:t>
      </w:r>
      <w:r w:rsidR="00F11D23">
        <w:t xml:space="preserve">its beginning </w:t>
      </w:r>
      <w:r w:rsidR="004D4F6B">
        <w:t xml:space="preserve">before </w:t>
      </w:r>
      <w:r w:rsidR="00F11D23">
        <w:t>1980 when Indonesia implemented a ban in the Malacca Strait and Northern Coast of Java</w:t>
      </w:r>
      <w:r w:rsidR="00532493">
        <w:t xml:space="preserve"> </w:t>
      </w:r>
      <w:r w:rsidR="00532493">
        <w:fldChar w:fldCharType="begin"/>
      </w:r>
      <w:r w:rsidR="00C72855">
        <w:instrText xml:space="preserve"> ADDIN ZOTERO_ITEM CSL_CITATION {"citationID":"0IVg3et3","properties":{"formattedCitation":"(United Nations, 2006)","plainCitation":"(United Nations, 2006)","noteIndex":0},"citationItems":[{"id":2654,"uris":["http://zotero.org/groups/2530313/items/8GFH5SSV"],"uri":["http://zotero.org/groups/2530313/items/8GFH5SSV"],"itemData":{"id":2654,"type":"report","publisher":"United Nations General Assembly","title":"The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ecosystems","author":[{"family":"United Nations","given":""}],"issued":{"date-parts":[["2006"]]}}}],"schema":"https://github.com/citation-style-language/schema/raw/master/csl-citation.json"} </w:instrText>
      </w:r>
      <w:r w:rsidR="00532493">
        <w:fldChar w:fldCharType="separate"/>
      </w:r>
      <w:r w:rsidR="00C72855" w:rsidRPr="00C72855">
        <w:rPr>
          <w:rFonts w:cs="Times New Roman"/>
        </w:rPr>
        <w:t>(United Nations, 2006)</w:t>
      </w:r>
      <w:r w:rsidR="00532493">
        <w:fldChar w:fldCharType="end"/>
      </w:r>
      <w:r w:rsidR="00F11D23">
        <w:t xml:space="preserve">. Also, under European Community regulations, trawling has been prohibited above seagrass meadows in the Mediterranean since 1994. There is </w:t>
      </w:r>
      <w:r w:rsidR="00637BEC">
        <w:t xml:space="preserve">an </w:t>
      </w:r>
      <w:r w:rsidR="00F11D23">
        <w:t>increasing number of national bans implemented in the past three years (see Table 1</w:t>
      </w:r>
      <w:r w:rsidR="00615103">
        <w:t>.1.1</w:t>
      </w:r>
      <w:r w:rsidR="00F11D23">
        <w:t xml:space="preserve">) and they were used in </w:t>
      </w:r>
      <w:r w:rsidR="00AB65B3">
        <w:t xml:space="preserve">developing </w:t>
      </w:r>
      <w:r w:rsidR="00F11D23">
        <w:t>some of custom adoption scenarios.</w:t>
      </w:r>
    </w:p>
    <w:p w14:paraId="1C690939" w14:textId="4600D570" w:rsidR="00F11D23" w:rsidRPr="00F11D23" w:rsidRDefault="00F11D23" w:rsidP="00F11D23">
      <w:pPr>
        <w:pStyle w:val="ListParagraph"/>
        <w:numPr>
          <w:ilvl w:val="0"/>
          <w:numId w:val="61"/>
        </w:numPr>
        <w:rPr>
          <w:b/>
          <w:bCs/>
          <w:i/>
          <w:iCs/>
        </w:rPr>
      </w:pPr>
      <w:r w:rsidRPr="00F11D23">
        <w:rPr>
          <w:b/>
          <w:bCs/>
          <w:i/>
          <w:iCs/>
        </w:rPr>
        <w:t>Custom adoption scenario one:</w:t>
      </w:r>
      <w:r>
        <w:rPr>
          <w:b/>
          <w:bCs/>
          <w:i/>
          <w:iCs/>
        </w:rPr>
        <w:t xml:space="preserve"> </w:t>
      </w:r>
      <w:r w:rsidRPr="00F11D23">
        <w:t>This scenario assumes</w:t>
      </w:r>
      <w:r w:rsidR="009F078D" w:rsidRPr="009F078D">
        <w:t xml:space="preserve"> 30% TOA protected by 2030 as the optimistic assumption following IUCN (that recommend 30% highly protected MPA coverage by 2030) after 2030 assuming linear growth</w:t>
      </w:r>
      <w:r w:rsidR="0071601F">
        <w:t>.</w:t>
      </w:r>
    </w:p>
    <w:p w14:paraId="0684427A" w14:textId="56AD2A40" w:rsidR="00F11D23" w:rsidRPr="00F11D23" w:rsidRDefault="00F11D23" w:rsidP="00F11D23">
      <w:pPr>
        <w:pStyle w:val="ListParagraph"/>
        <w:numPr>
          <w:ilvl w:val="0"/>
          <w:numId w:val="61"/>
        </w:numPr>
        <w:rPr>
          <w:b/>
          <w:bCs/>
          <w:i/>
          <w:iCs/>
        </w:rPr>
      </w:pPr>
      <w:r w:rsidRPr="00F11D23">
        <w:rPr>
          <w:b/>
          <w:bCs/>
          <w:i/>
          <w:iCs/>
        </w:rPr>
        <w:t xml:space="preserve">Custom adoption scenario </w:t>
      </w:r>
      <w:r>
        <w:rPr>
          <w:b/>
          <w:bCs/>
          <w:i/>
          <w:iCs/>
        </w:rPr>
        <w:t>two</w:t>
      </w:r>
      <w:r w:rsidRPr="00F11D23">
        <w:rPr>
          <w:b/>
          <w:bCs/>
          <w:i/>
          <w:iCs/>
        </w:rPr>
        <w:t>:</w:t>
      </w:r>
      <w:r>
        <w:rPr>
          <w:b/>
          <w:bCs/>
          <w:i/>
          <w:iCs/>
        </w:rPr>
        <w:t xml:space="preserve"> </w:t>
      </w:r>
      <w:r w:rsidRPr="00F11D23">
        <w:t>This scenario assumes</w:t>
      </w:r>
      <w:r w:rsidR="00532493" w:rsidRPr="00532493">
        <w:t xml:space="preserve"> 30% TOA protected by 2050 following </w:t>
      </w:r>
      <w:r w:rsidR="00637BEC">
        <w:t xml:space="preserve">the </w:t>
      </w:r>
      <w:r w:rsidR="00532493" w:rsidRPr="00532493">
        <w:t>less optimistic assumption of IUCN (that recommend 30% highly protected MPA coverage by 2030)</w:t>
      </w:r>
      <w:r w:rsidR="00532493">
        <w:t>.</w:t>
      </w:r>
    </w:p>
    <w:p w14:paraId="5FE143EA" w14:textId="3D0E2C57" w:rsidR="00F11D23" w:rsidRPr="00F11D23" w:rsidRDefault="00F11D23" w:rsidP="00F11D23">
      <w:pPr>
        <w:pStyle w:val="ListParagraph"/>
        <w:numPr>
          <w:ilvl w:val="0"/>
          <w:numId w:val="61"/>
        </w:numPr>
        <w:rPr>
          <w:b/>
          <w:bCs/>
          <w:i/>
          <w:iCs/>
        </w:rPr>
      </w:pPr>
      <w:r w:rsidRPr="00F11D23">
        <w:rPr>
          <w:b/>
          <w:bCs/>
          <w:i/>
          <w:iCs/>
        </w:rPr>
        <w:t xml:space="preserve">Custom adoption scenario </w:t>
      </w:r>
      <w:r>
        <w:rPr>
          <w:b/>
          <w:bCs/>
          <w:i/>
          <w:iCs/>
        </w:rPr>
        <w:t>three</w:t>
      </w:r>
      <w:r w:rsidRPr="00F11D23">
        <w:rPr>
          <w:b/>
          <w:bCs/>
          <w:i/>
          <w:iCs/>
        </w:rPr>
        <w:t>:</w:t>
      </w:r>
      <w:r>
        <w:rPr>
          <w:b/>
          <w:bCs/>
          <w:i/>
          <w:iCs/>
        </w:rPr>
        <w:t xml:space="preserve"> </w:t>
      </w:r>
      <w:r w:rsidRPr="00F11D23">
        <w:t>This scenario assumes</w:t>
      </w:r>
      <w:r w:rsidR="00532493">
        <w:t xml:space="preserve"> </w:t>
      </w:r>
      <w:r w:rsidR="004D0838">
        <w:t>5</w:t>
      </w:r>
      <w:r w:rsidR="00532493" w:rsidRPr="00532493">
        <w:t xml:space="preserve">0% of TOA </w:t>
      </w:r>
      <w:r w:rsidR="0071601F">
        <w:t xml:space="preserve">protection </w:t>
      </w:r>
      <w:r w:rsidR="00532493" w:rsidRPr="00532493">
        <w:t>by 2050 (following</w:t>
      </w:r>
      <w:r w:rsidR="0071601F">
        <w:t xml:space="preserve"> bottom trawling</w:t>
      </w:r>
      <w:r w:rsidR="00532493" w:rsidRPr="00532493">
        <w:t xml:space="preserve"> bans of some countries)</w:t>
      </w:r>
      <w:r w:rsidR="00532493">
        <w:t>.</w:t>
      </w:r>
    </w:p>
    <w:p w14:paraId="75ACCB60" w14:textId="20B67F53" w:rsidR="00F11D23" w:rsidRPr="00F11D23" w:rsidRDefault="00F11D23" w:rsidP="00F11D23">
      <w:pPr>
        <w:pStyle w:val="ListParagraph"/>
        <w:numPr>
          <w:ilvl w:val="0"/>
          <w:numId w:val="61"/>
        </w:numPr>
        <w:rPr>
          <w:b/>
          <w:bCs/>
          <w:i/>
          <w:iCs/>
        </w:rPr>
      </w:pPr>
      <w:r w:rsidRPr="00F11D23">
        <w:rPr>
          <w:b/>
          <w:bCs/>
          <w:i/>
          <w:iCs/>
        </w:rPr>
        <w:t xml:space="preserve">Custom adoption scenario </w:t>
      </w:r>
      <w:r>
        <w:rPr>
          <w:b/>
          <w:bCs/>
          <w:i/>
          <w:iCs/>
        </w:rPr>
        <w:t>four</w:t>
      </w:r>
      <w:r w:rsidRPr="00F11D23">
        <w:rPr>
          <w:b/>
          <w:bCs/>
          <w:i/>
          <w:iCs/>
        </w:rPr>
        <w:t>:</w:t>
      </w:r>
      <w:r>
        <w:rPr>
          <w:b/>
          <w:bCs/>
          <w:i/>
          <w:iCs/>
        </w:rPr>
        <w:t xml:space="preserve"> </w:t>
      </w:r>
      <w:r w:rsidR="0071601F" w:rsidRPr="00F11D23">
        <w:t>This scenario assumes</w:t>
      </w:r>
      <w:r w:rsidR="0071601F">
        <w:t xml:space="preserve"> 7</w:t>
      </w:r>
      <w:r w:rsidR="0071601F" w:rsidRPr="00532493">
        <w:t xml:space="preserve">0% of TOA </w:t>
      </w:r>
      <w:r w:rsidR="0071601F">
        <w:t xml:space="preserve">protection </w:t>
      </w:r>
      <w:r w:rsidR="0071601F" w:rsidRPr="00532493">
        <w:t>by 2050 (following</w:t>
      </w:r>
      <w:r w:rsidR="0071601F">
        <w:t xml:space="preserve"> bottom trawling</w:t>
      </w:r>
      <w:r w:rsidR="0071601F" w:rsidRPr="00532493">
        <w:t xml:space="preserve"> bans of some countries)</w:t>
      </w:r>
      <w:r w:rsidR="0071601F">
        <w:t>.</w:t>
      </w:r>
    </w:p>
    <w:p w14:paraId="7293E552" w14:textId="5AD3B698" w:rsidR="00F11D23" w:rsidRPr="00F11D23" w:rsidRDefault="00F11D23" w:rsidP="00F11D23">
      <w:pPr>
        <w:pStyle w:val="ListParagraph"/>
        <w:numPr>
          <w:ilvl w:val="0"/>
          <w:numId w:val="61"/>
        </w:numPr>
        <w:rPr>
          <w:b/>
          <w:bCs/>
          <w:i/>
          <w:iCs/>
        </w:rPr>
      </w:pPr>
      <w:r w:rsidRPr="00F11D23">
        <w:rPr>
          <w:b/>
          <w:bCs/>
          <w:i/>
          <w:iCs/>
        </w:rPr>
        <w:t xml:space="preserve">Custom adoption scenario </w:t>
      </w:r>
      <w:r>
        <w:rPr>
          <w:b/>
          <w:bCs/>
          <w:i/>
          <w:iCs/>
        </w:rPr>
        <w:t>five</w:t>
      </w:r>
      <w:r w:rsidRPr="00F11D23">
        <w:rPr>
          <w:b/>
          <w:bCs/>
          <w:i/>
          <w:iCs/>
        </w:rPr>
        <w:t>:</w:t>
      </w:r>
      <w:r>
        <w:rPr>
          <w:b/>
          <w:bCs/>
          <w:i/>
          <w:iCs/>
        </w:rPr>
        <w:t xml:space="preserve"> </w:t>
      </w:r>
      <w:r w:rsidR="0071601F" w:rsidRPr="00F11D23">
        <w:t>This scenario assumes</w:t>
      </w:r>
      <w:r w:rsidR="0071601F">
        <w:t xml:space="preserve"> 9</w:t>
      </w:r>
      <w:r w:rsidR="0071601F" w:rsidRPr="00532493">
        <w:t xml:space="preserve">0% of TOA </w:t>
      </w:r>
      <w:r w:rsidR="0071601F">
        <w:t xml:space="preserve">protection </w:t>
      </w:r>
      <w:r w:rsidR="0071601F" w:rsidRPr="00532493">
        <w:t>by 2050 (following</w:t>
      </w:r>
      <w:r w:rsidR="0071601F">
        <w:t xml:space="preserve"> bottom trawling</w:t>
      </w:r>
      <w:r w:rsidR="0071601F" w:rsidRPr="00532493">
        <w:t xml:space="preserve"> bans of some countries)</w:t>
      </w:r>
      <w:r w:rsidR="0071601F">
        <w:t xml:space="preserve"> – highly optimistic adoption.</w:t>
      </w:r>
    </w:p>
    <w:p w14:paraId="02E36D38" w14:textId="72E7F1BB" w:rsidR="00C270D7" w:rsidRPr="00C270D7" w:rsidRDefault="00C270D7" w:rsidP="00C270D7">
      <w:r>
        <w:t>T</w:t>
      </w:r>
      <w:r w:rsidR="006D4412">
        <w:t xml:space="preserve">he degradation rate applied to </w:t>
      </w:r>
      <w:r w:rsidR="00637BEC">
        <w:t xml:space="preserve">the </w:t>
      </w:r>
      <w:r w:rsidR="006D4412">
        <w:t xml:space="preserve">current solution is set as 100 percent because the TOA is the total area that gets disturbed by bottom trawling gear. Protecting </w:t>
      </w:r>
      <w:r w:rsidR="00AB65B3">
        <w:t xml:space="preserve">ocean seafloor </w:t>
      </w:r>
      <w:r w:rsidR="006D4412">
        <w:t xml:space="preserve">under adoption scenarios is unambiguous with </w:t>
      </w:r>
      <w:r w:rsidR="00AB65B3">
        <w:t xml:space="preserve">complete cessation of degradation of ocean seafloor (stop of bottom trawling activities). </w:t>
      </w:r>
      <w:r w:rsidR="006D4412">
        <w:t xml:space="preserve"> </w:t>
      </w:r>
      <w:r w:rsidR="00AB65B3">
        <w:t xml:space="preserve">Therefore, 100 percent of every protected hectare is </w:t>
      </w:r>
      <w:r w:rsidR="00637BEC">
        <w:t>regarded as an area where no degradation activity takes place</w:t>
      </w:r>
      <w:r w:rsidR="00AB65B3">
        <w:t xml:space="preserve">.  </w:t>
      </w:r>
      <w:r w:rsidR="001E107E">
        <w:t xml:space="preserve">Moreover, disturbance rate is set as 0 percent, as </w:t>
      </w:r>
      <w:r w:rsidR="00A3261C">
        <w:t>this solution only calculate the CO</w:t>
      </w:r>
      <w:r w:rsidR="00CA52BF">
        <w:t>2</w:t>
      </w:r>
      <w:r w:rsidR="00A3261C">
        <w:t xml:space="preserve"> release from disturbed sediments and not the sequestration rate of protected seafloor (there is not enough evidence that there is different sequestration </w:t>
      </w:r>
      <w:r w:rsidR="00637BEC">
        <w:t xml:space="preserve">rate </w:t>
      </w:r>
      <w:r w:rsidR="00A3261C">
        <w:t xml:space="preserve">at </w:t>
      </w:r>
      <w:r w:rsidR="00CA52BF">
        <w:t xml:space="preserve">disturbed and </w:t>
      </w:r>
      <w:r w:rsidR="00A3261C">
        <w:t>undisturbed sediments).</w:t>
      </w:r>
    </w:p>
    <w:p w14:paraId="5BB095A5" w14:textId="16D45336" w:rsidR="000875B5" w:rsidRDefault="000875B5" w:rsidP="002A757A">
      <w:pPr>
        <w:pStyle w:val="Heading3"/>
        <w:jc w:val="left"/>
      </w:pPr>
      <w:bookmarkStart w:id="739" w:name="_Toc65144026"/>
      <w:r>
        <w:lastRenderedPageBreak/>
        <w:t>Reference Case / Current Adoption</w:t>
      </w:r>
      <w:bookmarkEnd w:id="739"/>
    </w:p>
    <w:p w14:paraId="6A88F324" w14:textId="327FC36A" w:rsidR="00F430C2" w:rsidRPr="00F430C2" w:rsidRDefault="00F430C2" w:rsidP="00F430C2">
      <w:r>
        <w:t xml:space="preserve">Current adoption is set as 0 because the area protected from bottom trawling by 2020 has been subtracted from the TOA. </w:t>
      </w:r>
    </w:p>
    <w:p w14:paraId="2FE0BC9D" w14:textId="10096525" w:rsidR="000875B5" w:rsidRPr="009F6A21" w:rsidRDefault="00D2050B" w:rsidP="002A757A">
      <w:pPr>
        <w:pStyle w:val="Heading3"/>
        <w:jc w:val="left"/>
      </w:pPr>
      <w:bookmarkStart w:id="740" w:name="_Toc65144027"/>
      <w:r w:rsidRPr="009F6A21">
        <w:t>Project Drawdown</w:t>
      </w:r>
      <w:r w:rsidR="000875B5" w:rsidRPr="009F6A21">
        <w:t xml:space="preserve"> Scenarios</w:t>
      </w:r>
      <w:bookmarkEnd w:id="740"/>
    </w:p>
    <w:p w14:paraId="006DA369" w14:textId="311DC13C" w:rsidR="005A6986" w:rsidRPr="009F6A21" w:rsidRDefault="000875B5" w:rsidP="00BD1061">
      <w:r w:rsidRPr="009F6A21">
        <w:t>Three Project Dr</w:t>
      </w:r>
      <w:r w:rsidR="005A6986" w:rsidRPr="009F6A21">
        <w:t xml:space="preserve">awdown </w:t>
      </w:r>
      <w:r w:rsidR="007546C9" w:rsidRPr="009F6A21">
        <w:t xml:space="preserve">scenarios (PDS) </w:t>
      </w:r>
      <w:r w:rsidR="005A6986" w:rsidRPr="009F6A21">
        <w:t>were developed for each solution, to compare the impact of increase</w:t>
      </w:r>
      <w:r w:rsidR="00AC493E" w:rsidRPr="009F6A21">
        <w:t>d</w:t>
      </w:r>
      <w:r w:rsidR="005A6986" w:rsidRPr="009F6A21">
        <w:t xml:space="preserve"> adoption of the solution to a reference case scenario</w:t>
      </w:r>
      <w:r w:rsidR="008E6B1D" w:rsidRPr="009F6A21">
        <w:t>, being:</w:t>
      </w:r>
    </w:p>
    <w:p w14:paraId="7481C662" w14:textId="21013129" w:rsidR="00AC493E" w:rsidRPr="009F6A21" w:rsidRDefault="00AC493E" w:rsidP="00BD1061">
      <w:pPr>
        <w:pStyle w:val="Heading4"/>
      </w:pPr>
      <w:bookmarkStart w:id="741" w:name="_Toc507486009"/>
      <w:r w:rsidRPr="009F6A21">
        <w:t>Plausible Scenario</w:t>
      </w:r>
      <w:bookmarkEnd w:id="741"/>
      <w:r w:rsidR="00FB2C53" w:rsidRPr="009F6A21">
        <w:t xml:space="preserve"> - </w:t>
      </w:r>
      <w:r w:rsidR="00414B81" w:rsidRPr="00BB29ED">
        <w:rPr>
          <w:rFonts w:ascii="Times" w:eastAsia="Helvetica Neue" w:hAnsi="Times" w:cs="Helvetica Neue"/>
          <w:b w:val="0"/>
          <w:i w:val="0"/>
          <w:color w:val="000000" w:themeColor="text1"/>
        </w:rPr>
        <w:t xml:space="preserve">This scenario is based on the average of </w:t>
      </w:r>
      <w:r w:rsidR="004D0838">
        <w:rPr>
          <w:rFonts w:ascii="Times" w:eastAsia="Helvetica Neue" w:hAnsi="Times" w:cs="Helvetica Neue"/>
          <w:b w:val="0"/>
          <w:i w:val="0"/>
          <w:color w:val="000000" w:themeColor="text1"/>
        </w:rPr>
        <w:t>nine</w:t>
      </w:r>
      <w:r w:rsidR="00AD0A02">
        <w:rPr>
          <w:rFonts w:ascii="Times" w:eastAsia="Helvetica Neue" w:hAnsi="Times" w:cs="Helvetica Neue"/>
          <w:b w:val="0"/>
          <w:i w:val="0"/>
          <w:color w:val="000000" w:themeColor="text1"/>
        </w:rPr>
        <w:t xml:space="preserve"> custom adoption scenarios</w:t>
      </w:r>
      <w:r w:rsidR="00A3261C">
        <w:rPr>
          <w:rFonts w:ascii="Times New Roman" w:hAnsi="Times New Roman" w:cs="Times New Roman"/>
          <w:b w:val="0"/>
          <w:i w:val="0"/>
          <w:color w:val="auto"/>
        </w:rPr>
        <w:t>.</w:t>
      </w:r>
      <w:r w:rsidR="004D0838">
        <w:rPr>
          <w:rFonts w:ascii="Times New Roman" w:hAnsi="Times New Roman" w:cs="Times New Roman"/>
          <w:b w:val="0"/>
          <w:i w:val="0"/>
          <w:color w:val="auto"/>
        </w:rPr>
        <w:t xml:space="preserve"> Scenario 6 has been excluded as the most outstanding point.</w:t>
      </w:r>
    </w:p>
    <w:p w14:paraId="0A63923E" w14:textId="0E0FB105" w:rsidR="00AC493E" w:rsidRPr="009F6A21" w:rsidRDefault="000A1B0D" w:rsidP="00BD1061">
      <w:pPr>
        <w:pStyle w:val="Heading4"/>
      </w:pPr>
      <w:bookmarkStart w:id="742" w:name="_Toc507486010"/>
      <w:r>
        <w:t>Ambitious</w:t>
      </w:r>
      <w:r w:rsidR="00AC493E" w:rsidRPr="009F6A21">
        <w:t xml:space="preserve"> Scenario</w:t>
      </w:r>
      <w:bookmarkEnd w:id="742"/>
      <w:r w:rsidR="00FB2C53" w:rsidRPr="009F6A21">
        <w:t xml:space="preserve"> </w:t>
      </w:r>
      <w:r w:rsidR="00796068" w:rsidRPr="009F6A21">
        <w:t>–</w:t>
      </w:r>
      <w:r w:rsidR="000E61FA" w:rsidRPr="000E61FA">
        <w:rPr>
          <w:rFonts w:ascii="Times New Roman" w:eastAsiaTheme="minorEastAsia" w:hAnsi="Times New Roman" w:cstheme="minorBidi"/>
          <w:b w:val="0"/>
          <w:bCs w:val="0"/>
          <w:i w:val="0"/>
          <w:iCs w:val="0"/>
          <w:color w:val="auto"/>
        </w:rPr>
        <w:t xml:space="preserve"> </w:t>
      </w:r>
      <w:r w:rsidR="00AD0A02">
        <w:rPr>
          <w:rFonts w:ascii="Times" w:eastAsia="Helvetica Neue" w:hAnsi="Times" w:cs="Helvetica Neue"/>
          <w:b w:val="0"/>
          <w:i w:val="0"/>
          <w:color w:val="000000" w:themeColor="text1"/>
        </w:rPr>
        <w:t xml:space="preserve">This scenario is based on the ‘high of all’ estimate of </w:t>
      </w:r>
      <w:r w:rsidR="004D0838">
        <w:rPr>
          <w:rFonts w:ascii="Times" w:eastAsia="Helvetica Neue" w:hAnsi="Times" w:cs="Helvetica Neue"/>
          <w:b w:val="0"/>
          <w:i w:val="0"/>
          <w:color w:val="000000" w:themeColor="text1"/>
        </w:rPr>
        <w:t>nine</w:t>
      </w:r>
      <w:r w:rsidR="00AD0A02">
        <w:rPr>
          <w:rFonts w:ascii="Times" w:eastAsia="Helvetica Neue" w:hAnsi="Times" w:cs="Helvetica Neue"/>
          <w:b w:val="0"/>
          <w:i w:val="0"/>
          <w:color w:val="000000" w:themeColor="text1"/>
        </w:rPr>
        <w:t xml:space="preserve"> custom adoption scenarios</w:t>
      </w:r>
      <w:r w:rsidR="00414B81" w:rsidRPr="00A3261C">
        <w:rPr>
          <w:rFonts w:ascii="Times" w:eastAsia="Helvetica Neue" w:hAnsi="Times" w:cs="Helvetica Neue"/>
          <w:b w:val="0"/>
          <w:i w:val="0"/>
          <w:color w:val="000000" w:themeColor="text1"/>
        </w:rPr>
        <w:t>.</w:t>
      </w:r>
      <w:r w:rsidR="004D0838" w:rsidRPr="004D0838">
        <w:rPr>
          <w:rFonts w:ascii="Times New Roman" w:hAnsi="Times New Roman" w:cs="Times New Roman"/>
          <w:b w:val="0"/>
          <w:i w:val="0"/>
          <w:color w:val="auto"/>
        </w:rPr>
        <w:t xml:space="preserve"> </w:t>
      </w:r>
      <w:r w:rsidR="004D0838">
        <w:rPr>
          <w:rFonts w:ascii="Times New Roman" w:hAnsi="Times New Roman" w:cs="Times New Roman"/>
          <w:b w:val="0"/>
          <w:i w:val="0"/>
          <w:color w:val="auto"/>
        </w:rPr>
        <w:t>Scenario 6 has been excluded as the most outstanding point.</w:t>
      </w:r>
    </w:p>
    <w:p w14:paraId="7A77F5DD" w14:textId="7C7074E4" w:rsidR="00AC493E" w:rsidRPr="009F6A21" w:rsidRDefault="000A1B0D" w:rsidP="00BD1061">
      <w:pPr>
        <w:pStyle w:val="Heading4"/>
      </w:pPr>
      <w:bookmarkStart w:id="743" w:name="_Toc507486011"/>
      <w:r>
        <w:t>Maximum</w:t>
      </w:r>
      <w:r w:rsidR="00AC493E" w:rsidRPr="009F6A21">
        <w:t xml:space="preserve"> Scenario</w:t>
      </w:r>
      <w:bookmarkEnd w:id="743"/>
      <w:r w:rsidR="00FB2C53" w:rsidRPr="009F6A21">
        <w:t xml:space="preserve"> </w:t>
      </w:r>
      <w:r w:rsidR="00C328B0" w:rsidRPr="009F6A21">
        <w:t>–</w:t>
      </w:r>
      <w:r w:rsidR="000E61FA" w:rsidRPr="000E61FA">
        <w:rPr>
          <w:rFonts w:ascii="Times New Roman" w:eastAsiaTheme="minorEastAsia" w:hAnsi="Times New Roman" w:cstheme="minorBidi"/>
          <w:b w:val="0"/>
          <w:bCs w:val="0"/>
          <w:i w:val="0"/>
          <w:iCs w:val="0"/>
          <w:color w:val="auto"/>
        </w:rPr>
        <w:t xml:space="preserve"> </w:t>
      </w:r>
      <w:r w:rsidR="00D54046" w:rsidRPr="00BB29ED">
        <w:rPr>
          <w:rFonts w:ascii="Times" w:eastAsia="Helvetica Neue" w:hAnsi="Times" w:cs="Helvetica Neue"/>
          <w:b w:val="0"/>
          <w:i w:val="0"/>
          <w:color w:val="000000" w:themeColor="text1"/>
        </w:rPr>
        <w:t>Adoption is intensified under this scenario</w:t>
      </w:r>
      <w:r w:rsidR="00AD0A02">
        <w:rPr>
          <w:rFonts w:ascii="Times" w:eastAsia="Helvetica Neue" w:hAnsi="Times" w:cs="Helvetica Neue"/>
          <w:b w:val="0"/>
          <w:i w:val="0"/>
          <w:color w:val="000000" w:themeColor="text1"/>
        </w:rPr>
        <w:t xml:space="preserve"> by choosing the single highest custom scenario, scenario 10 – assuming 90% of TOA is protected by 2050.</w:t>
      </w:r>
    </w:p>
    <w:p w14:paraId="0291C3B2" w14:textId="77777777" w:rsidR="00FB2C53" w:rsidRPr="009F6A21" w:rsidRDefault="00FB2C53" w:rsidP="002A757A">
      <w:pPr>
        <w:jc w:val="left"/>
      </w:pPr>
    </w:p>
    <w:p w14:paraId="4C24E6F4" w14:textId="23F18AF2" w:rsidR="00FB3AB3" w:rsidRPr="009F6A21" w:rsidRDefault="00686965" w:rsidP="002A757A">
      <w:pPr>
        <w:pStyle w:val="Heading2"/>
        <w:numPr>
          <w:ilvl w:val="1"/>
          <w:numId w:val="26"/>
        </w:numPr>
        <w:jc w:val="left"/>
      </w:pPr>
      <w:bookmarkStart w:id="744" w:name="_Toc65144028"/>
      <w:r w:rsidRPr="009F6A21">
        <w:t>Inputs</w:t>
      </w:r>
      <w:bookmarkEnd w:id="744"/>
    </w:p>
    <w:p w14:paraId="3EBCEF57" w14:textId="463B9347" w:rsidR="00FB3AB3" w:rsidRPr="009F6A21" w:rsidRDefault="00686965" w:rsidP="002A757A">
      <w:pPr>
        <w:pStyle w:val="Heading3"/>
        <w:jc w:val="left"/>
      </w:pPr>
      <w:bookmarkStart w:id="745" w:name="_Toc35621399"/>
      <w:bookmarkStart w:id="746" w:name="_Toc35621400"/>
      <w:bookmarkStart w:id="747" w:name="_Toc35621401"/>
      <w:bookmarkStart w:id="748" w:name="_Toc35621402"/>
      <w:bookmarkStart w:id="749" w:name="_Toc35621403"/>
      <w:bookmarkStart w:id="750" w:name="_Toc65144029"/>
      <w:bookmarkEnd w:id="745"/>
      <w:bookmarkEnd w:id="746"/>
      <w:bookmarkEnd w:id="747"/>
      <w:bookmarkEnd w:id="748"/>
      <w:bookmarkEnd w:id="749"/>
      <w:r w:rsidRPr="009F6A21">
        <w:t>Climate Inputs</w:t>
      </w:r>
      <w:bookmarkEnd w:id="750"/>
    </w:p>
    <w:p w14:paraId="4CCA3BA8" w14:textId="0DF844DA" w:rsidR="00E14F54" w:rsidRDefault="009E374A" w:rsidP="29185782">
      <w:pPr>
        <w:rPr>
          <w:lang w:val="en-GB"/>
        </w:rPr>
      </w:pPr>
      <w:r>
        <w:rPr>
          <w:lang w:val="en-GB"/>
        </w:rPr>
        <w:t xml:space="preserve">The emission of carbon from disturbed sediment by bottom trawling activity </w:t>
      </w:r>
      <w:r w:rsidR="00615103">
        <w:rPr>
          <w:lang w:val="en-GB"/>
        </w:rPr>
        <w:t>is</w:t>
      </w:r>
      <w:r>
        <w:rPr>
          <w:lang w:val="en-GB"/>
        </w:rPr>
        <w:t xml:space="preserve"> </w:t>
      </w:r>
      <w:r w:rsidR="00615103">
        <w:rPr>
          <w:lang w:val="en-GB"/>
        </w:rPr>
        <w:t xml:space="preserve">a </w:t>
      </w:r>
      <w:r>
        <w:rPr>
          <w:lang w:val="en-GB"/>
        </w:rPr>
        <w:t>very uncertain process that depend</w:t>
      </w:r>
      <w:r w:rsidR="00615103">
        <w:rPr>
          <w:lang w:val="en-GB"/>
        </w:rPr>
        <w:t>s</w:t>
      </w:r>
      <w:r>
        <w:rPr>
          <w:lang w:val="en-GB"/>
        </w:rPr>
        <w:t xml:space="preserve"> on many factors. However, the recent advances in the field of global carbon stock in sediments</w:t>
      </w:r>
      <w:r w:rsidR="00615103">
        <w:rPr>
          <w:lang w:val="en-GB"/>
        </w:rPr>
        <w:t>, as well as bottom trawling footprint,</w:t>
      </w:r>
      <w:r>
        <w:rPr>
          <w:lang w:val="en-GB"/>
        </w:rPr>
        <w:t xml:space="preserve"> allows </w:t>
      </w:r>
      <w:r w:rsidR="00615103">
        <w:rPr>
          <w:lang w:val="en-GB"/>
        </w:rPr>
        <w:t>making</w:t>
      </w:r>
      <w:r>
        <w:rPr>
          <w:lang w:val="en-GB"/>
        </w:rPr>
        <w:t xml:space="preserve"> some approximations of the rate of</w:t>
      </w:r>
      <w:r w:rsidR="00E52954">
        <w:rPr>
          <w:lang w:val="en-GB"/>
        </w:rPr>
        <w:t xml:space="preserve"> </w:t>
      </w:r>
      <w:r>
        <w:rPr>
          <w:lang w:val="en-GB"/>
        </w:rPr>
        <w:t xml:space="preserve">CO2 emissions. </w:t>
      </w:r>
      <w:r w:rsidR="00984FF0">
        <w:rPr>
          <w:lang w:val="en-GB"/>
        </w:rPr>
        <w:t xml:space="preserve">Also, </w:t>
      </w:r>
      <w:r w:rsidR="00D118DD">
        <w:rPr>
          <w:lang w:val="en-GB"/>
        </w:rPr>
        <w:t xml:space="preserve">recent study </w:t>
      </w:r>
      <w:r w:rsidR="00D118DD">
        <w:rPr>
          <w:color w:val="000000"/>
          <w:shd w:val="clear" w:color="auto" w:fill="FFFFFF"/>
        </w:rPr>
        <w:t xml:space="preserve">proves that the trawling disturbances of sediment layer are associated with a sudden and temporary increase in the mineralization rate of organic matter via the introduction of a new pool of reactive organic matter </w:t>
      </w:r>
      <w:r w:rsidR="00D118DD">
        <w:rPr>
          <w:color w:val="000000"/>
          <w:shd w:val="clear" w:color="auto" w:fill="FFFFFF"/>
        </w:rPr>
        <w:fldChar w:fldCharType="begin"/>
      </w:r>
      <w:r w:rsidR="00D118DD">
        <w:rPr>
          <w:color w:val="000000"/>
          <w:shd w:val="clear" w:color="auto" w:fill="FFFFFF"/>
        </w:rPr>
        <w:instrText xml:space="preserve"> ADDIN ZOTERO_ITEM CSL_CITATION {"citationID":"T4OWDeid","properties":{"formattedCitation":"(van de Velde et al., 2018)","plainCitation":"(van de Velde et al., 2018)","noteIndex":0},"citationItems":[{"id":2810,"uris":["http://zotero.org/groups/2530313/items/9WVARUBA"],"uri":["http://zotero.org/groups/2530313/items/9WVARUBA"],"itemData":{"id":2810,"type":"article-journal","abstract":"Coastal sediments and continental shelves play a crucial role in global biogeochemistry, as they form the prime site of organic carbon burial. Bottom trawling and dredging are known to increasingly impact the coastal seafloor through relocation and homogenisation of sediments, yet little is known about the effects of such anthropogenic sediment reworking on the overall cycling of carbon and other elements within the coastal seafloor. Here, we document the transient recovery of the seafloor biogeochemistry after an in situ disturbance. Evidence from pore-water data and model simulations reveal a short-term increase in the overall carbon mineralisation rate, as well as a longer-term shift in the redox pathways of organic matter mineralisation, favouring organoclastic sulphate reduction over methane formation. This data suggests that anthropogenic sediment reworking could have a sizeable impact on the carbon cycle in cohesive sediments on continental shelves. This imprint will increase in the near future, along with the growing economic exploitation of the coastal ocean.","container-title":"Scientific Reports","DOI":"10.1038/s41598-018-23925-y","ISSN":"2045-2322","journalAbbreviation":"Sci Rep","note":"PMID: 29615805\nPMCID: PMC5883055","source":"PubMed Central","title":"Anthropogenic disturbance keeps the coastal seafloor biogeochemistry in a transient state","URL":"https://www.ncbi.nlm.nih.gov/pmc/articles/PMC5883055/","volume":"8","author":[{"family":"Velde","given":"Sebastiaan","non-dropping-particle":"van de"},{"family":"Van Lancker","given":"Vera"},{"family":"Hidalgo-Martinez","given":"Silvia"},{"family":"Berelson","given":"William M."},{"family":"Meysman","given":"Filip J. R."}],"accessed":{"date-parts":[["2020",10,5]]},"issued":{"date-parts":[["2018",4,3]]}}}],"schema":"https://github.com/citation-style-language/schema/raw/master/csl-citation.json"} </w:instrText>
      </w:r>
      <w:r w:rsidR="00D118DD">
        <w:rPr>
          <w:color w:val="000000"/>
          <w:shd w:val="clear" w:color="auto" w:fill="FFFFFF"/>
        </w:rPr>
        <w:fldChar w:fldCharType="separate"/>
      </w:r>
      <w:r w:rsidR="00D118DD" w:rsidRPr="00D118DD">
        <w:rPr>
          <w:rFonts w:cs="Times New Roman"/>
        </w:rPr>
        <w:t>(van de Velde et al., 2018)</w:t>
      </w:r>
      <w:r w:rsidR="00D118DD">
        <w:rPr>
          <w:color w:val="000000"/>
          <w:shd w:val="clear" w:color="auto" w:fill="FFFFFF"/>
        </w:rPr>
        <w:fldChar w:fldCharType="end"/>
      </w:r>
      <w:r w:rsidR="00D118DD">
        <w:rPr>
          <w:color w:val="000000"/>
          <w:shd w:val="clear" w:color="auto" w:fill="FFFFFF"/>
        </w:rPr>
        <w:t xml:space="preserve">. </w:t>
      </w:r>
      <w:r>
        <w:rPr>
          <w:lang w:val="en-GB"/>
        </w:rPr>
        <w:t xml:space="preserve">To incorporate the large uncertainty, every variable used in calculating climate input was set at </w:t>
      </w:r>
      <w:r w:rsidR="00615103">
        <w:rPr>
          <w:lang w:val="en-GB"/>
        </w:rPr>
        <w:t xml:space="preserve">a </w:t>
      </w:r>
      <w:r>
        <w:rPr>
          <w:lang w:val="en-GB"/>
        </w:rPr>
        <w:t xml:space="preserve">conservative rate. </w:t>
      </w:r>
      <w:r w:rsidR="00AB65B3">
        <w:rPr>
          <w:lang w:val="en-GB"/>
        </w:rPr>
        <w:t xml:space="preserve">The main climate input for the current solution is </w:t>
      </w:r>
      <w:r w:rsidR="00637BEC">
        <w:rPr>
          <w:lang w:val="en-GB"/>
        </w:rPr>
        <w:t>‘</w:t>
      </w:r>
      <w:r w:rsidR="00AB65B3">
        <w:rPr>
          <w:lang w:val="en-GB"/>
        </w:rPr>
        <w:t>Reduced tonnes of CO2 emissions per ocean unit</w:t>
      </w:r>
      <w:r w:rsidR="00637BEC">
        <w:rPr>
          <w:lang w:val="en-GB"/>
        </w:rPr>
        <w:t>’</w:t>
      </w:r>
      <w:r w:rsidR="00AB65B3">
        <w:rPr>
          <w:lang w:val="en-GB"/>
        </w:rPr>
        <w:t xml:space="preserve">. This </w:t>
      </w:r>
      <w:r>
        <w:rPr>
          <w:lang w:val="en-GB"/>
        </w:rPr>
        <w:t>input</w:t>
      </w:r>
      <w:r w:rsidR="00AB65B3">
        <w:rPr>
          <w:lang w:val="en-GB"/>
        </w:rPr>
        <w:t xml:space="preserve"> if coming from </w:t>
      </w:r>
      <w:r w:rsidR="00637BEC">
        <w:rPr>
          <w:lang w:val="en-GB"/>
        </w:rPr>
        <w:t xml:space="preserve">the </w:t>
      </w:r>
      <w:r w:rsidR="00AB65B3">
        <w:rPr>
          <w:lang w:val="en-GB"/>
        </w:rPr>
        <w:t>following equation:</w:t>
      </w:r>
    </w:p>
    <w:p w14:paraId="08762A81" w14:textId="6F41DAC0" w:rsidR="00EA2404" w:rsidRPr="00EA2404" w:rsidRDefault="00EA2404" w:rsidP="29185782">
      <w:pPr>
        <w:rPr>
          <w:lang w:val="en-GB"/>
        </w:rPr>
      </w:pPr>
      <m:oMathPara>
        <m:oMath>
          <m:r>
            <w:rPr>
              <w:rFonts w:ascii="Cambria Math" w:hAnsi="Cambria Math"/>
              <w:lang w:val="en-GB"/>
            </w:rPr>
            <m:t xml:space="preserve">Reduced tonnes of CO2 emissions=C storage in protected ocean </m:t>
          </m:r>
          <m:d>
            <m:dPr>
              <m:begChr m:val="["/>
              <m:endChr m:val="]"/>
              <m:ctrlPr>
                <w:rPr>
                  <w:rFonts w:ascii="Cambria Math" w:hAnsi="Cambria Math"/>
                  <w:i/>
                  <w:lang w:val="en-GB"/>
                </w:rPr>
              </m:ctrlPr>
            </m:dPr>
            <m:e>
              <m:r>
                <w:rPr>
                  <w:rFonts w:ascii="Cambria Math" w:hAnsi="Cambria Math"/>
                  <w:lang w:val="en-GB"/>
                </w:rPr>
                <m:t>t</m:t>
              </m:r>
            </m:e>
          </m:d>
          <m:r>
            <w:rPr>
              <w:rFonts w:ascii="Cambria Math" w:hAnsi="Cambria Math"/>
              <w:lang w:val="en-GB"/>
            </w:rPr>
            <m:t>∙POC disturbance by bottom trawling</m:t>
          </m:r>
          <m:d>
            <m:dPr>
              <m:begChr m:val="["/>
              <m:endChr m:val="]"/>
              <m:ctrlPr>
                <w:rPr>
                  <w:rFonts w:ascii="Cambria Math" w:hAnsi="Cambria Math"/>
                  <w:i/>
                  <w:lang w:val="en-GB"/>
                </w:rPr>
              </m:ctrlPr>
            </m:dPr>
            <m:e>
              <m:r>
                <w:rPr>
                  <w:rFonts w:ascii="Cambria Math" w:hAnsi="Cambria Math"/>
                  <w:lang w:val="en-GB"/>
                </w:rPr>
                <m:t>%</m:t>
              </m:r>
            </m:e>
          </m:d>
          <m:r>
            <w:rPr>
              <w:rFonts w:ascii="Cambria Math" w:hAnsi="Cambria Math"/>
              <w:lang w:val="en-GB"/>
            </w:rPr>
            <m:t>∙penetration depth of trawling gear</m:t>
          </m:r>
          <m:d>
            <m:dPr>
              <m:begChr m:val="["/>
              <m:endChr m:val="]"/>
              <m:ctrlPr>
                <w:rPr>
                  <w:rFonts w:ascii="Cambria Math" w:hAnsi="Cambria Math"/>
                  <w:i/>
                  <w:lang w:val="en-GB"/>
                </w:rPr>
              </m:ctrlPr>
            </m:dPr>
            <m:e>
              <m:r>
                <w:rPr>
                  <w:rFonts w:ascii="Cambria Math" w:hAnsi="Cambria Math"/>
                  <w:lang w:val="en-GB"/>
                </w:rPr>
                <m:t>m</m:t>
              </m:r>
            </m:e>
          </m:d>
          <m:r>
            <w:rPr>
              <w:rFonts w:ascii="Cambria Math" w:hAnsi="Cambria Math"/>
              <w:lang w:val="en-GB"/>
            </w:rPr>
            <m:t xml:space="preserve">∙labile organic matter fraction[%]∙remineralization rate of C to CO2[%]∙C to CO2 conversion ratio </m:t>
          </m:r>
        </m:oMath>
      </m:oMathPara>
    </w:p>
    <w:p w14:paraId="48F80E1A" w14:textId="77777777" w:rsidR="00EA2404" w:rsidRDefault="00EA2404" w:rsidP="29185782">
      <w:pPr>
        <w:rPr>
          <w:lang w:val="en-GB"/>
        </w:rPr>
      </w:pPr>
    </w:p>
    <w:p w14:paraId="486DBAD4" w14:textId="0DB0BE45" w:rsidR="003376BA" w:rsidRDefault="003376BA" w:rsidP="29185782">
      <w:pPr>
        <w:rPr>
          <w:lang w:val="en-GB"/>
        </w:rPr>
      </w:pPr>
      <w:r>
        <w:rPr>
          <w:lang w:val="en-GB"/>
        </w:rPr>
        <w:lastRenderedPageBreak/>
        <w:t>Carbon storage is taken from the global metanalysis of over 1</w:t>
      </w:r>
      <w:r w:rsidR="005E4B31">
        <w:rPr>
          <w:lang w:val="en-GB"/>
        </w:rPr>
        <w:t>1</w:t>
      </w:r>
      <w:r>
        <w:rPr>
          <w:lang w:val="en-GB"/>
        </w:rPr>
        <w:t xml:space="preserve"> thousand data points from </w:t>
      </w:r>
      <w:r w:rsidR="005E4B31">
        <w:rPr>
          <w:lang w:val="en-GB"/>
        </w:rPr>
        <w:t>685</w:t>
      </w:r>
      <w:r>
        <w:rPr>
          <w:lang w:val="en-GB"/>
        </w:rPr>
        <w:t xml:space="preserve"> sources of carbon content in the sediment cores </w:t>
      </w:r>
      <w:r>
        <w:rPr>
          <w:lang w:val="en-GB"/>
        </w:rPr>
        <w:fldChar w:fldCharType="begin"/>
      </w:r>
      <w:r>
        <w:rPr>
          <w:lang w:val="en-GB"/>
        </w:rPr>
        <w:instrText xml:space="preserve"> ADDIN ZOTERO_ITEM CSL_CITATION {"citationID":"lZ60dyji","properties":{"formattedCitation":"(Atwood et al., 2020)","plainCitation":"(Atwood et al., 2020)","noteIndex":0},"citationItems":[{"id":2202,"uris":["http://zotero.org/groups/2530313/items/YLMSQQ2J"],"uri":["http://zotero.org/groups/2530313/items/YLMSQQ2J"],"itemData":{"id":2202,"type":"article-journal","abstract":"To develop more accurate global carbon (C) budgets and to better inform management of human activities in the ocean, we need high-resolution estimates of marine C stocks. Here we quantify global marine sedimentary C stocks at a 1-km resolution, and find that marine sediments store ~ 3117 (3006-3209) Pg C in the top 1 meter (more than twice that of terrestrial soils). Sediments in abyss/basin zones account for 75% of the global marine sediment C stock, and 52% of that stock is within the 200-mile Exclusive Economic Zones of countries. Currently, only ~2% of sediment C stocks are located in highly to fully protected areas that prevent the disturbance of the seafloor. Our results show that marine sediments represent a large and globally important C sink. However, the lack of protection for marine C stocks makes them highly vulnerable to human disturbances that can lead to their remineralization to CO2, further aggravating climate change impacts.","container-title":"Frontiers in Marine Science","DOI":"10.3389/fmars.2020.00165","ISSN":"2296-7745","journalAbbreviation":"Front. Mar. Sci.","language":"English","note":"publisher: Frontiers","source":"Frontiers","title":"Global Patterns in Marine Sediment Carbon Stocks","URL":"https://www.frontiersin.org/articles/10.3389/fmars.2020.00165/full","volume":"7","author":[{"family":"Atwood","given":"Trisha B."},{"family":"Witt","given":"Andrew"},{"family":"Mayorga","given":"Juan"},{"family":"Hammill","given":"Edd"},{"family":"Sala","given":"Enric"}],"accessed":{"date-parts":[["2020",7,1]]},"issued":{"date-parts":[["2020"]]}}}],"schema":"https://github.com/citation-style-language/schema/raw/master/csl-citation.json"} </w:instrText>
      </w:r>
      <w:r>
        <w:rPr>
          <w:lang w:val="en-GB"/>
        </w:rPr>
        <w:fldChar w:fldCharType="separate"/>
      </w:r>
      <w:r w:rsidRPr="003376BA">
        <w:rPr>
          <w:rFonts w:cs="Times New Roman"/>
        </w:rPr>
        <w:t>(Atwood et al., 2020)</w:t>
      </w:r>
      <w:r>
        <w:rPr>
          <w:lang w:val="en-GB"/>
        </w:rPr>
        <w:fldChar w:fldCharType="end"/>
      </w:r>
      <w:r>
        <w:rPr>
          <w:lang w:val="en-GB"/>
        </w:rPr>
        <w:t xml:space="preserve">. </w:t>
      </w:r>
      <w:r w:rsidR="005E4B31">
        <w:rPr>
          <w:lang w:val="en-GB"/>
        </w:rPr>
        <w:t xml:space="preserve">As this study gathers global data of organic carbon content in the sediments published in the last forty years and used </w:t>
      </w:r>
      <w:r w:rsidR="00637BEC">
        <w:rPr>
          <w:lang w:val="en-GB"/>
        </w:rPr>
        <w:t xml:space="preserve">a </w:t>
      </w:r>
      <w:r w:rsidR="005E4B31">
        <w:rPr>
          <w:lang w:val="en-GB"/>
        </w:rPr>
        <w:t>different kind of extrapolations and calculations to unify collected data, the usage of raw data</w:t>
      </w:r>
      <w:r w:rsidR="00FF2693">
        <w:rPr>
          <w:lang w:val="en-GB"/>
        </w:rPr>
        <w:t xml:space="preserve"> as inputs</w:t>
      </w:r>
      <w:r w:rsidR="005E4B31">
        <w:rPr>
          <w:lang w:val="en-GB"/>
        </w:rPr>
        <w:t xml:space="preserve"> w</w:t>
      </w:r>
      <w:r w:rsidR="00637BEC">
        <w:rPr>
          <w:lang w:val="en-GB"/>
        </w:rPr>
        <w:t>ere</w:t>
      </w:r>
      <w:r w:rsidR="005E4B31">
        <w:rPr>
          <w:lang w:val="en-GB"/>
        </w:rPr>
        <w:t xml:space="preserve"> </w:t>
      </w:r>
      <w:r w:rsidR="00FF2693">
        <w:rPr>
          <w:lang w:val="en-GB"/>
        </w:rPr>
        <w:t>not possible</w:t>
      </w:r>
      <w:r w:rsidR="005E4B31">
        <w:rPr>
          <w:lang w:val="en-GB"/>
        </w:rPr>
        <w:t xml:space="preserve">. </w:t>
      </w:r>
      <w:r w:rsidR="00637BEC">
        <w:rPr>
          <w:lang w:val="en-GB"/>
        </w:rPr>
        <w:t xml:space="preserve">Atwood et al.  </w:t>
      </w:r>
      <w:r>
        <w:rPr>
          <w:lang w:val="en-GB"/>
        </w:rPr>
        <w:t>study provide raw data of carbon stock within 1 meter of sediment column</w:t>
      </w:r>
      <w:r w:rsidR="003466EF">
        <w:rPr>
          <w:lang w:val="en-GB"/>
        </w:rPr>
        <w:t xml:space="preserve"> per square </w:t>
      </w:r>
      <w:r w:rsidR="005E4B31">
        <w:rPr>
          <w:lang w:val="en-GB"/>
        </w:rPr>
        <w:t>kilometre</w:t>
      </w:r>
      <w:r>
        <w:rPr>
          <w:lang w:val="en-GB"/>
        </w:rPr>
        <w:t>, associated with geographical coordinates. Those data point</w:t>
      </w:r>
      <w:r w:rsidR="00637BEC">
        <w:rPr>
          <w:lang w:val="en-GB"/>
        </w:rPr>
        <w:t>s</w:t>
      </w:r>
      <w:r>
        <w:rPr>
          <w:lang w:val="en-GB"/>
        </w:rPr>
        <w:t xml:space="preserve"> were f</w:t>
      </w:r>
      <w:r w:rsidR="003466EF">
        <w:rPr>
          <w:lang w:val="en-GB"/>
        </w:rPr>
        <w:t>i</w:t>
      </w:r>
      <w:r>
        <w:rPr>
          <w:lang w:val="en-GB"/>
        </w:rPr>
        <w:t xml:space="preserve">tted to the bottom trawling areas of </w:t>
      </w:r>
      <w:r w:rsidR="00E52954">
        <w:rPr>
          <w:lang w:val="en-GB"/>
        </w:rPr>
        <w:t xml:space="preserve">Sala et al. 2021 </w:t>
      </w:r>
      <w:r w:rsidR="003466EF">
        <w:rPr>
          <w:lang w:val="en-GB"/>
        </w:rPr>
        <w:t xml:space="preserve">using GIS analysis </w:t>
      </w:r>
      <w:r w:rsidR="00901FF4">
        <w:rPr>
          <w:lang w:val="en-GB"/>
        </w:rPr>
        <w:t>(</w:t>
      </w:r>
      <w:r w:rsidR="003466EF">
        <w:rPr>
          <w:lang w:val="en-GB"/>
        </w:rPr>
        <w:fldChar w:fldCharType="begin"/>
      </w:r>
      <w:r w:rsidR="00B4107E">
        <w:rPr>
          <w:lang w:val="en-GB"/>
        </w:rPr>
        <w:instrText xml:space="preserve"> ADDIN ZOTERO_ITEM CSL_CITATION {"citationID":"kh3AsHvC","properties":{"formattedCitation":"(Amoroso et al., 2018; QGIS.org, 2020)","plainCitation":"(Amoroso et al., 2018; QGIS.org, 2020)","dontUpdate":true,"noteIndex":0},"citationItems":[{"id":2164,"uris":["http://zotero.org/groups/2530313/items/UI3NT5GX"],"uri":["http://zotero.org/groups/2530313/items/UI3NT5GX"],"itemData":{"id":2164,"type":"article-journal","abstract":"Bottom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w:instrText>
      </w:r>
      <w:r w:rsidR="00B4107E">
        <w:rPr>
          <w:rFonts w:hint="eastAsia"/>
          <w:lang w:val="en-GB"/>
        </w:rPr>
        <w:instrText xml:space="preserve">l trawling footprints when high-resolution spatial data are unavailable. If SAR was </w:instrText>
      </w:r>
      <w:r w:rsidR="00B4107E">
        <w:rPr>
          <w:rFonts w:hint="eastAsia"/>
          <w:lang w:val="en-GB"/>
        </w:rPr>
        <w:instrText>≤</w:instrText>
      </w:r>
      <w:r w:rsidR="00B4107E">
        <w:rPr>
          <w:rFonts w:hint="eastAsia"/>
          <w:lang w:val="en-GB"/>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B4107E">
        <w:rPr>
          <w:rFonts w:hint="eastAsia"/>
          <w:lang w:val="en-GB"/>
        </w:rPr>
        <w:instrText>≤</w:instrText>
      </w:r>
      <w:r w:rsidR="00B4107E">
        <w:rPr>
          <w:rFonts w:hint="eastAsia"/>
          <w:lang w:val="en-GB"/>
        </w:rPr>
        <w:instrText>0.25 in regions where fishing rates consistently met international sustainability benchmarks for fish stocks, implying collateral environmental benefits from sustainable fishing.","cont</w:instrText>
      </w:r>
      <w:r w:rsidR="00B4107E">
        <w:rPr>
          <w:lang w:val="en-GB"/>
        </w:rPr>
        <w:instrText xml:space="preserve">ainer-title":"Proceedings of the National Academy 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J."},{"family":"Jennings","given":"Simon"}],"issued":{"date-parts":[["2018",10,23]]}}},{"id":2655,"uris":["http://zotero.org/groups/2530313/items/AFCBKY8W"],"uri":["http://zotero.org/groups/2530313/items/AFCBKY8W"],"itemData":{"id":2655,"type":"book","title":"QGIS Geographic Information System.Open Source Geospatial Foundation Project.","URL":"http://qgis.org","author":[{"family":"QGIS.org","given":""}],"issued":{"date-parts":[["2020"]]}}}],"schema":"https://github.com/citation-style-language/schema/raw/master/csl-citation.json"} </w:instrText>
      </w:r>
      <w:r w:rsidR="003466EF">
        <w:rPr>
          <w:lang w:val="en-GB"/>
        </w:rPr>
        <w:fldChar w:fldCharType="separate"/>
      </w:r>
      <w:r w:rsidR="00C72855" w:rsidRPr="00C72855">
        <w:rPr>
          <w:rFonts w:cs="Times New Roman"/>
        </w:rPr>
        <w:t>QGIS.org, 2020)</w:t>
      </w:r>
      <w:r w:rsidR="003466EF">
        <w:rPr>
          <w:lang w:val="en-GB"/>
        </w:rPr>
        <w:fldChar w:fldCharType="end"/>
      </w:r>
      <w:r w:rsidR="00901FF4">
        <w:rPr>
          <w:lang w:val="en-GB"/>
        </w:rPr>
        <w:t xml:space="preserve"> and EEZs boundaries provided by </w:t>
      </w:r>
      <w:r w:rsidR="00901FF4">
        <w:rPr>
          <w:lang w:val="en-GB"/>
        </w:rPr>
        <w:fldChar w:fldCharType="begin"/>
      </w:r>
      <w:r w:rsidR="00901FF4">
        <w:rPr>
          <w:lang w:val="en-GB"/>
        </w:rPr>
        <w:instrText xml:space="preserve"> ADDIN ZOTERO_ITEM CSL_CITATION {"citationID":"xshTWnAI","properties":{"formattedCitation":"(Flanders Marine Institute, 2019; QGIS.org, 2020)","plainCitation":"(Flanders Marine Institute, 2019; QGIS.org, 2020)","noteIndex":0},"citationItems":[{"id":2690,"uris":["http://zotero.org/groups/2530313/items/N6THUEP2"],"uri":["http://zotero.org/groups/2530313/items/N6THUEP2"],"itemData":{"id":2690,"type":"book","ISBN":"https://doi.org/10.14284/386","title":"Maritime Boundaries Geodatabase: Maritime Boundaries and Exclusive Economic Zones (200NM), version 11.","URL":"https://www.marineregions.org/","author":[{"family":"Flanders Marine Institute","given":""}],"issued":{"date-parts":[["2019"]]}}},{"id":2655,"uris":["http://zotero.org/groups/2530313/items/AFCBKY8W"],"uri":["http://zotero.org/groups/2530313/items/AFCBKY8W"],"itemData":{"id":2655,"type":"book","title":"QGIS Geographic Information System.Open Source Geospatial Foundation Project.","URL":"http://qgis.org","author":[{"family":"QGIS.org","given":""}],"issued":{"date-parts":[["2020"]]}}}],"schema":"https://github.com/citation-style-language/schema/raw/master/csl-citation.json"} </w:instrText>
      </w:r>
      <w:r w:rsidR="00901FF4">
        <w:rPr>
          <w:lang w:val="en-GB"/>
        </w:rPr>
        <w:fldChar w:fldCharType="separate"/>
      </w:r>
      <w:r w:rsidR="00901FF4" w:rsidRPr="00901FF4">
        <w:rPr>
          <w:rFonts w:cs="Times New Roman"/>
        </w:rPr>
        <w:t>(Flanders Marine Institute, 2019; QGIS.org, 2020)</w:t>
      </w:r>
      <w:r w:rsidR="00901FF4">
        <w:rPr>
          <w:lang w:val="en-GB"/>
        </w:rPr>
        <w:fldChar w:fldCharType="end"/>
      </w:r>
      <w:r w:rsidR="00A45B45">
        <w:rPr>
          <w:lang w:val="en-GB"/>
        </w:rPr>
        <w:t>)</w:t>
      </w:r>
      <w:r w:rsidR="003466EF">
        <w:rPr>
          <w:lang w:val="en-GB"/>
        </w:rPr>
        <w:t xml:space="preserve">. Then, </w:t>
      </w:r>
      <w:r w:rsidR="00637BEC">
        <w:rPr>
          <w:lang w:val="en-GB"/>
        </w:rPr>
        <w:t xml:space="preserve">an </w:t>
      </w:r>
      <w:r w:rsidR="003466EF">
        <w:rPr>
          <w:lang w:val="en-GB"/>
        </w:rPr>
        <w:t>average of carbon stock w</w:t>
      </w:r>
      <w:r w:rsidR="00637BEC">
        <w:rPr>
          <w:lang w:val="en-GB"/>
        </w:rPr>
        <w:t>as</w:t>
      </w:r>
      <w:r w:rsidR="003466EF">
        <w:rPr>
          <w:lang w:val="en-GB"/>
        </w:rPr>
        <w:t xml:space="preserve"> calculated for every region. In total, </w:t>
      </w:r>
      <w:r w:rsidR="00637BEC">
        <w:rPr>
          <w:lang w:val="en-GB"/>
        </w:rPr>
        <w:t xml:space="preserve">the </w:t>
      </w:r>
      <w:r w:rsidR="003466EF">
        <w:rPr>
          <w:lang w:val="en-GB"/>
        </w:rPr>
        <w:t xml:space="preserve">average carbon stock within 1 meter of sediment was obtained for 115 regions. The </w:t>
      </w:r>
      <w:r w:rsidR="00637BEC">
        <w:rPr>
          <w:lang w:val="en-GB"/>
        </w:rPr>
        <w:t xml:space="preserve">global </w:t>
      </w:r>
      <w:r w:rsidR="003466EF">
        <w:rPr>
          <w:lang w:val="en-GB"/>
        </w:rPr>
        <w:t>average carbon sto</w:t>
      </w:r>
      <w:r w:rsidR="00637BEC">
        <w:rPr>
          <w:lang w:val="en-GB"/>
        </w:rPr>
        <w:t>ck</w:t>
      </w:r>
      <w:r w:rsidR="003466EF">
        <w:rPr>
          <w:lang w:val="en-GB"/>
        </w:rPr>
        <w:t xml:space="preserve"> </w:t>
      </w:r>
      <w:r w:rsidR="009E374A">
        <w:rPr>
          <w:lang w:val="en-GB"/>
        </w:rPr>
        <w:t xml:space="preserve">in 1 meter of sediment </w:t>
      </w:r>
      <w:r w:rsidR="003466EF">
        <w:rPr>
          <w:lang w:val="en-GB"/>
        </w:rPr>
        <w:t xml:space="preserve">is </w:t>
      </w:r>
      <w:r w:rsidR="00E25194">
        <w:rPr>
          <w:lang w:val="en-GB"/>
        </w:rPr>
        <w:t xml:space="preserve">8 </w:t>
      </w:r>
      <w:r w:rsidR="00E1761E">
        <w:rPr>
          <w:lang w:val="en-GB"/>
        </w:rPr>
        <w:t xml:space="preserve"> 379</w:t>
      </w:r>
      <w:r w:rsidR="003466EF">
        <w:rPr>
          <w:lang w:val="en-GB"/>
        </w:rPr>
        <w:t xml:space="preserve"> tonnes</w:t>
      </w:r>
      <w:r w:rsidR="00637BEC">
        <w:rPr>
          <w:lang w:val="en-GB"/>
        </w:rPr>
        <w:t>/</w:t>
      </w:r>
      <w:r w:rsidR="003466EF">
        <w:rPr>
          <w:lang w:val="en-GB"/>
        </w:rPr>
        <w:t xml:space="preserve">hectare. </w:t>
      </w:r>
    </w:p>
    <w:p w14:paraId="7BF2FC75" w14:textId="6C5EEA2C" w:rsidR="00E1761E" w:rsidRDefault="00E1761E" w:rsidP="29185782">
      <w:pPr>
        <w:rPr>
          <w:lang w:val="en-GB"/>
        </w:rPr>
      </w:pPr>
      <w:r>
        <w:rPr>
          <w:lang w:val="en-GB"/>
        </w:rPr>
        <w:t xml:space="preserve">The key variable </w:t>
      </w:r>
      <w:r w:rsidR="000B1800">
        <w:rPr>
          <w:lang w:val="en-GB"/>
        </w:rPr>
        <w:t xml:space="preserve">in </w:t>
      </w:r>
      <w:r w:rsidR="00637BEC">
        <w:rPr>
          <w:lang w:val="en-GB"/>
        </w:rPr>
        <w:t xml:space="preserve">the </w:t>
      </w:r>
      <w:r w:rsidR="000B1800">
        <w:rPr>
          <w:lang w:val="en-GB"/>
        </w:rPr>
        <w:t xml:space="preserve">equation is </w:t>
      </w:r>
      <w:r>
        <w:rPr>
          <w:lang w:val="en-GB"/>
        </w:rPr>
        <w:t xml:space="preserve">POC </w:t>
      </w:r>
      <w:r w:rsidR="00637BEC">
        <w:rPr>
          <w:lang w:val="en-GB"/>
        </w:rPr>
        <w:t xml:space="preserve">(particulate organic matter) </w:t>
      </w:r>
      <w:r>
        <w:rPr>
          <w:lang w:val="en-GB"/>
        </w:rPr>
        <w:t>disturbance by bottom trawling, that</w:t>
      </w:r>
      <w:r w:rsidR="00FF2693">
        <w:rPr>
          <w:lang w:val="en-GB"/>
        </w:rPr>
        <w:t xml:space="preserve"> </w:t>
      </w:r>
      <w:r w:rsidR="00471832">
        <w:rPr>
          <w:lang w:val="en-GB"/>
        </w:rPr>
        <w:t xml:space="preserve">has been analysed in six studies. </w:t>
      </w:r>
      <w:r w:rsidR="00C71AB2">
        <w:rPr>
          <w:lang w:val="en-GB"/>
        </w:rPr>
        <w:t xml:space="preserve">There is </w:t>
      </w:r>
      <w:r w:rsidR="00637BEC">
        <w:rPr>
          <w:lang w:val="en-GB"/>
        </w:rPr>
        <w:t xml:space="preserve">a </w:t>
      </w:r>
      <w:r w:rsidR="00C71AB2">
        <w:rPr>
          <w:lang w:val="en-GB"/>
        </w:rPr>
        <w:t xml:space="preserve">different methodology used by the authors to calculate this variable. Some of the studies measured POC concentration in the upper sediment before and after trawling events </w:t>
      </w:r>
      <w:r w:rsidR="00C71AB2">
        <w:rPr>
          <w:lang w:val="en-GB"/>
        </w:rPr>
        <w:fldChar w:fldCharType="begin"/>
      </w:r>
      <w:r w:rsidR="00520320">
        <w:rPr>
          <w:lang w:val="en-GB"/>
        </w:rPr>
        <w:instrText xml:space="preserve"> ADDIN ZOTERO_ITEM CSL_CITATION {"citationID":"oPTPG6H2","properties":{"formattedCitation":"(Bhagirathan et al., 2010; Polymenakou et al., 2005; Pusceddu et al., 2005)","plainCitation":"(Bhagirathan et al., 2010; Polymenakou et al., 2005; Pusceddu et al., 2005)","noteIndex":0},"citationItems":[{"id":2433,"uris":["http://zotero.org/groups/2530313/items/WH36UNVX"],"uri":["http://zotero.org/groups/2530313/items/WH36UNVX"],"itemData":{"id":2433,"type":"article-journal","abstract":"The present communication is a study on the impact of bottom trawling on the sediment characteristics along Veraval coast, which is the largest trawler port of India. Experimental bottom trawling was conducted from MFV Sagarkripa at five transects of water depths 15–20 m, 21–25 m, 26–30 m, 31–35 m and 36–40 m in commercial trawling grounds. Trawling was conducted for 12 months in a span of 15 months (September 2005–November 2006) excluding the trawl ban period (June to August). The sediment texture was analysed by pipette analysis and organic matter by wet oxidation method. The variations in organic matter and sediment texture were prominent between the stations selected at different depths. The sedimentary organic matter exhibited variations with different water depths and seasons. The organic matter content decreased with depth. Experimental trawling considerably reduced the organic matter content at all depths. Continued and incessant trawling operation can cause even more drastic reductions, where organic matter (OM) content is already very small. The sand proportion showed depth-wise variation; but seasonal and trawling effect was not significant showing highest values at 36–40 m depth. The silt proportion did not exhibit significant depth-wise variation. The seasonal variation of silt was significant whereas trawling effect imparted to silt was not evident. Trawling has no significant effect on clay concentration. But seasonal variation had great influence on the clay distribution and indicated significantly high depth–season interaction. The sediment of the study area was predominant in silt proportion. It was observed that the seasonal/natural variations were more prominent masking the trawling effect on silt.","container-title":"Environmental Monitoring and Assessment","DOI":"10.1007/s10661-008-0700-0","ISSN":"1573-2959","issue":"1","journalAbbreviation":"Environ Monit Assess","language":"en","page":"355-369","source":"Springer Link","title":"Impact of bottom trawling on sediment characteristics—a study along inshore waters off Veraval coast, India","volume":"160","author":[{"family":"Bhagirathan","given":"Usha"},{"family":"Meenakumari","given":"B."},{"family":"Jayalakshmy","given":"K. V."},{"family":"Panda","given":"S. K."},{"family":"Madhu","given":"V. R."},{"family":"Vaghela","given":"D. T."}],"issued":{"date-parts":[["2010",1,1]]}}},{"id":2518,"uris":["http://zotero.org/groups/2530313/items/K3TWYPXS"],"uri":["http://zotero.org/groups/2530313/items/K3TWYPXS"],"itemData":{"id":2518,"type":"article-journal","abstract":"Abundance of benthic bacteria, heterotrophic nanoflagellates and ciliates, extracellular enzymatic activities, bacterial C production, C mineralisation and sediment community oxygen consumption rates were measured in the Thermaikos Gulf (Northeastern Mediterranean), before (September 2001), and during intense trawling activities (October 2001 and February 2002). The biochemical composition of sedimentary organic matter has revealed that bottom trawling had an effect on the trophic state of Thermaikos Gulf. Changes on the benthic microbial food web were also recorded, during the three sampling seasons. Even though trawling-induced sediment resuspension did not alter significantly the abundance of the microbial components, with the exception of the most impacted station, it determined changes regarding their relative importance. Thus, the ratios of bacterium to nanoflagellates and ciliate to nanoflagellates abundance increased in the trawled stations, causing a sudden increase in bacterial C production, in comparison to the non-trawled station. Four months later, the effects of trawling on the microbial food web were less evident, masked possibly by the drastic decrease in the water temperature. The results of the present work suggest that bottom trawling induces alteration of the sedimentological variables and can be considered as a factor affecting the function of the microbial food web in marine coastal ecosystems. These alterations cause faster mobilisation of organic C buried in the sediment and increase nutrient concentrations and availability in the system, thus inducing an effect that could lead to coastal eutrophication.","collection-title":"Impact of Natural and Trawling Events on Resuspension, dispersion and fate of POLlutants (INTERPOL)","container-title":"Continental Shelf Research","DOI":"10.1016/j.csr.2005.08.018","ISSN":"0278-4343","issue":"19","journalAbbreviation":"Continental Shelf Research","language":"en","page":"2570-2584","source":"ScienceDirect","title":"Benthic microbial abundance and activities in an intensively trawled ecosystem (Thermaikos Gulf, Aegean Sea)","volume":"25","author":[{"family":"Polymenakou","given":"Paraskevi N."},{"family":"Pusceddu","given":"Antonio"},{"family":"Tselepides","given":"Anastasios"},{"family":"Polychronaki","given":"Thalia"},{"family":"Giannakourou","given":"Antonia"},{"family":"Fiordelmondo","given":"Carla"},{"family":"Hatziyanni","given":"Eleni"},{"family":"Danovaro","given":"Roberto"}],"issued":{"date-parts":[["2005",12,1]]}}},{"id":2513,"uris":["http://zotero.org/groups/2530313/items/7549ZJHB"],"uri":["http://zotero.org/groups/2530313/items/7549ZJHB"],"itemData":{"id":2513,"type":"article-journal","abstract":"The effects of bottom trawling on quantity and the biochemical composition of sediment organic matter were assessed, along a gradient of trophic state in a coastal area of the Gulf of Thermaikos (Aegean Sea). Total organic carbon concentrations and other organic variables (such as biopolymeric C concentrations) displayed a significant increase immediately after the initiation of trawling activities, reaching unexpectedly high values when compared to a control (i.e. samples collected before trawling events). The lack of significant changes in phytopigment content of the sediments, observed after trawling events, indicates that primary production processes did not change markedly. Since also sediment properties did not vary significantly during the period of investigation, the observed changes in sediment organic content can be related with organic matter uplift from deeper sediment layers, caused by reworking (bottom up transfer) and/or reduced C and N consumption by benthic biota. Trawling determined also significant changes in the biochemical composition of sediment organic matter. Indeed, sediment resuspension increased the hydrolysable fractions of protein and carbohydrate pools, likely to be the result of increased degradation rates under oxic conditions. Such an effect indicates that trawling may increase the quality and bioavailability of organic C to consumers; this, in turn, could modify the energetic and trophic state of the benthic systems. We conclude that bottom trawling might have important trophodynamic consequences, for benthic microbial and meiofaunal assemblages.","collection-title":"Impact of Natural and Trawling Events on Resuspension, dispersion and fate of POLlutants (INTERPOL)","container-title":"Continental Shelf Research","DOI":"10.1016/j.csr.2005.08.013","ISSN":"0278-4343","issue":"19","journalAbbreviation":"Continental Shelf Research","language":"en","page":"2491-2505","source":"ScienceDirect","title":"Effects of bottom trawling on the quantity and biochemical composition of organic matter in coastal marine sediments (Thermaikos Gulf, northwestern Aegean Sea)","volume":"25","author":[{"family":"Pusceddu","given":"A."},{"family":"Fiordelmondo","given":"C."},{"family":"Polymenakou","given":"P."},{"family":"Polychronaki","given":"T."},{"family":"Tselepides","given":"A."},{"family":"Danovaro","given":"R."}],"issued":{"date-parts":[["2005",12,1]]}}}],"schema":"https://github.com/citation-style-language/schema/raw/master/csl-citation.json"} </w:instrText>
      </w:r>
      <w:r w:rsidR="00C71AB2">
        <w:rPr>
          <w:lang w:val="en-GB"/>
        </w:rPr>
        <w:fldChar w:fldCharType="separate"/>
      </w:r>
      <w:r w:rsidR="00520320" w:rsidRPr="00520320">
        <w:rPr>
          <w:rFonts w:cs="Times New Roman"/>
        </w:rPr>
        <w:t>(Bhagirathan et al., 2010; Polymenakou et al., 2005; Pusceddu et al., 2005)</w:t>
      </w:r>
      <w:r w:rsidR="00C71AB2">
        <w:rPr>
          <w:lang w:val="en-GB"/>
        </w:rPr>
        <w:fldChar w:fldCharType="end"/>
      </w:r>
      <w:r w:rsidR="00C71AB2">
        <w:rPr>
          <w:lang w:val="en-GB"/>
        </w:rPr>
        <w:t xml:space="preserve"> and the others measured POC concentration of trawled and </w:t>
      </w:r>
      <w:proofErr w:type="spellStart"/>
      <w:r w:rsidR="00C71AB2">
        <w:rPr>
          <w:lang w:val="en-GB"/>
        </w:rPr>
        <w:t>untrawled</w:t>
      </w:r>
      <w:proofErr w:type="spellEnd"/>
      <w:r w:rsidR="00C71AB2">
        <w:rPr>
          <w:lang w:val="en-GB"/>
        </w:rPr>
        <w:t xml:space="preserve"> sediments of the same location </w:t>
      </w:r>
      <w:r w:rsidR="00C71AB2">
        <w:rPr>
          <w:lang w:val="en-GB"/>
        </w:rPr>
        <w:fldChar w:fldCharType="begin"/>
      </w:r>
      <w:r w:rsidR="00520320">
        <w:rPr>
          <w:lang w:val="en-GB"/>
        </w:rPr>
        <w:instrText xml:space="preserve"> ADDIN ZOTERO_ITEM CSL_CITATION {"citationID":"lHUISkUq","properties":{"formattedCitation":"(Mart\\uc0\\u237{}n, Puig, Masqu\\uc0\\u233{}, Palanques, et al., 2014; Paradis et al., 2019; Pusceddu et al., 2014)","plainCitation":"(Martín, Puig, Masqué, Palanques, et al., 2014; Paradis et al., 2019; Pusceddu et al., 2014)","noteIndex":0},"citationItems":[{"id":2320,"uris":["http://zotero.org/groups/2530313/items/H3HXIFJ5"],"uri":["http://zotero.org/groups/2530313/items/H3HXIFJ5"],"itemData":{"id":2320,"type":"article-journal","abstract":"The offshore displacement of commercial bottom trawling has raised concerns about the impact of this destructive fishing practice on the deep seafloor, which is in general characterized by lower resilience than shallow water regions. This study focuses on the flanks of La Fonera (or Palamós) submarine canyon in the Northwestern Mediterranean, where an intensive bottom trawl fishery has been active during several decades in the 400–800 m depth range. To explore the degree of alteration of surface sediments (0–50 cm depth) caused by this industrial activity, fishing grounds and control (untrawled) sites were sampled along the canyon flanks with an interface multicorer. Sediment cores were analyzed to obtain vertical profiles of sediment grain-size, dry bulk density, organic carbon content and concentration of the radionuclide 210Pb. At control sites, surface sediments presented sedimentological characteristics typical of slope depositional systems, including a topmost unit of unconsolidated and bioturbated material overlying sediments progressively compacted with depth, with consistently high 210Pb inventories and exponential decaying profiles of 210Pb concentrations. Sediment accumulation rates at these untrawled sites ranged from 0.3 to 1.0 cm y−1. Sediment properties at most trawled sites departed from control sites and the sampled cores were characterized by denser sediments with lower 210Pb surface concentrations and inventories that indicate widespread erosion of recent sediments caused by trawling gears. Other alterations of the physical sediment properties, including thorough mixing or grain-size sorting, as well as organic carbon impoverishment, were also visible at trawled sites. This work contributes to the growing realization of the capacity of bottom trawling to alter the physical properties of surface sediments and affect the seafloor integrity over large spatial scales of the deep-sea.","container-title":"PLOS ONE","DOI":"10.1371/journal.pone.0104536","ISSN":"1932-6203","issue":"8","journalAbbreviation":"PLOS ONE","language":"en","note":"publisher: Public Library of Science","page":"e104536","source":"PLoS Journals","title":"Impact of Bottom Trawling on Deep-Sea Sediment Properties along the Flanks of a Submarine Canyon","volume":"9","author":[{"family":"Martín","given":"Jacobo"},{"family":"Puig","given":"Pere"},{"family":"Masqué","given":"Pere"},{"family":"Palanques","given":"Albert"},{"family":"Sánchez-Gómez","given":"Anabel"}],"issued":{"date-parts":[["2014",8,11]]}}},{"id":2499,"uris":["http://zotero.org/groups/2530313/items/WKAZMN8T"],"uri":["http://zotero.org/groups/2530313/items/WKAZMN8T"],"itemData":{"id":2499,"type":"article-journal","abstract":"&lt;p&gt;&lt;strong&gt;Abstract.&lt;/strong&gt; Bottom trawling in the deep sea is one of the main drivers of sediment resuspension, eroding the seafloor and altering the content and composition of sedimentary organic matter (OM). The physical and biogeochemical impacts of bottom trawling were studied on the continental slope of the Gulf of Castellammare, Sicily (southwestern Mediterranean), through the analysis of two triplicate sediment cores collected at trawled and untrawled sites (&lt;span class=\"inline-formula\"&gt;</w:instrText>
      </w:r>
      <w:r w:rsidR="00520320">
        <w:rPr>
          <w:rFonts w:ascii="Cambria Math" w:hAnsi="Cambria Math" w:cs="Cambria Math"/>
          <w:lang w:val="en-GB"/>
        </w:rPr>
        <w:instrText>∼</w:instrText>
      </w:r>
      <w:r w:rsidR="00520320">
        <w:rPr>
          <w:lang w:val="en-GB"/>
        </w:rPr>
        <w:instrText xml:space="preserve">550&lt;/span&gt;&amp;thinsp;m water depth) during the summer of 2016. Geochemical and sedimentological parameters (excess &lt;span class=\"inline-formula\"&gt;&lt;sup&gt;210&lt;/sup&gt;Pb&lt;/span&gt;, excess &lt;span class=\"inline-formula\"&gt;&lt;sup&gt;234&lt;/sup&gt;Th&lt;/span&gt;, &lt;span class=\"inline-formula\"&gt;&lt;sup&gt;137&lt;/sup&gt;Cs&lt;/span&gt;, dry bulk density, and grain size), elemental (organic carbon and nitrogen) and biochemical composition of sedimentary OM (proteins, carbohydrates, lipids), as well as its freshness (phytopigments) and degradation rates were determined in both coring locations. The untrawled site had a sedimentation rate of 0.15&amp;thinsp;cm&amp;thinsp;yr&lt;span class=\"inline-formula\"&gt;&lt;sup&gt;−1&lt;/sup&gt;&lt;/span&gt; and presented a 6&amp;thinsp;cm thick surface mixed layer that contained siltier sediment with low excess &lt;span class=\"inline-formula\"&gt;&lt;sup&gt;210&lt;/sup&gt;Pb&lt;/span&gt; concentrations, possibly resulting from the resuspension, posterior advection, and eventual deposition of coarser and older sediment from adjacent trawling grounds. In contrast, the trawled site was eroded and presented compacted century-old sediment highly depleted in OM components, which were between 20&amp;thinsp;% and 60&amp;thinsp;% lower than those in the untrawled site. However, the upper 2&amp;thinsp;cm of the trawled site consisted of recently accumulated sediments enriched in excess &lt;span class=\"inline-formula\"&gt;&lt;sup&gt;234&lt;/sup&gt;Th&lt;/span&gt;, excess &lt;span class=\"inline-formula\"&gt;&lt;sup&gt;210&lt;/sup&gt;Pb&lt;/span&gt;, and phytopigments, while OM contents were similar to those from the untrawled core. This fresh sediment supported protein turnover rates of 0.025&amp;thinsp;d&lt;span class=\"inline-formula\"&gt;&lt;sup&gt;−1&lt;/sup&gt;&lt;/span&gt;, which doubled those quantified in surface sediments of the untrawled site. The enhancement of remineralization rates in surface sediment of the trawled site was associated with the arrival of fresh particles on a chronically trawled deep-sea region that is generally deprived of OM. We conclude that the detrimental effects of bottom trawling can be temporarily and partially abated by the arrival of fresh and nutritionally rich OM, which stimulate the response of benthic communities. However, these ephemeral deposits are likely to be swiftly eroded due to the high trawling frequency over fishing grounds, highlighting the importance of establishing science-based management strategies to mitigate the impacts of bottom trawling.&lt;/p&gt;","container-title":"Biogeosciences","DOI":"https://doi.org/10.5194/bg-16-4307-2019","ISSN":"1726-4170","issue":"21","language":"English","note":"publisher: Copernicus GmbH","page":"4307-4320","source":"bg.copernicus.org","title":"Organic matter contents and degradation in a highly trawled area during fresh particle inputs (Gulf of Castellammare, southwestern Mediterranean)","volume":"16","author":[{"family":"Paradis","given":"Sarah"},{"family":"Pusceddu","given":"Antonio"},{"family":"Masqué","given":"Pere"},{"family":"Puig","given":"Pere"},{"family":"Moccia","given":"Davide"},{"family":"Russo","given":"Tommaso"},{"family":"Iacono","given":"Claudio Lo"}],"issued":{"date-parts":[["2019",11,12]]}}},{"id":2278,"uris":["http://zotero.org/groups/2530313/items/WDYIEMQQ"],"uri":["http://zotero.org/groups/2530313/items/WDYIEMQQ"],"itemData":{"id":2278,"type":"article-journal","container-title":"Proceedings of the National Academy of Sciences","DOI":"10.1073/pnas.1405454111","ISSN":"0027-8424, 1091-6490","issue":"24","journalAbbreviation":"Proceedings of the National Academy of Sciences","language":"en","note":"number: 24","page":"8861-8866","source":"DOI.org (Crossref)","title":"Chronic and intensive bottom trawling impairs deep-sea biodiversity and ecosystem functioning","volume":"111","author":[{"family":"Pusceddu","given":"A."},{"family":"Bianchelli","given":"S."},{"family":"Martin","given":"J."},{"family":"Puig","given":"P."},{"family":"Palanques","given":"A."},{"family":"Masque","given":"P."},{"family":"Danovaro","given":"R."}],"issued":{"date-parts":[["2014",6,17]]}}}],"schema":"https://github.com/citation-style-language/schema/raw/master/csl-citation.json"} </w:instrText>
      </w:r>
      <w:r w:rsidR="00C71AB2">
        <w:rPr>
          <w:lang w:val="en-GB"/>
        </w:rPr>
        <w:fldChar w:fldCharType="separate"/>
      </w:r>
      <w:r w:rsidR="00520320" w:rsidRPr="00520320">
        <w:rPr>
          <w:rFonts w:cs="Times New Roman"/>
          <w:szCs w:val="24"/>
        </w:rPr>
        <w:t>(Martín, Puig, Masqué, Palanques, et al., 2014; Paradis et al., 2019; Pusceddu et al., 2014)</w:t>
      </w:r>
      <w:r w:rsidR="00C71AB2">
        <w:rPr>
          <w:lang w:val="en-GB"/>
        </w:rPr>
        <w:fldChar w:fldCharType="end"/>
      </w:r>
      <w:r w:rsidR="00520320">
        <w:rPr>
          <w:lang w:val="en-GB"/>
        </w:rPr>
        <w:t>.</w:t>
      </w:r>
      <w:r w:rsidR="00C71AB2">
        <w:rPr>
          <w:lang w:val="en-GB"/>
        </w:rPr>
        <w:t xml:space="preserve"> </w:t>
      </w:r>
      <w:r w:rsidR="00471832">
        <w:rPr>
          <w:lang w:val="en-GB"/>
        </w:rPr>
        <w:t xml:space="preserve">Four </w:t>
      </w:r>
      <w:r w:rsidR="00C71AB2">
        <w:rPr>
          <w:lang w:val="en-GB"/>
        </w:rPr>
        <w:t>o</w:t>
      </w:r>
      <w:r w:rsidR="00471832">
        <w:rPr>
          <w:lang w:val="en-GB"/>
        </w:rPr>
        <w:t xml:space="preserve">f those studies </w:t>
      </w:r>
      <w:r w:rsidR="00C71AB2">
        <w:rPr>
          <w:lang w:val="en-GB"/>
        </w:rPr>
        <w:t xml:space="preserve">noted impoverishment of organic matter in sediments after bottom trawling </w:t>
      </w:r>
      <w:r w:rsidR="00520320">
        <w:rPr>
          <w:lang w:val="en-GB"/>
        </w:rPr>
        <w:t xml:space="preserve">in a range between 3 to 50 percent </w:t>
      </w:r>
      <w:r w:rsidR="00520320">
        <w:rPr>
          <w:lang w:val="en-GB"/>
        </w:rPr>
        <w:fldChar w:fldCharType="begin"/>
      </w:r>
      <w:r w:rsidR="00520320">
        <w:rPr>
          <w:lang w:val="en-GB"/>
        </w:rPr>
        <w:instrText xml:space="preserve"> ADDIN ZOTERO_ITEM CSL_CITATION {"citationID":"Nmm2auHA","properties":{"formattedCitation":"(Bhagirathan et al., 2010; Mart\\uc0\\u237{}n, Puig, Masqu\\uc0\\u233{}, Palanques, et al., 2014; Paradis et al., 2019; Pusceddu et al., 2014)","plainCitation":"(Bhagirathan et al., 2010; Martín, Puig, Masqué, Palanques, et al., 2014; Paradis et al., 2019; Pusceddu et al., 2014)","noteIndex":0},"citationItems":[{"id":2433,"uris":["http://zotero.org/groups/2530313/items/WH36UNVX"],"uri":["http://zotero.org/groups/2530313/items/WH36UNVX"],"itemData":{"id":2433,"type":"article-journal","abstract":"The present communication is a study on the impact of bottom trawling on the sediment characteristics along Veraval coast, which is the largest trawler port of India. Experimental bottom trawling was conducted from MFV Sagarkripa at five transects of water depths 15–20 m, 21–25 m, 26–30 m, 31–35 m and 36–40 m in commercial trawling grounds. Trawling was conducted for 12 months in a span of 15 months (September 2005–November 2006) excluding the trawl ban period (June to August). The sediment texture was analysed by pipette analysis and organic matter by wet oxidation method. The variations in organic matter and sediment texture were prominent between the stations selected at different depths. The sedimentary organic matter exhibited variations with different water depths and seasons. The organic matter content decreased with depth. Experimental trawling considerably reduced the organic matter content at all depths. Continued and incessant trawling operation can cause even more drastic reductions, where organic matter (OM) content is already very small. The sand proportion showed depth-wise variation; but seasonal and trawling effect was not significant showing highest values at 36–40 m depth. The silt proportion did not exhibit significant depth-wise variation. The seasonal variation of silt was significant whereas trawling effect imparted to silt was not evident. Trawling has no significant effect on clay concentration. But seasonal variation had great influence on the clay distribution and indicated significantly high depth–season interaction. The sediment of the study area was predominant in silt proportion. It was observed that the seasonal/natural variations were more prominent masking the trawling effect on silt.","container-title":"Environmental Monitoring and Assessment","DOI":"10.1007/s10661-008-0700-0","ISSN":"1573-2959","issue":"1","journalAbbreviation":"Environ Monit Assess","language":"en","page":"355-369","source":"Springer Link","title":"Impact of bottom trawling on sediment characteristics—a study along inshore waters off Veraval coast, India","volume":"160","author":[{"family":"Bhagirathan","given":"Usha"},{"family":"Meenakumari","given":"B."},{"family":"Jayalakshmy","given":"K. V."},{"family":"Panda","given":"S. K."},{"family":"Madhu","given":"V. R."},{"family":"Vaghela","given":"D. T."}],"issued":{"date-parts":[["2010",1,1]]}}},{"id":2320,"uris":["http://zotero.org/groups/2530313/items/H3HXIFJ5"],"uri":["http://zotero.org/groups/2530313/items/H3HXIFJ5"],"itemData":{"id":2320,"type":"article-journal","abstract":"The offshore displacement of commercial bottom trawling has raised concerns about the impact of this destructive fishing practice on the deep seafloor, which is in general characterized by lower resilience than shallow water regions. This study focuses on the flanks of La Fonera (or Palamós) submarine canyon in the Northwestern Mediterranean, where an intensive bottom trawl fishery has been active during several decades in the 400–800 m depth range. To explore the degree of alteration of surface sediments (0–50 cm depth) caused by this industrial activity, fishing grounds and control (untrawled) sites were sampled along the canyon flanks with an interface multicorer. Sediment cores were analyzed to obtain vertical profiles of sediment grain-size, dry bulk density, organic carbon content and concentration of the radionuclide 210Pb. At control sites, surface sediments presented sedimentological characteristics typical of slope depositional systems, including a topmost unit of unconsolidated and bioturbated material overlying sediments progressively compacted with depth, with consistently high 210Pb inventories and exponential decaying profiles of 210Pb concentrations. Sediment accumulation rates at these untrawled sites ranged from 0.3 to 1.0 cm y−1. Sediment properties at most trawled sites departed from control sites and the sampled cores were characterized by denser sediments with lower 210Pb surface concentrations and inventories that indicate widespread erosion of recent sediments caused by trawling gears. Other alterations of the physical sediment properties, including thorough mixing or grain-size sorting, as well as organic carbon impoverishment, were also visible at trawled sites. This work contributes to the growing realization of the capacity of bottom trawling to alter the physical properties of surface sediments and affect the seafloor integrity over large spatial scales of the deep-sea.","container-title":"PLOS ONE","DOI":"10.1371/journal.pone.0104536","ISSN":"1932-6203","issue":"8","journalAbbreviation":"PLOS ONE","language":"en","note":"publisher: Public Library of Science","page":"e104536","source":"PLoS Journals","title":"Impact of Bottom Trawling on Deep-Sea Sediment Properties along the Flanks of a Submarine Canyon","volume":"9","author":[{"family":"Martín","given":"Jacobo"},{"family":"Puig","given":"Pere"},{"family":"Masqué","given":"Pere"},{"family":"Palanques","given":"Albert"},{"family":"Sánchez-Gómez","given":"Anabel"}],"issued":{"date-parts":[["2014",8,11]]}}},{"id":2499,"uris":["http://zotero.org/groups/2530313/items/WKAZMN8T"],"uri":["http://zotero.org/groups/2530313/items/WKAZMN8T"],"itemData":{"id":2499,"type":"article-journal","abstract":"&lt;p&gt;&lt;strong&gt;Abstract.&lt;/strong&gt; Bottom trawling in the deep sea is one of the main drivers of sediment resuspension, eroding the seafloor and altering the content and composition of sedimentary organic matter (OM). The physical and biogeochemical impacts of bottom trawling were studied on the continental slope of the Gulf of Castellammare, Sicily (southwestern Mediterranean), through the analysis of two triplicate sediment cores collected at trawled and untrawled sites (&lt;span class=\"inline-formula\"&gt;</w:instrText>
      </w:r>
      <w:r w:rsidR="00520320">
        <w:rPr>
          <w:rFonts w:ascii="Cambria Math" w:hAnsi="Cambria Math" w:cs="Cambria Math"/>
          <w:lang w:val="en-GB"/>
        </w:rPr>
        <w:instrText>∼</w:instrText>
      </w:r>
      <w:r w:rsidR="00520320">
        <w:rPr>
          <w:lang w:val="en-GB"/>
        </w:rPr>
        <w:instrText xml:space="preserve">550&lt;/span&gt;&amp;thinsp;m water depth) during the summer of 2016. Geochemical and sedimentological parameters (excess &lt;span class=\"inline-formula\"&gt;&lt;sup&gt;210&lt;/sup&gt;Pb&lt;/span&gt;, excess &lt;span class=\"inline-formula\"&gt;&lt;sup&gt;234&lt;/sup&gt;Th&lt;/span&gt;, &lt;span class=\"inline-formula\"&gt;&lt;sup&gt;137&lt;/sup&gt;Cs&lt;/span&gt;, dry bulk density, and grain size), elemental (organic carbon and nitrogen) and biochemical composition of sedimentary OM (proteins, carbohydrates, lipids), as well as its freshness (phytopigments) and degradation rates were determined in both coring locations. The untrawled site had a sedimentation rate of 0.15&amp;thinsp;cm&amp;thinsp;yr&lt;span class=\"inline-formula\"&gt;&lt;sup&gt;−1&lt;/sup&gt;&lt;/span&gt; and presented a 6&amp;thinsp;cm thick surface mixed layer that contained siltier sediment with low excess &lt;span class=\"inline-formula\"&gt;&lt;sup&gt;210&lt;/sup&gt;Pb&lt;/span&gt; concentrations, possibly resulting from the resuspension, posterior advection, and eventual deposition of coarser and older sediment from adjacent trawling grounds. In contrast, the trawled site was eroded and presented compacted century-old sediment highly depleted in OM components, which were between 20&amp;thinsp;% and 60&amp;thinsp;% lower than those in the untrawled site. However, the upper 2&amp;thinsp;cm of the trawled site consisted of recently accumulated sediments enriched in excess &lt;span class=\"inline-formula\"&gt;&lt;sup&gt;234&lt;/sup&gt;Th&lt;/span&gt;, excess &lt;span class=\"inline-formula\"&gt;&lt;sup&gt;210&lt;/sup&gt;Pb&lt;/span&gt;, and phytopigments, while OM contents were similar to those from the untrawled core. This fresh sediment supported protein turnover rates of 0.025&amp;thinsp;d&lt;span class=\"inline-formula\"&gt;&lt;sup&gt;−1&lt;/sup&gt;&lt;/span&gt;, which doubled those quantified in surface sediments of the untrawled site. The enhancement of remineralization rates in surface sediment of the trawled site was associated with the arrival of fresh particles on a chronically trawled deep-sea region that is generally deprived of OM. We conclude that the detrimental effects of bottom trawling can be temporarily and partially abated by the arrival of fresh and nutritionally rich OM, which stimulate the response of benthic communities. However, these ephemeral deposits are likely to be swiftly eroded due to the high trawling frequency over fishing grounds, highlighting the importance of establishing science-based management strategies to mitigate the impacts of bottom trawling.&lt;/p&gt;","container-title":"Biogeosciences","DOI":"https://doi.org/10.5194/bg-16-4307-2019","ISSN":"1726-4170","issue":"21","language":"English","note":"publisher: Copernicus GmbH","page":"4307-4320","source":"bg.copernicus.org","title":"Organic matter contents and degradation in a highly trawled area during fresh particle inputs (Gulf of Castellammare, southwestern Mediterranean)","volume":"16","author":[{"family":"Paradis","given":"Sarah"},{"family":"Pusceddu","given":"Antonio"},{"family":"Masqué","given":"Pere"},{"family":"Puig","given":"Pere"},{"family":"Moccia","given":"Davide"},{"family":"Russo","given":"Tommaso"},{"family":"Iacono","given":"Claudio Lo"}],"issued":{"date-parts":[["2019",11,12]]}}},{"id":2278,"uris":["http://zotero.org/groups/2530313/items/WDYIEMQQ"],"uri":["http://zotero.org/groups/2530313/items/WDYIEMQQ"],"itemData":{"id":2278,"type":"article-journal","container-title":"Proceedings of the National Academy of Sciences","DOI":"10.1073/pnas.1405454111","ISSN":"0027-8424, 1091-6490","issue":"24","journalAbbreviation":"Proceedings of the National Academy of Sciences","language":"en","note":"number: 24","page":"8861-8866","source":"DOI.org (Crossref)","title":"Chronic and intensive bottom trawling impairs deep-sea biodiversity and ecosystem functioning","volume":"111","author":[{"family":"Pusceddu","given":"A."},{"family":"Bianchelli","given":"S."},{"family":"Martin","given":"J."},{"family":"Puig","given":"P."},{"family":"Palanques","given":"A."},{"family":"Masque","given":"P."},{"family":"Danovaro","given":"R."}],"issued":{"date-parts":[["2014",6,17]]}}}],"schema":"https://github.com/citation-style-language/schema/raw/master/csl-citation.json"} </w:instrText>
      </w:r>
      <w:r w:rsidR="00520320">
        <w:rPr>
          <w:lang w:val="en-GB"/>
        </w:rPr>
        <w:fldChar w:fldCharType="separate"/>
      </w:r>
      <w:r w:rsidR="00520320" w:rsidRPr="00520320">
        <w:rPr>
          <w:rFonts w:cs="Times New Roman"/>
          <w:szCs w:val="24"/>
        </w:rPr>
        <w:t>(Bhagirathan et al., 2010; Martín, Puig, Masqué, Palanques, et al., 2014; Paradis et al., 2019; Pusceddu et al., 2014)</w:t>
      </w:r>
      <w:r w:rsidR="00520320">
        <w:rPr>
          <w:lang w:val="en-GB"/>
        </w:rPr>
        <w:fldChar w:fldCharType="end"/>
      </w:r>
      <w:r w:rsidR="00087AE5">
        <w:rPr>
          <w:lang w:val="en-GB"/>
        </w:rPr>
        <w:t xml:space="preserve"> </w:t>
      </w:r>
      <w:r w:rsidR="00723D4E">
        <w:rPr>
          <w:lang w:val="en-GB"/>
        </w:rPr>
        <w:t xml:space="preserve">and were characterized by the sediment type of silt content with clay and </w:t>
      </w:r>
      <w:r w:rsidR="00637BEC">
        <w:rPr>
          <w:lang w:val="en-GB"/>
        </w:rPr>
        <w:t xml:space="preserve">a </w:t>
      </w:r>
      <w:r w:rsidR="00723D4E">
        <w:rPr>
          <w:lang w:val="en-GB"/>
        </w:rPr>
        <w:t>small fraction of sand. T</w:t>
      </w:r>
      <w:r w:rsidR="00087AE5">
        <w:rPr>
          <w:lang w:val="en-GB"/>
        </w:rPr>
        <w:t xml:space="preserve">he other sources noted </w:t>
      </w:r>
      <w:r w:rsidR="00637BEC">
        <w:rPr>
          <w:lang w:val="en-GB"/>
        </w:rPr>
        <w:t xml:space="preserve">an </w:t>
      </w:r>
      <w:r w:rsidR="00087AE5">
        <w:rPr>
          <w:lang w:val="en-GB"/>
        </w:rPr>
        <w:t>increase</w:t>
      </w:r>
      <w:r w:rsidR="00723D4E">
        <w:rPr>
          <w:lang w:val="en-GB"/>
        </w:rPr>
        <w:t xml:space="preserve"> of organic matter in sediments</w:t>
      </w:r>
      <w:r w:rsidR="00087AE5">
        <w:rPr>
          <w:lang w:val="en-GB"/>
        </w:rPr>
        <w:t xml:space="preserve"> in a range from 2 to 76 percent </w:t>
      </w:r>
      <w:r w:rsidR="00087AE5">
        <w:rPr>
          <w:lang w:val="en-GB"/>
        </w:rPr>
        <w:fldChar w:fldCharType="begin"/>
      </w:r>
      <w:r w:rsidR="00087AE5">
        <w:rPr>
          <w:lang w:val="en-GB"/>
        </w:rPr>
        <w:instrText xml:space="preserve"> ADDIN ZOTERO_ITEM CSL_CITATION {"citationID":"SQuYqKKh","properties":{"formattedCitation":"(Polymenakou et al., 2005; Pusceddu et al., 2005)","plainCitation":"(Polymenakou et al., 2005; Pusceddu et al., 2005)","noteIndex":0},"citationItems":[{"id":2518,"uris":["http://zotero.org/groups/2530313/items/K3TWYPXS"],"uri":["http://zotero.org/groups/2530313/items/K3TWYPXS"],"itemData":{"id":2518,"type":"article-journal","abstract":"Abundance of benthic bacteria, heterotrophic nanoflagellates and ciliates, extracellular enzymatic activities, bacterial C production, C mineralisation and sediment community oxygen consumption rates were measured in the Thermaikos Gulf (Northeastern Mediterranean), before (September 2001), and during intense trawling activities (October 2001 and February 2002). The biochemical composition of sedimentary organic matter has revealed that bottom trawling had an effect on the trophic state of Thermaikos Gulf. Changes on the benthic microbial food web were also recorded, during the three sampling seasons. Even though trawling-induced sediment resuspension did not alter significantly the abundance of the microbial components, with the exception of the most impacted station, it determined changes regarding their relative importance. Thus, the ratios of bacterium to nanoflagellates and ciliate to nanoflagellates abundance increased in the trawled stations, causing a sudden increase in bacterial C production, in comparison to the non-trawled station. Four months later, the effects of trawling on the microbial food web were less evident, masked possibly by the drastic decrease in the water temperature. The results of the present work suggest that bottom trawling induces alteration of the sedimentological variables and can be considered as a factor affecting the function of the microbial food web in marine coastal ecosystems. These alterations cause faster mobilisation of organic C buried in the sediment and increase nutrient concentrations and availability in the system, thus inducing an effect that could lead to coastal eutrophication.","collection-title":"Impact of Natural and Trawling Events on Resuspension, dispersion and fate of POLlutants (INTERPOL)","container-title":"Continental Shelf Research","DOI":"10.1016/j.csr.2005.08.018","ISSN":"0278-4343","issue":"19","journalAbbreviation":"Continental Shelf Research","language":"en","page":"2570-2584","source":"ScienceDirect","title":"Benthic microbial abundance and activities in an intensively trawled ecosystem (Thermaikos Gulf, Aegean Sea)","volume":"25","author":[{"family":"Polymenakou","given":"Paraskevi N."},{"family":"Pusceddu","given":"Antonio"},{"family":"Tselepides","given":"Anastasios"},{"family":"Polychronaki","given":"Thalia"},{"family":"Giannakourou","given":"Antonia"},{"family":"Fiordelmondo","given":"Carla"},{"family":"Hatziyanni","given":"Eleni"},{"family":"Danovaro","given":"Roberto"}],"issued":{"date-parts":[["2005",12,1]]}}},{"id":2513,"uris":["http://zotero.org/groups/2530313/items/7549ZJHB"],"uri":["http://zotero.org/groups/2530313/items/7549ZJHB"],"itemData":{"id":2513,"type":"article-journal","abstract":"The effects of bottom trawling on quantity and the biochemical composition of sediment organic matter were assessed, along a gradient of trophic state in a coastal area of the Gulf of Thermaikos (Aegean Sea). Total organic carbon concentrations and other organic variables (such as biopolymeric C concentrations) displayed a significant increase immediately after the initiation of trawling activities, reaching unexpectedly high values when compared to a control (i.e. samples collected before trawling events). The lack of significant changes in phytopigment content of the sediments, observed after trawling events, indicates that primary production processes did not change markedly. Since also sediment properties did not vary significantly during the period of investigation, the observed changes in sediment organic content can be related with organic matter uplift from deeper sediment layers, caused by reworking (bottom up transfer) and/or reduced C and N consumption by benthic biota. Trawling determined also significant changes in the biochemical composition of sediment organic matter. Indeed, sediment resuspension increased the hydrolysable fractions of protein and carbohydrate pools, likely to be the result of increased degradation rates under oxic conditions. Such an effect indicates that trawling may increase the quality and bioavailability of organic C to consumers; this, in turn, could modify the energetic and trophic state of the benthic systems. We conclude that bottom trawling might have important trophodynamic consequences, for benthic microbial and meiofaunal assemblages.","collection-title":"Impact of Natural and Trawling Events on Resuspension, dispersion and fate of POLlutants (INTERPOL)","container-title":"Continental Shelf Research","DOI":"10.1016/j.csr.2005.08.013","ISSN":"0278-4343","issue":"19","journalAbbreviation":"Continental Shelf Research","language":"en","page":"2491-2505","source":"ScienceDirect","title":"Effects of bottom trawling on the quantity and biochemical composition of organic matter in coastal marine sediments (Thermaikos Gulf, northwestern Aegean Sea)","volume":"25","author":[{"family":"Pusceddu","given":"A."},{"family":"Fiordelmondo","given":"C."},{"family":"Polymenakou","given":"P."},{"family":"Polychronaki","given":"T."},{"family":"Tselepides","given":"A."},{"family":"Danovaro","given":"R."}],"issued":{"date-parts":[["2005",12,1]]}}}],"schema":"https://github.com/citation-style-language/schema/raw/master/csl-citation.json"} </w:instrText>
      </w:r>
      <w:r w:rsidR="00087AE5">
        <w:rPr>
          <w:lang w:val="en-GB"/>
        </w:rPr>
        <w:fldChar w:fldCharType="separate"/>
      </w:r>
      <w:r w:rsidR="00087AE5" w:rsidRPr="00087AE5">
        <w:rPr>
          <w:rFonts w:cs="Times New Roman"/>
        </w:rPr>
        <w:t>(Polymenakou et al., 2005; Pusceddu et al., 2005)</w:t>
      </w:r>
      <w:r w:rsidR="00087AE5">
        <w:rPr>
          <w:lang w:val="en-GB"/>
        </w:rPr>
        <w:fldChar w:fldCharType="end"/>
      </w:r>
      <w:r w:rsidR="00723D4E">
        <w:rPr>
          <w:lang w:val="en-GB"/>
        </w:rPr>
        <w:t xml:space="preserve"> and did not provide the sediment type in the study area. It is also important to note that </w:t>
      </w:r>
      <w:r w:rsidR="00723D4E">
        <w:rPr>
          <w:lang w:val="en-GB"/>
        </w:rPr>
        <w:fldChar w:fldCharType="begin"/>
      </w:r>
      <w:r w:rsidR="00723D4E">
        <w:rPr>
          <w:lang w:val="en-GB"/>
        </w:rPr>
        <w:instrText xml:space="preserve"> ADDIN ZOTERO_ITEM CSL_CITATION {"citationID":"OHdgrAAu","properties":{"formattedCitation":"(Polymenakou et al., 2005)","plainCitation":"(Polymenakou et al., 2005)","noteIndex":0},"citationItems":[{"id":2518,"uris":["http://zotero.org/groups/2530313/items/K3TWYPXS"],"uri":["http://zotero.org/groups/2530313/items/K3TWYPXS"],"itemData":{"id":2518,"type":"article-journal","abstract":"Abundance of benthic bacteria, heterotrophic nanoflagellates and ciliates, extracellular enzymatic activities, bacterial C production, C mineralisation and sediment community oxygen consumption rates were measured in the Thermaikos Gulf (Northeastern Mediterranean), before (September 2001), and during intense trawling activities (October 2001 and February 2002). The biochemical composition of sedimentary organic matter has revealed that bottom trawling had an effect on the trophic state of Thermaikos Gulf. Changes on the benthic microbial food web were also recorded, during the three sampling seasons. Even though trawling-induced sediment resuspension did not alter significantly the abundance of the microbial components, with the exception of the most impacted station, it determined changes regarding their relative importance. Thus, the ratios of bacterium to nanoflagellates and ciliate to nanoflagellates abundance increased in the trawled stations, causing a sudden increase in bacterial C production, in comparison to the non-trawled station. Four months later, the effects of trawling on the microbial food web were less evident, masked possibly by the drastic decrease in the water temperature. The results of the present work suggest that bottom trawling induces alteration of the sedimentological variables and can be considered as a factor affecting the function of the microbial food web in marine coastal ecosystems. These alterations cause faster mobilisation of organic C buried in the sediment and increase nutrient concentrations and availability in the system, thus inducing an effect that could lead to coastal eutrophication.","collection-title":"Impact of Natural and Trawling Events on Resuspension, dispersion and fate of POLlutants (INTERPOL)","container-title":"Continental Shelf Research","DOI":"10.1016/j.csr.2005.08.018","ISSN":"0278-4343","issue":"19","journalAbbreviation":"Continental Shelf Research","language":"en","page":"2570-2584","source":"ScienceDirect","title":"Benthic microbial abundance and activities in an intensively trawled ecosystem (Thermaikos Gulf, Aegean Sea)","volume":"25","author":[{"family":"Polymenakou","given":"Paraskevi N."},{"family":"Pusceddu","given":"Antonio"},{"family":"Tselepides","given":"Anastasios"},{"family":"Polychronaki","given":"Thalia"},{"family":"Giannakourou","given":"Antonia"},{"family":"Fiordelmondo","given":"Carla"},{"family":"Hatziyanni","given":"Eleni"},{"family":"Danovaro","given":"Roberto"}],"issued":{"date-parts":[["2005",12,1]]}}}],"schema":"https://github.com/citation-style-language/schema/raw/master/csl-citation.json"} </w:instrText>
      </w:r>
      <w:r w:rsidR="00723D4E">
        <w:rPr>
          <w:lang w:val="en-GB"/>
        </w:rPr>
        <w:fldChar w:fldCharType="separate"/>
      </w:r>
      <w:r w:rsidR="00723D4E" w:rsidRPr="00723D4E">
        <w:rPr>
          <w:rFonts w:cs="Times New Roman"/>
        </w:rPr>
        <w:t>(Polymenakou et al., 2005)</w:t>
      </w:r>
      <w:r w:rsidR="00723D4E">
        <w:rPr>
          <w:lang w:val="en-GB"/>
        </w:rPr>
        <w:fldChar w:fldCharType="end"/>
      </w:r>
      <w:r w:rsidR="00723D4E">
        <w:rPr>
          <w:lang w:val="en-GB"/>
        </w:rPr>
        <w:t xml:space="preserve"> analysed the organic carbon concentration only in the upper 1 </w:t>
      </w:r>
      <w:r w:rsidR="000876B3">
        <w:rPr>
          <w:lang w:val="en-GB"/>
        </w:rPr>
        <w:t>centimetre</w:t>
      </w:r>
      <w:r w:rsidR="00723D4E">
        <w:rPr>
          <w:lang w:val="en-GB"/>
        </w:rPr>
        <w:t xml:space="preserve"> of the sediment layer while the other studies </w:t>
      </w:r>
      <w:r w:rsidR="00637BEC">
        <w:rPr>
          <w:lang w:val="en-GB"/>
        </w:rPr>
        <w:t>analyse</w:t>
      </w:r>
      <w:r w:rsidR="00723D4E">
        <w:rPr>
          <w:lang w:val="en-GB"/>
        </w:rPr>
        <w:t xml:space="preserve"> </w:t>
      </w:r>
      <w:r w:rsidR="00637BEC">
        <w:rPr>
          <w:lang w:val="en-GB"/>
        </w:rPr>
        <w:t xml:space="preserve">the </w:t>
      </w:r>
      <w:r w:rsidR="00723D4E">
        <w:rPr>
          <w:lang w:val="en-GB"/>
        </w:rPr>
        <w:t>higher depth of sediment layer</w:t>
      </w:r>
      <w:r w:rsidR="00637BEC">
        <w:rPr>
          <w:lang w:val="en-GB"/>
        </w:rPr>
        <w:t xml:space="preserve"> (between 10 to 50 cm)</w:t>
      </w:r>
      <w:r w:rsidR="00723D4E">
        <w:rPr>
          <w:lang w:val="en-GB"/>
        </w:rPr>
        <w:t xml:space="preserve">. </w:t>
      </w:r>
      <w:r w:rsidR="000876B3">
        <w:rPr>
          <w:lang w:val="en-GB"/>
        </w:rPr>
        <w:t>The impoverishment of organic matter content due to trawling disturbance is explained by resuspension of large amounts of sediments by the trawling gear, which expose</w:t>
      </w:r>
      <w:r w:rsidR="00637BEC">
        <w:rPr>
          <w:lang w:val="en-GB"/>
        </w:rPr>
        <w:t>s</w:t>
      </w:r>
      <w:r w:rsidR="000876B3">
        <w:rPr>
          <w:lang w:val="en-GB"/>
        </w:rPr>
        <w:t xml:space="preserve"> organic carbon stored in the sediments </w:t>
      </w:r>
      <w:r w:rsidR="000B1800">
        <w:rPr>
          <w:lang w:val="en-GB"/>
        </w:rPr>
        <w:t xml:space="preserve">to oxygen </w:t>
      </w:r>
      <w:r w:rsidR="003717B0">
        <w:rPr>
          <w:lang w:val="en-GB"/>
        </w:rPr>
        <w:t xml:space="preserve">as well as </w:t>
      </w:r>
      <w:r w:rsidR="00637BEC">
        <w:rPr>
          <w:lang w:val="en-GB"/>
        </w:rPr>
        <w:t xml:space="preserve">an </w:t>
      </w:r>
      <w:r w:rsidR="003717B0">
        <w:rPr>
          <w:lang w:val="en-GB"/>
        </w:rPr>
        <w:t xml:space="preserve">increase of the penetration depth of oxygen </w:t>
      </w:r>
      <w:r w:rsidR="000B1800">
        <w:rPr>
          <w:lang w:val="en-GB"/>
        </w:rPr>
        <w:t xml:space="preserve">down the sediment column </w:t>
      </w:r>
      <w:r w:rsidR="003717B0">
        <w:rPr>
          <w:lang w:val="en-GB"/>
        </w:rPr>
        <w:t>thus promoting increase levels of remineralization</w:t>
      </w:r>
      <w:r w:rsidR="00637BEC">
        <w:rPr>
          <w:lang w:val="en-GB"/>
        </w:rPr>
        <w:t>.</w:t>
      </w:r>
      <w:r w:rsidR="0083467E">
        <w:rPr>
          <w:lang w:val="en-GB"/>
        </w:rPr>
        <w:t xml:space="preserve"> </w:t>
      </w:r>
      <w:r w:rsidR="003717B0">
        <w:rPr>
          <w:lang w:val="en-GB"/>
        </w:rPr>
        <w:t>Th</w:t>
      </w:r>
      <w:r w:rsidR="00637BEC">
        <w:rPr>
          <w:lang w:val="en-GB"/>
        </w:rPr>
        <w:t>e latter</w:t>
      </w:r>
      <w:r w:rsidR="003717B0">
        <w:rPr>
          <w:lang w:val="en-GB"/>
        </w:rPr>
        <w:t xml:space="preserve"> process may also cause burial of surface sediments rich in organic matter</w:t>
      </w:r>
      <w:r w:rsidR="00637BEC">
        <w:rPr>
          <w:lang w:val="en-GB"/>
        </w:rPr>
        <w:t>,</w:t>
      </w:r>
      <w:r w:rsidR="003717B0">
        <w:rPr>
          <w:lang w:val="en-GB"/>
        </w:rPr>
        <w:t xml:space="preserve"> deeper in the sediment column where the labile form of carbon can be removed in aerobic processes</w:t>
      </w:r>
      <w:r w:rsidR="0083467E">
        <w:rPr>
          <w:lang w:val="en-GB"/>
        </w:rPr>
        <w:t xml:space="preserve"> </w:t>
      </w:r>
      <w:r w:rsidR="0083467E">
        <w:rPr>
          <w:lang w:val="en-GB"/>
        </w:rPr>
        <w:fldChar w:fldCharType="begin"/>
      </w:r>
      <w:r w:rsidR="0083467E">
        <w:rPr>
          <w:lang w:val="en-GB"/>
        </w:rPr>
        <w:instrText xml:space="preserve"> ADDIN ZOTERO_ITEM CSL_CITATION {"citationID":"j8NJOTlP","properties":{"formattedCitation":"(Mayer et al., 1991)","plainCitation":"(Mayer et al., 1991)","noteIndex":0},"citationItems":[{"id":2661,"uris":["http://zotero.org/groups/2530313/items/F2YR9HI7"],"uri":["http://zotero.org/groups/2530313/items/F2YR9HI7"],"itemData":{"id":2661,"type":"article-journal","abstract":"The effect of commercial dragging on sedimentary organic matter was examined in two field experiments using different types of gear. A heavy scallop dredge caused two types of organic matter translocation—some of the surficial organic matter was exported from the drag site and the remaining material was mixed into subsurface sediments. Phospholipid analysis indicated decreases in various classes of microbial, with relative increases in the contribution of anaerobic bacteria to the microbial community. An other trawl that largely remained above the sediment-water interface caused little change in organic matter profiles, although 7Be profiles suggest an export of the surficial horizon. Sediment mixing by some types of gear will likely result in burial of labile organic matter and hence may shift sediment metabolism toward microbial and anaerobic food chains.","container-title":"Marine Environmental Research","DOI":"10.1016/0141-1136(91)90015-Z","ISSN":"0141-1136","issue":"4","journalAbbreviation":"Marine Environmental Research","language":"en","page":"249-261","source":"ScienceDirect","title":"Effects of commercial dragging on sedimentary organic matter","volume":"31","author":[{"family":"Mayer","given":"Lawrence M."},{"family":"Schick","given":"Daniel F."},{"family":"Findlay","given":"Robert H."},{"family":"Rice","given":"Donald L."}],"issued":{"date-parts":[["1991",1,1]]}}}],"schema":"https://github.com/citation-style-language/schema/raw/master/csl-citation.json"} </w:instrText>
      </w:r>
      <w:r w:rsidR="0083467E">
        <w:rPr>
          <w:lang w:val="en-GB"/>
        </w:rPr>
        <w:fldChar w:fldCharType="separate"/>
      </w:r>
      <w:r w:rsidR="0083467E" w:rsidRPr="0083467E">
        <w:rPr>
          <w:rFonts w:cs="Times New Roman"/>
        </w:rPr>
        <w:t>(Mayer et al., 1991)</w:t>
      </w:r>
      <w:r w:rsidR="0083467E">
        <w:rPr>
          <w:lang w:val="en-GB"/>
        </w:rPr>
        <w:fldChar w:fldCharType="end"/>
      </w:r>
      <w:r w:rsidR="003717B0">
        <w:rPr>
          <w:lang w:val="en-GB"/>
        </w:rPr>
        <w:t xml:space="preserve">. While the opposite effect </w:t>
      </w:r>
      <w:r w:rsidR="000B1800">
        <w:rPr>
          <w:lang w:val="en-GB"/>
        </w:rPr>
        <w:t xml:space="preserve">of carbon enhancement </w:t>
      </w:r>
      <w:r w:rsidR="003717B0">
        <w:rPr>
          <w:lang w:val="en-GB"/>
        </w:rPr>
        <w:t>may be explained by the lifting of carbon accumulated in the deeper layers to the surface</w:t>
      </w:r>
      <w:r w:rsidR="0083467E">
        <w:rPr>
          <w:lang w:val="en-GB"/>
        </w:rPr>
        <w:t xml:space="preserve"> or increased mortality of benthic fauna that could consume organic matter </w:t>
      </w:r>
      <w:r w:rsidR="0083467E">
        <w:rPr>
          <w:lang w:val="en-GB"/>
        </w:rPr>
        <w:fldChar w:fldCharType="begin"/>
      </w:r>
      <w:r w:rsidR="0083467E">
        <w:rPr>
          <w:lang w:val="en-GB"/>
        </w:rPr>
        <w:instrText xml:space="preserve"> ADDIN ZOTERO_ITEM CSL_CITATION {"citationID":"oyRNkD00","properties":{"formattedCitation":"(Mart\\uc0\\u237{}n, Puig, Palanques, &amp; Giamportone, 2014)","plainCitation":"(Martín, Puig, Palanques, &amp; Giamportone, 2014)","noteIndex":0},"citationItems":[{"id":2414,"uris":["http://zotero.org/groups/2530313/items/THDBZU6B"],"uri":["http://zotero.org/groups/2530313/items/THDBZU6B"],"itemData":{"id":2414,"type":"article-journal","abstract":"Fishing gear and techniques have evolved through the centuries, and particularly after the Second World War, towards a mass production industry in such a scale that it has placed many commercial stocks in a delicate or depleted status. Furthermore, certain fishing methods have other undesirable side effects on ecosystems and habitats. In this work, the known impacts of bottom-dragged gear on the seafloor are reviewed. Some of the least known issues are emphasized, namely, impacts on the physical properties of deep-sea sediments, resuspension, erosion, near-bottom turbidity and seabed morphology. Due to its recurrence, mobility and wide geographical extent, bottom trawling has become an effective driver on shaping the physical basis of benthic habitats: its composition, texture and morphology at scales from micro to the entire continental margin. It is concluded that trawling is comparable in its transforming power over seascapes to the effects of agriculture or deforestation on land.","container-title":"Anthropocene","DOI":"10.1016/j.ancene.2015.01.002","ISSN":"2213-3054","journalAbbreviation":"Anthropocene","language":"en","page":"1-15","source":"ScienceDirect","title":"Commercial bottom trawling as a driver of sediment dynamics and deep seascape evolution in the Anthropocene","volume":"7","author":[{"family":"Martín","given":"Jacobo"},{"family":"Puig","given":"Pere"},{"family":"Palanques","given":"Albert"},{"family":"Giamportone","given":"Ariel"}],"issued":{"date-parts":[["2014",9,1]]}}}],"schema":"https://github.com/citation-style-language/schema/raw/master/csl-citation.json"} </w:instrText>
      </w:r>
      <w:r w:rsidR="0083467E">
        <w:rPr>
          <w:lang w:val="en-GB"/>
        </w:rPr>
        <w:fldChar w:fldCharType="separate"/>
      </w:r>
      <w:r w:rsidR="0083467E" w:rsidRPr="0083467E">
        <w:rPr>
          <w:rFonts w:cs="Times New Roman"/>
          <w:szCs w:val="24"/>
        </w:rPr>
        <w:t>(Martín, Puig, Palanques, &amp; Giamportone, 2014)</w:t>
      </w:r>
      <w:r w:rsidR="0083467E">
        <w:rPr>
          <w:lang w:val="en-GB"/>
        </w:rPr>
        <w:fldChar w:fldCharType="end"/>
      </w:r>
      <w:r w:rsidR="0083467E">
        <w:rPr>
          <w:lang w:val="en-GB"/>
        </w:rPr>
        <w:t xml:space="preserve">. </w:t>
      </w:r>
      <w:r w:rsidR="00637BEC">
        <w:rPr>
          <w:lang w:val="en-GB"/>
        </w:rPr>
        <w:t>Because</w:t>
      </w:r>
      <w:r w:rsidR="0083467E">
        <w:rPr>
          <w:lang w:val="en-GB"/>
        </w:rPr>
        <w:t xml:space="preserve"> </w:t>
      </w:r>
      <w:r w:rsidR="00637BEC">
        <w:rPr>
          <w:lang w:val="en-GB"/>
        </w:rPr>
        <w:t xml:space="preserve">the </w:t>
      </w:r>
      <w:r w:rsidR="0083467E">
        <w:rPr>
          <w:lang w:val="en-GB"/>
        </w:rPr>
        <w:t>bottom trawling effect on organic matter concentration is a complex issue, all six mentioned studies were used to derive with the estimation o</w:t>
      </w:r>
      <w:r w:rsidR="00637BEC">
        <w:rPr>
          <w:lang w:val="en-GB"/>
        </w:rPr>
        <w:t>f</w:t>
      </w:r>
      <w:r w:rsidR="0083467E">
        <w:rPr>
          <w:lang w:val="en-GB"/>
        </w:rPr>
        <w:t xml:space="preserve"> average organic carbon resuspension</w:t>
      </w:r>
      <w:r w:rsidR="00637BEC">
        <w:rPr>
          <w:lang w:val="en-GB"/>
        </w:rPr>
        <w:t xml:space="preserve">. </w:t>
      </w:r>
      <w:r w:rsidR="00637BEC">
        <w:rPr>
          <w:lang w:val="en-GB"/>
        </w:rPr>
        <w:lastRenderedPageBreak/>
        <w:t>For a conservative approach, the most outstanding data points were</w:t>
      </w:r>
      <w:r w:rsidR="0083467E">
        <w:rPr>
          <w:lang w:val="en-GB"/>
        </w:rPr>
        <w:t xml:space="preserve"> </w:t>
      </w:r>
      <w:r w:rsidR="00637BEC">
        <w:rPr>
          <w:lang w:val="en-GB"/>
        </w:rPr>
        <w:t>excluded from the analysis and the average POC disturbance by bottom trawling variable</w:t>
      </w:r>
      <w:r w:rsidR="0083467E">
        <w:rPr>
          <w:lang w:val="en-GB"/>
        </w:rPr>
        <w:t xml:space="preserve"> finally amount</w:t>
      </w:r>
      <w:r w:rsidR="00637BEC">
        <w:rPr>
          <w:lang w:val="en-GB"/>
        </w:rPr>
        <w:t>s</w:t>
      </w:r>
      <w:r w:rsidR="0083467E">
        <w:rPr>
          <w:lang w:val="en-GB"/>
        </w:rPr>
        <w:t xml:space="preserve"> 6 percent.  </w:t>
      </w:r>
    </w:p>
    <w:p w14:paraId="62499119" w14:textId="57F68050" w:rsidR="0083467E" w:rsidRDefault="0083467E" w:rsidP="29185782">
      <w:pPr>
        <w:rPr>
          <w:lang w:val="en-GB"/>
        </w:rPr>
      </w:pPr>
      <w:r>
        <w:rPr>
          <w:lang w:val="en-GB"/>
        </w:rPr>
        <w:t xml:space="preserve">The disturbance of the sediment </w:t>
      </w:r>
      <w:r w:rsidR="00860601">
        <w:rPr>
          <w:lang w:val="en-GB"/>
        </w:rPr>
        <w:t xml:space="preserve">and fraction of organic carbon resuspension </w:t>
      </w:r>
      <w:r>
        <w:rPr>
          <w:lang w:val="en-GB"/>
        </w:rPr>
        <w:t>will also largely depend on the gear type</w:t>
      </w:r>
      <w:r w:rsidR="00D804D3">
        <w:rPr>
          <w:lang w:val="en-GB"/>
        </w:rPr>
        <w:t xml:space="preserve"> and type of sediments</w:t>
      </w:r>
      <w:r>
        <w:rPr>
          <w:lang w:val="en-GB"/>
        </w:rPr>
        <w:t xml:space="preserve">. It is generally assumed that the penetration depth of fishing gears is higher in muddy </w:t>
      </w:r>
      <w:r w:rsidR="00860601">
        <w:rPr>
          <w:lang w:val="en-GB"/>
        </w:rPr>
        <w:t xml:space="preserve">sediments but </w:t>
      </w:r>
      <w:r w:rsidR="00637BEC">
        <w:rPr>
          <w:lang w:val="en-GB"/>
        </w:rPr>
        <w:t>other features</w:t>
      </w:r>
      <w:r w:rsidR="00860601">
        <w:rPr>
          <w:lang w:val="en-GB"/>
        </w:rPr>
        <w:t xml:space="preserve"> may </w:t>
      </w:r>
      <w:r w:rsidR="00637BEC">
        <w:rPr>
          <w:lang w:val="en-GB"/>
        </w:rPr>
        <w:t xml:space="preserve">also </w:t>
      </w:r>
      <w:r w:rsidR="00860601">
        <w:rPr>
          <w:lang w:val="en-GB"/>
        </w:rPr>
        <w:t xml:space="preserve">shape this variable such as gear </w:t>
      </w:r>
      <w:r w:rsidR="00D804D3">
        <w:rPr>
          <w:lang w:val="en-GB"/>
        </w:rPr>
        <w:t>type</w:t>
      </w:r>
      <w:r w:rsidR="00860601">
        <w:rPr>
          <w:lang w:val="en-GB"/>
        </w:rPr>
        <w:t xml:space="preserve">, its dimension and boat speed </w:t>
      </w:r>
      <w:r>
        <w:rPr>
          <w:lang w:val="en-GB"/>
        </w:rPr>
        <w:t xml:space="preserve"> </w:t>
      </w:r>
      <w:r w:rsidR="00860601">
        <w:rPr>
          <w:lang w:val="en-GB"/>
        </w:rPr>
        <w:fldChar w:fldCharType="begin"/>
      </w:r>
      <w:r w:rsidR="00BD6BE1">
        <w:rPr>
          <w:lang w:val="en-GB"/>
        </w:rPr>
        <w:instrText xml:space="preserve"> ADDIN ZOTERO_ITEM CSL_CITATION {"citationID":"IMg4QnWe","properties":{"formattedCitation":"(Depestele et al., 2016, 2019; Mart\\uc0\\u237{}n, Puig, Palanques, &amp; Giamportone, 2014)","plainCitation":"(Depestele et al., 2016, 2019; Martín, Puig, Palanques, &amp; Giamportone, 2014)","noteIndex":0},"citationItems":[{"id":2666,"uris":["http://zotero.org/groups/2530313/items/C7Z95XWX"],"uri":["http://zotero.org/groups/2530313/items/C7Z95XWX"],"itemData":{"id":2666,"type":"article-journal","abstract":"Abstract.  Beam trawling causes physical disruption of the seabed through contact of the gear components with the sediment and the resuspension of sediment into","container-title":"ICES Journal of Marine Science","DOI":"10.1093/icesjms/fsv056","ISSN":"1054-3139","issue":"suppl_1","journalAbbreviation":"ICES J Mar Sci","language":"en","note":"publisher: Oxford Academic","page":"i15-i26","source":"academic.oup.com","title":"Measuring and assessing the physical impact of beam trawling","volume":"73","author":[{"family":"Depestele","given":"Jochen"},{"family":"Ivanović","given":"Ana"},{"family":"Degrendele","given":"Koen"},{"family":"Esmaeili","given":"Moosa"},{"family":"Polet","given":"Hans"},{"family":"Roche","given":"Marc"},{"family":"Summerbell","given":"Keith"},{"family":"Teal","given":"Lorna R."},{"family":"Vanelslander","given":"Bart"},{"family":"O'Neill","given":"Finbarr G."}],"issued":{"date-parts":[["2016",1,1]]}}},{"id":2663,"uris":["http://zotero.org/groups/2530313/items/E2BSEUE9"],"uri":["http://zotero.org/groups/2530313/items/E2BSEUE9"],"itemData":{"id":2663,"type":"article-journal","abstract":"Abstract.  Tickler-chain SumWing and electrode-fitted PulseWing trawls were compared to assess seabed impacts. Multi-beam echo sounder (MBES) bathymetry confirm","container-title":"ICES Journal of Marine Science","DOI":"10.1093/icesjms/fsy124","ISSN":"1054-3139","issue":"1","journalAbbreviation":"ICES J Mar Sci","language":"en","note":"publisher: Oxford Academic","page":"312-329","source":"academic.oup.com","title":"Comparison of mechanical disturbance in soft sediments due to tickler-chain SumWing trawl vs. electro-fitted PulseWing trawl","volume":"76","author":[{"family":"Depestele","given":"Jochen"},{"family":"Degrendele","given":"Koen"},{"family":"Esmaeili","given":"Moosa"},{"family":"Ivanović","given":"Ana"},{"family":"Kröger","given":"Silke"},{"family":"O’Neill","given":"Finbarr G."},{"family":"Parker","given":"Ruth"},{"family":"Polet","given":"Hans"},{"family":"Roche","given":"Marc"},{"family":"Teal","given":"Lorna R."},{"family":"Vanelslander","given":"Bart"},{"family":"Rijnsdorp","given":"Adriaan D."}],"issued":{"date-parts":[["2019",1,1]]}}},{"id":2414,"uris":["http://zotero.org/groups/2530313/items/THDBZU6B"],"uri":["http://zotero.org/groups/2530313/items/THDBZU6B"],"itemData":{"id":2414,"type":"article-journal","abstract":"Fishing gear and techniques have evolved through the centuries, and particularly after the Second World War, towards a mass production industry in such a scale that it has placed many commercial stocks in a delicate or depleted status. Furthermore, certain fishing methods have other undesirable side effects on ecosystems and habitats. In this work, the known impacts of bottom-dragged gear on the seafloor are reviewed. Some of the least known issues are emphasized, namely, impacts on the physical properties of deep-sea sediments, resuspension, erosion, near-bottom turbidity and seabed morphology. Due to its recurrence, mobility and wide geographical extent, bottom trawling has become an effective driver on shaping the physical basis of benthic habitats: its composition, texture and morphology at scales from micro to the entire continental margin. It is concluded that trawling is comparable in its transforming power over seascapes to the effects of agriculture or deforestation on land.","container-title":"Anthropocene","DOI":"10.1016/j.ancene.2015.01.002","ISSN":"2213-3054","journalAbbreviation":"Anthropocene","language":"en","page":"1-15","source":"ScienceDirect","title":"Commercial bottom trawling as a driver of sediment dynamics and deep seascape evolution in the Anthropocene","volume":"7","author":[{"family":"Martín","given":"Jacobo"},{"family":"Puig","given":"Pere"},{"family":"Palanques","given":"Albert"},{"family":"Giamportone","given":"Ariel"}],"issued":{"date-parts":[["2014",9,1]]}}}],"schema":"https://github.com/citation-style-language/schema/raw/master/csl-citation.json"} </w:instrText>
      </w:r>
      <w:r w:rsidR="00860601">
        <w:rPr>
          <w:lang w:val="en-GB"/>
        </w:rPr>
        <w:fldChar w:fldCharType="separate"/>
      </w:r>
      <w:r w:rsidR="00BD6BE1" w:rsidRPr="00BD6BE1">
        <w:rPr>
          <w:rFonts w:cs="Times New Roman"/>
          <w:szCs w:val="24"/>
        </w:rPr>
        <w:t>(Depestele et al., 2016, 2019; Martín, Puig, Palanques, &amp; Giamportone, 2014)</w:t>
      </w:r>
      <w:r w:rsidR="00860601">
        <w:rPr>
          <w:lang w:val="en-GB"/>
        </w:rPr>
        <w:fldChar w:fldCharType="end"/>
      </w:r>
      <w:r w:rsidR="00860601">
        <w:rPr>
          <w:lang w:val="en-GB"/>
        </w:rPr>
        <w:t xml:space="preserve">. </w:t>
      </w:r>
      <w:r w:rsidR="00C2732A">
        <w:rPr>
          <w:lang w:val="en-GB"/>
        </w:rPr>
        <w:t>For example</w:t>
      </w:r>
      <w:r w:rsidR="007D7217">
        <w:rPr>
          <w:lang w:val="en-GB"/>
        </w:rPr>
        <w:t>, the sediment penetration of</w:t>
      </w:r>
      <w:r w:rsidR="00C2732A">
        <w:rPr>
          <w:lang w:val="en-GB"/>
        </w:rPr>
        <w:t xml:space="preserve"> otter trawl</w:t>
      </w:r>
      <w:r w:rsidR="007D7217">
        <w:rPr>
          <w:lang w:val="en-GB"/>
        </w:rPr>
        <w:t xml:space="preserve"> has been estimated</w:t>
      </w:r>
      <w:r w:rsidR="00CA4DD2">
        <w:rPr>
          <w:lang w:val="en-GB"/>
        </w:rPr>
        <w:t xml:space="preserve"> up to even</w:t>
      </w:r>
      <w:r w:rsidR="007D7217">
        <w:rPr>
          <w:lang w:val="en-GB"/>
        </w:rPr>
        <w:t xml:space="preserve"> 30 centimetres in soft sediments </w:t>
      </w:r>
      <w:r w:rsidR="00CA4DD2">
        <w:rPr>
          <w:lang w:val="en-GB"/>
        </w:rPr>
        <w:fldChar w:fldCharType="begin"/>
      </w:r>
      <w:r w:rsidR="003874CE">
        <w:rPr>
          <w:lang w:val="en-GB"/>
        </w:rPr>
        <w:instrText xml:space="preserve"> ADDIN ZOTERO_ITEM CSL_CITATION {"citationID":"AytBcws6","properties":{"formattedCitation":"(Jones, 1992)","plainCitation":"(Jones, 1992)","noteIndex":0},"citationItems":[{"id":2675,"uris":["http://zotero.org/groups/2530313/items/ZJIQXBNK"],"uri":["http://zotero.org/groups/2530313/items/ZJIQXBNK"],"itemData":{"id":2675,"type":"article-journal","abstract":"Fishers have been complaining about the effects of bottom trawl gear on the marine environment since at least the 14th century. Trawl gear affects the e</w:instrText>
      </w:r>
      <w:r w:rsidR="003874CE">
        <w:rPr>
          <w:rFonts w:hint="eastAsia"/>
          <w:lang w:val="en-GB"/>
        </w:rPr>
        <w:instrText>nvironment in both direct and indirect ways. Direct effects include scraping and ploughing of the substrate, sediment resuspension, destruction of benthos, and dumping of processing waste. Indirect effects include post</w:instrText>
      </w:r>
      <w:r w:rsidR="003874CE">
        <w:rPr>
          <w:rFonts w:hint="eastAsia"/>
          <w:lang w:val="en-GB"/>
        </w:rPr>
        <w:instrText>‐</w:instrText>
      </w:r>
      <w:r w:rsidR="003874CE">
        <w:rPr>
          <w:rFonts w:hint="eastAsia"/>
          <w:lang w:val="en-GB"/>
        </w:rPr>
        <w:instrText>fishing mortality and long</w:instrText>
      </w:r>
      <w:r w:rsidR="003874CE">
        <w:rPr>
          <w:rFonts w:hint="eastAsia"/>
          <w:lang w:val="en-GB"/>
        </w:rPr>
        <w:instrText>‐</w:instrText>
      </w:r>
      <w:r w:rsidR="003874CE">
        <w:rPr>
          <w:rFonts w:hint="eastAsia"/>
          <w:lang w:val="en-GB"/>
        </w:rPr>
        <w:instrText>term trawl</w:instrText>
      </w:r>
      <w:r w:rsidR="003874CE">
        <w:rPr>
          <w:rFonts w:hint="eastAsia"/>
          <w:lang w:val="en-GB"/>
        </w:rPr>
        <w:instrText>‐</w:instrText>
      </w:r>
      <w:r w:rsidR="003874CE">
        <w:rPr>
          <w:rFonts w:hint="eastAsia"/>
          <w:lang w:val="en-GB"/>
        </w:rPr>
        <w:instrText xml:space="preserve">induced changes to the benthos. There are few conclusive studies linking trawling to observed environmental changes since it is difficult to isolate the cause. However, permanent faunal changes brought about by trawling have been recorded. Research has </w:instrText>
      </w:r>
      <w:r w:rsidR="003874CE">
        <w:rPr>
          <w:lang w:val="en-GB"/>
        </w:rPr>
        <w:instrText xml:space="preserve">established that the degree of environmental perturbation from bottom trawling activities is related to the weight of the gear on the seabed, the towing speed, the nature of the bottom sediments, and the strength of the tides and currents. The greater the frequency of gear impact on an area, the greater the likelihood of permanent change. In deeper water where the fauna is less adapted to changes in sediment regimes and disturbance from storm events, the effects of gear take longer to disappear. Studies indicate that in deep water (&gt;1000 m), the recovery time is probably measured in decades.","container-title":"New Zealand Journal of Marine and Freshwater Research","DOI":"10.1080/00288330.1992.9516500","ISSN":"0028-8330","issue":"1","note":"publisher: Taylor &amp; Francis\n_eprint: https://doi.org/10.1080/00288330.1992.9516500","page":"59-67","source":"Taylor and Francis+NEJM","title":"Environmental impact of trawling on the seabed: A review","title-short":"Environmental impact of trawling on the seabed","volume":"26","author":[{"family":"Jones","given":"J. B."}],"issued":{"date-parts":[["1992",3,1]]}}}],"schema":"https://github.com/citation-style-language/schema/raw/master/csl-citation.json"} </w:instrText>
      </w:r>
      <w:r w:rsidR="00CA4DD2">
        <w:rPr>
          <w:lang w:val="en-GB"/>
        </w:rPr>
        <w:fldChar w:fldCharType="separate"/>
      </w:r>
      <w:r w:rsidR="003874CE" w:rsidRPr="003874CE">
        <w:rPr>
          <w:rFonts w:cs="Times New Roman"/>
        </w:rPr>
        <w:t>(Jones, 1992)</w:t>
      </w:r>
      <w:r w:rsidR="00CA4DD2">
        <w:rPr>
          <w:lang w:val="en-GB"/>
        </w:rPr>
        <w:fldChar w:fldCharType="end"/>
      </w:r>
      <w:r w:rsidR="00CA4DD2">
        <w:rPr>
          <w:lang w:val="en-GB"/>
        </w:rPr>
        <w:t xml:space="preserve"> </w:t>
      </w:r>
      <w:r w:rsidR="007D7217">
        <w:rPr>
          <w:lang w:val="en-GB"/>
        </w:rPr>
        <w:t>while typical penetration of beam trawls are in a range of 6 to 8 centimetres</w:t>
      </w:r>
      <w:r w:rsidR="00B06315">
        <w:rPr>
          <w:lang w:val="en-GB"/>
        </w:rPr>
        <w:t xml:space="preserve"> </w:t>
      </w:r>
      <w:r w:rsidR="00B06315">
        <w:rPr>
          <w:lang w:val="en-GB"/>
        </w:rPr>
        <w:fldChar w:fldCharType="begin"/>
      </w:r>
      <w:r w:rsidR="00B06315">
        <w:rPr>
          <w:lang w:val="en-GB"/>
        </w:rPr>
        <w:instrText xml:space="preserve"> ADDIN ZOTERO_ITEM CSL_CITATION {"citationID":"almigl9q","properties":{"formattedCitation":"(Duplisea et al., 2001)","plainCitation":"(Duplisea et al., 2001)","noteIndex":0},"citationItems":[{"id":2285,"uris":["http://zotero.org/groups/2530313/items/79782DX5"],"uri":["http://zotero.org/groups/2530313/items/79782DX5"],"itemData":{"id":2285,"type":"article-journal","abstract":"Bottom trawling causes physical disturbance to sediments particularly in shelf areas. The disturbance due to trawling is most significant in deeper areas with softer sediments where levels of natural disturbance due to wave and tidal action are low. In heavily fished areas, trawls may impact the same area of seabed more than four times per year. A single pass of a beam trawl, the heaviest gear routinely used in shelf sea fisheries, can kill 5–65% of the resident fauna and mix the top few cm of sediment. We expect that sediment community function, carbon mineralisation and biogeochemical fluxes will be strongly affected by trawling activity because the physical effects of trawling are equivalent to those of an extreme bioturbator, and yet, unlike bioturbating macrofauna, trawling does not directly contribute to community metabolism. We used an existing box-model of a generalised soft sediment system to examine the effects of trawling disturbance on carbon mineralisation and chemical concentrations. We contrasted the effects of a natural scenario, where bioturbation is a function of macrobenthos biomass, with an anthropogenic impact scenario where physical disturbance results from trawling rather than the action of bioturbating macrofauna. Simulation results suggest that the effects of low levels of trawling disturbance will be similar to those of natural bioturbators but that high levels of trawling disturbance prevent the modelled system from reaching equilibrium due to large carbon fluxes between oxic and anoxic carbon compartments. The presence of macrobenthos in the natural disturbance scenario allowed sediment chemical storage and fluxes to reach equilibrium. This is because the macrobenthos are important carbon consumers in the system whose presence reduces the magnitude of available carbon fluxes. In soft sediment systems, where the level physical disturbance due to waves and tides is low, model results suggest that intensive trawling disturbance could cause large fluctuations in benthic chemical fluxes and storage.","container-title":"Geochemical Transactions","DOI":"10.1186/1467-4866-2-112","ISSN":"1467-4866","issue":"1","journalAbbreviation":"Geochemical Transactions","note":"number: 1","page":"112","source":"BioMed Central","title":"Modelling potential impacts of bottom trawl fisheries on soft sediment biogeochemistry in the North Sea†","volume":"2","author":[{"family":"Duplisea","given":"Daniel E."},{"family":"Jennings","given":"Simon"},{"family":"Malcolm","given":"Stephen J."},{"family":"Parker","given":"Ruth"},{"family":"Sivyer","given":"David B."}],"issued":{"date-parts":[["2001",12,19]]}}}],"schema":"https://github.com/citation-style-language/schema/raw/master/csl-citation.json"} </w:instrText>
      </w:r>
      <w:r w:rsidR="00B06315">
        <w:rPr>
          <w:lang w:val="en-GB"/>
        </w:rPr>
        <w:fldChar w:fldCharType="separate"/>
      </w:r>
      <w:r w:rsidR="00B06315" w:rsidRPr="00B06315">
        <w:rPr>
          <w:rFonts w:cs="Times New Roman"/>
        </w:rPr>
        <w:t>(Duplisea et al., 2001)</w:t>
      </w:r>
      <w:r w:rsidR="00B06315">
        <w:rPr>
          <w:lang w:val="en-GB"/>
        </w:rPr>
        <w:fldChar w:fldCharType="end"/>
      </w:r>
      <w:r w:rsidR="007D7217">
        <w:rPr>
          <w:lang w:val="en-GB"/>
        </w:rPr>
        <w:t>.</w:t>
      </w:r>
      <w:r w:rsidR="00C2732A">
        <w:rPr>
          <w:lang w:val="en-GB"/>
        </w:rPr>
        <w:t xml:space="preserve"> </w:t>
      </w:r>
      <w:r w:rsidR="007D7217">
        <w:rPr>
          <w:lang w:val="en-GB"/>
        </w:rPr>
        <w:t>However,</w:t>
      </w:r>
      <w:r w:rsidR="00CA4DD2">
        <w:rPr>
          <w:lang w:val="en-GB"/>
        </w:rPr>
        <w:t xml:space="preserve"> nowadays</w:t>
      </w:r>
      <w:r w:rsidR="007D7217">
        <w:rPr>
          <w:lang w:val="en-GB"/>
        </w:rPr>
        <w:t xml:space="preserve"> there are technical measures that can limit the seabed contact of fishing gear such as electric pulse devices</w:t>
      </w:r>
      <w:r w:rsidR="00B06315">
        <w:rPr>
          <w:lang w:val="en-GB"/>
        </w:rPr>
        <w:t xml:space="preserve"> coupled to bea</w:t>
      </w:r>
      <w:r w:rsidR="00D804D3">
        <w:rPr>
          <w:lang w:val="en-GB"/>
        </w:rPr>
        <w:t>m</w:t>
      </w:r>
      <w:r w:rsidR="00B06315">
        <w:rPr>
          <w:lang w:val="en-GB"/>
        </w:rPr>
        <w:t xml:space="preserve"> trawls forcing targeted species out of sediments used instead of chains </w:t>
      </w:r>
      <w:r w:rsidR="00CA4DD2">
        <w:rPr>
          <w:lang w:val="en-GB"/>
        </w:rPr>
        <w:fldChar w:fldCharType="begin"/>
      </w:r>
      <w:r w:rsidR="00CA4DD2">
        <w:rPr>
          <w:lang w:val="en-GB"/>
        </w:rPr>
        <w:instrText xml:space="preserve"> ADDIN ZOTERO_ITEM CSL_CITATION {"citationID":"ZhGGbisi","properties":{"formattedCitation":"(Yu et al., 2007)","plainCitation":"(Yu et al., 2007)","noteIndex":0},"citationItems":[{"id":2687,"uris":["http://zotero.org/groups/2530313/items/FMXPN86S"],"uri":["http://zotero.org/groups/2530313/items/FMXPN86S"],"itemData":{"id":2687,"type":"article-journal","abstract":"Abstract.  Yu, C., Chen, Z., Chen, L., and He, P. 2007. The rise and fall of electrical shrimp beam trawling in the East China Sea: technology, fishery, and con","container-title":"ICES Journal of Marine Science","DOI":"10.1093/icesjms/fsm137","ISSN":"1054-3139","issue":"8","journalAbbreviation":"ICES J Mar Sci","language":"en","note":"publisher: Oxford Academic","page":"1592-1597","source":"academic.oup.com","title":"The rise and fall of electrical beam trawling for shrimp in the East China Sea: technology, fishery, and conservation implications","title-short":"The rise and fall of electrical beam trawling for shrimp in the East China Sea","volume":"64","author":[{"family":"Yu","given":"Congda"},{"family":"Chen","given":"Zhihai"},{"family":"Chen","given":"Lianyuan"},{"family":"He","given":"Pingguo"}],"issued":{"date-parts":[["2007",11,1]]}}}],"schema":"https://github.com/citation-style-language/schema/raw/master/csl-citation.json"} </w:instrText>
      </w:r>
      <w:r w:rsidR="00CA4DD2">
        <w:rPr>
          <w:lang w:val="en-GB"/>
        </w:rPr>
        <w:fldChar w:fldCharType="separate"/>
      </w:r>
      <w:r w:rsidR="00CA4DD2" w:rsidRPr="00CA4DD2">
        <w:rPr>
          <w:rFonts w:cs="Times New Roman"/>
        </w:rPr>
        <w:t>(Yu et al., 2007)</w:t>
      </w:r>
      <w:r w:rsidR="00CA4DD2">
        <w:rPr>
          <w:lang w:val="en-GB"/>
        </w:rPr>
        <w:fldChar w:fldCharType="end"/>
      </w:r>
      <w:r w:rsidR="00CA4DD2">
        <w:rPr>
          <w:lang w:val="en-GB"/>
        </w:rPr>
        <w:t xml:space="preserve"> </w:t>
      </w:r>
      <w:r w:rsidR="00B06315">
        <w:rPr>
          <w:lang w:val="en-GB"/>
        </w:rPr>
        <w:t xml:space="preserve">or disks attached to otter trawls rising </w:t>
      </w:r>
      <w:proofErr w:type="spellStart"/>
      <w:r w:rsidR="00B06315">
        <w:rPr>
          <w:lang w:val="en-GB"/>
        </w:rPr>
        <w:t>sweeplines</w:t>
      </w:r>
      <w:proofErr w:type="spellEnd"/>
      <w:r w:rsidR="00B06315">
        <w:rPr>
          <w:lang w:val="en-GB"/>
        </w:rPr>
        <w:t xml:space="preserve"> </w:t>
      </w:r>
      <w:r w:rsidR="00D804D3">
        <w:rPr>
          <w:lang w:val="en-GB"/>
        </w:rPr>
        <w:t>above the bottom and decreasing</w:t>
      </w:r>
      <w:r w:rsidR="00B06315">
        <w:rPr>
          <w:lang w:val="en-GB"/>
        </w:rPr>
        <w:t xml:space="preserve"> sediment disturbance</w:t>
      </w:r>
      <w:r w:rsidR="00CA4DD2">
        <w:rPr>
          <w:lang w:val="en-GB"/>
        </w:rPr>
        <w:t xml:space="preserve"> </w:t>
      </w:r>
      <w:r w:rsidR="00CA4DD2">
        <w:rPr>
          <w:lang w:val="en-GB"/>
        </w:rPr>
        <w:fldChar w:fldCharType="begin"/>
      </w:r>
      <w:r w:rsidR="00CA4DD2">
        <w:rPr>
          <w:lang w:val="en-GB"/>
        </w:rPr>
        <w:instrText xml:space="preserve"> ADDIN ZOTERO_ITEM CSL_CITATION {"citationID":"EOARncZa","properties":{"formattedCitation":"(Rose et al., 2010)","plainCitation":"(Rose et al., 2010)","noteIndex":0},"citationItems":[{"id":2682,"uris":["http://zotero.org/groups/2530313/items/639NBWB2"],"uri":["http://zotero.org/groups/2530313/items/639NBWB2"],"itemData":{"id":2682,"type":"webpage","abstract":"Otter trawls are very effective at capturing flatfish, but \nthey can affect the seaf loor ecosystems where they are used. Alaska f latf ish trawlers have very long cables (called sweeps) between doors and net to herd fish into the path of the trawl. These sweeps, which ride on and can disturb the seaf loor, account for most of the area affected \nby these trawls and hence a large proportion of the potential for damage to seaf loor organisms. We examined \nmodifications to otter trawls, such that disk clusters were installed at 9-m intervals to raise trawl sweeps small distances above the seafloor, greatly reducing the area of direct seafloor contact. A critical consideration was whether flatfish would still be herded effectively by these sweeps. We compared conventional and modified sweeps using a twin trawl system and analyzed the volume and composition \nof the resulting catches. We tested sweeps raised 5, 7.5, and 10 cm and observed no significant losses of flatfish catch until sweeps were raised 10 cm, and those losses were \nrelatively small (5–10%). No size composition changes were detected in the flatfish catches. Alaska pollock (Theragra \nchalcogramma) were captured at higher rates with two versions of the modified sweeps. Sonar observations of the sweeps in operation and the seaf loor after passage confirmed that the area of direct seafloor contact was greatly reduced by the modified sweep","container-title":"undefined","language":"en","title":"Effective herding of flatfish by cables with minimal seafloor contact","URL":"/paper/Effective-herding-of-flatfish-by-cables-with-Rose-Gauvin/c58c22d82d8fcac8fa6e94b477e2f0bb6b63c2b6","author":[{"family":"Rose","given":"Craig S."},{"family":"Gauvin","given":"J."},{"family":"Hammond","given":"C."}],"accessed":{"date-parts":[["2020",9,24]]},"issued":{"date-parts":[["2010"]]}}}],"schema":"https://github.com/citation-style-language/schema/raw/master/csl-citation.json"} </w:instrText>
      </w:r>
      <w:r w:rsidR="00CA4DD2">
        <w:rPr>
          <w:lang w:val="en-GB"/>
        </w:rPr>
        <w:fldChar w:fldCharType="separate"/>
      </w:r>
      <w:r w:rsidR="00CA4DD2" w:rsidRPr="00CA4DD2">
        <w:rPr>
          <w:rFonts w:cs="Times New Roman"/>
        </w:rPr>
        <w:t>(Rose et al., 2010)</w:t>
      </w:r>
      <w:r w:rsidR="00CA4DD2">
        <w:rPr>
          <w:lang w:val="en-GB"/>
        </w:rPr>
        <w:fldChar w:fldCharType="end"/>
      </w:r>
      <w:r w:rsidR="00B06315">
        <w:rPr>
          <w:lang w:val="en-GB"/>
        </w:rPr>
        <w:t xml:space="preserve">. </w:t>
      </w:r>
      <w:r w:rsidR="00860601">
        <w:rPr>
          <w:lang w:val="en-GB"/>
        </w:rPr>
        <w:t xml:space="preserve">For </w:t>
      </w:r>
      <w:r w:rsidR="00637BEC">
        <w:rPr>
          <w:lang w:val="en-GB"/>
        </w:rPr>
        <w:t xml:space="preserve">the </w:t>
      </w:r>
      <w:r w:rsidR="00860601">
        <w:rPr>
          <w:lang w:val="en-GB"/>
        </w:rPr>
        <w:t xml:space="preserve">current analysis, </w:t>
      </w:r>
      <w:r w:rsidR="00615103">
        <w:rPr>
          <w:lang w:val="en-GB"/>
        </w:rPr>
        <w:t xml:space="preserve">the </w:t>
      </w:r>
      <w:r w:rsidR="009529FC">
        <w:rPr>
          <w:lang w:val="en-GB"/>
        </w:rPr>
        <w:t>low estimate of</w:t>
      </w:r>
      <w:r w:rsidR="00860601">
        <w:rPr>
          <w:lang w:val="en-GB"/>
        </w:rPr>
        <w:t xml:space="preserve"> penetration depth </w:t>
      </w:r>
      <w:r w:rsidR="0089075A">
        <w:rPr>
          <w:lang w:val="en-GB"/>
        </w:rPr>
        <w:t xml:space="preserve">of </w:t>
      </w:r>
      <w:r w:rsidR="009529FC">
        <w:rPr>
          <w:lang w:val="en-GB"/>
        </w:rPr>
        <w:t>1.5</w:t>
      </w:r>
      <w:r w:rsidR="0089075A">
        <w:rPr>
          <w:lang w:val="en-GB"/>
        </w:rPr>
        <w:t xml:space="preserve"> centimetres </w:t>
      </w:r>
      <w:r w:rsidR="00637BEC">
        <w:rPr>
          <w:lang w:val="en-GB"/>
        </w:rPr>
        <w:t xml:space="preserve">coming from </w:t>
      </w:r>
      <w:r w:rsidR="0089075A">
        <w:rPr>
          <w:lang w:val="en-GB"/>
        </w:rPr>
        <w:t>1</w:t>
      </w:r>
      <w:r w:rsidR="009529FC">
        <w:rPr>
          <w:lang w:val="en-GB"/>
        </w:rPr>
        <w:t>1</w:t>
      </w:r>
      <w:r w:rsidR="0089075A">
        <w:rPr>
          <w:lang w:val="en-GB"/>
        </w:rPr>
        <w:t xml:space="preserve"> data points</w:t>
      </w:r>
      <w:r w:rsidR="00637BEC">
        <w:rPr>
          <w:lang w:val="en-GB"/>
        </w:rPr>
        <w:t xml:space="preserve"> </w:t>
      </w:r>
      <w:r w:rsidR="00860601">
        <w:rPr>
          <w:lang w:val="en-GB"/>
        </w:rPr>
        <w:t>is used as a conservative assumption</w:t>
      </w:r>
      <w:r w:rsidR="00637BEC">
        <w:rPr>
          <w:lang w:val="en-GB"/>
        </w:rPr>
        <w:t xml:space="preserve"> </w:t>
      </w:r>
      <w:r w:rsidR="00637BEC" w:rsidRPr="00637BEC">
        <w:rPr>
          <w:rFonts w:eastAsia="Helvetica,Times New Roman" w:cstheme="minorHAnsi"/>
          <w:color w:val="000000" w:themeColor="text1"/>
        </w:rPr>
        <w:fldChar w:fldCharType="begin"/>
      </w:r>
      <w:r w:rsidR="00E52954">
        <w:rPr>
          <w:rFonts w:eastAsia="Helvetica,Times New Roman" w:cstheme="minorHAnsi"/>
          <w:color w:val="000000" w:themeColor="text1"/>
        </w:rPr>
        <w:instrText xml:space="preserve"> ADDIN ZOTERO_ITEM CSL_CITATION {"citationID":"XKvAhbb9","properties":{"formattedCitation":"(Duplisea et al., 2001; Hiddink et al., 2017; Luisetti et al., 2019; Sala et al., 2021)","plainCitation":"(Duplisea et al., 2001; Hiddink et al., 2017; Luisetti et al., 2019; Sala et al., 2021)","noteIndex":0},"citationItems":[{"id":2285,"uris":["http://zotero.org/groups/2530313/items/79782DX5"],"uri":["http://zotero.org/groups/2530313/items/79782DX5"],"itemData":{"id":2285,"type":"article-journal","abstract":"Bottom trawling causes physical disturbance to sediments particularly in shelf areas. The disturbance due to trawling is most significant in deeper areas with softer sediments where levels of natural disturbance due to wave and tidal action are low. In heavily fished areas, trawls may impact the same area of seabed more than four times per year. A single pass of a beam trawl, the heaviest gear routinely used in shelf sea fisheries, can kill 5–65% of the resident fauna and mix the top few cm of sediment. We expect that sediment community function, carbon mineralisation and biogeochemical fluxes will be strongly affected by trawling activity because the physical effects of trawling are equivalent to those of an extreme bioturbator, and yet, unlike bioturbating macrofauna, trawling does not directly contribute to community metabolism. We used an existing box-model of a generalised soft sediment system to examine the effects of trawling disturbance on carbon mineralisation and chemical concentrations. We contrasted the effects of a natural scenario, where bioturbation is a function of macrobenthos biomass, with an anthropogenic impact scenario where physical disturbance results from trawling rather than the action of bioturbating macrofauna. Simulation results suggest that the effects of low levels of trawling disturbance will be similar to those of natural bioturbators but that high levels of trawling disturbance prevent the modelled system from reaching equilibrium due to large carbon fluxes between oxic and anoxic carbon compartments. The presence of macrobenthos in the natural disturbance scenario allowed sediment chemical storage and fluxes to reach equilibrium. This is because the macrobenthos are important carbon consumers in the system whose presence reduces the magnitude of available carbon fluxes. In soft sediment systems, where the level physical disturbance due to waves and tides is low, model results suggest that intensive trawling disturbance could cause large fluctuations in benthic chemical fluxes and storage.","container-title":"Geochemical Transactions","DOI":"10.1186/1467-4866-2-112","ISSN":"1467-4866","issue":"1","journalAbbreviation":"Geochemical Transactions","note":"number: 1","page":"112","source":"BioMed Central","title":"Modelling potential impacts of bottom trawl fisheries on soft sediment biogeochemistry in the North Sea†","volume":"2","author":[{"family":"Duplisea","given":"Daniel E."},{"family":"Jennings","given":"Simon"},{"family":"Malcolm","given":"Stephen J."},{"family":"Parker","given":"Ruth"},{"family":"Sivyer","given":"David B."}],"issued":{"date-parts":[["2001",12,19]]}}},{"id":2311,"uris":["http://zotero.org/groups/2530313/items/JA8GNVI4"],"uri":["http://zotero.org/groups/2530313/items/JA8GNVI4"],"itemData":{"id":2311,"type":"article-journal","abstract":"Bottom trawling is the most widespread human activity affecting seabed habitats. Here, we collate all available data for experimental and comparative studies of trawling impacts on whole communities of seabed macroinvertebrates on sedimentary habitats and develop widely applicable methods to estimate depletion and recovery rates of biota after trawling. Depletion of biota and trawl penetration into the seabed are highly correlated. Otter trawls caused the least depletion, removing 6% of biota per pass and penetrating the seabed on average down to 2.4 cm, whereas hydraulic dredges caused the most depletion, removing 41% of biota and penetrating the seabed on average 16.1 cm. Median recovery times posttrawling (from 50 to 95% of unimpacted biomass) ranged between 1.9 and 6.4 y. By accounting for the effects of penetration depth, environmental variation, and uncertainty, the models explained much of the variability of depletion and recovery estimates from single studies. Coupled with large-scale, high-resolution maps of trawling frequency and habitat, our estimates of depletion and recovery rates enable the assessment of trawling impacts on unprecedented spatial scales.","container-title":"Proceedings of the National Academy of Sciences","DOI":"10.1073/pnas.1618858114","ISSN":"0027-8424, 1091-6490","issue":"31","journalAbbreviation":"PNAS","language":"en","note":"ISBN: 9781618858115\npublisher: National Academy of Sciences\nsection: Biological Sciences\nPMID: 28716926","page":"8301-8306","source":"www.pnas.org","title":"Global analysis of depletion and recovery of seabed biota after bottom trawling disturbance","volume":"114","author":[{"family":"Hiddink","given":"Jan Geert"},{"family":"Jennings","given":"Simon"},{"family":"Sciberras","given":"Marija"},{"family":"Szostek","given":"Claire L."},{"family":"Hughes","given":"Kathryn M."},{"family":"Ellis","given":"Nick"},{"family":"Rijnsdorp","given":"Adriaan D."},{"family":"McConnaughey","given":"Robert A."},{"family":"Mazor","given":"Tessa"},{"family":"Hilborn","given":"Ray"},{"family":"Collie","given":"Jeremy S."},{"family":"Pitcher","given":"C. Roland"},{"family":"Amoroso","given":"Ricardo O."},{"family":"Parma","given":"Ana M."},{"family":"Suuronen","given":"Petri"},{"family":"Kaiser","given":"Michel J."}],"issued":{"date-parts":[["2017",8,1]]}}},{"id":2276,"uris":["http://zotero.org/groups/2530313/items/PK7YBMCW"],"uri":["http://zotero.org/groups/2530313/items/PK7YBMCW"],"itemData":{"id":2276,"type":"article-journal","abstract":"Evidence shows that habitats with potential to mitigate against greenhouse gases emissions, by taking up and storing CO2, are being lost due to the effects of on-going human activities and climate change. The carbon storage by terrestrial habitats (e.g. tropical forests) and the role of coastal habitats (‘Blue Carbon’) as carbon storage sinks is well recognised. Offshore shelf sediments are also a manageable carbon store, covering </w:instrText>
      </w:r>
      <w:r w:rsidR="00E52954">
        <w:rPr>
          <w:rFonts w:ascii="Cambria Math" w:eastAsia="Helvetica,Times New Roman" w:hAnsi="Cambria Math" w:cs="Cambria Math"/>
          <w:color w:val="000000" w:themeColor="text1"/>
        </w:rPr>
        <w:instrText>∼</w:instrText>
      </w:r>
      <w:r w:rsidR="00E52954">
        <w:rPr>
          <w:rFonts w:eastAsia="Helvetica,Times New Roman" w:cstheme="minorHAnsi"/>
          <w:color w:val="000000" w:themeColor="text1"/>
        </w:rPr>
        <w:instrText xml:space="preserve">9% of global marine area, but not currently protected by international agreements to enable their conservation. Through a scenario analysis, we explore the economic value of the damage of human activities and climate change can inflict on UK marine habitats, including shelf sea sediments. In a scenario of increased human and climate pressures over a 25-year period, we estimate damage costs up to US$12.5 billion from carbon release linked to disturbance of coastal and shelf sea sediment carbon stores. It may be possible to manage socio-economic pressure to maintain sedimentary carbon storage, but the trade-offs with other global social welfare benefits such as food security will have to be taken into account. To develop effective incentive mechanisms to preserve these valuable coastal and marine ecosystems within a sustainability governance framework, robust evidence is required.","container-title":"Ecosystem Services","DOI":"10.1016/j.ecoser.2018.10.013","ISSN":"2212-0416","journalAbbreviation":"Ecosystem Services","language":"en","page":"67-76","source":"ScienceDirect","title":"Quantifying and valuing carbon flows and stores in coastal and shelf ecosystems in the UK","volume":"35","author":[{"family":"Luisetti","given":"Tiziana"},{"family":"Turner","given":"R. Kerry"},{"family":"Andrews","given":"Julian E."},{"family":"Jickells","given":"Timothy D."},{"family":"Kröger","given":"Silke"},{"family":"Diesing","given":"Markus"},{"family":"Paltriguera","given":"Lucille"},{"family":"Johnson","given":"Martin T."},{"family":"Parker","given":"Eleanor R."},{"family":"Bakker","given":"Dorothee C. E."},{"family":"Weston","given":"Keith"}],"issued":{"date-parts":[["2019",2,1]]}}},{"id":4008,"uris":["http://zotero.org/groups/2241941/items/62SXJXRR"],"uri":["http://zotero.org/groups/2241941/items/62SXJXRR"],"itemData":{"id":4008,"type":"article-journal","abstract":"The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637BEC" w:rsidRPr="00637BEC">
        <w:rPr>
          <w:rFonts w:eastAsia="Helvetica,Times New Roman" w:cstheme="minorHAnsi"/>
          <w:color w:val="000000" w:themeColor="text1"/>
        </w:rPr>
        <w:fldChar w:fldCharType="separate"/>
      </w:r>
      <w:r w:rsidR="00E52954" w:rsidRPr="00E52954">
        <w:rPr>
          <w:rFonts w:cs="Times New Roman"/>
        </w:rPr>
        <w:t>(Duplisea et al., 2001; Hiddink et al., 2017; Luisetti et al., 2019; Sala et al., 2021)</w:t>
      </w:r>
      <w:r w:rsidR="00637BEC" w:rsidRPr="00637BEC">
        <w:rPr>
          <w:rFonts w:eastAsia="Helvetica,Times New Roman" w:cstheme="minorHAnsi"/>
          <w:color w:val="000000" w:themeColor="text1"/>
        </w:rPr>
        <w:fldChar w:fldCharType="end"/>
      </w:r>
      <w:r w:rsidR="00860601" w:rsidRPr="00637BEC">
        <w:rPr>
          <w:lang w:val="en-GB"/>
        </w:rPr>
        <w:t>.</w:t>
      </w:r>
      <w:r w:rsidR="00860601">
        <w:rPr>
          <w:lang w:val="en-GB"/>
        </w:rPr>
        <w:t xml:space="preserve"> </w:t>
      </w:r>
      <w:r w:rsidR="009529FC" w:rsidRPr="00B4107E">
        <w:rPr>
          <w:lang w:val="en-GB"/>
        </w:rPr>
        <w:t xml:space="preserve">The global study of bottom trawling impact on sediment and carbon resuspension came up with average gear penetration of 2.44 centimetres which is in </w:t>
      </w:r>
      <w:r w:rsidR="009529FC">
        <w:rPr>
          <w:lang w:val="en-GB"/>
        </w:rPr>
        <w:t>higher than our estimate but we believe using conservative approach is more r</w:t>
      </w:r>
      <w:r w:rsidR="0049055A">
        <w:rPr>
          <w:lang w:val="en-GB"/>
        </w:rPr>
        <w:t>o</w:t>
      </w:r>
      <w:r w:rsidR="009529FC">
        <w:rPr>
          <w:lang w:val="en-GB"/>
        </w:rPr>
        <w:t>bu</w:t>
      </w:r>
      <w:r w:rsidR="0049055A">
        <w:rPr>
          <w:lang w:val="en-GB"/>
        </w:rPr>
        <w:t>s</w:t>
      </w:r>
      <w:r w:rsidR="009529FC">
        <w:rPr>
          <w:lang w:val="en-GB"/>
        </w:rPr>
        <w:t>t</w:t>
      </w:r>
      <w:r w:rsidR="009529FC" w:rsidRPr="00B4107E">
        <w:rPr>
          <w:lang w:val="en-GB"/>
        </w:rPr>
        <w:t xml:space="preserve"> </w:t>
      </w:r>
      <w:r w:rsidR="009529FC">
        <w:rPr>
          <w:lang w:val="en-GB"/>
        </w:rPr>
        <w:fldChar w:fldCharType="begin"/>
      </w:r>
      <w:r w:rsidR="009529FC">
        <w:rPr>
          <w:lang w:val="en-GB"/>
        </w:rPr>
        <w:instrText xml:space="preserve"> ADDIN ZOTERO_ITEM CSL_CITATION {"citationID":"ZxblPh3b","properties":{"formattedCitation":"(Sala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9529FC">
        <w:rPr>
          <w:lang w:val="en-GB"/>
        </w:rPr>
        <w:fldChar w:fldCharType="separate"/>
      </w:r>
      <w:r w:rsidR="009529FC" w:rsidRPr="00B4107E">
        <w:rPr>
          <w:rFonts w:cs="Times New Roman"/>
        </w:rPr>
        <w:t>(Sala et al., 2021)</w:t>
      </w:r>
      <w:r w:rsidR="009529FC">
        <w:rPr>
          <w:lang w:val="en-GB"/>
        </w:rPr>
        <w:fldChar w:fldCharType="end"/>
      </w:r>
      <w:r w:rsidR="009529FC" w:rsidRPr="00B4107E">
        <w:rPr>
          <w:lang w:val="en-GB"/>
        </w:rPr>
        <w:t>.</w:t>
      </w:r>
    </w:p>
    <w:p w14:paraId="7CD4E816" w14:textId="40BA5F70" w:rsidR="00637BEC" w:rsidRDefault="00860601" w:rsidP="29185782">
      <w:pPr>
        <w:rPr>
          <w:lang w:val="en-GB"/>
        </w:rPr>
      </w:pPr>
      <w:r>
        <w:rPr>
          <w:lang w:val="en-GB"/>
        </w:rPr>
        <w:t xml:space="preserve">Once resuspended, the organic carbon may be dispersed on large distances together with the sediments plumes </w:t>
      </w:r>
      <w:r>
        <w:rPr>
          <w:lang w:val="en-GB"/>
        </w:rPr>
        <w:fldChar w:fldCharType="begin"/>
      </w:r>
      <w:r>
        <w:rPr>
          <w:lang w:val="en-GB"/>
        </w:rPr>
        <w:instrText xml:space="preserve"> ADDIN ZOTERO_ITEM CSL_CITATION {"citationID":"zOaI5PZ1","properties":{"formattedCitation":"(Puig et al., 2012)","plainCitation":"(Puig et al., 2012)","noteIndex":0},"citationItems":[{"id":2482,"uris":["http://zotero.org/groups/2530313/items/JN5I2IBI"],"uri":["http://zotero.org/groups/2530313/items/JN5I2IBI"],"itemData":{"id":2482,"type":"article-journal","abstract":"Bottom trawling is a fishing technique whereby heavy nets and gear scrape along the sea bed, and is shown here to disturb sediment fluxes and modify the sea floor morphology over large spatial scales.","container-title":"Nature","DOI":"10.1038/nature11410","ISSN":"1476-4687","issue":"7415","language":"en","note":"number: 7415\npublisher: Nature Publishing Group","page":"286-289","source":"www.nature.com","title":"Ploughing the deep sea floor","volume":"489","author":[{"family":"Puig","given":"Pere"},{"family":"Canals","given":"Miquel"},{"family":"Company","given":"Joan B."},{"family":"Martín","given":"Jacobo"},{"family":"Amblas","given":"David"},{"family":"Lastras","given":"Galderic"},{"family":"Palanques","given":"Albert"},{"family":"Calafat","given":"Antoni M."}],"issued":{"date-parts":[["2012",9]]}}}],"schema":"https://github.com/citation-style-language/schema/raw/master/csl-citation.json"} </w:instrText>
      </w:r>
      <w:r>
        <w:rPr>
          <w:lang w:val="en-GB"/>
        </w:rPr>
        <w:fldChar w:fldCharType="separate"/>
      </w:r>
      <w:r w:rsidRPr="00860601">
        <w:rPr>
          <w:rFonts w:cs="Times New Roman"/>
        </w:rPr>
        <w:t>(Puig et al., 2012)</w:t>
      </w:r>
      <w:r>
        <w:rPr>
          <w:lang w:val="en-GB"/>
        </w:rPr>
        <w:fldChar w:fldCharType="end"/>
      </w:r>
      <w:r>
        <w:rPr>
          <w:lang w:val="en-GB"/>
        </w:rPr>
        <w:t xml:space="preserve">, be deposited back to the sediments </w:t>
      </w:r>
      <w:r w:rsidR="00637BEC">
        <w:rPr>
          <w:lang w:val="en-GB"/>
        </w:rPr>
        <w:t xml:space="preserve">and buried down </w:t>
      </w:r>
      <w:r w:rsidR="00F326EF">
        <w:rPr>
          <w:lang w:val="en-GB"/>
        </w:rPr>
        <w:t xml:space="preserve">into </w:t>
      </w:r>
      <w:r w:rsidR="00637BEC">
        <w:rPr>
          <w:lang w:val="en-GB"/>
        </w:rPr>
        <w:t xml:space="preserve">the sediment by burrowing organisms </w:t>
      </w:r>
      <w:r>
        <w:rPr>
          <w:lang w:val="en-GB"/>
        </w:rPr>
        <w:t xml:space="preserve">or be remineralized in aerobic processes </w:t>
      </w:r>
      <w:r>
        <w:rPr>
          <w:lang w:val="en-GB"/>
        </w:rPr>
        <w:fldChar w:fldCharType="begin"/>
      </w:r>
      <w:r>
        <w:rPr>
          <w:lang w:val="en-GB"/>
        </w:rPr>
        <w:instrText xml:space="preserve"> ADDIN ZOTERO_ITEM CSL_CITATION {"citationID":"I6eWufLi","properties":{"formattedCitation":"(Sciberras et al., 2016)","plainCitation":"(Sciberras et al., 2016)","noteIndex":0},"citationItems":[{"id":2325,"uris":["http://zotero.org/groups/2530313/items/EXH9SWGN"],"uri":["http://zotero.org/groups/2530313/items/EXH9SWGN"],"itemData":{"id":2325,"type":"article-journal","abstract":"Bottom-trawl fisheries are wide-spread and have large effects on benthic ecosystems.We investigate the effect of scallop dredging on sand and otter trawling on mud by measuring changes in the infaunal community and the biogeochemical processes which they mediate. We hypothesize that changes in biogeochemistry due to fishing will be larger in mud where macrofauna-mediated processes are expected to play a greater role, than in sand where hydrodynamics mediate the redox system. We sampled benthic infauna, sediment pore-water nutrients, oxygen, chlorophyll a (Chl a), apparent redox potential discontinuity layer, organic carbon and nitrogen content over a gradient of fishing intensity in sand and mud. The effects of fishing on biogeochemistry were stronger on mud than on sand, where biogeochemistry appeared to be more strongly influenced by tidal currents and waves. On mud, trawling increased sediment-surface Chl a and ammonium concentration beyond 5 cm depth, but decreased ammonium and silicate concentration in the upper sediment layers. The effects of fauna and bioturbation potential on biogeochemistry were very limited in both mud and sand habitats. Our results suggests that otter trawling may be affecting organic-matter remineralization and nutrient cycling through sediment resuspension and burial of organic matter to depth rather than through the loss of bioturbation potential of the benthic community. In conclusion, our hypothesis that the effects of trawling on biogeochemistry are larger in mud is supported, but the hypothesis that these effects are mediated by changes in the infauna is not supported. These results imply that management of trawling on muddy sediments should have higher priority.","container-title":"Limnology and Oceanography","DOI":"10.1002/lno.10354","ISSN":"1939-5590","issue":"6","language":"en","note":"_eprint: https://aslopubs.onlinelibrary.wiley.com/doi/pdf/10.1002/lno.10354","page":"2076-2089","source":"Wiley Online Library","title":"Impacts of bottom fishing on the sediment infaunal community and biogeochemistry of cohesive and non-cohesive sediments","volume":"61","author":[{"family":"Sciberras","given":"Marija"},{"family":"Parker","given":"Ruth"},{"family":"Powell","given":"Claire"},{"family":"Robertson","given":"Craig"},{"family":"Kröger","given":"Silke"},{"family":"Bolam","given":"Stefan"},{"family":"Hiddink","given":"Jan Geert"}],"issued":{"date-parts":[["2016"]]}}}],"schema":"https://github.com/citation-style-language/schema/raw/master/csl-citation.json"} </w:instrText>
      </w:r>
      <w:r>
        <w:rPr>
          <w:lang w:val="en-GB"/>
        </w:rPr>
        <w:fldChar w:fldCharType="separate"/>
      </w:r>
      <w:r w:rsidRPr="00860601">
        <w:rPr>
          <w:rFonts w:cs="Times New Roman"/>
        </w:rPr>
        <w:t>(Sciberras et al., 2016)</w:t>
      </w:r>
      <w:r>
        <w:rPr>
          <w:lang w:val="en-GB"/>
        </w:rPr>
        <w:fldChar w:fldCharType="end"/>
      </w:r>
      <w:r>
        <w:rPr>
          <w:lang w:val="en-GB"/>
        </w:rPr>
        <w:t xml:space="preserve">. The </w:t>
      </w:r>
      <w:r w:rsidR="00A45AD8">
        <w:rPr>
          <w:lang w:val="en-GB"/>
        </w:rPr>
        <w:t xml:space="preserve">remineralization depends on </w:t>
      </w:r>
      <w:r w:rsidR="00637BEC">
        <w:rPr>
          <w:lang w:val="en-GB"/>
        </w:rPr>
        <w:t xml:space="preserve">the </w:t>
      </w:r>
      <w:r w:rsidR="00A45AD8">
        <w:rPr>
          <w:lang w:val="en-GB"/>
        </w:rPr>
        <w:t>quality of organic matter, its origin (allochthonous vs autochthonous) and lability</w:t>
      </w:r>
      <w:r w:rsidR="005103D9">
        <w:rPr>
          <w:lang w:val="en-GB"/>
        </w:rPr>
        <w:t>.</w:t>
      </w:r>
      <w:r w:rsidR="00CA4DD2">
        <w:rPr>
          <w:lang w:val="en-GB"/>
        </w:rPr>
        <w:t xml:space="preserve"> Labile organic matter is characterised by low molecular weight thus is </w:t>
      </w:r>
      <w:r w:rsidR="00D804D3">
        <w:rPr>
          <w:lang w:val="en-GB"/>
        </w:rPr>
        <w:t xml:space="preserve">easily </w:t>
      </w:r>
      <w:r w:rsidR="00CA4DD2">
        <w:rPr>
          <w:lang w:val="en-GB"/>
        </w:rPr>
        <w:t xml:space="preserve">assimilated in microbial processes and gets </w:t>
      </w:r>
      <w:r w:rsidR="00D804D3">
        <w:rPr>
          <w:lang w:val="en-GB"/>
        </w:rPr>
        <w:t>quickly</w:t>
      </w:r>
      <w:r w:rsidR="00CA4DD2">
        <w:rPr>
          <w:lang w:val="en-GB"/>
        </w:rPr>
        <w:t xml:space="preserve"> transformed to CO</w:t>
      </w:r>
      <w:r w:rsidR="00CA4DD2" w:rsidRPr="00CA4DD2">
        <w:rPr>
          <w:vertAlign w:val="subscript"/>
          <w:lang w:val="en-GB"/>
        </w:rPr>
        <w:t>2</w:t>
      </w:r>
      <w:r w:rsidR="00CA4DD2">
        <w:rPr>
          <w:vertAlign w:val="subscript"/>
          <w:lang w:val="en-GB"/>
        </w:rPr>
        <w:t xml:space="preserve"> </w:t>
      </w:r>
      <w:r w:rsidR="00CA4DD2">
        <w:rPr>
          <w:vertAlign w:val="subscript"/>
          <w:lang w:val="en-GB"/>
        </w:rPr>
        <w:fldChar w:fldCharType="begin"/>
      </w:r>
      <w:r w:rsidR="00CA4DD2">
        <w:rPr>
          <w:vertAlign w:val="subscript"/>
          <w:lang w:val="en-GB"/>
        </w:rPr>
        <w:instrText xml:space="preserve"> ADDIN ZOTERO_ITEM CSL_CITATION {"citationID":"s7qwe4m4","properties":{"formattedCitation":"(Zhongqi &amp; Fengchang, 2015)","plainCitation":"(Zhongqi &amp; Fengchang, 2015)","noteIndex":0},"citationItems":[{"id":2669,"uris":["http://zotero.org/groups/2530313/items/A8MHNPZT"],"uri":["http://zotero.org/groups/2530313/items/A8MHNPZT"],"itemData":{"id":2669,"type":"book","collection-title":"SSSA Special Publications","ISBN":"978-0-89118-963-3","number-of-pages":"382","publisher":"Soil Science Society of America, Inc.","title":"Labile Organic Matter—Chemical Compositions, Function, and Significance in Soil and the Environment","volume":"62","author":[{"family":"Zhongqi","given":"He"},{"family":"Fengchang","given":"Wu"}],"issued":{"date-parts":[["2015"]]}}}],"schema":"https://github.com/citation-style-language/schema/raw/master/csl-citation.json"} </w:instrText>
      </w:r>
      <w:r w:rsidR="00CA4DD2">
        <w:rPr>
          <w:vertAlign w:val="subscript"/>
          <w:lang w:val="en-GB"/>
        </w:rPr>
        <w:fldChar w:fldCharType="separate"/>
      </w:r>
      <w:r w:rsidR="00CA4DD2" w:rsidRPr="00CA4DD2">
        <w:rPr>
          <w:rFonts w:cs="Times New Roman"/>
        </w:rPr>
        <w:t>(Zhongqi &amp; Fengchang, 2015)</w:t>
      </w:r>
      <w:r w:rsidR="00CA4DD2">
        <w:rPr>
          <w:vertAlign w:val="subscript"/>
          <w:lang w:val="en-GB"/>
        </w:rPr>
        <w:fldChar w:fldCharType="end"/>
      </w:r>
      <w:r w:rsidR="00CA4DD2">
        <w:rPr>
          <w:vertAlign w:val="subscript"/>
          <w:lang w:val="en-GB"/>
        </w:rPr>
        <w:t>.</w:t>
      </w:r>
      <w:r w:rsidR="005103D9">
        <w:rPr>
          <w:lang w:val="en-GB"/>
        </w:rPr>
        <w:t xml:space="preserve"> In this analysis</w:t>
      </w:r>
      <w:r w:rsidR="00637BEC">
        <w:rPr>
          <w:lang w:val="en-GB"/>
        </w:rPr>
        <w:t>,</w:t>
      </w:r>
      <w:r w:rsidR="005103D9">
        <w:rPr>
          <w:lang w:val="en-GB"/>
        </w:rPr>
        <w:t xml:space="preserve"> </w:t>
      </w:r>
      <w:r w:rsidR="00615103">
        <w:rPr>
          <w:lang w:val="en-GB"/>
        </w:rPr>
        <w:t>solely</w:t>
      </w:r>
      <w:r w:rsidR="005103D9">
        <w:rPr>
          <w:lang w:val="en-GB"/>
        </w:rPr>
        <w:t xml:space="preserve"> labile fraction of organic matter is assumed to be remineralized</w:t>
      </w:r>
      <w:r w:rsidR="00E35B16">
        <w:rPr>
          <w:lang w:val="en-GB"/>
        </w:rPr>
        <w:t xml:space="preserve"> following</w:t>
      </w:r>
      <w:r w:rsidR="00637BEC">
        <w:rPr>
          <w:lang w:val="en-GB"/>
        </w:rPr>
        <w:t xml:space="preserve"> </w:t>
      </w:r>
      <w:r w:rsidR="00637BEC" w:rsidRPr="009529FC">
        <w:rPr>
          <w:lang w:val="en-GB"/>
        </w:rPr>
        <w:t>Sala et al.</w:t>
      </w:r>
      <w:r w:rsidR="00E52954">
        <w:rPr>
          <w:lang w:val="en-GB"/>
        </w:rPr>
        <w:t xml:space="preserve"> 2021</w:t>
      </w:r>
      <w:r w:rsidR="00637BEC">
        <w:rPr>
          <w:lang w:val="en-GB"/>
        </w:rPr>
        <w:t xml:space="preserve">. The lower estimate of 15 % of </w:t>
      </w:r>
      <w:r w:rsidR="005103D9">
        <w:rPr>
          <w:lang w:val="en-GB"/>
        </w:rPr>
        <w:t xml:space="preserve">labile organic matter fraction </w:t>
      </w:r>
      <w:r w:rsidR="0089075A">
        <w:rPr>
          <w:lang w:val="en-GB"/>
        </w:rPr>
        <w:t>derive</w:t>
      </w:r>
      <w:r w:rsidR="00E35B16">
        <w:rPr>
          <w:lang w:val="en-GB"/>
        </w:rPr>
        <w:t>d</w:t>
      </w:r>
      <w:r w:rsidR="0089075A">
        <w:rPr>
          <w:lang w:val="en-GB"/>
        </w:rPr>
        <w:t xml:space="preserve"> from 2</w:t>
      </w:r>
      <w:r w:rsidR="00E52954">
        <w:rPr>
          <w:lang w:val="en-GB"/>
        </w:rPr>
        <w:t>8</w:t>
      </w:r>
      <w:r w:rsidR="0089075A">
        <w:rPr>
          <w:lang w:val="en-GB"/>
        </w:rPr>
        <w:t xml:space="preserve"> data points </w:t>
      </w:r>
      <w:r w:rsidR="005103D9">
        <w:rPr>
          <w:lang w:val="en-GB"/>
        </w:rPr>
        <w:t>has been applied</w:t>
      </w:r>
      <w:r w:rsidR="00637BEC">
        <w:rPr>
          <w:lang w:val="en-GB"/>
        </w:rPr>
        <w:t xml:space="preserve"> in the equation as a conservative assumption </w:t>
      </w:r>
      <w:r w:rsidR="00637BEC" w:rsidRPr="00637BEC">
        <w:rPr>
          <w:rFonts w:eastAsia="Helvetica,Times New Roman" w:cstheme="minorHAnsi"/>
          <w:color w:val="000000" w:themeColor="text1"/>
        </w:rPr>
        <w:fldChar w:fldCharType="begin"/>
      </w:r>
      <w:r w:rsidR="00E52954">
        <w:rPr>
          <w:rFonts w:eastAsia="Helvetica,Times New Roman" w:cstheme="minorHAnsi"/>
          <w:color w:val="000000" w:themeColor="text1"/>
        </w:rPr>
        <w:instrText xml:space="preserve"> ADDIN ZOTERO_ITEM CSL_CITATION {"citationID":"crmMBSo0","properties":{"formattedCitation":"(Danovaro et al., 1993; Keil et al., 1994; Sala et al., 2021)","plainCitation":"(Danovaro et al., 1993; Keil et al., 1994; Sala et al., 2021)","noteIndex":0},"citationItems":[{"id":2636,"uris":["http://zotero.org/groups/2530313/items/B28SH2Y8"],"uri":["http://zotero.org/groups/2530313/items/B28SH2Y8"],"itemData":{"id":2636,"type":"article-journal","abstract":"The distribution and the biochemical composition of organic matter were analysed in surface sediments (0–15 cm) of 22 continental and bathyal stations (110–2401 m; Ionian and Aegean Seas). Variations of labile organic matter (LOM), total organic matter (TOM), bacterial density and biomass were related to the benthic bacterial populations and to the environmental conditions. TOM was significantly correlated with water depth, but not with LOM, which was mostly composed of carbohydrates (89.6) followed by proteins and lipids (5.4 and 5.0.%). LOM ranged between 1.5 adn 2.7 mg g−1 sediment dry weight, declining in concentration from the sediment surface of 15 cm depth. Bacterial counts ranged betweem 0.16 and 9.42 × 108 cells gt-1 sediment dry weight. Bacterial density and biomasses in surface sediments (0–1 cm) were significantly correlated with carbohydrates and DNA concentrations. Although the overlying waters are oligotrophic and low concentrations of TOM are present, the relatively high percentage of LOM and bacterial density suggest that organic matter in deep-sea sediments of the Eastern Mediterranean Sea is not totally depleted of nutritional value.","container-title":"Deep Sea Research Part I: Oceanographic Research Papers","DOI":"10.1016/0967-0637(93)90083-F","ISSN":"0967-0637","issue":"5","journalAbbreviation":"Deep Sea Research Part I: Oceanographic Research Papers","language":"en","page":"953-965","source":"ScienceDirect","title":"Labile organic matter and microbial biomasses in deep-sea sediments (Eastern Mediterranean Sea)","volume":"40","author":[{"family":"Danovaro","given":"R."},{"family":"Fabiano","given":"M."},{"family":"Della Croce","given":"N."}],"issued":{"date-parts":[["1993",5,1]]}}},{"id":2634,"uris":["http://zotero.org/groups/2530313/items/IYBKCU7R"],"uri":["http://zotero.org/groups/2530313/items/IYBKCU7R"],"itemData":{"id":2634,"type":"article-journal","abstract":"ORGANIC matter preserved in marine sediments provides a molecular record of marine biological processes1, accounts for approximately 20% of all carbon burial2 and plays a key role in balancing the long-term flux of oxygen to the atmosphere3. Only recently has it been appreciated that more than 90% of the organic matter preserved in most marine sediments is intimately associated with mineral surfaces4. Little is known, however, of the effect that sorption to mineral surfaces might have in controlling either the lability or quantity of organic matter in the marine sedimentary record. The preserved organic material could be either intrinsically stable, or stabilized through interactions with mineral matrices. We show here that sorption of organic matter to mineral surfaces in marine sediments stabilizes the component molecules, slowing remineralization rates by up to five orders of magnitude. Sorptive protection can therefore account for the enigmatic preservation of intrinsically labile molecules such as amino acids and simple sugars in marine deposits5,6 and links the preservation of organic carbon in marine sediments to the deposition of mineral surfaces.","container-title":"Nature","DOI":"10.1038/370549a0","ISSN":"1476-4687","issue":"6490","language":"en","note":"number: 6490\npublisher: Nature Publishing Group","page":"549-552","source":"www.nature.com","title":"Sorptive preservation of labile organic matter in marine sediments","volume":"370","author":[{"family":"Keil","given":"Richard G."},{"family":"Montluçon","given":"Daniel B."},{"family":"Prahl","given":"Fredrick G."},{"family":"Hedges","given":"John I."}],"issued":{"date-parts":[["1994",8]]}}},{"id":4008,"uris":["http://zotero.org/groups/2241941/items/62SXJXRR"],"uri":["http://zotero.org/groups/2241941/items/62SXJXRR"],"itemData":{"id":4008,"type":"article-journal","abstract":"The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637BEC" w:rsidRPr="00637BEC">
        <w:rPr>
          <w:rFonts w:eastAsia="Helvetica,Times New Roman" w:cstheme="minorHAnsi"/>
          <w:color w:val="000000" w:themeColor="text1"/>
        </w:rPr>
        <w:fldChar w:fldCharType="separate"/>
      </w:r>
      <w:r w:rsidR="00E52954" w:rsidRPr="00E52954">
        <w:rPr>
          <w:rFonts w:cs="Times New Roman"/>
        </w:rPr>
        <w:t>(Danovaro et al., 1993; Keil et al., 1994; Sala et al., 2021)</w:t>
      </w:r>
      <w:r w:rsidR="00637BEC" w:rsidRPr="00637BEC">
        <w:rPr>
          <w:rFonts w:eastAsia="Helvetica,Times New Roman" w:cstheme="minorHAnsi"/>
          <w:color w:val="000000" w:themeColor="text1"/>
        </w:rPr>
        <w:fldChar w:fldCharType="end"/>
      </w:r>
      <w:r w:rsidR="005103D9">
        <w:rPr>
          <w:lang w:val="en-GB"/>
        </w:rPr>
        <w:t xml:space="preserve"> </w:t>
      </w:r>
    </w:p>
    <w:p w14:paraId="278F38EF" w14:textId="10650187" w:rsidR="00C40713" w:rsidRDefault="005103D9" w:rsidP="29185782">
      <w:r>
        <w:rPr>
          <w:lang w:val="en-GB"/>
        </w:rPr>
        <w:t>Finally, only a small fraction of resuspended and labile organic matter will be remineralized to a</w:t>
      </w:r>
      <w:r w:rsidR="00E52954">
        <w:rPr>
          <w:lang w:val="en-GB"/>
        </w:rPr>
        <w:t>quatic</w:t>
      </w:r>
      <w:r w:rsidR="00EA2404">
        <w:rPr>
          <w:lang w:val="en-GB"/>
        </w:rPr>
        <w:t xml:space="preserve"> and atmospheric</w:t>
      </w:r>
      <w:r>
        <w:rPr>
          <w:lang w:val="en-GB"/>
        </w:rPr>
        <w:t xml:space="preserve"> CO</w:t>
      </w:r>
      <w:r w:rsidRPr="00637BEC">
        <w:rPr>
          <w:vertAlign w:val="subscript"/>
          <w:lang w:val="en-GB"/>
        </w:rPr>
        <w:t>2</w:t>
      </w:r>
      <w:r>
        <w:rPr>
          <w:lang w:val="en-GB"/>
        </w:rPr>
        <w:t xml:space="preserve">. The large scale study of carbon release by bottom trawling on </w:t>
      </w:r>
      <w:r w:rsidR="00637BEC">
        <w:rPr>
          <w:lang w:val="en-GB"/>
        </w:rPr>
        <w:t xml:space="preserve">the </w:t>
      </w:r>
      <w:r>
        <w:rPr>
          <w:lang w:val="en-GB"/>
        </w:rPr>
        <w:t xml:space="preserve">United Kingdom shelf sediment, performed a 2D box model of shelf water column carbon dynamics to test what is the exchange of carbon between disturbed seafloor and surface of the ocean </w:t>
      </w:r>
      <w:r>
        <w:rPr>
          <w:lang w:val="en-GB"/>
        </w:rPr>
        <w:fldChar w:fldCharType="begin"/>
      </w:r>
      <w:r>
        <w:rPr>
          <w:lang w:val="en-GB"/>
        </w:rPr>
        <w:instrText xml:space="preserve"> ADDIN ZOTERO_ITEM CSL_CITATION {"citationID":"5iBEblZb","properties":{"formattedCitation":"(Luisetti et al., 2019)","plainCitation":"(Luisetti et al., 2019)","noteIndex":0},"citationItems":[{"id":2276,"uris":["http://zotero.org/groups/2530313/items/PK7YBMCW"],"uri":["http://zotero.org/groups/2530313/items/PK7YBMCW"],"itemData":{"id":2276,"type":"article-journal","abstract":"Evidence shows that habitats with potential to mitigate against greenhouse gases emissions, by taking up and storing CO2, are being lost due to the effects of on-going human activities and climate change. The carbon storage by terrestrial habitats (e.g. tropical forests) and the role of coastal habitats (‘Blue Carbon’) as carbon storage sinks is well recognised. Offshore shelf sediments are also a manageable carbon store, covering </w:instrText>
      </w:r>
      <w:r>
        <w:rPr>
          <w:rFonts w:ascii="Cambria Math" w:hAnsi="Cambria Math" w:cs="Cambria Math"/>
          <w:lang w:val="en-GB"/>
        </w:rPr>
        <w:instrText>∼</w:instrText>
      </w:r>
      <w:r>
        <w:rPr>
          <w:lang w:val="en-GB"/>
        </w:rPr>
        <w:instrText xml:space="preserve">9% of global marine area, but not currently protected by international agreements to enable their conservation. Through a scenario analysis, we explore the economic value of the damage of human activities and climate change can inflict on UK marine habitats, including shelf sea sediments. In a scenario of increased human and climate pressures over a 25-year period, we estimate damage costs up to US$12.5 billion from carbon release linked to disturbance of coastal and shelf sea sediment carbon stores. It may be possible to manage socio-economic pressure to maintain sedimentary carbon storage, but the trade-offs with other global social welfare benefits such as food security will have to be taken into account. To develop effective incentive mechanisms to preserve these valuable coastal and marine ecosystems within a sustainability governance framework, robust evidence is required.","container-title":"Ecosystem Services","DOI":"10.1016/j.ecoser.2018.10.013","ISSN":"2212-0416","journalAbbreviation":"Ecosystem Services","language":"en","page":"67-76","source":"ScienceDirect","title":"Quantifying and valuing carbon flows and stores in coastal and shelf ecosystems in the UK","volume":"35","author":[{"family":"Luisetti","given":"Tiziana"},{"family":"Turner","given":"R. Kerry"},{"family":"Andrews","given":"Julian E."},{"family":"Jickells","given":"Timothy D."},{"family":"Kröger","given":"Silke"},{"family":"Diesing","given":"Markus"},{"family":"Paltriguera","given":"Lucille"},{"family":"Johnson","given":"Martin T."},{"family":"Parker","given":"Eleanor R."},{"family":"Bakker","given":"Dorothee C. E."},{"family":"Weston","given":"Keith"}],"issued":{"date-parts":[["2019",2,1]]}}}],"schema":"https://github.com/citation-style-language/schema/raw/master/csl-citation.json"} </w:instrText>
      </w:r>
      <w:r>
        <w:rPr>
          <w:lang w:val="en-GB"/>
        </w:rPr>
        <w:fldChar w:fldCharType="separate"/>
      </w:r>
      <w:r w:rsidRPr="005103D9">
        <w:rPr>
          <w:rFonts w:cs="Times New Roman"/>
        </w:rPr>
        <w:t>(Luisetti et al., 2019)</w:t>
      </w:r>
      <w:r>
        <w:rPr>
          <w:lang w:val="en-GB"/>
        </w:rPr>
        <w:fldChar w:fldCharType="end"/>
      </w:r>
      <w:r>
        <w:rPr>
          <w:lang w:val="en-GB"/>
        </w:rPr>
        <w:t xml:space="preserve">. The parameters that impact the exchange rate </w:t>
      </w:r>
      <w:r w:rsidR="00637BEC">
        <w:rPr>
          <w:lang w:val="en-GB"/>
        </w:rPr>
        <w:t>used in their model are</w:t>
      </w:r>
      <w:r>
        <w:rPr>
          <w:lang w:val="en-GB"/>
        </w:rPr>
        <w:t xml:space="preserve"> </w:t>
      </w:r>
      <w:r w:rsidR="00637BEC">
        <w:rPr>
          <w:lang w:val="en-GB"/>
        </w:rPr>
        <w:t xml:space="preserve">the </w:t>
      </w:r>
      <w:r>
        <w:rPr>
          <w:lang w:val="en-GB"/>
        </w:rPr>
        <w:t xml:space="preserve">temperature of </w:t>
      </w:r>
      <w:r w:rsidR="00637BEC">
        <w:rPr>
          <w:lang w:val="en-GB"/>
        </w:rPr>
        <w:t xml:space="preserve">the </w:t>
      </w:r>
      <w:r>
        <w:rPr>
          <w:lang w:val="en-GB"/>
        </w:rPr>
        <w:t xml:space="preserve">surface and bottom water, season and related to it stratification of </w:t>
      </w:r>
      <w:r w:rsidR="00637BEC">
        <w:rPr>
          <w:lang w:val="en-GB"/>
        </w:rPr>
        <w:t xml:space="preserve">the </w:t>
      </w:r>
      <w:r>
        <w:rPr>
          <w:lang w:val="en-GB"/>
        </w:rPr>
        <w:t xml:space="preserve">water column as well as bloom </w:t>
      </w:r>
      <w:r w:rsidR="00992E4D">
        <w:rPr>
          <w:lang w:val="en-GB"/>
        </w:rPr>
        <w:t xml:space="preserve">occurrences </w:t>
      </w:r>
      <w:r w:rsidR="00637BEC">
        <w:rPr>
          <w:lang w:val="en-GB"/>
        </w:rPr>
        <w:t>that all are</w:t>
      </w:r>
      <w:r w:rsidR="000B1800">
        <w:rPr>
          <w:lang w:val="en-GB"/>
        </w:rPr>
        <w:t xml:space="preserve"> affecting </w:t>
      </w:r>
      <w:r w:rsidR="00992E4D">
        <w:rPr>
          <w:lang w:val="en-GB"/>
        </w:rPr>
        <w:t>the mechanism of</w:t>
      </w:r>
      <w:r>
        <w:rPr>
          <w:lang w:val="en-GB"/>
        </w:rPr>
        <w:t xml:space="preserve"> </w:t>
      </w:r>
      <w:r>
        <w:t>the transformation of inorganic carbon to organic carbon during primary production</w:t>
      </w:r>
      <w:r w:rsidR="00992E4D">
        <w:t>. Based on their model, 100 percent of 27.6 kilograms</w:t>
      </w:r>
      <w:r w:rsidR="00F326EF">
        <w:t xml:space="preserve"> of organic carbon</w:t>
      </w:r>
      <w:r w:rsidR="00992E4D">
        <w:t xml:space="preserve"> per hectare gets </w:t>
      </w:r>
      <w:proofErr w:type="spellStart"/>
      <w:r w:rsidR="00992E4D">
        <w:t>remineralize</w:t>
      </w:r>
      <w:r w:rsidR="00D804D3">
        <w:t>d</w:t>
      </w:r>
      <w:proofErr w:type="spellEnd"/>
      <w:r w:rsidR="00D804D3">
        <w:t xml:space="preserve"> from muddy </w:t>
      </w:r>
      <w:r w:rsidR="00D804D3">
        <w:lastRenderedPageBreak/>
        <w:t>sediments</w:t>
      </w:r>
      <w:r w:rsidR="00992E4D">
        <w:t>.</w:t>
      </w:r>
      <w:r w:rsidR="00D804D3">
        <w:t xml:space="preserve"> The 27.6 kilograms of resuspended carbon per hectare estimate come</w:t>
      </w:r>
      <w:r w:rsidR="00615103">
        <w:t>s</w:t>
      </w:r>
      <w:r w:rsidR="00D804D3">
        <w:t xml:space="preserve"> from two studies in the Mediterranean sea that measures POC flux in water above the seafloor right after </w:t>
      </w:r>
      <w:r w:rsidR="00A45B45">
        <w:t xml:space="preserve">trawling </w:t>
      </w:r>
      <w:r w:rsidR="00D804D3">
        <w:t>gear penetration, a measurement not associated with the carbon stock of disturbed sediments.</w:t>
      </w:r>
      <w:r w:rsidR="00992E4D">
        <w:t xml:space="preserve"> </w:t>
      </w:r>
      <w:r w:rsidR="00D804D3">
        <w:t xml:space="preserve">It is important to notice that </w:t>
      </w:r>
      <w:r w:rsidR="00F326EF">
        <w:t xml:space="preserve">100 percent remineralization </w:t>
      </w:r>
      <w:r w:rsidR="00C40713">
        <w:t xml:space="preserve">assumption </w:t>
      </w:r>
      <w:r w:rsidR="00F326EF">
        <w:t xml:space="preserve">is in line with previous studies that however analyzed the </w:t>
      </w:r>
      <w:r w:rsidR="00C40713">
        <w:t>remineralization of disturbed sediments</w:t>
      </w:r>
      <w:r w:rsidR="00F326EF">
        <w:t xml:space="preserve"> o</w:t>
      </w:r>
      <w:r w:rsidR="00C40713">
        <w:t>f</w:t>
      </w:r>
      <w:r w:rsidR="00F326EF">
        <w:t xml:space="preserve"> coastal wetlands ecosystems </w:t>
      </w:r>
      <w:r w:rsidR="00F326EF">
        <w:fldChar w:fldCharType="begin"/>
      </w:r>
      <w:r w:rsidR="00F326EF">
        <w:instrText xml:space="preserve"> ADDIN ZOTERO_ITEM CSL_CITATION {"citationID":"ctp5cFE9","properties":{"formattedCitation":"(Lovelock et al., 2017; Pendleton et al., 2012)","plainCitation":"(Lovelock et al., 2017; Pendleton et al., 2012)","noteIndex":0},"citationItems":[{"id":2489,"uris":["http://zotero.org/groups/2530313/items/7VLVF6ZG"],"uri":["http://zotero.org/groups/2530313/items/7VLVF6ZG"],"itemData":{"id":2489,"type":"article-journal","abstract":"“Blue carbon” ecosystems, which include tidal marshes, mangrove forests, and seagrass meadows, have large stocks of organic carbon (Corg) in their soils. These carbon stocks are vulnerable to decomposition and – if degraded – can be released to the atmosphere in the form of CO2. We present a framework to help assess the relative risk of CO2 emissions from degraded soils, thereby supporting inclusion of soil Corg into blue carbon projects and establishing a means to prioritize management for their carbon values. Assessing the risk of CO2 emissions after various kinds of disturbances can be accomplished through knowledge of both the size of the soil Corg stock at a site and the likelihood that the soil Corg will decompose to CO2.","container-title":"Frontiers in Ecology and the Environment","DOI":"10.1002/fee.1491","ISSN":"1540-9309","issue":"5","language":"en","note":"_eprint: https://esajournals.onlinelibrary.wiley.com/doi/pdf/10.1002/fee.1491","page":"257-265","source":"Wiley Online Library","title":"Assessing the risk of carbon dioxide emissions from blue carbon ecosystems","volume":"15","author":[{"family":"Lovelock","given":"Catherine E."},{"family":"Atwood","given":"Trisha"},{"family":"Baldock","given":"Jeff"},{"family":"Duarte","given":"Carlos M."},{"family":"Hickey","given":"Sharyn"},{"family":"Lavery","given":"Paul S."},{"family":"Masque","given":"Pere"},{"family":"Macreadie","given":"Peter I."},{"family":"Ricart","given":"Aurora M."},{"family":"Serrano","given":"Oscar"},{"family":"Steven","given":"Andy"}],"issued":{"date-parts":[["2017"]]}}},{"id":2492,"uris":["http://zotero.org/groups/2530313/items/VX8LB2IQ"],"uri":["http://zotero.org/groups/2530313/items/VX8LB2IQ"],"itemData":{"id":2492,"type":"article-journal","abstract":"Recent attention has focused on the high rates of annual carbon sequestration in vegetated coastal ecosystems—marshes, mangroves, and seagrasses—that may be lost with habitat destruction (‘conversion’). Relatively unappreciated, however, is that conversion of these coastal ecosystems also impacts very large pools of previously-sequestered carbon. Residing mostly in sediments, this ‘blue carbon’ can be released to the atmosphere when these ecosystems are converted or degraded. Here we provide the first global estimates of this impact and evaluate its economic implications. Combining the best available data on global area, land-use conversion rates, and near-surface carbon stocks in each of the three ecosystems, using an uncertainty-propagation approach, we estimate that 0.15–1.02 Pg (billion tons) of carbon dioxide are being released annually, several times higher than previous estimates that account only for lost sequestration. These emissions are equivalent to 3–19% of those from deforestation globally, and result in economic damages of $US 6–42 billion annually. The largest sources of uncertainty in these estimates stems from limited certitude in global area and rates of land-use conversion, but research is also needed on the fates of ecosystem carbon upon conversion. Currently, carbon emissions from the conversion of vegetated coastal ecosystems are not included in emissions accounting or carbon market protocols, but this analysis suggests they may be disproportionally important to both. Although the relevant science supporting these initial estimates will need to be refined in coming years, it is clear that policies encouraging the sustainable management of coastal ecosystems could significantly reduce carbon emissions from the land-use sector, in addition to sustaining the well-recognized ecosystem services of coastal habitats.","container-title":"PLOS ONE","DOI":"10.1371/journal.pone.0043542","ISSN":"1932-6203","issue":"9","journalAbbreviation":"PLOS ONE","language":"en","note":"publisher: Public Library of Science","page":"e43542","source":"PLoS Journals","title":"Estimating Global “Blue Carbon” Emissions from Conversion and Degradation of Vegetated Coastal Ecosystems","volume":"7","author":[{"family":"Pendleton","given":"Linwood"},{"family":"Donato","given":"Daniel C."},{"family":"Murray","given":"Brian C."},{"family":"Crooks","given":"Stephen"},{"family":"Jenkins","given":"W. Aaron"},{"family":"Sifleet","given":"Samantha"},{"family":"Craft","given":"Christopher"},{"family":"Fourqurean","given":"James W."},{"family":"Kauffman","given":"J. Boone"},{"family":"Marbà","given":"Núria"},{"family":"Megonigal","given":"Patrick"},{"family":"Pidgeon","given":"Emily"},{"family":"Herr","given":"Dorothee"},{"family":"Gordon","given":"David"},{"family":"Baldera","given":"Alexis"}],"issued":{"date-parts":[["2012",9,4]]}}}],"schema":"https://github.com/citation-style-language/schema/raw/master/csl-citation.json"} </w:instrText>
      </w:r>
      <w:r w:rsidR="00F326EF">
        <w:fldChar w:fldCharType="separate"/>
      </w:r>
      <w:r w:rsidR="00F326EF" w:rsidRPr="00F326EF">
        <w:rPr>
          <w:rFonts w:cs="Times New Roman"/>
        </w:rPr>
        <w:t>(Lovelock et al., 2017; Pendleton et al., 2012)</w:t>
      </w:r>
      <w:r w:rsidR="00F326EF">
        <w:fldChar w:fldCharType="end"/>
      </w:r>
      <w:r w:rsidR="00F326EF">
        <w:t xml:space="preserve">. </w:t>
      </w:r>
      <w:r w:rsidR="00D804D3">
        <w:t xml:space="preserve">The remineralization rate of organic carbon from the shelf of continental slope (where trawling occur) may be different as is happening usually at greater depths where oxygen concentration, radiation and temperatures are much lower than in the coastal wetlands habitats. </w:t>
      </w:r>
      <w:r w:rsidR="00AE0D8E">
        <w:t>Therefore, we believe that applying 100 percent of remineralization rate to our estimates would be a massive overestimation. For this analysis, an average lower estimate of 3</w:t>
      </w:r>
      <w:r w:rsidR="00E52954">
        <w:t>0</w:t>
      </w:r>
      <w:r w:rsidR="00AE0D8E">
        <w:t xml:space="preserve"> % is used as a conservative assumption </w:t>
      </w:r>
      <w:r w:rsidR="00E52954">
        <w:t>following</w:t>
      </w:r>
      <w:r w:rsidR="00AE0D8E">
        <w:t xml:space="preserve"> global study of </w:t>
      </w:r>
      <w:r w:rsidR="00E52954">
        <w:t xml:space="preserve">carbon </w:t>
      </w:r>
      <w:proofErr w:type="spellStart"/>
      <w:r w:rsidR="00E52954">
        <w:t>remineralized</w:t>
      </w:r>
      <w:proofErr w:type="spellEnd"/>
      <w:r w:rsidR="00E52954">
        <w:t xml:space="preserve"> </w:t>
      </w:r>
      <w:r w:rsidR="00EA2404">
        <w:t xml:space="preserve">to aquatic CO2 </w:t>
      </w:r>
      <w:r w:rsidR="00E52954">
        <w:t>due to bottom trawling Sala et al. 2021.</w:t>
      </w:r>
      <w:r w:rsidR="00F57620">
        <w:t xml:space="preserve"> </w:t>
      </w:r>
      <w:r w:rsidR="00EA2404">
        <w:t xml:space="preserve">We additionally assume that the aquatic CO2 will get </w:t>
      </w:r>
      <w:proofErr w:type="spellStart"/>
      <w:r w:rsidR="00EA2404">
        <w:t>remineralized</w:t>
      </w:r>
      <w:proofErr w:type="spellEnd"/>
      <w:r w:rsidR="00EA2404">
        <w:t xml:space="preserve"> to the atmosphere. </w:t>
      </w:r>
    </w:p>
    <w:p w14:paraId="0E3E64B1" w14:textId="43FC042C" w:rsidR="00860601" w:rsidRDefault="008E7F60" w:rsidP="29185782">
      <w:r>
        <w:t xml:space="preserve">Assuming that trawling is happening once a year </w:t>
      </w:r>
      <w:r w:rsidR="00992E4D">
        <w:t>the key climate input</w:t>
      </w:r>
      <w:r>
        <w:t xml:space="preserve"> of</w:t>
      </w:r>
      <w:r w:rsidR="00992E4D">
        <w:t xml:space="preserve"> reduced CO2 emissions per ocean unit</w:t>
      </w:r>
      <w:r>
        <w:t xml:space="preserve"> per year could be calculated</w:t>
      </w:r>
      <w:r w:rsidR="00A45B45">
        <w:t xml:space="preserve"> following abovementioned equation</w:t>
      </w:r>
      <w:r>
        <w:t xml:space="preserve">. </w:t>
      </w:r>
    </w:p>
    <w:p w14:paraId="3D715CDF" w14:textId="77777777" w:rsidR="00B320DB" w:rsidRPr="00FA5114" w:rsidRDefault="00B320DB" w:rsidP="00B320DB">
      <w:pPr>
        <w:pStyle w:val="Caption"/>
        <w:jc w:val="center"/>
        <w:rPr>
          <w:b/>
          <w:bCs/>
          <w:color w:val="000000" w:themeColor="text1"/>
          <w:sz w:val="20"/>
          <w:szCs w:val="20"/>
          <w:lang w:eastAsia="zh-CN"/>
        </w:rPr>
      </w:pPr>
      <w:bookmarkStart w:id="751" w:name="_Toc66277187"/>
      <w:r w:rsidRPr="009F6A21">
        <w:t xml:space="preserve">Table </w:t>
      </w:r>
      <w:r>
        <w:fldChar w:fldCharType="begin"/>
      </w:r>
      <w:r>
        <w:instrText>STYLEREF 1 \s</w:instrText>
      </w:r>
      <w:r>
        <w:fldChar w:fldCharType="separate"/>
      </w:r>
      <w:r>
        <w:rPr>
          <w:noProof/>
        </w:rPr>
        <w:t>2</w:t>
      </w:r>
      <w:r>
        <w:fldChar w:fldCharType="end"/>
      </w:r>
      <w:r w:rsidRPr="009F6A21">
        <w:t>.</w:t>
      </w:r>
      <w:r>
        <w:fldChar w:fldCharType="begin"/>
      </w:r>
      <w:r>
        <w:instrText>SEQ Table \* ARABIC \s 1</w:instrText>
      </w:r>
      <w:r>
        <w:fldChar w:fldCharType="separate"/>
      </w:r>
      <w:r>
        <w:rPr>
          <w:noProof/>
        </w:rPr>
        <w:t>1</w:t>
      </w:r>
      <w:r>
        <w:fldChar w:fldCharType="end"/>
      </w:r>
      <w:r w:rsidRPr="009F6A21">
        <w:t xml:space="preserve"> Climate Inputs</w:t>
      </w:r>
      <w:bookmarkEnd w:id="751"/>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085D04" w:rsidRPr="00FB3AB3" w14:paraId="447BD365" w14:textId="77777777" w:rsidTr="00CC6735">
        <w:trPr>
          <w:cantSplit/>
          <w:trHeight w:val="393"/>
          <w:tblHeader/>
        </w:trPr>
        <w:tc>
          <w:tcPr>
            <w:tcW w:w="2076" w:type="dxa"/>
            <w:shd w:val="clear" w:color="auto" w:fill="4F81BD" w:themeFill="accent1"/>
            <w:vAlign w:val="center"/>
          </w:tcPr>
          <w:p w14:paraId="3E4FB156" w14:textId="77777777" w:rsidR="00085D04" w:rsidRPr="00FB649C" w:rsidRDefault="00085D04" w:rsidP="00CC6735">
            <w:pPr>
              <w:spacing w:after="180" w:line="240" w:lineRule="auto"/>
              <w:jc w:val="left"/>
              <w:rPr>
                <w:rFonts w:eastAsia="Helvetica,Times New Roman" w:cstheme="minorHAnsi"/>
                <w:b/>
                <w:color w:val="FFFFFF" w:themeColor="background1"/>
                <w:sz w:val="20"/>
                <w:szCs w:val="20"/>
              </w:rPr>
            </w:pPr>
          </w:p>
        </w:tc>
        <w:tc>
          <w:tcPr>
            <w:tcW w:w="1427" w:type="dxa"/>
            <w:shd w:val="clear" w:color="auto" w:fill="4F81BD" w:themeFill="accent1"/>
            <w:vAlign w:val="center"/>
          </w:tcPr>
          <w:p w14:paraId="12530E21" w14:textId="77777777" w:rsidR="00085D04" w:rsidRDefault="00085D04" w:rsidP="00CC6735">
            <w:pPr>
              <w:spacing w:after="180" w:line="240" w:lineRule="auto"/>
              <w:jc w:val="left"/>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1751D252" w14:textId="77777777" w:rsidR="00085D04" w:rsidRPr="00FB649C" w:rsidRDefault="00085D04" w:rsidP="00CC6735">
            <w:pPr>
              <w:spacing w:after="180" w:line="240" w:lineRule="auto"/>
              <w:jc w:val="left"/>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38FE4E75" w14:textId="77777777" w:rsidR="00085D04" w:rsidRPr="00FB649C" w:rsidRDefault="00085D04" w:rsidP="00CC6735">
            <w:pPr>
              <w:spacing w:after="180" w:line="240" w:lineRule="auto"/>
              <w:jc w:val="left"/>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0F14C0F7" w14:textId="77777777" w:rsidR="00085D04" w:rsidRPr="00FB649C" w:rsidRDefault="00085D04" w:rsidP="00CC6735">
            <w:pPr>
              <w:spacing w:after="180" w:line="240" w:lineRule="auto"/>
              <w:jc w:val="left"/>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2A3B6AC5" w14:textId="77777777" w:rsidR="00085D04" w:rsidRPr="00FB649C" w:rsidRDefault="00085D04" w:rsidP="00CC6735">
            <w:pPr>
              <w:spacing w:after="180" w:line="240" w:lineRule="auto"/>
              <w:jc w:val="left"/>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085D04" w:rsidRPr="00FA5114" w14:paraId="3A357278" w14:textId="77777777" w:rsidTr="00CC6735">
        <w:trPr>
          <w:trHeight w:val="508"/>
        </w:trPr>
        <w:tc>
          <w:tcPr>
            <w:tcW w:w="2076" w:type="dxa"/>
            <w:vAlign w:val="center"/>
          </w:tcPr>
          <w:p w14:paraId="4ED480EE" w14:textId="5DCB55EA" w:rsidR="00FF2693" w:rsidRPr="00471832" w:rsidRDefault="00FF2693" w:rsidP="00FF2693">
            <w:pPr>
              <w:spacing w:after="0" w:line="240" w:lineRule="auto"/>
              <w:jc w:val="left"/>
              <w:rPr>
                <w:rFonts w:cs="Times New Roman"/>
                <w:sz w:val="20"/>
                <w:szCs w:val="20"/>
              </w:rPr>
            </w:pPr>
            <w:r w:rsidRPr="00471832">
              <w:rPr>
                <w:rFonts w:cs="Times New Roman"/>
                <w:sz w:val="20"/>
                <w:szCs w:val="20"/>
              </w:rPr>
              <w:t xml:space="preserve">t CO2-eq (Aggregate emissions) Reduced per </w:t>
            </w:r>
            <w:r w:rsidR="00992E4D">
              <w:rPr>
                <w:rFonts w:cs="Times New Roman"/>
                <w:sz w:val="20"/>
                <w:szCs w:val="20"/>
              </w:rPr>
              <w:t xml:space="preserve">Ocean </w:t>
            </w:r>
            <w:r w:rsidRPr="00471832">
              <w:rPr>
                <w:rFonts w:cs="Times New Roman"/>
                <w:sz w:val="20"/>
                <w:szCs w:val="20"/>
              </w:rPr>
              <w:t>Unit</w:t>
            </w:r>
          </w:p>
          <w:p w14:paraId="5D699CA3" w14:textId="14187A97" w:rsidR="00085D04" w:rsidRPr="00471832" w:rsidRDefault="00085D04" w:rsidP="00CC6735">
            <w:pPr>
              <w:spacing w:after="180" w:line="240" w:lineRule="auto"/>
              <w:jc w:val="left"/>
              <w:rPr>
                <w:rFonts w:eastAsia="Helvetica,Times New Roman" w:cs="Times New Roman"/>
                <w:color w:val="000000" w:themeColor="text1"/>
                <w:sz w:val="20"/>
                <w:szCs w:val="20"/>
              </w:rPr>
            </w:pPr>
          </w:p>
        </w:tc>
        <w:tc>
          <w:tcPr>
            <w:tcW w:w="1427" w:type="dxa"/>
            <w:shd w:val="clear" w:color="auto" w:fill="auto"/>
            <w:vAlign w:val="center"/>
          </w:tcPr>
          <w:p w14:paraId="7193085C" w14:textId="77777777" w:rsidR="00FF2693" w:rsidRPr="00471832" w:rsidRDefault="00FF2693" w:rsidP="00FF2693">
            <w:pPr>
              <w:spacing w:after="0" w:line="240" w:lineRule="auto"/>
              <w:jc w:val="left"/>
              <w:rPr>
                <w:rFonts w:cs="Times New Roman"/>
                <w:color w:val="000000"/>
                <w:sz w:val="20"/>
                <w:szCs w:val="20"/>
              </w:rPr>
            </w:pPr>
            <w:r w:rsidRPr="00471832">
              <w:rPr>
                <w:rFonts w:cs="Times New Roman"/>
                <w:color w:val="000000"/>
                <w:sz w:val="20"/>
                <w:szCs w:val="20"/>
              </w:rPr>
              <w:t>t CO2-eq / ha</w:t>
            </w:r>
          </w:p>
          <w:p w14:paraId="37AAF5FA" w14:textId="04824187" w:rsidR="00085D04" w:rsidRPr="00471832" w:rsidRDefault="00085D04" w:rsidP="00CC6735">
            <w:pPr>
              <w:spacing w:after="180" w:line="240" w:lineRule="auto"/>
              <w:jc w:val="left"/>
              <w:rPr>
                <w:rFonts w:eastAsia="Helvetica,Times New Roman" w:cs="Times New Roman"/>
                <w:iCs/>
                <w:sz w:val="20"/>
                <w:szCs w:val="20"/>
              </w:rPr>
            </w:pPr>
          </w:p>
        </w:tc>
        <w:tc>
          <w:tcPr>
            <w:tcW w:w="1486" w:type="dxa"/>
            <w:vAlign w:val="center"/>
          </w:tcPr>
          <w:p w14:paraId="34AB4CB7" w14:textId="26BC2C43" w:rsidR="00085D04" w:rsidRPr="009529FC" w:rsidRDefault="009529FC" w:rsidP="00CC6735">
            <w:pPr>
              <w:spacing w:after="180" w:line="240" w:lineRule="auto"/>
              <w:jc w:val="left"/>
              <w:rPr>
                <w:rFonts w:eastAsia="Helvetica,Times New Roman" w:cstheme="minorHAnsi"/>
                <w:color w:val="000000" w:themeColor="text1"/>
                <w:sz w:val="20"/>
                <w:szCs w:val="20"/>
              </w:rPr>
            </w:pPr>
            <w:r w:rsidRPr="009529FC">
              <w:rPr>
                <w:rFonts w:eastAsia="Helvetica,Times New Roman" w:cstheme="minorHAnsi"/>
                <w:color w:val="000000" w:themeColor="text1"/>
                <w:sz w:val="20"/>
                <w:szCs w:val="20"/>
              </w:rPr>
              <w:t>20</w:t>
            </w:r>
            <w:r w:rsidR="00FF2693" w:rsidRPr="009529FC">
              <w:rPr>
                <w:rFonts w:eastAsia="Helvetica,Times New Roman" w:cstheme="minorHAnsi"/>
                <w:color w:val="000000" w:themeColor="text1"/>
                <w:sz w:val="20"/>
                <w:szCs w:val="20"/>
              </w:rPr>
              <w:t>.</w:t>
            </w:r>
            <w:r w:rsidRPr="009529FC">
              <w:rPr>
                <w:rFonts w:eastAsia="Helvetica,Times New Roman" w:cstheme="minorHAnsi"/>
                <w:color w:val="000000" w:themeColor="text1"/>
                <w:sz w:val="20"/>
                <w:szCs w:val="20"/>
              </w:rPr>
              <w:t>19</w:t>
            </w:r>
            <w:r w:rsidR="00471832" w:rsidRPr="009529FC">
              <w:rPr>
                <w:rFonts w:eastAsia="Helvetica,Times New Roman" w:cstheme="minorHAnsi"/>
                <w:color w:val="000000" w:themeColor="text1"/>
                <w:sz w:val="20"/>
                <w:szCs w:val="20"/>
              </w:rPr>
              <w:t xml:space="preserve"> </w:t>
            </w:r>
            <w:r w:rsidRPr="009529FC">
              <w:rPr>
                <w:rFonts w:eastAsia="Helvetica,Times New Roman" w:cstheme="minorHAnsi"/>
                <w:color w:val="000000" w:themeColor="text1"/>
                <w:sz w:val="20"/>
                <w:szCs w:val="20"/>
              </w:rPr>
              <w:t>–</w:t>
            </w:r>
            <w:r w:rsidR="00471832" w:rsidRPr="009529FC">
              <w:rPr>
                <w:rFonts w:eastAsia="Helvetica,Times New Roman" w:cstheme="minorHAnsi"/>
                <w:color w:val="000000" w:themeColor="text1"/>
                <w:sz w:val="20"/>
                <w:szCs w:val="20"/>
              </w:rPr>
              <w:t xml:space="preserve"> </w:t>
            </w:r>
            <w:r w:rsidRPr="009529FC">
              <w:rPr>
                <w:rFonts w:eastAsia="Helvetica,Times New Roman" w:cstheme="minorHAnsi"/>
                <w:color w:val="000000" w:themeColor="text1"/>
                <w:sz w:val="20"/>
                <w:szCs w:val="20"/>
              </w:rPr>
              <w:t>7.5</w:t>
            </w:r>
          </w:p>
        </w:tc>
        <w:tc>
          <w:tcPr>
            <w:tcW w:w="1467" w:type="dxa"/>
            <w:vAlign w:val="center"/>
          </w:tcPr>
          <w:p w14:paraId="2AAADA9A" w14:textId="43B19C42" w:rsidR="00085D04" w:rsidRPr="009529FC" w:rsidRDefault="009529FC" w:rsidP="00CC6735">
            <w:pPr>
              <w:spacing w:after="180" w:line="240" w:lineRule="auto"/>
              <w:jc w:val="left"/>
              <w:rPr>
                <w:rFonts w:eastAsia="Helvetica,Times New Roman" w:cstheme="minorHAnsi"/>
                <w:color w:val="000000" w:themeColor="text1"/>
                <w:sz w:val="20"/>
                <w:szCs w:val="20"/>
              </w:rPr>
            </w:pPr>
            <w:r w:rsidRPr="009529FC">
              <w:rPr>
                <w:rFonts w:eastAsia="Helvetica,Times New Roman" w:cstheme="minorHAnsi"/>
                <w:color w:val="000000" w:themeColor="text1"/>
                <w:sz w:val="20"/>
                <w:szCs w:val="20"/>
              </w:rPr>
              <w:t>13.83</w:t>
            </w:r>
          </w:p>
        </w:tc>
        <w:tc>
          <w:tcPr>
            <w:tcW w:w="1366" w:type="dxa"/>
            <w:vAlign w:val="center"/>
          </w:tcPr>
          <w:p w14:paraId="779122C7" w14:textId="5CA93EB6" w:rsidR="00085D04" w:rsidRPr="009529FC" w:rsidRDefault="00FF2693" w:rsidP="00CC6735">
            <w:pPr>
              <w:spacing w:after="180" w:line="240" w:lineRule="auto"/>
              <w:jc w:val="left"/>
              <w:rPr>
                <w:rFonts w:eastAsia="Helvetica,Times New Roman" w:cstheme="minorHAnsi"/>
                <w:color w:val="000000" w:themeColor="text1"/>
                <w:sz w:val="20"/>
                <w:szCs w:val="20"/>
              </w:rPr>
            </w:pPr>
            <w:r w:rsidRPr="009529FC">
              <w:rPr>
                <w:rFonts w:eastAsia="Helvetica,Times New Roman" w:cstheme="minorHAnsi"/>
                <w:color w:val="000000" w:themeColor="text1"/>
                <w:sz w:val="20"/>
                <w:szCs w:val="20"/>
              </w:rPr>
              <w:t>11</w:t>
            </w:r>
            <w:r w:rsidR="009529FC">
              <w:rPr>
                <w:rFonts w:eastAsia="Helvetica,Times New Roman" w:cstheme="minorHAnsi"/>
                <w:color w:val="000000" w:themeColor="text1"/>
                <w:sz w:val="20"/>
                <w:szCs w:val="20"/>
              </w:rPr>
              <w:t>5</w:t>
            </w:r>
          </w:p>
        </w:tc>
        <w:tc>
          <w:tcPr>
            <w:tcW w:w="1528" w:type="dxa"/>
            <w:vAlign w:val="center"/>
          </w:tcPr>
          <w:p w14:paraId="15F02E85" w14:textId="30E736F4" w:rsidR="00085D04" w:rsidRPr="00FB649C" w:rsidRDefault="00FF2693"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 xml:space="preserve">Calculated; </w:t>
            </w:r>
            <w:r>
              <w:rPr>
                <w:rFonts w:eastAsia="Helvetica,Times New Roman" w:cstheme="minorHAnsi"/>
                <w:color w:val="000000" w:themeColor="text1"/>
                <w:sz w:val="20"/>
                <w:szCs w:val="20"/>
              </w:rPr>
              <w:fldChar w:fldCharType="begin"/>
            </w:r>
            <w:r>
              <w:rPr>
                <w:rFonts w:eastAsia="Helvetica,Times New Roman" w:cstheme="minorHAnsi"/>
                <w:color w:val="000000" w:themeColor="text1"/>
                <w:sz w:val="20"/>
                <w:szCs w:val="20"/>
              </w:rPr>
              <w:instrText xml:space="preserve"> ADDIN ZOTERO_ITEM CSL_CITATION {"citationID":"syQnOYI7","properties":{"formattedCitation":"(Luisetti et al., 2019)","plainCitation":"(Luisetti et al., 2019)","noteIndex":0},"citationItems":[{"id":2276,"uris":["http://zotero.org/groups/2530313/items/PK7YBMCW"],"uri":["http://zotero.org/groups/2530313/items/PK7YBMCW"],"itemData":{"id":2276,"type":"article-journal","abstract":"Evidence shows that habitats with potential to mitigate against greenhouse gases emissions, by taking up and storing CO2, are being lost due to the effects of on-going human activities and climate change. The carbon storage by terrestrial habitats (e.g. tropical forests) and the role of coastal habitats (‘Blue Carbon’) as carbon storage sinks is well recognised. Offshore shelf sediments are also a manageable carbon store, covering </w:instrText>
            </w:r>
            <w:r>
              <w:rPr>
                <w:rFonts w:ascii="Cambria Math" w:eastAsia="Helvetica,Times New Roman" w:hAnsi="Cambria Math" w:cs="Cambria Math"/>
                <w:color w:val="000000" w:themeColor="text1"/>
                <w:sz w:val="20"/>
                <w:szCs w:val="20"/>
              </w:rPr>
              <w:instrText>∼</w:instrText>
            </w:r>
            <w:r>
              <w:rPr>
                <w:rFonts w:eastAsia="Helvetica,Times New Roman" w:cstheme="minorHAnsi"/>
                <w:color w:val="000000" w:themeColor="text1"/>
                <w:sz w:val="20"/>
                <w:szCs w:val="20"/>
              </w:rPr>
              <w:instrText xml:space="preserve">9% of global marine area, but not currently protected by international agreements to enable their conservation. Through a scenario analysis, we explore the economic value of the damage of human activities and climate change can inflict on UK marine habitats, including shelf sea sediments. In a scenario of increased human and climate pressures over a 25-year period, we estimate damage costs up to US$12.5 billion from carbon release linked to disturbance of coastal and shelf sea sediment carbon stores. It may be possible to manage socio-economic pressure to maintain sedimentary carbon storage, but the trade-offs with other global social welfare benefits such as food security will have to be taken into account. To develop effective incentive mechanisms to preserve these valuable coastal and marine ecosystems within a sustainability governance framework, robust evidence is required.","container-title":"Ecosystem Services","DOI":"10.1016/j.ecoser.2018.10.013","ISSN":"2212-0416","journalAbbreviation":"Ecosystem Services","language":"en","page":"67-76","source":"ScienceDirect","title":"Quantifying and valuing carbon flows and stores in coastal and shelf ecosystems in the UK","volume":"35","author":[{"family":"Luisetti","given":"Tiziana"},{"family":"Turner","given":"R. Kerry"},{"family":"Andrews","given":"Julian E."},{"family":"Jickells","given":"Timothy D."},{"family":"Kröger","given":"Silke"},{"family":"Diesing","given":"Markus"},{"family":"Paltriguera","given":"Lucille"},{"family":"Johnson","given":"Martin T."},{"family":"Parker","given":"Eleanor R."},{"family":"Bakker","given":"Dorothee C. E."},{"family":"Weston","given":"Keith"}],"issued":{"date-parts":[["2019",2,1]]}}}],"schema":"https://github.com/citation-style-language/schema/raw/master/csl-citation.json"} </w:instrText>
            </w:r>
            <w:r>
              <w:rPr>
                <w:rFonts w:eastAsia="Helvetica,Times New Roman" w:cstheme="minorHAnsi"/>
                <w:color w:val="000000" w:themeColor="text1"/>
                <w:sz w:val="20"/>
                <w:szCs w:val="20"/>
              </w:rPr>
              <w:fldChar w:fldCharType="separate"/>
            </w:r>
            <w:r w:rsidRPr="00FF2693">
              <w:rPr>
                <w:rFonts w:cs="Times New Roman"/>
                <w:sz w:val="20"/>
              </w:rPr>
              <w:t>(Luisetti et al., 2019)</w:t>
            </w:r>
            <w:r>
              <w:rPr>
                <w:rFonts w:eastAsia="Helvetica,Times New Roman" w:cstheme="minorHAnsi"/>
                <w:color w:val="000000" w:themeColor="text1"/>
                <w:sz w:val="20"/>
                <w:szCs w:val="20"/>
              </w:rPr>
              <w:fldChar w:fldCharType="end"/>
            </w:r>
          </w:p>
        </w:tc>
      </w:tr>
      <w:tr w:rsidR="00085D04" w:rsidRPr="00FA5114" w14:paraId="1E1AA861" w14:textId="77777777" w:rsidTr="00CC6735">
        <w:trPr>
          <w:trHeight w:val="508"/>
        </w:trPr>
        <w:tc>
          <w:tcPr>
            <w:tcW w:w="2076" w:type="dxa"/>
            <w:vAlign w:val="center"/>
          </w:tcPr>
          <w:p w14:paraId="3C3E5C27" w14:textId="4F68F165" w:rsidR="00FF2693" w:rsidRPr="00471832" w:rsidRDefault="00FF2693" w:rsidP="00FF2693">
            <w:pPr>
              <w:spacing w:after="0" w:line="240" w:lineRule="auto"/>
              <w:jc w:val="left"/>
              <w:rPr>
                <w:rFonts w:cs="Times New Roman"/>
                <w:color w:val="000000"/>
                <w:sz w:val="20"/>
                <w:szCs w:val="20"/>
              </w:rPr>
            </w:pPr>
            <w:r w:rsidRPr="00471832">
              <w:rPr>
                <w:rFonts w:cs="Times New Roman"/>
                <w:color w:val="000000"/>
                <w:sz w:val="20"/>
                <w:szCs w:val="20"/>
              </w:rPr>
              <w:t>t C storage in Protected</w:t>
            </w:r>
            <w:r w:rsidR="00992E4D">
              <w:rPr>
                <w:rFonts w:cs="Times New Roman"/>
                <w:color w:val="000000"/>
                <w:sz w:val="20"/>
                <w:szCs w:val="20"/>
              </w:rPr>
              <w:t xml:space="preserve"> Ocean </w:t>
            </w:r>
            <w:r w:rsidRPr="00471832">
              <w:rPr>
                <w:rFonts w:cs="Times New Roman"/>
                <w:color w:val="000000"/>
                <w:sz w:val="20"/>
                <w:szCs w:val="20"/>
              </w:rPr>
              <w:t>type</w:t>
            </w:r>
          </w:p>
          <w:p w14:paraId="04874762" w14:textId="635C1553" w:rsidR="00085D04" w:rsidRPr="00471832" w:rsidRDefault="00085D04" w:rsidP="00CC6735">
            <w:pPr>
              <w:spacing w:after="180" w:line="240" w:lineRule="auto"/>
              <w:jc w:val="left"/>
              <w:rPr>
                <w:rFonts w:cs="Times New Roman"/>
                <w:sz w:val="20"/>
                <w:szCs w:val="20"/>
              </w:rPr>
            </w:pPr>
          </w:p>
        </w:tc>
        <w:tc>
          <w:tcPr>
            <w:tcW w:w="1427" w:type="dxa"/>
            <w:shd w:val="clear" w:color="auto" w:fill="auto"/>
            <w:vAlign w:val="center"/>
          </w:tcPr>
          <w:p w14:paraId="67A32D06" w14:textId="77777777" w:rsidR="00FF2693" w:rsidRPr="00471832" w:rsidRDefault="00FF2693" w:rsidP="00FF2693">
            <w:pPr>
              <w:spacing w:after="0" w:line="240" w:lineRule="auto"/>
              <w:jc w:val="left"/>
              <w:rPr>
                <w:rFonts w:cs="Times New Roman"/>
                <w:color w:val="000000"/>
                <w:sz w:val="20"/>
                <w:szCs w:val="20"/>
              </w:rPr>
            </w:pPr>
            <w:r w:rsidRPr="00471832">
              <w:rPr>
                <w:rFonts w:cs="Times New Roman"/>
                <w:color w:val="000000"/>
                <w:sz w:val="20"/>
                <w:szCs w:val="20"/>
              </w:rPr>
              <w:t>t C / ha</w:t>
            </w:r>
          </w:p>
          <w:p w14:paraId="54CA1AF8" w14:textId="2DA9BA48" w:rsidR="00085D04" w:rsidRPr="00471832" w:rsidRDefault="00085D04" w:rsidP="00CC6735">
            <w:pPr>
              <w:spacing w:after="180" w:line="240" w:lineRule="auto"/>
              <w:jc w:val="left"/>
              <w:rPr>
                <w:rFonts w:eastAsia="Helvetica,Times New Roman" w:cs="Times New Roman"/>
                <w:iCs/>
                <w:sz w:val="20"/>
                <w:szCs w:val="20"/>
              </w:rPr>
            </w:pPr>
          </w:p>
        </w:tc>
        <w:tc>
          <w:tcPr>
            <w:tcW w:w="1486" w:type="dxa"/>
            <w:vAlign w:val="center"/>
          </w:tcPr>
          <w:p w14:paraId="687987EA" w14:textId="4D30582D" w:rsidR="00085D04" w:rsidRDefault="00FF2693"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17142</w:t>
            </w:r>
            <w:r w:rsidR="00471832">
              <w:rPr>
                <w:rFonts w:eastAsia="Helvetica,Times New Roman" w:cstheme="minorHAnsi"/>
                <w:color w:val="000000" w:themeColor="text1"/>
                <w:sz w:val="20"/>
                <w:szCs w:val="20"/>
              </w:rPr>
              <w:t xml:space="preserve"> </w:t>
            </w:r>
            <w:r>
              <w:rPr>
                <w:rFonts w:eastAsia="Helvetica,Times New Roman" w:cstheme="minorHAnsi"/>
                <w:color w:val="000000" w:themeColor="text1"/>
                <w:sz w:val="20"/>
                <w:szCs w:val="20"/>
              </w:rPr>
              <w:t>-</w:t>
            </w:r>
            <w:r w:rsidR="00471832">
              <w:rPr>
                <w:rFonts w:eastAsia="Helvetica,Times New Roman" w:cstheme="minorHAnsi"/>
                <w:color w:val="000000" w:themeColor="text1"/>
                <w:sz w:val="20"/>
                <w:szCs w:val="20"/>
              </w:rPr>
              <w:t xml:space="preserve"> </w:t>
            </w:r>
            <w:r>
              <w:rPr>
                <w:rFonts w:eastAsia="Helvetica,Times New Roman" w:cstheme="minorHAnsi"/>
                <w:color w:val="000000" w:themeColor="text1"/>
                <w:sz w:val="20"/>
                <w:szCs w:val="20"/>
              </w:rPr>
              <w:t>8379</w:t>
            </w:r>
          </w:p>
        </w:tc>
        <w:tc>
          <w:tcPr>
            <w:tcW w:w="1467" w:type="dxa"/>
            <w:vAlign w:val="center"/>
          </w:tcPr>
          <w:p w14:paraId="19600476" w14:textId="03681407" w:rsidR="00085D04" w:rsidRDefault="00FF2693"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8379</w:t>
            </w:r>
          </w:p>
        </w:tc>
        <w:tc>
          <w:tcPr>
            <w:tcW w:w="1366" w:type="dxa"/>
            <w:vAlign w:val="center"/>
          </w:tcPr>
          <w:p w14:paraId="1397DE4A" w14:textId="3AADBE3D" w:rsidR="00085D04" w:rsidRDefault="00FF2693"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115</w:t>
            </w:r>
          </w:p>
        </w:tc>
        <w:tc>
          <w:tcPr>
            <w:tcW w:w="1528" w:type="dxa"/>
            <w:vAlign w:val="center"/>
          </w:tcPr>
          <w:p w14:paraId="443771EF" w14:textId="4B086A90" w:rsidR="00085D04" w:rsidRDefault="00FF2693"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fldChar w:fldCharType="begin"/>
            </w:r>
            <w:r>
              <w:rPr>
                <w:rFonts w:eastAsia="Helvetica,Times New Roman" w:cstheme="minorHAnsi"/>
                <w:color w:val="000000" w:themeColor="text1"/>
                <w:sz w:val="20"/>
                <w:szCs w:val="20"/>
              </w:rPr>
              <w:instrText xml:space="preserve"> ADDIN ZOTERO_ITEM CSL_CITATION {"citationID":"JFBgoTjT","properties":{"formattedCitation":"(Atwood et al., 2020)","plainCitation":"(Atwood et al., 2020)","noteIndex":0},"citationItems":[{"id":2202,"uris":["http://zotero.org/groups/2530313/items/YLMSQQ2J"],"uri":["http://zotero.org/groups/2530313/items/YLMSQQ2J"],"itemData":{"id":2202,"type":"article-journal","abstract":"To develop more accurate global carbon (C) budgets and to better inform management of human activities in the ocean, we need high-resolution estimates of marine C stocks. Here we quantify global marine sedimentary C stocks at a 1-km resolution, and find that marine sediments store ~ 3117 (3006-3209) Pg C in the top 1 meter (more than twice that of terrestrial soils). Sediments in abyss/basin zones account for 75% of the global marine sediment C stock, and 52% of that stock is within the 200-mile Exclusive Economic Zones of countries. Currently, only ~2% of sediment C stocks are located in highly to fully protected areas that prevent the disturbance of the seafloor. Our results show that marine sediments represent a large and globally important C sink. However, the lack of protection for marine C stocks makes them highly vulnerable to human disturbances that can lead to their remineralization to CO2, further aggravating climate change impacts.","container-title":"Frontiers in Marine Science","DOI":"10.3389/fmars.2020.00165","ISSN":"2296-7745","journalAbbreviation":"Front. Mar. Sci.","language":"English","note":"publisher: Frontiers","source":"Frontiers","title":"Global Patterns in Marine Sediment Carbon Stocks","URL":"https://www.frontiersin.org/articles/10.3389/fmars.2020.00165/full","volume":"7","author":[{"family":"Atwood","given":"Trisha B."},{"family":"Witt","given":"Andrew"},{"family":"Mayorga","given":"Juan"},{"family":"Hammill","given":"Edd"},{"family":"Sala","given":"Enric"}],"accessed":{"date-parts":[["2020",7,1]]},"issued":{"date-parts":[["2020"]]}}}],"schema":"https://github.com/citation-style-language/schema/raw/master/csl-citation.json"} </w:instrText>
            </w:r>
            <w:r>
              <w:rPr>
                <w:rFonts w:eastAsia="Helvetica,Times New Roman" w:cstheme="minorHAnsi"/>
                <w:color w:val="000000" w:themeColor="text1"/>
                <w:sz w:val="20"/>
                <w:szCs w:val="20"/>
              </w:rPr>
              <w:fldChar w:fldCharType="separate"/>
            </w:r>
            <w:r w:rsidRPr="00FF2693">
              <w:rPr>
                <w:rFonts w:cs="Times New Roman"/>
                <w:sz w:val="20"/>
              </w:rPr>
              <w:t>(Atwood et al., 2020)</w:t>
            </w:r>
            <w:r>
              <w:rPr>
                <w:rFonts w:eastAsia="Helvetica,Times New Roman" w:cstheme="minorHAnsi"/>
                <w:color w:val="000000" w:themeColor="text1"/>
                <w:sz w:val="20"/>
                <w:szCs w:val="20"/>
              </w:rPr>
              <w:fldChar w:fldCharType="end"/>
            </w:r>
            <w:r>
              <w:rPr>
                <w:rFonts w:eastAsia="Helvetica,Times New Roman" w:cstheme="minorHAnsi"/>
                <w:color w:val="000000" w:themeColor="text1"/>
                <w:sz w:val="20"/>
                <w:szCs w:val="20"/>
              </w:rPr>
              <w:t xml:space="preserve"> – global metanalysis. </w:t>
            </w:r>
          </w:p>
        </w:tc>
      </w:tr>
    </w:tbl>
    <w:p w14:paraId="10CF45D7" w14:textId="77777777" w:rsidR="007F3CEB" w:rsidRDefault="007F3CEB" w:rsidP="007F3CEB">
      <w:pPr>
        <w:jc w:val="left"/>
      </w:pPr>
      <w:r w:rsidRPr="00DF0D64">
        <w:t>Note: Project Drawdown data set range is defined by the low and high boundaries which are respectively 1 standard deviation below and above the mean of the collected data points</w:t>
      </w:r>
      <w:r w:rsidRPr="00286F27">
        <w:rPr>
          <w:rStyle w:val="FootnoteReference"/>
        </w:rPr>
        <w:footnoteReference w:id="3"/>
      </w:r>
      <w:r w:rsidRPr="00DF0D64">
        <w:t>.</w:t>
      </w:r>
    </w:p>
    <w:p w14:paraId="24C491B8" w14:textId="6DA28E43" w:rsidR="00F52595" w:rsidRDefault="00686965" w:rsidP="002A757A">
      <w:pPr>
        <w:pStyle w:val="Heading3"/>
        <w:jc w:val="left"/>
      </w:pPr>
      <w:bookmarkStart w:id="752" w:name="_Toc65144030"/>
      <w:r>
        <w:t>Financial Inputs</w:t>
      </w:r>
      <w:bookmarkEnd w:id="752"/>
    </w:p>
    <w:p w14:paraId="1238CE72" w14:textId="61073133" w:rsidR="00F430C2" w:rsidRPr="001D6C44" w:rsidRDefault="00F430C2" w:rsidP="00F430C2">
      <w:pPr>
        <w:spacing w:after="0"/>
        <w:rPr>
          <w:rFonts w:eastAsia="Times New Roman" w:cs="Times New Roman"/>
          <w:color w:val="000000" w:themeColor="text1"/>
        </w:rPr>
      </w:pPr>
      <w:r w:rsidRPr="001D6C44">
        <w:rPr>
          <w:rFonts w:eastAsia="Helvetica Neue" w:cs="Times New Roman"/>
          <w:color w:val="000000" w:themeColor="text1"/>
          <w:highlight w:val="white"/>
        </w:rPr>
        <w:t>It is assumed that any costs for </w:t>
      </w:r>
      <w:r>
        <w:rPr>
          <w:rFonts w:eastAsia="Helvetica Neue" w:cs="Times New Roman"/>
          <w:i/>
          <w:color w:val="000000" w:themeColor="text1"/>
          <w:highlight w:val="white"/>
        </w:rPr>
        <w:t>ocean seafloor protection</w:t>
      </w:r>
      <w:r w:rsidRPr="001D6C44">
        <w:rPr>
          <w:rFonts w:eastAsia="Helvetica Neue" w:cs="Times New Roman"/>
          <w:color w:val="000000" w:themeColor="text1"/>
          <w:highlight w:val="white"/>
        </w:rPr>
        <w:t> (e.g. carbon payments or payment for ecosystem services) are borne at a government or NGO level. Drawdown solutions only model costs that are incurred at the landowner or manager level.</w:t>
      </w:r>
      <w:r>
        <w:rPr>
          <w:rFonts w:eastAsia="Helvetica Neue" w:cs="Times New Roman"/>
          <w:color w:val="000000" w:themeColor="text1"/>
        </w:rPr>
        <w:t xml:space="preserve"> Therefore, costs were not included in this solution.</w:t>
      </w:r>
    </w:p>
    <w:p w14:paraId="0962EC30" w14:textId="77777777" w:rsidR="0032353F" w:rsidRPr="00F52595" w:rsidRDefault="0032353F" w:rsidP="002A757A">
      <w:pPr>
        <w:pStyle w:val="ListParagraph"/>
        <w:jc w:val="left"/>
      </w:pPr>
    </w:p>
    <w:p w14:paraId="56F5BC32" w14:textId="68A3158A" w:rsidR="001D17E8" w:rsidRDefault="00444E55" w:rsidP="002A757A">
      <w:pPr>
        <w:pStyle w:val="Heading3"/>
        <w:jc w:val="left"/>
      </w:pPr>
      <w:bookmarkStart w:id="753" w:name="_Toc65144031"/>
      <w:r>
        <w:t>Other</w:t>
      </w:r>
      <w:r w:rsidR="00686965">
        <w:t xml:space="preserve"> Inputs</w:t>
      </w:r>
      <w:bookmarkEnd w:id="753"/>
    </w:p>
    <w:p w14:paraId="537E4020" w14:textId="6B40D588" w:rsidR="004F5E1E" w:rsidRDefault="004F5E1E" w:rsidP="004F5E1E">
      <w:r>
        <w:t xml:space="preserve">Other inputs were used to calculate the key climate input, the reduced CO2 emissions per ocean unit and this calculation is explained above in the </w:t>
      </w:r>
      <w:r w:rsidR="008A12E6">
        <w:t>2.5.1 section.</w:t>
      </w:r>
      <w:r>
        <w:t xml:space="preserve"> </w:t>
      </w:r>
    </w:p>
    <w:p w14:paraId="314CA35D" w14:textId="3E65C398" w:rsidR="00B320DB" w:rsidRPr="004F5E1E" w:rsidRDefault="00B320DB" w:rsidP="00B320DB">
      <w:pPr>
        <w:pStyle w:val="Caption"/>
        <w:jc w:val="center"/>
      </w:pPr>
      <w:bookmarkStart w:id="754" w:name="_Toc66277188"/>
      <w:r>
        <w:t>Table 2.2 Other inputs.</w:t>
      </w:r>
      <w:bookmarkEnd w:id="754"/>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FF2693" w:rsidRPr="00FB3AB3" w14:paraId="6B25FB9F" w14:textId="77777777" w:rsidTr="00637BEC">
        <w:trPr>
          <w:cantSplit/>
          <w:trHeight w:val="393"/>
          <w:tblHeader/>
        </w:trPr>
        <w:tc>
          <w:tcPr>
            <w:tcW w:w="2076" w:type="dxa"/>
            <w:shd w:val="clear" w:color="auto" w:fill="4F81BD" w:themeFill="accent1"/>
            <w:vAlign w:val="center"/>
          </w:tcPr>
          <w:p w14:paraId="6FF3BD7C" w14:textId="77777777" w:rsidR="00FF2693" w:rsidRPr="00FB649C" w:rsidRDefault="00FF2693" w:rsidP="00637BEC">
            <w:pPr>
              <w:spacing w:after="180" w:line="240" w:lineRule="auto"/>
              <w:jc w:val="left"/>
              <w:rPr>
                <w:rFonts w:eastAsia="Helvetica,Times New Roman" w:cstheme="minorHAnsi"/>
                <w:b/>
                <w:color w:val="FFFFFF" w:themeColor="background1"/>
                <w:sz w:val="20"/>
                <w:szCs w:val="20"/>
              </w:rPr>
            </w:pPr>
          </w:p>
        </w:tc>
        <w:tc>
          <w:tcPr>
            <w:tcW w:w="1427" w:type="dxa"/>
            <w:shd w:val="clear" w:color="auto" w:fill="4F81BD" w:themeFill="accent1"/>
            <w:vAlign w:val="center"/>
          </w:tcPr>
          <w:p w14:paraId="74B93D46" w14:textId="77777777" w:rsidR="00FF2693" w:rsidRDefault="00FF2693" w:rsidP="00637BEC">
            <w:pPr>
              <w:spacing w:after="180" w:line="240" w:lineRule="auto"/>
              <w:jc w:val="left"/>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017090C2" w14:textId="77777777" w:rsidR="00FF2693" w:rsidRPr="00FB649C" w:rsidRDefault="00FF2693" w:rsidP="00637BEC">
            <w:pPr>
              <w:spacing w:after="180" w:line="240" w:lineRule="auto"/>
              <w:jc w:val="left"/>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566E0C5C" w14:textId="77777777" w:rsidR="00FF2693" w:rsidRPr="00FB649C" w:rsidRDefault="00FF2693" w:rsidP="00637BEC">
            <w:pPr>
              <w:spacing w:after="180" w:line="240" w:lineRule="auto"/>
              <w:jc w:val="left"/>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56DD13DE" w14:textId="77777777" w:rsidR="00FF2693" w:rsidRPr="00FB649C" w:rsidRDefault="00FF2693" w:rsidP="00637BEC">
            <w:pPr>
              <w:spacing w:after="180" w:line="240" w:lineRule="auto"/>
              <w:jc w:val="left"/>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7A5006E8" w14:textId="77777777" w:rsidR="00FF2693" w:rsidRPr="00FB649C" w:rsidRDefault="00FF2693" w:rsidP="00637BEC">
            <w:pPr>
              <w:spacing w:after="180" w:line="240" w:lineRule="auto"/>
              <w:jc w:val="left"/>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FF2693" w:rsidRPr="00FA5114" w14:paraId="661F6004" w14:textId="77777777" w:rsidTr="00637BEC">
        <w:trPr>
          <w:trHeight w:val="508"/>
        </w:trPr>
        <w:tc>
          <w:tcPr>
            <w:tcW w:w="2076" w:type="dxa"/>
            <w:vAlign w:val="center"/>
          </w:tcPr>
          <w:p w14:paraId="3B75AE14" w14:textId="77777777" w:rsidR="00220C06" w:rsidRPr="00471832" w:rsidRDefault="00220C06" w:rsidP="00220C06">
            <w:pPr>
              <w:spacing w:after="0" w:line="240" w:lineRule="auto"/>
              <w:jc w:val="left"/>
              <w:rPr>
                <w:rFonts w:cs="Times New Roman"/>
                <w:color w:val="000000"/>
                <w:sz w:val="20"/>
                <w:szCs w:val="20"/>
              </w:rPr>
            </w:pPr>
            <w:r w:rsidRPr="00471832">
              <w:rPr>
                <w:rFonts w:cs="Times New Roman"/>
                <w:color w:val="000000"/>
                <w:sz w:val="20"/>
                <w:szCs w:val="20"/>
              </w:rPr>
              <w:t>POC disturbance by bottom trawling</w:t>
            </w:r>
          </w:p>
          <w:p w14:paraId="5EBAD2D7" w14:textId="77777777" w:rsidR="00FF2693" w:rsidRPr="00471832" w:rsidRDefault="00FF2693" w:rsidP="00637BEC">
            <w:pPr>
              <w:spacing w:after="180" w:line="240" w:lineRule="auto"/>
              <w:jc w:val="left"/>
              <w:rPr>
                <w:rFonts w:eastAsia="Helvetica,Times New Roman" w:cs="Times New Roman"/>
                <w:color w:val="000000" w:themeColor="text1"/>
                <w:sz w:val="20"/>
                <w:szCs w:val="20"/>
              </w:rPr>
            </w:pPr>
          </w:p>
        </w:tc>
        <w:tc>
          <w:tcPr>
            <w:tcW w:w="1427" w:type="dxa"/>
            <w:shd w:val="clear" w:color="auto" w:fill="auto"/>
            <w:vAlign w:val="center"/>
          </w:tcPr>
          <w:p w14:paraId="40375A85" w14:textId="7C701B8C" w:rsidR="00FF2693" w:rsidRPr="00471832" w:rsidRDefault="00220C06" w:rsidP="00637BEC">
            <w:pPr>
              <w:spacing w:after="0" w:line="240" w:lineRule="auto"/>
              <w:jc w:val="left"/>
              <w:rPr>
                <w:rFonts w:cs="Times New Roman"/>
                <w:color w:val="000000"/>
                <w:sz w:val="20"/>
                <w:szCs w:val="20"/>
              </w:rPr>
            </w:pPr>
            <w:r w:rsidRPr="00471832">
              <w:rPr>
                <w:rFonts w:cs="Times New Roman"/>
                <w:color w:val="000000"/>
                <w:sz w:val="20"/>
                <w:szCs w:val="20"/>
              </w:rPr>
              <w:t>%</w:t>
            </w:r>
          </w:p>
          <w:p w14:paraId="2698870C" w14:textId="77777777" w:rsidR="00FF2693" w:rsidRPr="00471832" w:rsidRDefault="00FF2693" w:rsidP="00637BEC">
            <w:pPr>
              <w:spacing w:after="180" w:line="240" w:lineRule="auto"/>
              <w:jc w:val="left"/>
              <w:rPr>
                <w:rFonts w:eastAsia="Helvetica,Times New Roman" w:cs="Times New Roman"/>
                <w:iCs/>
                <w:sz w:val="20"/>
                <w:szCs w:val="20"/>
              </w:rPr>
            </w:pPr>
          </w:p>
        </w:tc>
        <w:tc>
          <w:tcPr>
            <w:tcW w:w="1486" w:type="dxa"/>
            <w:vAlign w:val="center"/>
          </w:tcPr>
          <w:p w14:paraId="44818BF6" w14:textId="5BB276F0" w:rsidR="00FF2693" w:rsidRPr="00FA5114" w:rsidRDefault="00220C06"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-0.07-0.19</w:t>
            </w:r>
          </w:p>
        </w:tc>
        <w:tc>
          <w:tcPr>
            <w:tcW w:w="1467" w:type="dxa"/>
            <w:vAlign w:val="center"/>
          </w:tcPr>
          <w:p w14:paraId="38E3237A" w14:textId="5F098348" w:rsidR="00FF2693" w:rsidRPr="00FA5114" w:rsidRDefault="00220C06"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0.06</w:t>
            </w:r>
          </w:p>
        </w:tc>
        <w:tc>
          <w:tcPr>
            <w:tcW w:w="1366" w:type="dxa"/>
            <w:vAlign w:val="center"/>
          </w:tcPr>
          <w:p w14:paraId="7CD4C141" w14:textId="5865998D" w:rsidR="00FF2693" w:rsidRPr="00FA5114" w:rsidRDefault="00C40713"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24</w:t>
            </w:r>
          </w:p>
        </w:tc>
        <w:tc>
          <w:tcPr>
            <w:tcW w:w="1528" w:type="dxa"/>
            <w:vAlign w:val="center"/>
          </w:tcPr>
          <w:p w14:paraId="0906D4D3" w14:textId="2AC991DC" w:rsidR="00FF2693" w:rsidRPr="00FB649C" w:rsidRDefault="00220C06"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fldChar w:fldCharType="begin"/>
            </w:r>
            <w:r>
              <w:rPr>
                <w:rFonts w:eastAsia="Helvetica,Times New Roman" w:cstheme="minorHAnsi"/>
                <w:color w:val="000000" w:themeColor="text1"/>
                <w:sz w:val="20"/>
                <w:szCs w:val="20"/>
              </w:rPr>
              <w:instrText xml:space="preserve"> ADDIN ZOTERO_ITEM CSL_CITATION {"citationID":"BvpV22BK","properties":{"formattedCitation":"(Bhagirathan et al., 2010; Mart\\uc0\\u237{}n, Puig, Palanques, &amp; Rib\\uc0\\u243{}, 2014; Paradis et al., 2019; Polymenakou et al., 2005; Pusceddu et al., 2005, 2014)","plainCitation":"(Bhagirathan et al., 2010; Martín, Puig, Palanques, &amp; Ribó, 2014; Paradis et al., 2019; Polymenakou et al., 2005; Pusceddu et al., 2005, 2014)","noteIndex":0},"citationItems":[{"id":2433,"uris":["http://zotero.org/groups/2530313/items/WH36UNVX"],"uri":["http://zotero.org/groups/2530313/items/WH36UNVX"],"itemData":{"id":2433,"type":"article-journal","abstract":"The present communication is a study on the impact of bottom trawling on the sediment characteristics along Veraval coast, which is the largest trawler port of India. Experimental bottom trawling was conducted from MFV Sagarkripa at five transects of water depths 15–20 m, 21–25 m, 26–30 m, 31–35 m and 36–40 m in commercial trawling grounds. Trawling was conducted for 12 months in a span of 15 months (September 2005–November 2006) excluding the trawl ban period (June to August). The sediment texture was analysed by pipette analysis and organic matter by wet oxidation method. The variations in organic matter and sediment texture were prominent between the stations selected at different depths. The sedimentary organic matter exhibited variations with different water depths and seasons. The organic matter content decreased with depth. Experimental trawling considerably reduced the organic matter content at all depths. Continued and incessant trawling operation can cause even more drastic reductions, where organic matter (OM) content is already very small. The sand proportion showed depth-wise variation; but seasonal and trawling effect was not significant showing highest values at 36–40 m depth. The silt proportion did not exhibit significant depth-wise variation. The seasonal variation of silt was significant whereas trawling effect imparted to silt was not evident. Trawling has no significant effect on clay concentration. But seasonal variation had great influence on the clay distribution and indicated significantly high depth–season interaction. The sediment of the study area was predominant in silt proportion. It was observed that the seasonal/natural variations were more prominent masking the trawling effect on silt.","container-title":"Environmental Monitoring and Assessment","DOI":"10.1007/s10661-008-0700-0","ISSN":"1573-2959","issue":"1","journalAbbreviation":"Environ Monit Assess","language":"en","page":"355-369","source":"Springer Link","title":"Impact of bottom trawling on sediment characteristics—a study along inshore waters off Veraval coast, India","volume":"160","author":[{"family":"Bhagirathan","given":"Usha"},{"family":"Meenakumari","given":"B."},{"family":"Jayalakshmy","given":"K. V."},{"family":"Panda","given":"S. K."},{"family":"Madhu","given":"V. R."},{"family":"Vaghela","given":"D. T."}],"issued":{"date-parts":[["2010",1,1]]}}},{"id":2411,"uris":["http://zotero.org/groups/2530313/items/VTKZZI9L"],"uri":["http://zotero.org/groups/2530313/items/VTKZZI9L"],"itemData":{"id":2411,"type":"article-journal","abstract":"Commercial bottom trawling is one of the anthropogenic activities causing the biggest impact on the seafloor due to its recurrence and global distribution. In particular, trawling has been proposed as a major driver of sediment dynamics at depths below the reach of storm waves, but the issue is at present poorly documented with direct observations. This paper analyses changes in water turbidity in a tributary valley of the La Fonera (=Palamós) submarine canyon, whose flanks are routinely exploited by a local trawling fleet down to depths of 800m. A string of turbidimeters was deployed at 980m water depth inside the tributary for two consecutive years, 2010–2011. The second year, an ADCP profiled the currents 80m above the seafloor. The results illustrate that near-bottom water turbidity at the study site is heavily dominated, both in its magnitude and temporal patterns, by trawling-induced sediment resuspension at the fishing ground. Resuspended sediments are channelised along the tributary in the form of sediment gravity flows, being recorded only during working days and working hours of the trawling fleet. These sediment gravity flows generate turbid plumes that extend to at least 100m above the bottom, reaching suspended sediment concentrations up to 236mgl−1 close to the seafloor (5m above bottom). A few hours after the end of daily trawling activities, water turbidity progressively decreases but resuspended particles remain in suspension for several hours, developing bottom and intermediate nepheloid layers that reach background levels </w:instrText>
            </w:r>
            <w:r>
              <w:rPr>
                <w:rFonts w:ascii="Cambria Math" w:eastAsia="Helvetica,Times New Roman" w:hAnsi="Cambria Math" w:cs="Cambria Math"/>
                <w:color w:val="000000" w:themeColor="text1"/>
                <w:sz w:val="20"/>
                <w:szCs w:val="20"/>
              </w:rPr>
              <w:instrText>∼</w:instrText>
            </w:r>
            <w:r>
              <w:rPr>
                <w:rFonts w:eastAsia="Helvetica,Times New Roman" w:cstheme="minorHAnsi"/>
                <w:color w:val="000000" w:themeColor="text1"/>
                <w:sz w:val="20"/>
                <w:szCs w:val="20"/>
              </w:rPr>
              <w:instrText>2mgl</w:instrText>
            </w:r>
            <w:r>
              <w:rPr>
                <w:rFonts w:eastAsia="Helvetica,Times New Roman" w:cs="Times New Roman"/>
                <w:color w:val="000000" w:themeColor="text1"/>
                <w:sz w:val="20"/>
                <w:szCs w:val="20"/>
              </w:rPr>
              <w:instrText>−</w:instrText>
            </w:r>
            <w:r>
              <w:rPr>
                <w:rFonts w:eastAsia="Helvetica,Times New Roman" w:cstheme="minorHAnsi"/>
                <w:color w:val="000000" w:themeColor="text1"/>
                <w:sz w:val="20"/>
                <w:szCs w:val="20"/>
              </w:rPr>
              <w:instrText>1 before trawling activities resume. The presence of these nepheloid layers was recorded in a CTD+turbidimeter transect conducted across the fishing ground a few hours after the end of a working day. These results highlight that deep bottom trawling can effectively replace natural processes as the main driving force of sediment resuspension on continental slope regions and generate increased near-bottom water turbidity that propagates from fishing grounds to wider and deeper areas via sediment gravity flows and nepheloid layer development.","collection-title":"Submarine Canyons: Complex Deep-Sea Environments Unravelled by Multidisciplinary Research","container-title":"Deep Sea Research Part II: Topical Studies in Oceanography","DOI":"10.1016/j.dsr2.2013.05.036","ISSN":"0967-0645","journalAbbreviation":"Deep Sea Research Part II: Topical Studies in Oceanography","language":"en","page":"174-183","source":"ScienceDirect","title":"Trawling-induced daily sediment resuspension in the flank of a Mediterranean submarine canyon","volume":"104","author":[{"family":"Martín","given":"Jacobo"},{"family":"Puig","given":"Pere"},{"family":"Palanques","given":"Albert"},{"family":"Ribó","given":"Marta"}],"issued":{"date-parts":[["2014",6,1]]}}},{"id":2499,"uris":["http://zotero.org/groups/2530313/items/WKAZMN8T"],"uri":["http://zotero.org/groups/2530313/items/WKAZMN8T"],"itemData":{"id":2499,"type":"article-journal","abstract":"&lt;p&gt;&lt;strong&gt;Abstract.&lt;/strong&gt; Bottom trawling in the deep sea is one of the main drivers of sediment resuspension, eroding the seafloor and altering the content and composition of sedimentary organic matter (OM). The physical and biogeochemical impacts of bottom trawling were studied on the continental slope of the Gulf of Castellammare, Sicily (southwestern Mediterranean), through the analysis of two triplicate sediment cores collected at trawled and untrawled sites (&lt;span class=\"inline-formula\"&gt;</w:instrText>
            </w:r>
            <w:r>
              <w:rPr>
                <w:rFonts w:ascii="Cambria Math" w:eastAsia="Helvetica,Times New Roman" w:hAnsi="Cambria Math" w:cs="Cambria Math"/>
                <w:color w:val="000000" w:themeColor="text1"/>
                <w:sz w:val="20"/>
                <w:szCs w:val="20"/>
              </w:rPr>
              <w:instrText>∼</w:instrText>
            </w:r>
            <w:r>
              <w:rPr>
                <w:rFonts w:eastAsia="Helvetica,Times New Roman" w:cstheme="minorHAnsi"/>
                <w:color w:val="000000" w:themeColor="text1"/>
                <w:sz w:val="20"/>
                <w:szCs w:val="20"/>
              </w:rPr>
              <w:instrText xml:space="preserve">550&lt;/span&gt;&amp;thinsp;m water depth) during the summer of 2016. Geochemical and sedimentological parameters (excess &lt;span class=\"inline-formula\"&gt;&lt;sup&gt;210&lt;/sup&gt;Pb&lt;/span&gt;, excess &lt;span class=\"inline-formula\"&gt;&lt;sup&gt;234&lt;/sup&gt;Th&lt;/span&gt;, &lt;span class=\"inline-formula\"&gt;&lt;sup&gt;137&lt;/sup&gt;Cs&lt;/span&gt;, dry bulk density, and grain size), elemental (organic carbon and nitrogen) and biochemical composition of sedimentary OM (proteins, carbohydrates, lipids), as well as its freshness (phytopigments) and degradation rates were determined in both coring locations. The untrawled site had a sedimentation rate of 0.15&amp;thinsp;cm&amp;thinsp;yr&lt;span class=\"inline-formula\"&gt;&lt;sup&gt;−1&lt;/sup&gt;&lt;/span&gt; and presented a 6&amp;thinsp;cm thick surface mixed layer that contained siltier sediment with low excess &lt;span class=\"inline-formula\"&gt;&lt;sup&gt;210&lt;/sup&gt;Pb&lt;/span&gt; concentrations, possibly resulting from the resuspension, posterior advection, and eventual deposition of coarser and older sediment from adjacent trawling grounds. In contrast, the trawled site was eroded and presented compacted century-old sediment highly depleted in OM components, which were between 20&amp;thinsp;% and 60&amp;thinsp;% lower than those in the untrawled site. However, the upper 2&amp;thinsp;cm of the trawled site consisted of recently accumulated sediments enriched in excess &lt;span class=\"inline-formula\"&gt;&lt;sup&gt;234&lt;/sup&gt;Th&lt;/span&gt;, excess &lt;span class=\"inline-formula\"&gt;&lt;sup&gt;210&lt;/sup&gt;Pb&lt;/span&gt;, and phytopigments, while OM contents were similar to those from the untrawled core. This fresh sediment supported protein turnover rates of 0.025&amp;thinsp;d&lt;span class=\"inline-formula\"&gt;&lt;sup&gt;−1&lt;/sup&gt;&lt;/span&gt;, which doubled those quantified in surface sediments of the untrawled site. The enhancement of remineralization rates in surface sediment of the trawled site was associated with the arrival of fresh particles on a chronically trawled deep-sea region that is generally deprived of OM. We conclude that the detrimental effects of bottom trawling can be temporarily and partially abated by the arrival of fresh and nutritionally rich OM, which stimulate the response of benthic communities. However, these ephemeral deposits are likely to be swiftly eroded due to the high trawling frequency over fishing grounds, highlighting the importance of establishing science-based management strategies to mitigate the impacts of bottom trawling.&lt;/p&gt;","container-title":"Biogeosciences","DOI":"https://doi.org/10.5194/bg-16-4307-2019","ISSN":"1726-4170","issue":"21","language":"English","note":"publisher: Copernicus GmbH","page":"4307-4320","source":"bg.copernicus.org","title":"Organic matter contents and degradation in a highly trawled area during fresh particle inputs (Gulf of Castellammare, southwestern Mediterranean)","volume":"16","author":[{"family":"Paradis","given":"Sarah"},{"family":"Pusceddu","given":"Antonio"},{"family":"Masqué","given":"Pere"},{"family":"Puig","given":"Pere"},{"family":"Moccia","given":"Davide"},{"family":"Russo","given":"Tommaso"},{"family":"Iacono","given":"Claudio Lo"}],"issued":{"date-parts":[["2019",11,12]]}}},{"id":2518,"uris":["http://zotero.org/groups/2530313/items/K3TWYPXS"],"uri":["http://zotero.org/groups/2530313/items/K3TWYPXS"],"itemData":{"id":2518,"type":"article-journal","abstract":"Abundance of benthic bacteria, heterotrophic nanoflagellates and ciliates, extracellular enzymatic activities, bacterial C production, C mineralisation and sediment community oxygen consumption rates were measured in the Thermaikos Gulf (Northeastern Mediterranean), before (September 2001), and during intense trawling activities (October 2001 and February 2002). The biochemical composition of sedimentary organic matter has revealed that bottom trawling had an effect on the trophic state of Thermaikos Gulf. Changes on the benthic microbial food web were also recorded, during the three sampling seasons. Even though trawling-induced sediment resuspension did not alter significantly the abundance of the microbial components, with the exception of the most impacted station, it determined changes regarding their relative importance. Thus, the ratios of bacterium to nanoflagellates and ciliate to nanoflagellates abundance increased in the trawled stations, causing a sudden increase in bacterial C production, in comparison to the non-trawled station. Four months later, the effects of trawling on the microbial food web were less evident, masked possibly by the drastic decrease in the water temperature. The results of the present work suggest that bottom trawling induces alteration of the sedimentological variables and can be considered as a factor affecting the function of the microbial food web in marine coastal ecosystems. These alterations cause faster mobilisation of organic C buried in the sediment and increase nutrient concentrations and availability in the system, thus inducing an effect that could lead to coastal eutrophication.","collection-title":"Impact of Natural and Trawling Events on Resuspension, dispersion and fate of POLlutants (INTERPOL)","container-title":"Continental Shelf Research","DOI":"10.1016/j.csr.2005.08.018","ISSN":"0278-4343","issue":"19","journalAbbreviation":"Continental Shelf Research","language":"en","page":"2570-2584","source":"ScienceDirect","title":"Benthic microbial abundance and activities in an intensively trawled ecosystem (Thermaikos Gulf, Aegean Sea)","volume":"25","author":[{"family":"Polymenakou","given":"Paraskevi N."},{"family":"Pusceddu","given":"Antonio"},{"family":"Tselepides","given":"Anastasios"},{"family":"Polychronaki","given":"Thalia"},{"family":"Giannakourou","given":"Antonia"},{"family":"Fiordelmondo","given":"Carla"},{"family":"Hatziyanni","given":"Eleni"},{"family":"Danovaro","given":"Roberto"}],"issued":{"date-parts":[["2005",12,1]]}}},{"id":2513,"uris":["http://zotero.org/groups/2530313/items/7549ZJHB"],"uri":["http://zotero.org/groups/2530313/items/7549ZJHB"],"itemData":{"id":2513,"type":"article-journal","abstract":"The effects of bottom trawling on quantity and the biochemical composition of sediment organic matter were assessed, along a gradient of trophic state in a coastal area of the Gulf of Thermaikos (Aegean Sea). Total organic carbon concentrations and other organic variables (such as biopolymeric C concentrations) displayed a significant increase immediately after the initiation of trawling activities, reaching unexpectedly high values when compared to a control (i.e. samples collected before trawling events). The lack of significant changes in phytopigment content of the sediments, observed after trawling events, indicates that primary production processes did not change markedly. Since also sediment properties did not vary significantly during the period of investigation, the observed changes in sediment organic content can be related with organic matter uplift from deeper sediment layers, caused by reworking (bottom up transfer) and/or reduced C and N consumption by benthic biota. Trawling determined also significant changes in the biochemical composition of sediment organic matter. Indeed, sediment resuspension increased the hydrolysable fractions of protein and carbohydrate pools, likely to be the result of increased degradation rates under oxic conditions. Such an effect indicates that trawling may increase the quality and bioavailability of organic C to consumers; this, in turn, could modify the energetic and trophic state of the benthic systems. We conclude that bottom trawling might have important trophodynamic consequences, for benthic microbial and meiofaunal assemblages.","collection-title":"Impact of Natural and Trawling Events on Resuspension, dispersion and fate of POLlutants (INTERPOL)","container-title":"Continental Shelf Research","DOI":"10.1016/j.csr.2005.08.013","ISSN":"0278-4343","issue":"19","journalAbbreviation":"Continental Shelf Research","language":"en","page":"2491-2505","source":"ScienceDirect","title":"Effects of bottom trawling on the quantity and biochemical composition of organic matter in coastal marine sediments (Thermaikos Gulf, northwestern Aegean Sea)","volume":"25","author":[{"family":"Pusceddu","given":"A."},{"family":"Fiordelmondo","given":"C."},{"family":"Polymenakou","given":"P."},{"family":"Polychronaki","given":"T."},{"family":"Tselepides","given":"A."},{"family":"Danovaro","given":"R."}],"issued":{"date-parts":[["2005",12,1]]}}},{"id":2278,"uris":["http://zotero.org/groups/2530313/items/WDYIEMQQ"],"uri":["http://zotero.org/groups/2530313/items/WDYIEMQQ"],"itemData":{"id":2278,"type":"article-journal","container-title":"Proceedings of the National Academy of Sciences","DOI":"10.1073/pnas.1405454111","ISSN":"0027-8424, 1091-6490","issue":"24","journalAbbreviation":"Proceedings of the National Academy of Sciences","language":"en","note":"number: 24","page":"8861-8866","source":"DOI.org (Crossref)","title":"Chronic and intensive bottom trawling impairs deep-sea biodiversity and ecosystem functioning","volume":"111","author":[{"family":"Pusceddu","given":"A."},{"family":"Bianchelli","given":"S."},{"family":"Martin","given":"J."},{"family":"Puig","given":"P."},{"family":"Palanques","given":"A."},{"family":"Masque","given":"P."},{"family":"Danovaro","given":"R."}],"issued":{"date-parts":[["2014",6,17]]}}}],"schema":"https://github.com/citation-style-language/schema/raw/master/csl-citation.json"} </w:instrText>
            </w:r>
            <w:r>
              <w:rPr>
                <w:rFonts w:eastAsia="Helvetica,Times New Roman" w:cstheme="minorHAnsi"/>
                <w:color w:val="000000" w:themeColor="text1"/>
                <w:sz w:val="20"/>
                <w:szCs w:val="20"/>
              </w:rPr>
              <w:fldChar w:fldCharType="separate"/>
            </w:r>
            <w:r w:rsidRPr="00220C06">
              <w:rPr>
                <w:rFonts w:cs="Times New Roman"/>
                <w:sz w:val="20"/>
                <w:szCs w:val="24"/>
              </w:rPr>
              <w:t>(Bhagirathan et al., 2010; Martín, Puig, Palanques, &amp; Ribó, 2014; Paradis et al., 2019; Polymenakou et al., 2005; Pusceddu et al., 2005, 2014)</w:t>
            </w:r>
            <w:r>
              <w:rPr>
                <w:rFonts w:eastAsia="Helvetica,Times New Roman" w:cstheme="minorHAnsi"/>
                <w:color w:val="000000" w:themeColor="text1"/>
                <w:sz w:val="20"/>
                <w:szCs w:val="20"/>
              </w:rPr>
              <w:fldChar w:fldCharType="end"/>
            </w:r>
          </w:p>
        </w:tc>
      </w:tr>
      <w:tr w:rsidR="00FF2693" w:rsidRPr="00FA5114" w14:paraId="4FA80A06" w14:textId="77777777" w:rsidTr="009529FC">
        <w:trPr>
          <w:trHeight w:val="508"/>
        </w:trPr>
        <w:tc>
          <w:tcPr>
            <w:tcW w:w="2076" w:type="dxa"/>
            <w:vAlign w:val="center"/>
          </w:tcPr>
          <w:p w14:paraId="472F52A5" w14:textId="77777777" w:rsidR="00220C06" w:rsidRPr="00471832" w:rsidRDefault="00220C06" w:rsidP="00220C06">
            <w:pPr>
              <w:spacing w:after="0" w:line="240" w:lineRule="auto"/>
              <w:jc w:val="left"/>
              <w:rPr>
                <w:rFonts w:cs="Times New Roman"/>
                <w:color w:val="000000"/>
                <w:sz w:val="20"/>
                <w:szCs w:val="20"/>
              </w:rPr>
            </w:pPr>
            <w:r w:rsidRPr="00471832">
              <w:rPr>
                <w:rFonts w:cs="Times New Roman"/>
                <w:color w:val="000000"/>
                <w:sz w:val="20"/>
                <w:szCs w:val="20"/>
              </w:rPr>
              <w:t>Penetration depth of trawling gear</w:t>
            </w:r>
          </w:p>
          <w:p w14:paraId="6AF32359" w14:textId="77777777" w:rsidR="00FF2693" w:rsidRPr="00471832" w:rsidRDefault="00FF2693" w:rsidP="00637BEC">
            <w:pPr>
              <w:spacing w:after="180" w:line="240" w:lineRule="auto"/>
              <w:jc w:val="left"/>
              <w:rPr>
                <w:rFonts w:cs="Times New Roman"/>
                <w:sz w:val="20"/>
                <w:szCs w:val="20"/>
              </w:rPr>
            </w:pPr>
          </w:p>
        </w:tc>
        <w:tc>
          <w:tcPr>
            <w:tcW w:w="1427" w:type="dxa"/>
            <w:shd w:val="clear" w:color="auto" w:fill="auto"/>
            <w:vAlign w:val="center"/>
          </w:tcPr>
          <w:p w14:paraId="0CA00D03" w14:textId="75CC4AB7" w:rsidR="00FF2693" w:rsidRPr="00471832" w:rsidRDefault="00220C06" w:rsidP="00637BEC">
            <w:pPr>
              <w:spacing w:after="0" w:line="240" w:lineRule="auto"/>
              <w:jc w:val="left"/>
              <w:rPr>
                <w:rFonts w:cs="Times New Roman"/>
                <w:color w:val="000000"/>
                <w:sz w:val="20"/>
                <w:szCs w:val="20"/>
              </w:rPr>
            </w:pPr>
            <w:r w:rsidRPr="00471832">
              <w:rPr>
                <w:rFonts w:cs="Times New Roman"/>
                <w:color w:val="000000"/>
                <w:sz w:val="20"/>
                <w:szCs w:val="20"/>
              </w:rPr>
              <w:t>m</w:t>
            </w:r>
          </w:p>
          <w:p w14:paraId="731FF358" w14:textId="77777777" w:rsidR="00FF2693" w:rsidRPr="00471832" w:rsidRDefault="00FF2693" w:rsidP="00637BEC">
            <w:pPr>
              <w:spacing w:after="180" w:line="240" w:lineRule="auto"/>
              <w:jc w:val="left"/>
              <w:rPr>
                <w:rFonts w:eastAsia="Helvetica,Times New Roman" w:cs="Times New Roman"/>
                <w:iCs/>
                <w:sz w:val="20"/>
                <w:szCs w:val="20"/>
              </w:rPr>
            </w:pPr>
          </w:p>
        </w:tc>
        <w:tc>
          <w:tcPr>
            <w:tcW w:w="1486" w:type="dxa"/>
            <w:shd w:val="clear" w:color="auto" w:fill="auto"/>
            <w:vAlign w:val="center"/>
          </w:tcPr>
          <w:p w14:paraId="2BC76D35" w14:textId="53E97EB8" w:rsidR="00FF2693" w:rsidRPr="009529FC" w:rsidRDefault="00471832" w:rsidP="00637BEC">
            <w:pPr>
              <w:spacing w:after="180" w:line="240" w:lineRule="auto"/>
              <w:jc w:val="left"/>
              <w:rPr>
                <w:rFonts w:eastAsia="Helvetica,Times New Roman" w:cstheme="minorHAnsi"/>
                <w:color w:val="000000" w:themeColor="text1"/>
                <w:sz w:val="20"/>
                <w:szCs w:val="20"/>
              </w:rPr>
            </w:pPr>
            <w:r w:rsidRPr="009529FC">
              <w:rPr>
                <w:rFonts w:eastAsia="Helvetica,Times New Roman" w:cstheme="minorHAnsi"/>
                <w:color w:val="000000" w:themeColor="text1"/>
                <w:sz w:val="20"/>
                <w:szCs w:val="20"/>
              </w:rPr>
              <w:t>0.0</w:t>
            </w:r>
            <w:r w:rsidR="0089075A" w:rsidRPr="009529FC">
              <w:rPr>
                <w:rFonts w:eastAsia="Helvetica,Times New Roman" w:cstheme="minorHAnsi"/>
                <w:color w:val="000000" w:themeColor="text1"/>
                <w:sz w:val="20"/>
                <w:szCs w:val="20"/>
              </w:rPr>
              <w:t>1</w:t>
            </w:r>
            <w:r w:rsidRPr="009529FC">
              <w:rPr>
                <w:rFonts w:eastAsia="Helvetica,Times New Roman" w:cstheme="minorHAnsi"/>
                <w:color w:val="000000" w:themeColor="text1"/>
                <w:sz w:val="20"/>
                <w:szCs w:val="20"/>
              </w:rPr>
              <w:t>-0.</w:t>
            </w:r>
            <w:r w:rsidR="0089075A" w:rsidRPr="009529FC">
              <w:rPr>
                <w:rFonts w:eastAsia="Helvetica,Times New Roman" w:cstheme="minorHAnsi"/>
                <w:color w:val="000000" w:themeColor="text1"/>
                <w:sz w:val="20"/>
                <w:szCs w:val="20"/>
              </w:rPr>
              <w:t>04</w:t>
            </w:r>
          </w:p>
        </w:tc>
        <w:tc>
          <w:tcPr>
            <w:tcW w:w="1467" w:type="dxa"/>
            <w:shd w:val="clear" w:color="auto" w:fill="auto"/>
            <w:vAlign w:val="center"/>
          </w:tcPr>
          <w:p w14:paraId="1CB55602" w14:textId="29DC1364" w:rsidR="00FF2693" w:rsidRPr="009529FC" w:rsidRDefault="00471832" w:rsidP="00637BEC">
            <w:pPr>
              <w:spacing w:after="180" w:line="240" w:lineRule="auto"/>
              <w:jc w:val="left"/>
              <w:rPr>
                <w:rFonts w:eastAsia="Helvetica,Times New Roman" w:cstheme="minorHAnsi"/>
                <w:color w:val="000000" w:themeColor="text1"/>
                <w:sz w:val="20"/>
                <w:szCs w:val="20"/>
              </w:rPr>
            </w:pPr>
            <w:r w:rsidRPr="009529FC">
              <w:rPr>
                <w:rFonts w:eastAsia="Helvetica,Times New Roman" w:cstheme="minorHAnsi"/>
                <w:color w:val="000000" w:themeColor="text1"/>
                <w:sz w:val="20"/>
                <w:szCs w:val="20"/>
              </w:rPr>
              <w:t>0.0</w:t>
            </w:r>
            <w:r w:rsidR="009529FC">
              <w:rPr>
                <w:rFonts w:eastAsia="Helvetica,Times New Roman" w:cstheme="minorHAnsi"/>
                <w:color w:val="000000" w:themeColor="text1"/>
                <w:sz w:val="20"/>
                <w:szCs w:val="20"/>
              </w:rPr>
              <w:t>3</w:t>
            </w:r>
          </w:p>
        </w:tc>
        <w:tc>
          <w:tcPr>
            <w:tcW w:w="1366" w:type="dxa"/>
            <w:shd w:val="clear" w:color="auto" w:fill="auto"/>
            <w:vAlign w:val="center"/>
          </w:tcPr>
          <w:p w14:paraId="73B156B3" w14:textId="543F8187" w:rsidR="00FF2693" w:rsidRPr="009529FC" w:rsidRDefault="0089075A" w:rsidP="00637BEC">
            <w:pPr>
              <w:spacing w:after="180" w:line="240" w:lineRule="auto"/>
              <w:jc w:val="left"/>
              <w:rPr>
                <w:rFonts w:eastAsia="Helvetica,Times New Roman" w:cstheme="minorHAnsi"/>
                <w:color w:val="000000" w:themeColor="text1"/>
                <w:sz w:val="20"/>
                <w:szCs w:val="20"/>
              </w:rPr>
            </w:pPr>
            <w:r w:rsidRPr="009529FC">
              <w:rPr>
                <w:rFonts w:eastAsia="Helvetica,Times New Roman" w:cstheme="minorHAnsi"/>
                <w:color w:val="000000" w:themeColor="text1"/>
                <w:sz w:val="20"/>
                <w:szCs w:val="20"/>
              </w:rPr>
              <w:t>1</w:t>
            </w:r>
            <w:r w:rsidR="009529FC" w:rsidRPr="009529FC">
              <w:rPr>
                <w:rFonts w:eastAsia="Helvetica,Times New Roman" w:cstheme="minorHAnsi"/>
                <w:color w:val="000000" w:themeColor="text1"/>
                <w:sz w:val="20"/>
                <w:szCs w:val="20"/>
              </w:rPr>
              <w:t>1</w:t>
            </w:r>
          </w:p>
        </w:tc>
        <w:tc>
          <w:tcPr>
            <w:tcW w:w="1528" w:type="dxa"/>
            <w:vAlign w:val="center"/>
          </w:tcPr>
          <w:p w14:paraId="75581845" w14:textId="6468EBF2" w:rsidR="00FF2693" w:rsidRDefault="00220C06"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fldChar w:fldCharType="begin"/>
            </w:r>
            <w:r w:rsidR="0089075A">
              <w:rPr>
                <w:rFonts w:eastAsia="Helvetica,Times New Roman" w:cstheme="minorHAnsi"/>
                <w:color w:val="000000" w:themeColor="text1"/>
                <w:sz w:val="20"/>
                <w:szCs w:val="20"/>
              </w:rPr>
              <w:instrText xml:space="preserve"> ADDIN ZOTERO_ITEM CSL_CITATION {"citationID":"9B4TLtO8","properties":{"formattedCitation":"(Depestele et al., 2016, 2019; Duplisea et al., 2001; Hiddink et al., 2017; Luisetti et al., 2019)","plainCitation":"(Depestele et al., 2016, 2019; Duplisea et al., 2001; Hiddink et al., 2017; Luisetti et al., 2019)","noteIndex":0},"citationItems":[{"id":2666,"uris":["http://zotero.org/groups/2530313/items/C7Z95XWX"],"uri":["http://zotero.org/groups/2530313/items/C7Z95XWX"],"itemData":{"id":2666,"type":"article-journal","abstract":"Abstract.  Beam trawling causes physical disruption of the seabed through contact of the gear components with the sediment and the resuspension of sediment into","container-title":"ICES Journal of Marine Science","DOI":"10.1093/icesjms/fsv056","ISSN":"1054-3139","issue":"suppl_1","journalAbbreviation":"ICES J Mar Sci","language":"en","note":"publisher: Oxford Academic","page":"i15-i26","source":"academic.oup.com","title":"Measuring and assessing the physical impact of beam trawling","volume":"73","author":[{"family":"Depestele","given":"Jochen"},{"family":"Ivanović","given":"Ana"},{"family":"Degrendele","given":"Koen"},{"family":"Esmaeili","given":"Moosa"},{"family":"Polet","given":"Hans"},{"family":"Roche","given":"Marc"},{"family":"Summerbell","given":"Keith"},{"family":"Teal","given":"Lorna R."},{"family":"Vanelslander","given":"Bart"},{"family":"O'Neill","given":"Finbarr G."}],"issued":{"date-parts":[["2016",1,1]]}}},{"id":2663,"uris":["http://zotero.org/groups/2530313/items/E2BSEUE9"],"uri":["http://zotero.org/groups/2530313/items/E2BSEUE9"],"itemData":{"id":2663,"type":"article-journal","abstract":"Abstract.  Tickler-chain SumWing and electrode-fitted PulseWing trawls were compared to assess seabed impacts. Multi-beam echo sounder (MBES) bathymetry confirm","container-title":"ICES Journal of Marine Science","DOI":"10.1093/icesjms/fsy124","ISSN":"1054-3139","issue":"1","journalAbbreviation":"ICES J Mar Sci","language":"en","note":"publisher: Oxford Academic","page":"312-329","source":"academic.oup.com","title":"Comparison of mechanical disturbance in soft sediments due to tickler-chain SumWing trawl vs. electro-fitted PulseWing trawl","volume":"76","author":[{"family":"Depestele","given":"Jochen"},{"family":"Degrendele","given":"Koen"},{"family":"Esmaeili","given":"Moosa"},{"family":"Ivanović","given":"Ana"},{"family":"Kröger","given":"Silke"},{"family":"O’Neill","given":"Finbarr G."},{"family":"Parker","given":"Ruth"},{"family":"Polet","given":"Hans"},{"family":"Roche","given":"Marc"},{"family":"Teal","given":"Lorna R."},{"family":"Vanelslander","given":"Bart"},{"family":"Rijnsdorp","given":"Adriaan D."}],"issued":{"date-parts":[["2019",1,1]]}}},{"id":2285,"uris":["http://zotero.org/groups/2530313/items/79782DX5"],"uri":["http://zotero.org/groups/2530313/items/79782DX5"],"itemData":{"id":2285,"type":"article-journal","abstract":"Bottom trawling causes physical disturbance to sediments particularly in shelf areas. The disturbance due to trawling is most significant in deeper areas with softer sediments where levels of natural disturbance due to wave and tidal action are low. In heavily fished areas, trawls may impact the same area of seabed more than four times per year. A single pass of a beam trawl, the heaviest gear routinely used in shelf sea fisheries, can kill 5–65% of the resident fauna and mix the top few cm of sediment. We expect that sediment community function, carbon mineralisation and biogeochemical fluxes will be strongly affected by trawling activity because the physical effects of trawling are equivalent to those of an extreme bioturbator, and yet, unlike bioturbating macrofauna, trawling does not directly contribute to community metabolism. We used an existing box-model of a generalised soft sediment system to examine the effects of trawling disturbance on carbon mineralisation and chemical concentrations. We contrasted the effects of a natural scenario, where bioturbation is a function of macrobenthos biomass, with an anthropogenic impact scenario where physical disturbance results from trawling rather than the action of bioturbating macrofauna. Simulation results suggest that the effects of low levels of trawling disturbance will be similar to those of natural bioturbators but that high levels of trawling disturbance prevent the modelled system from reaching equilibrium due to large carbon fluxes between oxic and anoxic carbon compartments. The presence of macrobenthos in the natural disturbance scenario allowed sediment chemical storage and fluxes to reach equilibrium. This is because the macrobenthos are important carbon consumers in the system whose presence reduces the magnitude of available carbon fluxes. In soft sediment systems, where the level physical disturbance due to waves and tides is low, model results suggest that intensive trawling disturbance could cause large fluctuations in benthic chemical fluxes and storage.","container-title":"Geochemical Transactions","DOI":"10.1186/1467-4866-2-112","ISSN":"1467-4866","issue":"1","journalAbbreviation":"Geochemical Transactions","note":"number: 1","page":"112","source":"BioMed Central","title":"Modelling potential impacts of bottom trawl fisheries on soft sediment biogeochemistry in the North Sea†","volume":"2","author":[{"family":"Duplisea","given":"Daniel E."},{"family":"Jennings","given":"Simon"},{"family":"Malcolm","given":"Stephen J."},{"family":"Parker","given":"Ruth"},{"family":"Sivyer","given":"David B."}],"issued":{"date-parts":[["2001",12,19]]}}},{"id":2311,"uris":["http://zotero.org/groups/2530313/items/JA8GNVI4"],"uri":["http://zotero.org/groups/2530313/items/JA8GNVI4"],"itemData":{"id":2311,"type":"article-journal","abstract":"Bottom trawling is the most widespread human activity affecting seabed habitats. Here, we collate all available data for experimental and comparative studies of trawling impacts on whole communities of seabed macroinvertebrates on sedimentary habitats and develop widely applicable methods to estimate depletion and recovery rates of biota after trawling. Depletion of biota and trawl penetration into the seabed are highly correlated. Otter trawls caused the least depletion, removing 6% of biota per pass and penetrating the seabed on average down to 2.4 cm, whereas hydraulic dredges caused the most depletion, removing 41% of biota and penetrating the seabed on average 16.1 cm. Median recovery times posttrawling (from 50 to 95% of unimpacted biomass) ranged between 1.9 and 6.4 y. By accounting for the effects of penetration depth, environmental variation, and uncertainty, the models explained much of the variability of depletion and recovery estimates from single studies. Coupled with large-scale, high-resolution maps of trawling frequency and habitat, our estimates of depletion and recovery rates enable the assessment of trawling impacts on unprecedented spatial scales.","container-title":"Proceedings of the National Academy of Sciences","DOI":"10.1073/pnas.1618858114","ISSN":"0027-8424, 1091-6490","issue":"31","journalAbbreviation":"PNAS","language":"en","note":"ISBN: 9781618858115\npublisher: National Academy of Sciences\nsection: Biological Sciences\nPMID: 28716926","page":"8301-8306","source":"www.pnas.org","title":"Global analysis of depletion and recovery of seabed biota after bottom trawling disturbance","volume":"114","author":[{"family":"Hiddink","given":"Jan Geert"},{"family":"Jennings","given":"Simon"},{"family":"Sciberras","given":"Marija"},{"family":"Szostek","given":"Claire L."},{"family":"Hughes","given":"Kathryn M."},{"family":"Ellis","given":"Nick"},{"family":"Rijnsdorp","given":"Adriaan D."},{"family":"McConnaughey","given":"Robert A."},{"family":"Mazor","given":"Tessa"},{"family":"Hilborn","given":"Ray"},{"family":"Collie","given":"Jeremy S."},{"family":"Pitcher","given":"C. Roland"},{"family":"Amoroso","given":"Ricardo O."},{"family":"Parma","given":"Ana M."},{"family":"Suuronen","given":"Petri"},{"family":"Kaiser","given":"Michel J."}],"issued":{"date-parts":[["2017",8,1]]}}},{"id":2276,"uris":["http://zotero.org/groups/2530313/items/PK7YBMCW"],"uri":["http://zotero.org/groups/2530313/items/PK7YBMCW"],"itemData":{"id":2276,"type":"article-journal","abstract":"Evidence shows that habitats with potential to mitigate against greenhouse gases emissions, by taking up and storing CO2, are being lost due to the effects of on-going human activities and climate change. The carbon storage by terrestrial habitats (e.g. tropical forests) and the role of coastal habitats (‘Blue Carbon’) as carbon storage sinks is well recognised. Offshore shelf sediments are also a manageable carbon store, covering </w:instrText>
            </w:r>
            <w:r w:rsidR="0089075A">
              <w:rPr>
                <w:rFonts w:ascii="Cambria Math" w:eastAsia="Helvetica,Times New Roman" w:hAnsi="Cambria Math" w:cs="Cambria Math"/>
                <w:color w:val="000000" w:themeColor="text1"/>
                <w:sz w:val="20"/>
                <w:szCs w:val="20"/>
              </w:rPr>
              <w:instrText>∼</w:instrText>
            </w:r>
            <w:r w:rsidR="0089075A">
              <w:rPr>
                <w:rFonts w:eastAsia="Helvetica,Times New Roman" w:cstheme="minorHAnsi"/>
                <w:color w:val="000000" w:themeColor="text1"/>
                <w:sz w:val="20"/>
                <w:szCs w:val="20"/>
              </w:rPr>
              <w:instrText xml:space="preserve">9% of global marine area, but not currently protected by international agreements to enable their conservation. Through a scenario analysis, we explore the economic value of the damage of human activities and climate change can inflict on UK marine habitats, including shelf sea sediments. In a scenario of increased human and climate pressures over a 25-year period, we estimate damage costs up to US$12.5 billion from carbon release linked to disturbance of coastal and shelf sea sediment carbon stores. It may be possible to manage socio-economic pressure to maintain sedimentary carbon storage, but the trade-offs with other global social welfare benefits such as food security will have to be taken into account. To develop effective incentive mechanisms to preserve these valuable coastal and marine ecosystems within a sustainability governance framework, robust evidence is required.","container-title":"Ecosystem Services","DOI":"10.1016/j.ecoser.2018.10.013","ISSN":"2212-0416","journalAbbreviation":"Ecosystem Services","language":"en","page":"67-76","source":"ScienceDirect","title":"Quantifying and valuing carbon flows and stores in coastal and shelf ecosystems in the UK","volume":"35","author":[{"family":"Luisetti","given":"Tiziana"},{"family":"Turner","given":"R. Kerry"},{"family":"Andrews","given":"Julian E."},{"family":"Jickells","given":"Timothy D."},{"family":"Kröger","given":"Silke"},{"family":"Diesing","given":"Markus"},{"family":"Paltriguera","given":"Lucille"},{"family":"Johnson","given":"Martin T."},{"family":"Parker","given":"Eleanor R."},{"family":"Bakker","given":"Dorothee C. E."},{"family":"Weston","given":"Keith"}],"issued":{"date-parts":[["2019",2,1]]}}}],"schema":"https://github.com/citation-style-language/schema/raw/master/csl-citation.json"} </w:instrText>
            </w:r>
            <w:r>
              <w:rPr>
                <w:rFonts w:eastAsia="Helvetica,Times New Roman" w:cstheme="minorHAnsi"/>
                <w:color w:val="000000" w:themeColor="text1"/>
                <w:sz w:val="20"/>
                <w:szCs w:val="20"/>
              </w:rPr>
              <w:fldChar w:fldCharType="separate"/>
            </w:r>
            <w:r w:rsidR="0089075A" w:rsidRPr="0089075A">
              <w:rPr>
                <w:rFonts w:cs="Times New Roman"/>
                <w:sz w:val="20"/>
              </w:rPr>
              <w:t>(Depestele et al., 2016, 2019; Duplisea et al., 2001; Hiddink et al., 2017; Luisetti et al., 2019)</w:t>
            </w:r>
            <w:r>
              <w:rPr>
                <w:rFonts w:eastAsia="Helvetica,Times New Roman" w:cstheme="minorHAnsi"/>
                <w:color w:val="000000" w:themeColor="text1"/>
                <w:sz w:val="20"/>
                <w:szCs w:val="20"/>
              </w:rPr>
              <w:fldChar w:fldCharType="end"/>
            </w:r>
            <w:r w:rsidR="00471832">
              <w:rPr>
                <w:rFonts w:eastAsia="Helvetica,Times New Roman" w:cstheme="minorHAnsi"/>
                <w:color w:val="000000" w:themeColor="text1"/>
                <w:sz w:val="20"/>
                <w:szCs w:val="20"/>
              </w:rPr>
              <w:t xml:space="preserve"> + Sala et al. personal communication</w:t>
            </w:r>
          </w:p>
        </w:tc>
      </w:tr>
      <w:tr w:rsidR="00FF2693" w:rsidRPr="00FA5114" w14:paraId="63BE1079" w14:textId="77777777" w:rsidTr="00637BEC">
        <w:trPr>
          <w:trHeight w:val="508"/>
        </w:trPr>
        <w:tc>
          <w:tcPr>
            <w:tcW w:w="2076" w:type="dxa"/>
            <w:vAlign w:val="center"/>
          </w:tcPr>
          <w:p w14:paraId="6552CD1A" w14:textId="77777777" w:rsidR="00220C06" w:rsidRPr="00471832" w:rsidRDefault="00220C06" w:rsidP="00220C06">
            <w:pPr>
              <w:spacing w:after="0" w:line="240" w:lineRule="auto"/>
              <w:jc w:val="left"/>
              <w:rPr>
                <w:rFonts w:cs="Times New Roman"/>
                <w:color w:val="000000"/>
                <w:sz w:val="20"/>
                <w:szCs w:val="20"/>
              </w:rPr>
            </w:pPr>
            <w:r w:rsidRPr="00471832">
              <w:rPr>
                <w:rFonts w:cs="Times New Roman"/>
                <w:color w:val="000000"/>
                <w:sz w:val="20"/>
                <w:szCs w:val="20"/>
              </w:rPr>
              <w:t>Labile organic matter fraction</w:t>
            </w:r>
          </w:p>
          <w:p w14:paraId="7C9564DD" w14:textId="77777777" w:rsidR="00FF2693" w:rsidRPr="00471832" w:rsidRDefault="00FF2693" w:rsidP="00637BEC">
            <w:pPr>
              <w:spacing w:after="0" w:line="240" w:lineRule="auto"/>
              <w:jc w:val="left"/>
              <w:rPr>
                <w:rFonts w:cs="Times New Roman"/>
                <w:sz w:val="20"/>
                <w:szCs w:val="20"/>
              </w:rPr>
            </w:pPr>
          </w:p>
        </w:tc>
        <w:tc>
          <w:tcPr>
            <w:tcW w:w="1427" w:type="dxa"/>
            <w:shd w:val="clear" w:color="auto" w:fill="auto"/>
            <w:vAlign w:val="center"/>
          </w:tcPr>
          <w:p w14:paraId="0A4B6694" w14:textId="177D5321" w:rsidR="00FF2693" w:rsidRPr="00471832" w:rsidRDefault="00220C06" w:rsidP="00637BEC">
            <w:pPr>
              <w:spacing w:after="180" w:line="240" w:lineRule="auto"/>
              <w:jc w:val="left"/>
              <w:rPr>
                <w:rFonts w:eastAsia="Helvetica,Times New Roman" w:cs="Times New Roman"/>
                <w:iCs/>
                <w:sz w:val="20"/>
                <w:szCs w:val="20"/>
              </w:rPr>
            </w:pPr>
            <w:r w:rsidRPr="00471832">
              <w:rPr>
                <w:rFonts w:eastAsia="Helvetica,Times New Roman" w:cs="Times New Roman"/>
                <w:iCs/>
                <w:sz w:val="20"/>
                <w:szCs w:val="20"/>
              </w:rPr>
              <w:t>%</w:t>
            </w:r>
          </w:p>
        </w:tc>
        <w:tc>
          <w:tcPr>
            <w:tcW w:w="1486" w:type="dxa"/>
            <w:vAlign w:val="center"/>
          </w:tcPr>
          <w:p w14:paraId="09AAEBA6" w14:textId="1606A4E3" w:rsidR="00FF2693" w:rsidRDefault="00220C06"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0.15-0.30</w:t>
            </w:r>
          </w:p>
        </w:tc>
        <w:tc>
          <w:tcPr>
            <w:tcW w:w="1467" w:type="dxa"/>
            <w:vAlign w:val="center"/>
          </w:tcPr>
          <w:p w14:paraId="7D1EF566" w14:textId="78449C6B" w:rsidR="00FF2693" w:rsidRDefault="00220C06"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0.15</w:t>
            </w:r>
          </w:p>
        </w:tc>
        <w:tc>
          <w:tcPr>
            <w:tcW w:w="1366" w:type="dxa"/>
            <w:vAlign w:val="center"/>
          </w:tcPr>
          <w:p w14:paraId="27B94FCE" w14:textId="4B834799" w:rsidR="00FF2693" w:rsidRDefault="00220C06"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r w:rsidR="00E52954">
              <w:rPr>
                <w:rFonts w:eastAsia="Helvetica,Times New Roman" w:cstheme="minorHAnsi"/>
                <w:color w:val="000000" w:themeColor="text1"/>
                <w:sz w:val="20"/>
                <w:szCs w:val="20"/>
              </w:rPr>
              <w:t>8</w:t>
            </w:r>
          </w:p>
        </w:tc>
        <w:tc>
          <w:tcPr>
            <w:tcW w:w="1528" w:type="dxa"/>
            <w:vAlign w:val="center"/>
          </w:tcPr>
          <w:p w14:paraId="0B374E28" w14:textId="4FA24DBD" w:rsidR="00FF2693" w:rsidRDefault="00471832"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fldChar w:fldCharType="begin"/>
            </w:r>
            <w:r w:rsidR="007E348C">
              <w:rPr>
                <w:rFonts w:eastAsia="Helvetica,Times New Roman" w:cstheme="minorHAnsi"/>
                <w:color w:val="000000" w:themeColor="text1"/>
                <w:sz w:val="20"/>
                <w:szCs w:val="20"/>
              </w:rPr>
              <w:instrText xml:space="preserve"> ADDIN ZOTERO_ITEM CSL_CITATION {"citationID":"qWblPMDY","properties":{"formattedCitation":"(Danovaro et al., 1993; Keil et al., 1994)","plainCitation":"(Danovaro et al., 1993; Keil et al., 1994)","noteIndex":0},"citationItems":[{"id":2636,"uris":["http://zotero.org/groups/2530313/items/B28SH2Y8"],"uri":["http://zotero.org/groups/2530313/items/B28SH2Y8"],"itemData":{"id":2636,"type":"article-journal","abstract":"The distribution and the biochemical composition of organic matter were analysed in surface sediments (0–15 cm) of 22 continental and bathyal stations (110–2401 m; Ionian and Aegean Seas). Variations of labile organic matter (LOM), total organic matter (TOM), bacterial density and biomass were related to the benthic bacterial populations and to the environmental conditions. TOM was significantly correlated with water depth, but not with LOM, which was mostly composed of carbohydrates (89.6) followed by proteins and lipids (5.4 and 5.0.%). LOM ranged between 1.5 adn 2.7 mg g−1 sediment dry weight, declining in concentration from the sediment surface of 15 cm depth. Bacterial counts ranged betweem 0.16 and 9.42 × 108 cells gt-1 sediment dry weight. Bacterial density and biomasses in surface sediments (0–1 cm) were significantly correlated with carbohydrates and DNA concentrations. Although the overlying waters are oligotrophic and low concentrations of TOM are present, the relatively high percentage of LOM and bacterial density suggest that organic matter in deep-sea sediments of the Eastern Mediterranean Sea is not totally depleted of nutritional value.","container-title":"Deep Sea Research Part I: Oceanographic Research Papers","DOI":"10.1016/0967-0637(93)90083-F","ISSN":"0967-0637","issue":"5","journalAbbreviation":"Deep Sea Research Part I: Oceanographic Research Papers","language":"en","page":"953-965","source":"ScienceDirect","title":"Labile organic matter and microbial biomasses in deep-sea sediments (Eastern Mediterranean Sea)","volume":"40","author":[{"family":"Danovaro","given":"R."},{"family":"Fabiano","given":"M."},{"family":"Della Croce","given":"N."}],"issued":{"date-parts":[["1993",5,1]]}}},{"id":2634,"uris":["http://zotero.org/groups/2530313/items/IYBKCU7R"],"uri":["http://zotero.org/groups/2530313/items/IYBKCU7R"],"itemData":{"id":2634,"type":"article-journal","abstract":"ORGANIC matter preserved in marine sediments provides a molecular record of marine biological processes1, accounts for approximately 20% of all carbon burial2 and plays a key role in balancing the long-term flux of oxygen to the atmosphere3. Only recently has it been appreciated that more than 90% of the organic matter preserved in most marine sediments is intimately associated with mineral surfaces4. Little is known, however, of the effect that sorption to mineral surfaces might have in controlling either the lability or quantity of organic matter in the marine sedimentary record. The preserved organic material could be either intrinsically stable, or stabilized through interactions with mineral matrices. We show here that sorption of organic matter to mineral surfaces in marine sediments stabilizes the component molecules, slowing remineralization rates by up to five orders of magnitude. Sorptive protection can therefore account for the enigmatic preservation of intrinsically labile molecules such as amino acids and simple sugars in marine deposits5,6 and links the preservation of organic carbon in marine sediments to the deposition of mineral surfaces.","container-title":"Nature","DOI":"10.1038/370549a0","ISSN":"1476-4687","issue":"6490","language":"en","note":"number: 6490\npublisher: Nature Publishing Group","page":"549-552","source":"www.nature.com","title":"Sorptive preservation of labile organic matter in marine sediments","volume":"370","author":[{"family":"Keil","given":"Richard G."},{"family":"Montluçon","given":"Daniel B."},{"family":"Prahl","given":"Fredrick G."},{"family":"Hedges","given":"John I."}],"issued":{"date-parts":[["1994",8]]}}}],"schema":"https://github.com/citation-style-language/schema/raw/master/csl-citation.json"} </w:instrText>
            </w:r>
            <w:r>
              <w:rPr>
                <w:rFonts w:eastAsia="Helvetica,Times New Roman" w:cstheme="minorHAnsi"/>
                <w:color w:val="000000" w:themeColor="text1"/>
                <w:sz w:val="20"/>
                <w:szCs w:val="20"/>
              </w:rPr>
              <w:fldChar w:fldCharType="separate"/>
            </w:r>
            <w:r w:rsidRPr="00471832">
              <w:rPr>
                <w:rFonts w:cs="Times New Roman"/>
                <w:sz w:val="20"/>
              </w:rPr>
              <w:t>(Danovaro et al., 1993; Keil et al., 1994)</w:t>
            </w:r>
            <w:r>
              <w:rPr>
                <w:rFonts w:eastAsia="Helvetica,Times New Roman" w:cstheme="minorHAnsi"/>
                <w:color w:val="000000" w:themeColor="text1"/>
                <w:sz w:val="20"/>
                <w:szCs w:val="20"/>
              </w:rPr>
              <w:fldChar w:fldCharType="end"/>
            </w:r>
            <w:r>
              <w:rPr>
                <w:rFonts w:eastAsia="Helvetica,Times New Roman" w:cstheme="minorHAnsi"/>
                <w:color w:val="000000" w:themeColor="text1"/>
                <w:sz w:val="20"/>
                <w:szCs w:val="20"/>
              </w:rPr>
              <w:t xml:space="preserve"> + Sala et al. personal communication</w:t>
            </w:r>
          </w:p>
        </w:tc>
      </w:tr>
      <w:tr w:rsidR="00FF2693" w:rsidRPr="00FA5114" w14:paraId="21EAC7E2" w14:textId="77777777" w:rsidTr="00637BEC">
        <w:trPr>
          <w:trHeight w:val="508"/>
        </w:trPr>
        <w:tc>
          <w:tcPr>
            <w:tcW w:w="2076" w:type="dxa"/>
            <w:vAlign w:val="center"/>
          </w:tcPr>
          <w:p w14:paraId="1302552E" w14:textId="0E0EF93F" w:rsidR="00220C06" w:rsidRPr="00471832" w:rsidRDefault="00220C06" w:rsidP="00220C06">
            <w:pPr>
              <w:spacing w:after="0" w:line="240" w:lineRule="auto"/>
              <w:jc w:val="left"/>
              <w:rPr>
                <w:rFonts w:cs="Times New Roman"/>
                <w:color w:val="000000"/>
                <w:sz w:val="20"/>
                <w:szCs w:val="20"/>
              </w:rPr>
            </w:pPr>
            <w:r w:rsidRPr="00471832">
              <w:rPr>
                <w:rFonts w:cs="Times New Roman"/>
                <w:color w:val="000000"/>
                <w:sz w:val="20"/>
                <w:szCs w:val="20"/>
              </w:rPr>
              <w:t>Remineralization rate</w:t>
            </w:r>
            <w:r w:rsidR="0049055A">
              <w:rPr>
                <w:rFonts w:cs="Times New Roman"/>
                <w:color w:val="000000"/>
                <w:sz w:val="20"/>
                <w:szCs w:val="20"/>
              </w:rPr>
              <w:t xml:space="preserve"> of C to</w:t>
            </w:r>
            <w:r w:rsidRPr="00471832">
              <w:rPr>
                <w:rFonts w:cs="Times New Roman"/>
                <w:color w:val="000000"/>
                <w:sz w:val="20"/>
                <w:szCs w:val="20"/>
              </w:rPr>
              <w:t xml:space="preserve"> CO2 </w:t>
            </w:r>
          </w:p>
          <w:p w14:paraId="0D8AD7CA" w14:textId="77777777" w:rsidR="00FF2693" w:rsidRPr="00471832" w:rsidRDefault="00FF2693" w:rsidP="00637BEC">
            <w:pPr>
              <w:spacing w:after="180" w:line="240" w:lineRule="auto"/>
              <w:jc w:val="left"/>
              <w:rPr>
                <w:rFonts w:cs="Times New Roman"/>
                <w:sz w:val="20"/>
                <w:szCs w:val="20"/>
              </w:rPr>
            </w:pPr>
          </w:p>
        </w:tc>
        <w:tc>
          <w:tcPr>
            <w:tcW w:w="1427" w:type="dxa"/>
            <w:shd w:val="clear" w:color="auto" w:fill="auto"/>
            <w:vAlign w:val="center"/>
          </w:tcPr>
          <w:p w14:paraId="22850E17" w14:textId="395B4ADD" w:rsidR="00FF2693" w:rsidRPr="00471832" w:rsidRDefault="00220C06" w:rsidP="00637BEC">
            <w:pPr>
              <w:spacing w:after="180" w:line="240" w:lineRule="auto"/>
              <w:jc w:val="left"/>
              <w:rPr>
                <w:rFonts w:eastAsia="Helvetica,Times New Roman" w:cs="Times New Roman"/>
                <w:iCs/>
                <w:sz w:val="20"/>
                <w:szCs w:val="20"/>
              </w:rPr>
            </w:pPr>
            <w:r w:rsidRPr="00471832">
              <w:rPr>
                <w:rFonts w:eastAsia="Helvetica,Times New Roman" w:cs="Times New Roman"/>
                <w:iCs/>
                <w:sz w:val="20"/>
                <w:szCs w:val="20"/>
              </w:rPr>
              <w:t>%</w:t>
            </w:r>
          </w:p>
        </w:tc>
        <w:tc>
          <w:tcPr>
            <w:tcW w:w="1486" w:type="dxa"/>
            <w:vAlign w:val="center"/>
          </w:tcPr>
          <w:p w14:paraId="657A5A8D" w14:textId="22165642" w:rsidR="00FF2693" w:rsidRPr="009529FC" w:rsidRDefault="009529FC"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1467" w:type="dxa"/>
            <w:vAlign w:val="center"/>
          </w:tcPr>
          <w:p w14:paraId="21F0B708" w14:textId="7ADC7958" w:rsidR="00FF2693" w:rsidRPr="009529FC" w:rsidRDefault="00220C06" w:rsidP="00637BEC">
            <w:pPr>
              <w:spacing w:after="180" w:line="240" w:lineRule="auto"/>
              <w:jc w:val="left"/>
              <w:rPr>
                <w:rFonts w:eastAsia="Helvetica,Times New Roman" w:cstheme="minorHAnsi"/>
                <w:color w:val="000000" w:themeColor="text1"/>
                <w:sz w:val="20"/>
                <w:szCs w:val="20"/>
              </w:rPr>
            </w:pPr>
            <w:r w:rsidRPr="009529FC">
              <w:rPr>
                <w:rFonts w:eastAsia="Helvetica,Times New Roman" w:cstheme="minorHAnsi"/>
                <w:color w:val="000000" w:themeColor="text1"/>
                <w:sz w:val="20"/>
                <w:szCs w:val="20"/>
              </w:rPr>
              <w:t>0.03</w:t>
            </w:r>
          </w:p>
        </w:tc>
        <w:tc>
          <w:tcPr>
            <w:tcW w:w="1366" w:type="dxa"/>
            <w:vAlign w:val="center"/>
          </w:tcPr>
          <w:p w14:paraId="2AAA5F49" w14:textId="63655568" w:rsidR="00FF2693" w:rsidRPr="009529FC" w:rsidRDefault="009529FC" w:rsidP="00637BEC">
            <w:pPr>
              <w:spacing w:after="180" w:line="240" w:lineRule="auto"/>
              <w:jc w:val="left"/>
              <w:rPr>
                <w:rFonts w:eastAsia="Helvetica,Times New Roman" w:cstheme="minorHAnsi"/>
                <w:color w:val="000000" w:themeColor="text1"/>
                <w:sz w:val="20"/>
                <w:szCs w:val="20"/>
              </w:rPr>
            </w:pPr>
            <w:r w:rsidRPr="009529FC">
              <w:rPr>
                <w:rFonts w:eastAsia="Helvetica,Times New Roman" w:cstheme="minorHAnsi"/>
                <w:color w:val="000000" w:themeColor="text1"/>
                <w:sz w:val="20"/>
                <w:szCs w:val="20"/>
              </w:rPr>
              <w:t>1</w:t>
            </w:r>
          </w:p>
        </w:tc>
        <w:tc>
          <w:tcPr>
            <w:tcW w:w="1528" w:type="dxa"/>
            <w:vAlign w:val="center"/>
          </w:tcPr>
          <w:p w14:paraId="651641E5" w14:textId="4C49BD89" w:rsidR="00FF2693" w:rsidRDefault="009529FC"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fldChar w:fldCharType="begin"/>
            </w:r>
            <w:r>
              <w:rPr>
                <w:rFonts w:eastAsia="Helvetica,Times New Roman" w:cstheme="minorHAnsi"/>
                <w:color w:val="000000" w:themeColor="text1"/>
                <w:sz w:val="20"/>
                <w:szCs w:val="20"/>
              </w:rPr>
              <w:instrText xml:space="preserve"> ADDIN ZOTERO_ITEM CSL_CITATION {"citationID":"BT7RPeOz","properties":{"formattedCitation":"(Sala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Pr>
                <w:rFonts w:eastAsia="Helvetica,Times New Roman" w:cstheme="minorHAnsi"/>
                <w:color w:val="000000" w:themeColor="text1"/>
                <w:sz w:val="20"/>
                <w:szCs w:val="20"/>
              </w:rPr>
              <w:fldChar w:fldCharType="separate"/>
            </w:r>
            <w:r w:rsidRPr="009529FC">
              <w:rPr>
                <w:rFonts w:cs="Times New Roman"/>
                <w:sz w:val="20"/>
              </w:rPr>
              <w:t>(Sala et al., 2021)</w:t>
            </w:r>
            <w:r>
              <w:rPr>
                <w:rFonts w:eastAsia="Helvetica,Times New Roman" w:cstheme="minorHAnsi"/>
                <w:color w:val="000000" w:themeColor="text1"/>
                <w:sz w:val="20"/>
                <w:szCs w:val="20"/>
              </w:rPr>
              <w:fldChar w:fldCharType="end"/>
            </w:r>
          </w:p>
        </w:tc>
      </w:tr>
      <w:tr w:rsidR="009529FC" w:rsidRPr="00FA5114" w14:paraId="0A5DCE57" w14:textId="77777777" w:rsidTr="00637BEC">
        <w:trPr>
          <w:trHeight w:val="508"/>
        </w:trPr>
        <w:tc>
          <w:tcPr>
            <w:tcW w:w="2076" w:type="dxa"/>
            <w:vAlign w:val="center"/>
          </w:tcPr>
          <w:p w14:paraId="317523DD" w14:textId="3761B462" w:rsidR="009529FC" w:rsidRPr="00471832" w:rsidRDefault="009529FC" w:rsidP="00220C06">
            <w:pPr>
              <w:spacing w:after="0" w:line="240" w:lineRule="auto"/>
              <w:jc w:val="left"/>
              <w:rPr>
                <w:rFonts w:cs="Times New Roman"/>
                <w:color w:val="000000"/>
                <w:sz w:val="20"/>
                <w:szCs w:val="20"/>
              </w:rPr>
            </w:pPr>
            <w:r>
              <w:rPr>
                <w:rFonts w:cs="Times New Roman"/>
                <w:color w:val="000000"/>
                <w:sz w:val="20"/>
                <w:szCs w:val="20"/>
              </w:rPr>
              <w:t>C to Co2 conversion rate</w:t>
            </w:r>
          </w:p>
        </w:tc>
        <w:tc>
          <w:tcPr>
            <w:tcW w:w="1427" w:type="dxa"/>
            <w:shd w:val="clear" w:color="auto" w:fill="auto"/>
            <w:vAlign w:val="center"/>
          </w:tcPr>
          <w:p w14:paraId="75ED920D" w14:textId="3822F4D8" w:rsidR="009529FC" w:rsidRPr="00471832" w:rsidRDefault="00052245" w:rsidP="00637BEC">
            <w:pPr>
              <w:spacing w:after="180" w:line="240" w:lineRule="auto"/>
              <w:jc w:val="left"/>
              <w:rPr>
                <w:rFonts w:eastAsia="Helvetica,Times New Roman" w:cs="Times New Roman"/>
                <w:iCs/>
                <w:sz w:val="20"/>
                <w:szCs w:val="20"/>
              </w:rPr>
            </w:pPr>
            <w:r>
              <w:rPr>
                <w:rFonts w:eastAsia="Helvetica,Times New Roman" w:cs="Times New Roman"/>
                <w:iCs/>
                <w:sz w:val="20"/>
                <w:szCs w:val="20"/>
              </w:rPr>
              <w:t>-</w:t>
            </w:r>
          </w:p>
        </w:tc>
        <w:tc>
          <w:tcPr>
            <w:tcW w:w="1486" w:type="dxa"/>
            <w:vAlign w:val="center"/>
          </w:tcPr>
          <w:p w14:paraId="3608E27A" w14:textId="5001D840" w:rsidR="009529FC" w:rsidRDefault="00052245"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1467" w:type="dxa"/>
            <w:vAlign w:val="center"/>
          </w:tcPr>
          <w:p w14:paraId="0DE52F93" w14:textId="0887778C" w:rsidR="009529FC" w:rsidRPr="009529FC" w:rsidRDefault="00052245"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3.67</w:t>
            </w:r>
          </w:p>
        </w:tc>
        <w:tc>
          <w:tcPr>
            <w:tcW w:w="1366" w:type="dxa"/>
            <w:vAlign w:val="center"/>
          </w:tcPr>
          <w:p w14:paraId="2C5ED84B" w14:textId="354877A6" w:rsidR="009529FC" w:rsidRPr="009529FC" w:rsidRDefault="00052245" w:rsidP="00637BE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1528" w:type="dxa"/>
            <w:vAlign w:val="center"/>
          </w:tcPr>
          <w:p w14:paraId="4D9C906F" w14:textId="4E6C8C20" w:rsidR="009529FC" w:rsidRDefault="00052245" w:rsidP="00637BEC">
            <w:pPr>
              <w:spacing w:after="180" w:line="240" w:lineRule="auto"/>
              <w:jc w:val="left"/>
              <w:rPr>
                <w:rFonts w:eastAsia="Helvetica,Times New Roman" w:cstheme="minorHAnsi"/>
                <w:color w:val="000000" w:themeColor="text1"/>
                <w:sz w:val="20"/>
                <w:szCs w:val="20"/>
              </w:rPr>
            </w:pPr>
            <w:r w:rsidRPr="00052245">
              <w:rPr>
                <w:rFonts w:eastAsia="Helvetica,Times New Roman" w:cstheme="minorHAnsi"/>
                <w:color w:val="000000" w:themeColor="text1"/>
                <w:sz w:val="20"/>
                <w:szCs w:val="20"/>
              </w:rPr>
              <w:t xml:space="preserve">The standard ratio of the weight of CO2 relative to that of C (that is, 3.67 tons of </w:t>
            </w:r>
            <w:r w:rsidRPr="00052245">
              <w:rPr>
                <w:rFonts w:eastAsia="Helvetica,Times New Roman" w:cstheme="minorHAnsi"/>
                <w:color w:val="000000" w:themeColor="text1"/>
                <w:sz w:val="20"/>
                <w:szCs w:val="20"/>
              </w:rPr>
              <w:lastRenderedPageBreak/>
              <w:t>CO2 equal to 1 ton of C).</w:t>
            </w:r>
          </w:p>
        </w:tc>
      </w:tr>
    </w:tbl>
    <w:p w14:paraId="4E32D218" w14:textId="12B11079" w:rsidR="00B144E5" w:rsidRDefault="00686965" w:rsidP="002A757A">
      <w:pPr>
        <w:pStyle w:val="Heading2"/>
        <w:numPr>
          <w:ilvl w:val="1"/>
          <w:numId w:val="26"/>
        </w:numPr>
        <w:jc w:val="left"/>
      </w:pPr>
      <w:bookmarkStart w:id="755" w:name="_Toc65144032"/>
      <w:r>
        <w:lastRenderedPageBreak/>
        <w:t>Assumptions</w:t>
      </w:r>
      <w:bookmarkEnd w:id="755"/>
    </w:p>
    <w:p w14:paraId="04916BC6" w14:textId="00E239D4" w:rsidR="00444E55" w:rsidRDefault="00E33621" w:rsidP="00720EEE">
      <w:pPr>
        <w:spacing w:after="240"/>
      </w:pPr>
      <w:r w:rsidRPr="00D8238F">
        <w:t>Six overarching assumptions have been made for Project Drawdown models</w:t>
      </w:r>
      <w:r>
        <w:t xml:space="preserve"> to enable the development and integration of individual model solutions. These are that </w:t>
      </w:r>
      <w:r w:rsidR="008E727F">
        <w:t xml:space="preserve">the </w:t>
      </w:r>
      <w:r>
        <w:t xml:space="preserve">infrastructure required for </w:t>
      </w:r>
      <w:r w:rsidR="00720EEE">
        <w:t xml:space="preserve">the </w:t>
      </w:r>
      <w:r>
        <w:t xml:space="preserve">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18" w:history="1">
        <w:r w:rsidRPr="005C77F5">
          <w:rPr>
            <w:rStyle w:val="Hyperlink"/>
          </w:rPr>
          <w:t>www.drawdown.org</w:t>
        </w:r>
      </w:hyperlink>
      <w:r w:rsidRPr="005C77F5">
        <w:t>.</w:t>
      </w:r>
    </w:p>
    <w:p w14:paraId="1C71D5EB" w14:textId="2E23C8E9" w:rsidR="00E33621" w:rsidRPr="00D8238F" w:rsidRDefault="00E33621" w:rsidP="00720EEE">
      <w:pPr>
        <w:spacing w:after="240"/>
      </w:pPr>
      <w:r w:rsidRPr="005C77F5">
        <w:t>Beyond these core assumptions, there are other important assumptions made for the mode</w:t>
      </w:r>
      <w:r w:rsidR="00637BEC">
        <w:t>l</w:t>
      </w:r>
      <w:r w:rsidRPr="005C77F5">
        <w:t xml:space="preserve">ling of this specific solution. </w:t>
      </w:r>
      <w:r w:rsidRPr="00052245">
        <w:t>These are detailed below.</w:t>
      </w:r>
    </w:p>
    <w:p w14:paraId="7022FC4D" w14:textId="69AC308A" w:rsidR="0032353F" w:rsidRDefault="00333465" w:rsidP="00720EEE">
      <w:pPr>
        <w:pStyle w:val="ListParagraph"/>
        <w:numPr>
          <w:ilvl w:val="0"/>
          <w:numId w:val="10"/>
        </w:numPr>
        <w:ind w:left="426" w:hanging="426"/>
      </w:pPr>
      <w:r>
        <w:t xml:space="preserve">Assumed that seafloor is only disturbed by bottom trawling once per year (following </w:t>
      </w:r>
      <w:r w:rsidR="002F1DA0">
        <w:t>Amoroso et al. 2018</w:t>
      </w:r>
      <w:r>
        <w:t xml:space="preserve"> and Sala et al. </w:t>
      </w:r>
      <w:r w:rsidR="002F1DA0">
        <w:t>2021</w:t>
      </w:r>
      <w:r w:rsidR="00A300D4">
        <w:t>)</w:t>
      </w:r>
      <w:r>
        <w:t xml:space="preserve">. </w:t>
      </w:r>
    </w:p>
    <w:p w14:paraId="6B6109EB" w14:textId="0DCF0935" w:rsidR="008E7F60" w:rsidRDefault="008E7F60" w:rsidP="008E7F60">
      <w:pPr>
        <w:pStyle w:val="ListParagraph"/>
        <w:numPr>
          <w:ilvl w:val="0"/>
          <w:numId w:val="10"/>
        </w:numPr>
        <w:ind w:left="426" w:hanging="426"/>
      </w:pPr>
      <w:r>
        <w:t>Assumed that no bottom trawling is happening outside calculated TOA under both reference and PDS adoption scenarios.</w:t>
      </w:r>
    </w:p>
    <w:p w14:paraId="5AA0FF62" w14:textId="19082CB4" w:rsidR="00A300D4" w:rsidRDefault="00A300D4" w:rsidP="008E7F60">
      <w:pPr>
        <w:pStyle w:val="ListParagraph"/>
        <w:numPr>
          <w:ilvl w:val="0"/>
          <w:numId w:val="10"/>
        </w:numPr>
        <w:ind w:left="426" w:hanging="426"/>
      </w:pPr>
      <w:r>
        <w:t>Assumed that carbon stock is uniformly distributed in the 1 meter sediment column.</w:t>
      </w:r>
    </w:p>
    <w:p w14:paraId="5086C5B0" w14:textId="77777777" w:rsidR="00EA2404" w:rsidRPr="00F403D3" w:rsidRDefault="00EA2404" w:rsidP="00EA2404">
      <w:pPr>
        <w:pStyle w:val="ListParagraph"/>
        <w:numPr>
          <w:ilvl w:val="0"/>
          <w:numId w:val="10"/>
        </w:numPr>
        <w:ind w:left="426" w:hanging="426"/>
      </w:pPr>
      <w:r>
        <w:t xml:space="preserve">Assumed that protection of ocean seafloor from bottom trawling activities will reduce emissions of aquatic CO2 that gets </w:t>
      </w:r>
      <w:proofErr w:type="spellStart"/>
      <w:r>
        <w:t>remineralized</w:t>
      </w:r>
      <w:proofErr w:type="spellEnd"/>
      <w:r>
        <w:t xml:space="preserve"> to atmosphere.</w:t>
      </w:r>
    </w:p>
    <w:p w14:paraId="0C49BFAD" w14:textId="354DE05C" w:rsidR="00F403D3" w:rsidRDefault="00333465" w:rsidP="00720EEE">
      <w:pPr>
        <w:pStyle w:val="ListParagraph"/>
        <w:numPr>
          <w:ilvl w:val="0"/>
          <w:numId w:val="10"/>
        </w:numPr>
        <w:ind w:left="426" w:hanging="426"/>
      </w:pPr>
      <w:r>
        <w:t xml:space="preserve">Assumed that the bottom trawling </w:t>
      </w:r>
      <w:r w:rsidR="008E7F60">
        <w:t>incidents</w:t>
      </w:r>
      <w:r>
        <w:t xml:space="preserve"> are happening in the spring/summer season of high productivity so the likelihood of carbon remineralization is higher than if the accidents would happen in winter season with low productivity and temperatures. This assumption is in line with main trawling seasons that in many places are happening when the production peaks.</w:t>
      </w:r>
    </w:p>
    <w:p w14:paraId="1B62B924" w14:textId="77777777" w:rsidR="00052245" w:rsidRDefault="008E7F60" w:rsidP="00052245">
      <w:pPr>
        <w:pStyle w:val="ListParagraph"/>
        <w:numPr>
          <w:ilvl w:val="0"/>
          <w:numId w:val="10"/>
        </w:numPr>
        <w:ind w:left="426" w:hanging="426"/>
      </w:pPr>
      <w:r>
        <w:t>Assuming that remineralization rate is the same globally despite different temperatures and seasons.</w:t>
      </w:r>
    </w:p>
    <w:p w14:paraId="77420519" w14:textId="35655CB1" w:rsidR="00052245" w:rsidRDefault="00052245" w:rsidP="00052245">
      <w:pPr>
        <w:pStyle w:val="ListParagraph"/>
        <w:numPr>
          <w:ilvl w:val="0"/>
          <w:numId w:val="10"/>
        </w:numPr>
        <w:ind w:left="426" w:hanging="426"/>
      </w:pPr>
      <w:r>
        <w:t>Assuming that mixing of the sediments and resuspension increases the amount of time the disturbed carbon is in contact with oxygen.</w:t>
      </w:r>
    </w:p>
    <w:p w14:paraId="04FBF2E3" w14:textId="6267BB18" w:rsidR="009D118F" w:rsidRDefault="00686965" w:rsidP="002A757A">
      <w:pPr>
        <w:pStyle w:val="Heading2"/>
        <w:numPr>
          <w:ilvl w:val="1"/>
          <w:numId w:val="26"/>
        </w:numPr>
        <w:jc w:val="left"/>
      </w:pPr>
      <w:bookmarkStart w:id="756" w:name="_Toc65144033"/>
      <w:r>
        <w:lastRenderedPageBreak/>
        <w:t>Integration</w:t>
      </w:r>
      <w:bookmarkEnd w:id="756"/>
    </w:p>
    <w:p w14:paraId="4F1C20E8" w14:textId="77777777" w:rsidR="0032353F" w:rsidRPr="00DC3559" w:rsidRDefault="0032353F" w:rsidP="00720EEE">
      <w:r w:rsidRPr="00DC3559">
        <w:t xml:space="preserve">The </w:t>
      </w:r>
      <w:r>
        <w:t xml:space="preserve">complete Project Drawdown integration documentation (will be available at </w:t>
      </w:r>
      <w:hyperlink r:id="rId19" w:history="1">
        <w:r w:rsidRPr="00835538">
          <w:rPr>
            <w:rStyle w:val="Hyperlink"/>
          </w:rPr>
          <w:t>www.drawdown.org</w:t>
        </w:r>
      </w:hyperlink>
      <w:r>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052752A8" w14:textId="3379AD4F" w:rsidR="0032353F" w:rsidRDefault="007C3C06" w:rsidP="00720EEE">
      <w:r>
        <w:rPr>
          <w:i/>
          <w:iCs/>
        </w:rPr>
        <w:t>Seafloor</w:t>
      </w:r>
      <w:r w:rsidR="00B320DB">
        <w:rPr>
          <w:i/>
          <w:iCs/>
        </w:rPr>
        <w:t xml:space="preserve"> protection</w:t>
      </w:r>
      <w:r w:rsidR="00F403D3">
        <w:t xml:space="preserve"> is part of Drawdown’s new Ocean sector.</w:t>
      </w:r>
      <w:r w:rsidR="00B61639">
        <w:t xml:space="preserve"> Integration of this sector with the other Drawdown sector</w:t>
      </w:r>
      <w:r w:rsidR="00AF220C">
        <w:t>s</w:t>
      </w:r>
      <w:r w:rsidR="00B61639">
        <w:t xml:space="preserve"> will be developed after all the Ocean solutions are complete.</w:t>
      </w:r>
    </w:p>
    <w:p w14:paraId="3337743B" w14:textId="1B9003FB" w:rsidR="00F5068C" w:rsidRDefault="00F5068C" w:rsidP="00F5068C">
      <w:pPr>
        <w:shd w:val="clear" w:color="auto" w:fill="FFFFFF"/>
        <w:spacing w:after="135"/>
        <w:rPr>
          <w:rFonts w:eastAsia="Times New Roman" w:cstheme="minorHAnsi"/>
          <w:b/>
          <w:i/>
          <w:color w:val="000000" w:themeColor="text1"/>
          <w:lang w:eastAsia="zh-CN"/>
        </w:rPr>
      </w:pPr>
      <w:r w:rsidRPr="00053181">
        <w:rPr>
          <w:rFonts w:eastAsia="Times New Roman" w:cstheme="minorHAnsi"/>
          <w:b/>
          <w:i/>
          <w:color w:val="000000" w:themeColor="text1"/>
          <w:lang w:eastAsia="zh-CN"/>
        </w:rPr>
        <w:t xml:space="preserve">The </w:t>
      </w:r>
      <w:r w:rsidR="00053181" w:rsidRPr="00053181">
        <w:rPr>
          <w:rFonts w:eastAsia="Times New Roman" w:cstheme="minorHAnsi"/>
          <w:b/>
          <w:i/>
          <w:color w:val="000000" w:themeColor="text1"/>
          <w:lang w:eastAsia="zh-CN"/>
        </w:rPr>
        <w:t>Ocean model</w:t>
      </w:r>
    </w:p>
    <w:p w14:paraId="08054584" w14:textId="5711A363" w:rsidR="00053181" w:rsidRDefault="00053181" w:rsidP="00F5068C">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The Drawdown Ocean model classifies the ocean into 42 possible ocean zones using three dimensions:</w:t>
      </w:r>
    </w:p>
    <w:p w14:paraId="1EAA0008" w14:textId="7A2CBB26" w:rsidR="00E24561" w:rsidRPr="00E24561" w:rsidRDefault="00053181" w:rsidP="00E24561">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“Cover and climate” dimension</w:t>
      </w:r>
      <w:r w:rsidRPr="00E24561">
        <w:rPr>
          <w:rFonts w:eastAsia="Times New Roman" w:cstheme="minorHAnsi"/>
          <w:bCs/>
          <w:iCs/>
          <w:color w:val="000000" w:themeColor="text1"/>
          <w:lang w:eastAsia="zh-CN"/>
        </w:rPr>
        <w:t xml:space="preserve">: a </w:t>
      </w:r>
      <w:r>
        <w:t>primarily physical climate- and bathymetry- and cover- based classification of the ocean into the following regions, 4 zones for the deep ocean</w:t>
      </w:r>
      <w:r w:rsidR="00E24561">
        <w:t xml:space="preserve"> (biological desserts, equatorial waters, bloom waters and transition waters)</w:t>
      </w:r>
      <w:r>
        <w:t>, 2 zones for shallow and slope waters</w:t>
      </w:r>
      <w:r w:rsidR="00E24561">
        <w:t xml:space="preserve"> (shallow waters and slope waters)</w:t>
      </w:r>
      <w:r>
        <w:t>, and 1 ice-covered zone</w:t>
      </w:r>
      <w:r w:rsidR="00E24561">
        <w:t xml:space="preserve"> (sea ice covered waters).</w:t>
      </w:r>
    </w:p>
    <w:p w14:paraId="4FA1779D" w14:textId="39DE8BDD" w:rsidR="00E24561" w:rsidRDefault="00053181" w:rsidP="00E24561">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“Access” dimension</w:t>
      </w:r>
      <w:r w:rsidRPr="00E24561">
        <w:rPr>
          <w:rFonts w:eastAsia="Times New Roman" w:cstheme="minorHAnsi"/>
          <w:bCs/>
          <w:iCs/>
          <w:color w:val="000000" w:themeColor="text1"/>
          <w:lang w:eastAsia="zh-CN"/>
        </w:rPr>
        <w:t>:</w:t>
      </w:r>
      <w:r w:rsidR="00E24561">
        <w:rPr>
          <w:rFonts w:eastAsia="Times New Roman" w:cstheme="minorHAnsi"/>
          <w:bCs/>
          <w:iCs/>
          <w:color w:val="000000" w:themeColor="text1"/>
          <w:lang w:eastAsia="zh-CN"/>
        </w:rPr>
        <w:t xml:space="preserve"> </w:t>
      </w:r>
      <w:r w:rsidR="00E24561">
        <w:t>there are political instruments in place that can limit how large parts of the ocean are used, the most common are Exclusive Economic Zones (EEZ) and Marine Protected Areas (MPA).  EEZs are broadly defined by a 200 nautical mile offset from the seacoast of a country and as such collectively represent a significant fraction of the total ocean area. EEZs also coincide with the most accessible waters because of their definition; EEZ waters are closest to shore. And while EEZs tend to be shallow waters, they are not always shallow and can cross slope waters and extend into the deep ocean.</w:t>
      </w:r>
      <w:r w:rsidRPr="00E24561">
        <w:rPr>
          <w:rFonts w:eastAsia="Times New Roman" w:cstheme="minorHAnsi"/>
          <w:bCs/>
          <w:iCs/>
          <w:color w:val="000000" w:themeColor="text1"/>
          <w:lang w:eastAsia="zh-CN"/>
        </w:rPr>
        <w:t xml:space="preserve"> </w:t>
      </w:r>
      <w:r w:rsidR="00E24561">
        <w:rPr>
          <w:rFonts w:eastAsia="Times New Roman" w:cstheme="minorHAnsi"/>
          <w:bCs/>
          <w:iCs/>
          <w:color w:val="000000" w:themeColor="text1"/>
          <w:lang w:eastAsia="zh-CN"/>
        </w:rPr>
        <w:t xml:space="preserve">The access dimension classifies whether </w:t>
      </w:r>
      <w:r w:rsidR="00E24561">
        <w:t>waters are in or out of a national jurisdiction as defined by an EEZ.</w:t>
      </w:r>
    </w:p>
    <w:p w14:paraId="12510C90" w14:textId="597C4EE2" w:rsidR="00053181" w:rsidRPr="00B320DB" w:rsidRDefault="00053181" w:rsidP="00E24561">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“Depth” dimension</w:t>
      </w:r>
      <w:r w:rsidRPr="00E24561">
        <w:rPr>
          <w:rFonts w:eastAsia="Times New Roman" w:cstheme="minorHAnsi"/>
          <w:bCs/>
          <w:iCs/>
          <w:color w:val="000000" w:themeColor="text1"/>
          <w:lang w:eastAsia="zh-CN"/>
        </w:rPr>
        <w:t>:</w:t>
      </w:r>
      <w:r w:rsidR="00E24561">
        <w:rPr>
          <w:rFonts w:eastAsia="Times New Roman" w:cstheme="minorHAnsi"/>
          <w:bCs/>
          <w:iCs/>
          <w:color w:val="000000" w:themeColor="text1"/>
          <w:lang w:eastAsia="zh-CN"/>
        </w:rPr>
        <w:t xml:space="preserve"> </w:t>
      </w:r>
      <w:r w:rsidR="00A161C0">
        <w:t xml:space="preserve">the open ocean can be broadly subdivided into three layers, the epipelagic (0 to 200 m), the mesopelagic (200 to 1000 m), and bathypelagic (1000 m to bottom). Since the bottom of the epipelagic zone corresponds to the maximum depth of the coastal or shallow waters, these two ocean zones are by definition excluded from the mesopelagic and </w:t>
      </w:r>
      <w:proofErr w:type="spellStart"/>
      <w:r w:rsidR="00A161C0">
        <w:t>bathypegic</w:t>
      </w:r>
      <w:proofErr w:type="spellEnd"/>
      <w:r w:rsidR="00A161C0">
        <w:t xml:space="preserve"> layers.</w:t>
      </w:r>
    </w:p>
    <w:p w14:paraId="10EB1B95" w14:textId="268DD0B0" w:rsidR="00B320DB" w:rsidRDefault="00B320DB" w:rsidP="00B320DB">
      <w:pPr>
        <w:pStyle w:val="ListParagraph"/>
        <w:shd w:val="clear" w:color="auto" w:fill="FFFFFF"/>
        <w:spacing w:after="135"/>
        <w:ind w:left="284"/>
        <w:rPr>
          <w:rFonts w:eastAsia="Times New Roman" w:cstheme="minorHAnsi"/>
          <w:bCs/>
          <w:iCs/>
          <w:color w:val="000000" w:themeColor="text1"/>
          <w:u w:val="single"/>
          <w:lang w:eastAsia="zh-CN"/>
        </w:rPr>
      </w:pPr>
    </w:p>
    <w:p w14:paraId="6F8CCE35" w14:textId="77777777" w:rsidR="00B320DB" w:rsidRDefault="00B320DB" w:rsidP="00B320DB">
      <w:pPr>
        <w:pStyle w:val="Caption"/>
        <w:jc w:val="center"/>
      </w:pPr>
      <w:bookmarkStart w:id="757" w:name="_Toc66277189"/>
      <w:r>
        <w:t xml:space="preserve">Table 2.3 </w:t>
      </w:r>
      <w:r w:rsidRPr="00433D18">
        <w:t>Project Drawdown Ocean model zones</w:t>
      </w:r>
      <w:r>
        <w:t>.</w:t>
      </w:r>
      <w:bookmarkEnd w:id="757"/>
    </w:p>
    <w:p w14:paraId="298BB433" w14:textId="77777777" w:rsidR="00B320DB" w:rsidRPr="00A161C0" w:rsidRDefault="00B320DB" w:rsidP="00B320DB">
      <w:pPr>
        <w:pStyle w:val="ListParagraph"/>
        <w:shd w:val="clear" w:color="auto" w:fill="FFFFFF"/>
        <w:spacing w:after="135"/>
        <w:ind w:left="284"/>
        <w:rPr>
          <w:rFonts w:eastAsia="Times New Roman" w:cstheme="minorHAnsi"/>
          <w:bCs/>
          <w:iCs/>
          <w:color w:val="000000" w:themeColor="text1"/>
          <w:lang w:eastAsia="zh-CN"/>
        </w:rPr>
      </w:pPr>
    </w:p>
    <w:p w14:paraId="25E5EAB4" w14:textId="0C2637C5" w:rsidR="00A161C0" w:rsidRDefault="00A161C0" w:rsidP="00A161C0">
      <w:pPr>
        <w:shd w:val="clear" w:color="auto" w:fill="FFFFFF"/>
        <w:spacing w:after="135"/>
        <w:rPr>
          <w:rFonts w:eastAsia="Times New Roman" w:cstheme="minorHAnsi"/>
          <w:bCs/>
          <w:iCs/>
          <w:color w:val="000000" w:themeColor="text1"/>
          <w:lang w:eastAsia="zh-CN"/>
        </w:rPr>
      </w:pPr>
      <w:r w:rsidRPr="00A161C0">
        <w:rPr>
          <w:noProof/>
        </w:rPr>
        <w:lastRenderedPageBreak/>
        <w:drawing>
          <wp:inline distT="0" distB="0" distL="0" distR="0" wp14:anchorId="343D318A" wp14:editId="5EA3BCFC">
            <wp:extent cx="5461000" cy="3439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1731" cy="3446138"/>
                    </a:xfrm>
                    <a:prstGeom prst="rect">
                      <a:avLst/>
                    </a:prstGeom>
                    <a:noFill/>
                    <a:ln>
                      <a:noFill/>
                    </a:ln>
                  </pic:spPr>
                </pic:pic>
              </a:graphicData>
            </a:graphic>
          </wp:inline>
        </w:drawing>
      </w:r>
    </w:p>
    <w:p w14:paraId="27C10708" w14:textId="5B283993" w:rsidR="00F5068C" w:rsidRPr="00F403D3" w:rsidRDefault="00A161C0" w:rsidP="008E7F60">
      <w:pPr>
        <w:shd w:val="clear" w:color="auto" w:fill="FFFFFF"/>
        <w:spacing w:after="135"/>
      </w:pPr>
      <w:r w:rsidRPr="00A161C0">
        <w:rPr>
          <w:rFonts w:eastAsia="Times New Roman" w:cstheme="minorHAnsi"/>
          <w:bCs/>
          <w:iCs/>
          <w:color w:val="000000" w:themeColor="text1"/>
          <w:lang w:eastAsia="zh-CN"/>
        </w:rPr>
        <w:t>This ocean classification has about one third the number of zones in the Drawdown Land Model in large part because the large-scale cover and climate of the oceans are not independent while cover and climate are independent on land.</w:t>
      </w:r>
    </w:p>
    <w:p w14:paraId="0ED84BEA" w14:textId="15E92746" w:rsidR="009D118F" w:rsidRDefault="00686965" w:rsidP="002A757A">
      <w:pPr>
        <w:pStyle w:val="Heading2"/>
        <w:numPr>
          <w:ilvl w:val="1"/>
          <w:numId w:val="26"/>
        </w:numPr>
        <w:jc w:val="left"/>
      </w:pPr>
      <w:bookmarkStart w:id="758" w:name="_Toc65144034"/>
      <w:r>
        <w:t>Limitations/Further Development</w:t>
      </w:r>
      <w:bookmarkEnd w:id="758"/>
    </w:p>
    <w:p w14:paraId="7FD8F871" w14:textId="6F0979AB" w:rsidR="00935059" w:rsidRDefault="00727690" w:rsidP="00246CEE">
      <w:pPr>
        <w:autoSpaceDE w:val="0"/>
        <w:autoSpaceDN w:val="0"/>
        <w:adjustRightInd w:val="0"/>
        <w:spacing w:after="0"/>
        <w:rPr>
          <w:rFonts w:cs="Times New Roman"/>
        </w:rPr>
      </w:pPr>
      <w:r w:rsidRPr="008E07D6">
        <w:rPr>
          <w:rFonts w:cs="Times New Roman"/>
        </w:rPr>
        <w:t>The right estimation of trawling footprint depend</w:t>
      </w:r>
      <w:r w:rsidR="00615103">
        <w:rPr>
          <w:rFonts w:cs="Times New Roman"/>
        </w:rPr>
        <w:t>s</w:t>
      </w:r>
      <w:r w:rsidRPr="008E07D6">
        <w:rPr>
          <w:rFonts w:cs="Times New Roman"/>
        </w:rPr>
        <w:t xml:space="preserve"> on many aspects. </w:t>
      </w:r>
      <w:r w:rsidR="00052245">
        <w:rPr>
          <w:rFonts w:cs="Times New Roman"/>
        </w:rPr>
        <w:t>Both</w:t>
      </w:r>
      <w:r w:rsidRPr="008E07D6">
        <w:rPr>
          <w:rFonts w:cs="Times New Roman"/>
        </w:rPr>
        <w:t xml:space="preserve"> VMS </w:t>
      </w:r>
      <w:r w:rsidR="00052245">
        <w:rPr>
          <w:rFonts w:cs="Times New Roman"/>
        </w:rPr>
        <w:t xml:space="preserve">and AIS </w:t>
      </w:r>
      <w:r w:rsidRPr="008E07D6">
        <w:rPr>
          <w:rFonts w:cs="Times New Roman"/>
        </w:rPr>
        <w:t xml:space="preserve">data coverage </w:t>
      </w:r>
      <w:r w:rsidR="008E07D6">
        <w:rPr>
          <w:rFonts w:cs="Times New Roman"/>
        </w:rPr>
        <w:t xml:space="preserve">of fishing fleets </w:t>
      </w:r>
      <w:r w:rsidRPr="008E07D6">
        <w:rPr>
          <w:rFonts w:cs="Times New Roman"/>
        </w:rPr>
        <w:t xml:space="preserve">is high for some countries </w:t>
      </w:r>
      <w:r w:rsidR="00052245">
        <w:rPr>
          <w:rFonts w:cs="Times New Roman"/>
        </w:rPr>
        <w:t xml:space="preserve">but does not include all fishing vessels activity </w:t>
      </w:r>
      <w:r w:rsidRPr="008E07D6">
        <w:rPr>
          <w:rFonts w:cs="Times New Roman"/>
        </w:rPr>
        <w:fldChar w:fldCharType="begin"/>
      </w:r>
      <w:r w:rsidR="00052245">
        <w:rPr>
          <w:rFonts w:cs="Times New Roman"/>
        </w:rPr>
        <w:instrText xml:space="preserve"> ADDIN ZOTERO_ITEM CSL_CITATION {"citationID":"FmypvYsf","properties":{"formattedCitation":"(Amoroso et al., 2018; Sala et al., 2021)","plainCitation":"(Amoroso et al., 2018; Sala et al., 2021)","noteIndex":0},"citationItems":[{"id":2164,"uris":["http://zotero.org/groups/2530313/items/UI3NT5GX"],"uri":["http://zotero.org/groups/2530313/items/UI3NT5GX"],"itemData":{"id":2164,"type":"article-journal","abstract":"Bottom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w:instrText>
      </w:r>
      <w:r w:rsidR="00052245">
        <w:rPr>
          <w:rFonts w:cs="Times New Roman" w:hint="eastAsia"/>
        </w:rPr>
        <w:instrText xml:space="preserve">ootprints when high-resolution spatial data are unavailable. If SAR was </w:instrText>
      </w:r>
      <w:r w:rsidR="00052245">
        <w:rPr>
          <w:rFonts w:cs="Times New Roman" w:hint="eastAsia"/>
        </w:rPr>
        <w:instrText>≤</w:instrText>
      </w:r>
      <w:r w:rsidR="00052245">
        <w:rPr>
          <w:rFonts w:cs="Times New Roman"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052245">
        <w:rPr>
          <w:rFonts w:cs="Times New Roman" w:hint="eastAsia"/>
        </w:rPr>
        <w:instrText>≤</w:instrText>
      </w:r>
      <w:r w:rsidR="00052245">
        <w:rPr>
          <w:rFonts w:cs="Times New Roman" w:hint="eastAsia"/>
        </w:rPr>
        <w:instrText>0.25 in regions where fishing rates consistently met international sustainability benchmarks for fish stocks, implying collateral environmental benefits from sustainable fishing.","container-title"</w:instrText>
      </w:r>
      <w:r w:rsidR="00052245">
        <w:rPr>
          <w:rFonts w:cs="Times New Roman"/>
        </w:rPr>
        <w:instrText xml:space="preserve">:"Proceedings of the National Academy 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Pr="008E07D6">
        <w:rPr>
          <w:rFonts w:cs="Times New Roman"/>
        </w:rPr>
        <w:fldChar w:fldCharType="separate"/>
      </w:r>
      <w:r w:rsidR="00052245" w:rsidRPr="00052245">
        <w:rPr>
          <w:rFonts w:cs="Times New Roman"/>
        </w:rPr>
        <w:t>(Amoroso et al., 2018; Sala et al., 2021)</w:t>
      </w:r>
      <w:r w:rsidRPr="008E07D6">
        <w:rPr>
          <w:rFonts w:cs="Times New Roman"/>
        </w:rPr>
        <w:fldChar w:fldCharType="end"/>
      </w:r>
      <w:r w:rsidRPr="008E07D6">
        <w:rPr>
          <w:rFonts w:cs="Times New Roman"/>
        </w:rPr>
        <w:t xml:space="preserve">. </w:t>
      </w:r>
      <w:r w:rsidR="008E07D6">
        <w:rPr>
          <w:rFonts w:cs="Times New Roman"/>
        </w:rPr>
        <w:t>Moreover, using</w:t>
      </w:r>
      <w:r w:rsidR="008E07D6" w:rsidRPr="008E07D6">
        <w:rPr>
          <w:rFonts w:cs="Times New Roman"/>
        </w:rPr>
        <w:t xml:space="preserve"> coarse</w:t>
      </w:r>
      <w:r w:rsidR="00615103">
        <w:rPr>
          <w:rFonts w:cs="Times New Roman"/>
        </w:rPr>
        <w:t>-</w:t>
      </w:r>
      <w:r w:rsidR="008E07D6" w:rsidRPr="008E07D6">
        <w:rPr>
          <w:rFonts w:cs="Times New Roman"/>
        </w:rPr>
        <w:t xml:space="preserve">scale </w:t>
      </w:r>
      <w:r w:rsidR="008E07D6">
        <w:rPr>
          <w:rFonts w:cs="Times New Roman"/>
        </w:rPr>
        <w:t>while mapping</w:t>
      </w:r>
      <w:r w:rsidR="008E07D6" w:rsidRPr="008E07D6">
        <w:rPr>
          <w:rFonts w:cs="Times New Roman"/>
        </w:rPr>
        <w:t xml:space="preserve"> fishing activity may lead to a misleading picture of the spatial distribution of trawling since trawled areas combine with </w:t>
      </w:r>
      <w:proofErr w:type="spellStart"/>
      <w:r w:rsidR="008E07D6" w:rsidRPr="008E07D6">
        <w:rPr>
          <w:rFonts w:cs="Times New Roman"/>
        </w:rPr>
        <w:t>untrawled</w:t>
      </w:r>
      <w:proofErr w:type="spellEnd"/>
      <w:r w:rsidR="008E07D6" w:rsidRPr="008E07D6">
        <w:rPr>
          <w:rFonts w:cs="Times New Roman"/>
        </w:rPr>
        <w:t xml:space="preserve"> areas </w:t>
      </w:r>
      <w:r w:rsidR="008E07D6" w:rsidRPr="008E07D6">
        <w:rPr>
          <w:rFonts w:cs="Times New Roman"/>
        </w:rPr>
        <w:fldChar w:fldCharType="begin"/>
      </w:r>
      <w:r w:rsidR="008E07D6" w:rsidRPr="008E07D6">
        <w:rPr>
          <w:rFonts w:cs="Times New Roman"/>
        </w:rPr>
        <w:instrText xml:space="preserve"> ADDIN ZOTERO_ITEM CSL_CITATION {"citationID":"mq8VMZ21","properties":{"formattedCitation":"(S. Jennings et al., 1999)","plainCitation":"(S. Jennings et al., 1999)","noteIndex":0},"citationItems":[{"id":2691,"uris":["http://zotero.org/groups/2530313/items/I7BTUN34"],"uri":["http://zotero.org/groups/2530313/items/I7BTUN34"],"itemData":{"id":2691,"type":"article-journal","container-title":"Fisheries Research","DOI":"10.1016/S0165-7836(98)00208-2","ISSN":"0165-7836","issue":"2","language":"English","note":"publisher: Elsevier","page":"125-134","source":"research.wur.nl","title":"Fishing effects in northeast Atlantic shelf seas: patterns in fishing effort, diversity and community structure. III. International trawling effort in the North Sea: an analysis of spatial and temporal trends","title-short":"Fishing effects in northeast Atlantic shelf seas","volume":"40","author":[{"family":"Jennings","given":"S."},{"family":"Alvsvag","given":"J."},{"family":"Cotter","given":"A. J. R."},{"family":"Ehrich","given":"S."},{"family":"Greenstreet","given":"S. P. R."},{"family":"Jarre-Teichmann","given":"A."},{"family":"Mergardt","given":"N."},{"family":"Rijnsdorp","given":"A. D."},{"family":"Smedstad","given":"O."}],"issued":{"date-parts":[["1999"]]}}}],"schema":"https://github.com/citation-style-language/schema/raw/master/csl-citation.json"} </w:instrText>
      </w:r>
      <w:r w:rsidR="008E07D6" w:rsidRPr="008E07D6">
        <w:rPr>
          <w:rFonts w:cs="Times New Roman"/>
        </w:rPr>
        <w:fldChar w:fldCharType="separate"/>
      </w:r>
      <w:r w:rsidR="008E07D6" w:rsidRPr="008E07D6">
        <w:rPr>
          <w:rFonts w:cs="Times New Roman"/>
        </w:rPr>
        <w:t>(S. Jennings et al., 1999)</w:t>
      </w:r>
      <w:r w:rsidR="008E07D6" w:rsidRPr="008E07D6">
        <w:rPr>
          <w:rFonts w:cs="Times New Roman"/>
        </w:rPr>
        <w:fldChar w:fldCharType="end"/>
      </w:r>
      <w:r w:rsidR="008E07D6" w:rsidRPr="008E07D6">
        <w:rPr>
          <w:rFonts w:cs="Times New Roman"/>
        </w:rPr>
        <w:t xml:space="preserve">. </w:t>
      </w:r>
      <w:r w:rsidR="008E07D6">
        <w:rPr>
          <w:rFonts w:cs="Times New Roman"/>
        </w:rPr>
        <w:t xml:space="preserve">In some regions, the bottom trawling activity of small inshore vessels may not be included as </w:t>
      </w:r>
      <w:r w:rsidR="00246CEE">
        <w:rPr>
          <w:rFonts w:cs="Times New Roman"/>
        </w:rPr>
        <w:t xml:space="preserve">they are not subjected to the same monitoring or reporting requirements as larger vessels </w:t>
      </w:r>
      <w:r w:rsidR="00246CEE">
        <w:rPr>
          <w:rFonts w:cs="Times New Roman"/>
        </w:rPr>
        <w:fldChar w:fldCharType="begin"/>
      </w:r>
      <w:r w:rsidR="00246CEE">
        <w:rPr>
          <w:rFonts w:cs="Times New Roman"/>
        </w:rPr>
        <w:instrText xml:space="preserve"> ADDIN ZOTERO_ITEM CSL_CITATION {"citationID":"M1DuDqxw","properties":{"formattedCitation":"(Amoroso et al., 2018)","plainCitation":"(Amoroso et al., 2018)","noteIndex":0},"citationItems":[{"id":2164,"uris":["http://zotero.org/groups/2530313/items/UI3NT5GX"],"uri":["http://zotero.org/groups/2530313/items/UI3NT5GX"],"itemData":{"id":2164,"type":"article-journal","abstract":"Bottom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w:instrText>
      </w:r>
      <w:r w:rsidR="00246CEE">
        <w:rPr>
          <w:rFonts w:cs="Times New Roman" w:hint="eastAsia"/>
        </w:rPr>
        <w:instrText xml:space="preserve"> data are unavailable. If SAR was </w:instrText>
      </w:r>
      <w:r w:rsidR="00246CEE">
        <w:rPr>
          <w:rFonts w:cs="Times New Roman" w:hint="eastAsia"/>
        </w:rPr>
        <w:instrText>≤</w:instrText>
      </w:r>
      <w:r w:rsidR="00246CEE">
        <w:rPr>
          <w:rFonts w:cs="Times New Roman" w:hint="eastAsia"/>
        </w:rPr>
        <w:instrText xml:space="preserve">0.1, as in 8 of 24 regions, there was &gt;95% probability that &gt;90% of seabed was not trawled. If SAR was 7.9, equal to the highest SAR recorded, there was &gt;95% probability that &gt;70% of seabed was trawled. Footprints were smaller and SAR was </w:instrText>
      </w:r>
      <w:r w:rsidR="00246CEE">
        <w:rPr>
          <w:rFonts w:cs="Times New Roman" w:hint="eastAsia"/>
        </w:rPr>
        <w:instrText>≤</w:instrText>
      </w:r>
      <w:r w:rsidR="00246CEE">
        <w:rPr>
          <w:rFonts w:cs="Times New Roman" w:hint="eastAsia"/>
        </w:rPr>
        <w:instrText xml:space="preserve">0.25 in regions where fishing rates consistently met international sustainability benchmarks for fish stocks, implying collateral environmental benefits from sustainable fishing.","container-title":"Proceedings of the National Academy </w:instrText>
      </w:r>
      <w:r w:rsidR="00246CEE">
        <w:rPr>
          <w:rFonts w:cs="Times New Roman"/>
        </w:rPr>
        <w:instrText xml:space="preserve">of Sciences","DOI":"10.1073/pnas.1802379115","ISSN":"0027-8424, 1091-6490","issue":"43","journalAbbreviation":"PNAS","language":"en","note":"publisher: National Academy of Sciences\nsection: PNAS Plus\nPMID: 30297399","page":"E10275-E10282","source":"www.pnas.org","title":"Bottom trawl fishing footprints on the world’s continental shelves","volume":"115","author":[{"family":"Amoroso","given":"Ricardo O."},{"family":"Pitcher","given":"C. Roland"},{"family":"Rijnsdorp","given":"Adriaan D."},{"family":"McConnaughey","given":"Robert A."},{"family":"Parma","given":"Ana M."},{"family":"Suuronen","given":"Petri"},{"family":"Eigaard","given":"Ole R."},{"family":"Bastardie","given":"Francois"},{"family":"Hintzen","given":"Niels T."},{"family":"Althaus","given":"Franziska"},{"family":"Baird","given":"Susan Jane"},{"family":"Black","given":"Jenny"},{"family":"Buhl-Mortensen","given":"Lene"},{"family":"Campbell","given":"Alexander B."},{"family":"Catarino","given":"Rui"},{"family":"Collie","given":"Jeremy"},{"family":"Cowan","given":"James H."},{"family":"Durholtz","given":"Deon"},{"family":"Engstrom","given":"Nadia"},{"family":"Fairweather","given":"Tracey P."},{"family":"Fock","given":"Heino O."},{"family":"Ford","given":"Richard"},{"family":"Gálvez","given":"Patricio A."},{"family":"Gerritsen","given":"Hans"},{"family":"Góngora","given":"María Eva"},{"family":"González","given":"Jessica A."},{"family":"Hiddink","given":"Jan G."},{"family":"Hughes","given":"Kathryn M."},{"family":"Intelmann","given":"Steven S."},{"family":"Jenkins","given":"Chris"},{"family":"Jonsson","given":"Patrik"},{"family":"Kainge","given":"Paulus"},{"family":"Kangas","given":"Mervi"},{"family":"Kathena","given":"Johannes N."},{"family":"Kavadas","given":"Stefanos"},{"family":"Leslie","given":"Rob W."},{"family":"Lewis","given":"Steve G."},{"family":"Lundy","given":"Mathieu"},{"family":"Makin","given":"David"},{"family":"Martin","given":"Julie"},{"family":"Mazor","given":"Tessa"},{"family":"Gonzalez-Mirelis","given":"Genoveva"},{"family":"Newman","given":"Stephen J."},{"family":"Papadopoulou","given":"Nadia"},{"family":"Posen","given":"Paulette E."},{"family":"Rochester","given":"Wayne"},{"family":"Russo","given":"Tommaso"},{"family":"Sala","given":"Antonello"},{"family":"Semmens","given":"Jayson M."},{"family":"Silva","given":"Cristina"},{"family":"Tsolos","given":"Angelo"},{"family":"Vanelslander","given":"Bart"},{"family":"Wakefield","given":"Corey B."},{"family":"Wood","given":"Brent A."},{"family":"Hilborn","given":"Ray"},{"family":"Kaiser","given":"Michel J."},{"family":"Jennings","given":"Simon"}],"issued":{"date-parts":[["2018",10,23]]}}}],"schema":"https://github.com/citation-style-language/schema/raw/master/csl-citation.json"} </w:instrText>
      </w:r>
      <w:r w:rsidR="00246CEE">
        <w:rPr>
          <w:rFonts w:cs="Times New Roman"/>
        </w:rPr>
        <w:fldChar w:fldCharType="separate"/>
      </w:r>
      <w:r w:rsidR="00246CEE" w:rsidRPr="00246CEE">
        <w:rPr>
          <w:rFonts w:cs="Times New Roman"/>
        </w:rPr>
        <w:t>(Amoroso et al., 2018)</w:t>
      </w:r>
      <w:r w:rsidR="00246CEE">
        <w:rPr>
          <w:rFonts w:cs="Times New Roman"/>
        </w:rPr>
        <w:fldChar w:fldCharType="end"/>
      </w:r>
      <w:r w:rsidR="00246CEE">
        <w:rPr>
          <w:rFonts w:cs="Times New Roman"/>
        </w:rPr>
        <w:t xml:space="preserve">. </w:t>
      </w:r>
      <w:r w:rsidRPr="008E07D6">
        <w:rPr>
          <w:rFonts w:cs="Times New Roman"/>
        </w:rPr>
        <w:t>T</w:t>
      </w:r>
      <w:r w:rsidR="00615103">
        <w:rPr>
          <w:rFonts w:cs="Times New Roman"/>
        </w:rPr>
        <w:t>hese aspects</w:t>
      </w:r>
      <w:r w:rsidRPr="008E07D6">
        <w:rPr>
          <w:rFonts w:cs="Times New Roman"/>
        </w:rPr>
        <w:t xml:space="preserve"> ha</w:t>
      </w:r>
      <w:r w:rsidR="00615103">
        <w:rPr>
          <w:rFonts w:cs="Times New Roman"/>
        </w:rPr>
        <w:t>ve</w:t>
      </w:r>
      <w:r w:rsidRPr="008E07D6">
        <w:rPr>
          <w:rFonts w:cs="Times New Roman"/>
        </w:rPr>
        <w:t xml:space="preserve"> </w:t>
      </w:r>
      <w:r w:rsidR="00615103">
        <w:rPr>
          <w:rFonts w:cs="Times New Roman"/>
        </w:rPr>
        <w:t xml:space="preserve">a </w:t>
      </w:r>
      <w:r w:rsidRPr="008E07D6">
        <w:rPr>
          <w:rFonts w:cs="Times New Roman"/>
        </w:rPr>
        <w:t xml:space="preserve">strong influence on </w:t>
      </w:r>
      <w:r w:rsidR="00615103">
        <w:rPr>
          <w:rFonts w:cs="Times New Roman"/>
        </w:rPr>
        <w:t xml:space="preserve">the </w:t>
      </w:r>
      <w:r w:rsidRPr="008E07D6">
        <w:rPr>
          <w:rFonts w:cs="Times New Roman"/>
        </w:rPr>
        <w:t>precision o</w:t>
      </w:r>
      <w:r w:rsidR="008E07D6" w:rsidRPr="008E07D6">
        <w:rPr>
          <w:rFonts w:cs="Times New Roman"/>
        </w:rPr>
        <w:t>f</w:t>
      </w:r>
      <w:r w:rsidRPr="008E07D6">
        <w:rPr>
          <w:rFonts w:cs="Times New Roman"/>
        </w:rPr>
        <w:t xml:space="preserve"> trawling footprint estimations</w:t>
      </w:r>
      <w:r w:rsidR="00246CEE">
        <w:rPr>
          <w:rFonts w:cs="Times New Roman"/>
        </w:rPr>
        <w:t xml:space="preserve"> and calculations of the TOA</w:t>
      </w:r>
      <w:r w:rsidRPr="008E07D6">
        <w:rPr>
          <w:rFonts w:cs="Times New Roman"/>
        </w:rPr>
        <w:t xml:space="preserve">. </w:t>
      </w:r>
      <w:r w:rsidR="00246CEE">
        <w:rPr>
          <w:rFonts w:cs="Times New Roman"/>
        </w:rPr>
        <w:t>This knowledge and data gaps can be fille</w:t>
      </w:r>
      <w:r w:rsidR="00615103">
        <w:rPr>
          <w:rFonts w:cs="Times New Roman"/>
        </w:rPr>
        <w:t>d</w:t>
      </w:r>
      <w:r w:rsidR="00246CEE">
        <w:rPr>
          <w:rFonts w:cs="Times New Roman"/>
        </w:rPr>
        <w:t xml:space="preserve"> with </w:t>
      </w:r>
      <w:r w:rsidR="00052245">
        <w:rPr>
          <w:rFonts w:cs="Times New Roman"/>
        </w:rPr>
        <w:t>better regulations and more widespread</w:t>
      </w:r>
      <w:r w:rsidR="00615103">
        <w:rPr>
          <w:rFonts w:cs="Times New Roman"/>
        </w:rPr>
        <w:t xml:space="preserve"> </w:t>
      </w:r>
      <w:r w:rsidR="00246CEE">
        <w:rPr>
          <w:rFonts w:cs="Times New Roman"/>
        </w:rPr>
        <w:t xml:space="preserve">usage of recent technological advances </w:t>
      </w:r>
      <w:r w:rsidR="00052245">
        <w:rPr>
          <w:rFonts w:cs="Times New Roman"/>
        </w:rPr>
        <w:t>in vessels monitoring</w:t>
      </w:r>
      <w:r w:rsidR="00246CEE">
        <w:rPr>
          <w:rFonts w:cs="Times New Roman"/>
        </w:rPr>
        <w:t xml:space="preserve">. </w:t>
      </w:r>
    </w:p>
    <w:p w14:paraId="040A825F" w14:textId="19338CC5" w:rsidR="00246CEE" w:rsidRDefault="00246CEE" w:rsidP="00246CEE">
      <w:pPr>
        <w:autoSpaceDE w:val="0"/>
        <w:autoSpaceDN w:val="0"/>
        <w:adjustRightInd w:val="0"/>
        <w:spacing w:after="0"/>
        <w:rPr>
          <w:rFonts w:cs="Times New Roman"/>
        </w:rPr>
      </w:pPr>
      <w:r>
        <w:rPr>
          <w:rFonts w:cs="Times New Roman"/>
        </w:rPr>
        <w:t>There is also different respond of seafloor sediments on bottom trawling impact and it var</w:t>
      </w:r>
      <w:r w:rsidR="00615103">
        <w:rPr>
          <w:rFonts w:cs="Times New Roman"/>
        </w:rPr>
        <w:t>ies</w:t>
      </w:r>
      <w:r>
        <w:rPr>
          <w:rFonts w:cs="Times New Roman"/>
        </w:rPr>
        <w:t xml:space="preserve"> in cohesive and non-cohesive sediments </w:t>
      </w:r>
      <w:r>
        <w:rPr>
          <w:rFonts w:cs="Times New Roman"/>
        </w:rPr>
        <w:fldChar w:fldCharType="begin"/>
      </w:r>
      <w:r>
        <w:rPr>
          <w:rFonts w:cs="Times New Roman"/>
        </w:rPr>
        <w:instrText xml:space="preserve"> ADDIN ZOTERO_ITEM CSL_CITATION {"citationID":"CWbMHnNv","properties":{"formattedCitation":"(Paradis et al., 2019)","plainCitation":"(Paradis et al., 2019)","noteIndex":0},"citationItems":[{"id":2499,"uris":["http://zotero.org/groups/2530313/items/WKAZMN8T"],"uri":["http://zotero.org/groups/2530313/items/WKAZMN8T"],"itemData":{"id":2499,"type":"article-journal","abstract":"&lt;p&gt;&lt;strong&gt;Abstract.&lt;/strong&gt; Bottom trawling in the deep sea is one of the main drivers of sediment resuspension, eroding the seafloor and altering the content and composition of sedimentary organic matter (OM). The physical and biogeochemical impacts of bottom trawling were studied on the continental slope of the Gulf of Castellammare, Sicily (southwestern Mediterranean), through the analysis of two triplicate sediment cores collected at trawled and untrawled sites (&lt;span class=\"inline-formula\"&gt;</w:instrText>
      </w:r>
      <w:r>
        <w:rPr>
          <w:rFonts w:ascii="Cambria Math" w:hAnsi="Cambria Math" w:cs="Cambria Math"/>
        </w:rPr>
        <w:instrText>∼</w:instrText>
      </w:r>
      <w:r>
        <w:rPr>
          <w:rFonts w:cs="Times New Roman"/>
        </w:rPr>
        <w:instrText xml:space="preserve">550&lt;/span&gt;&amp;thinsp;m water depth) during the summer of 2016. Geochemical and sedimentological parameters (excess &lt;span class=\"inline-formula\"&gt;&lt;sup&gt;210&lt;/sup&gt;Pb&lt;/span&gt;, excess &lt;span class=\"inline-formula\"&gt;&lt;sup&gt;234&lt;/sup&gt;Th&lt;/span&gt;, &lt;span class=\"inline-formula\"&gt;&lt;sup&gt;137&lt;/sup&gt;Cs&lt;/span&gt;, dry bulk density, and grain size), elemental (organic carbon and nitrogen) and biochemical composition of sedimentary OM (proteins, carbohydrates, lipids), as well as its freshness (phytopigments) and degradation rates were determined in both coring locations. The untrawled site had a sedimentation rate of 0.15&amp;thinsp;cm&amp;thinsp;yr&lt;span class=\"inline-formula\"&gt;&lt;sup&gt;−1&lt;/sup&gt;&lt;/span&gt; and presented a 6&amp;thinsp;cm thick surface mixed layer that contained siltier sediment with low excess &lt;span class=\"inline-formula\"&gt;&lt;sup&gt;210&lt;/sup&gt;Pb&lt;/span&gt; concentrations, possibly resulting from the resuspension, posterior advection, and eventual deposition of coarser and older sediment from adjacent trawling grounds. In contrast, the trawled site was eroded and presented compacted century-old sediment highly depleted in OM components, which were between 20&amp;thinsp;% and 60&amp;thinsp;% lower than those in the untrawled site. However, the upper 2&amp;thinsp;cm of the trawled site consisted of recently accumulated sediments enriched in excess &lt;span class=\"inline-formula\"&gt;&lt;sup&gt;234&lt;/sup&gt;Th&lt;/span&gt;, excess &lt;span class=\"inline-formula\"&gt;&lt;sup&gt;210&lt;/sup&gt;Pb&lt;/span&gt;, and phytopigments, while OM contents were similar to those from the untrawled core. This fresh sediment supported protein turnover rates of 0.025&amp;thinsp;d&lt;span class=\"inline-formula\"&gt;&lt;sup&gt;−1&lt;/sup&gt;&lt;/span&gt;, which doubled those quantified in surface sediments of the untrawled site. The enhancement of remineralization rates in surface sediment of the trawled site was associated with the arrival of fresh particles on a chronically trawled deep-sea region that is generally deprived of OM. We conclude that the detrimental effects of bottom trawling can be temporarily and partially abated by the arrival of fresh and nutritionally rich OM, which stimulate the response of benthic communities. However, these ephemeral deposits are likely to be swiftly eroded due to the high trawling frequency over fishing grounds, highlighting the importance of establishing science-based management strategies to mitigate the impacts of bottom trawling.&lt;/p&gt;","container-title":"Biogeosciences","DOI":"https://doi.org/10.5194/bg-16-4307-2019","ISSN":"1726-4170","issue":"21","language":"English","note":"publisher: Copernicus GmbH","page":"4307-4320","source":"bg.copernicus.org","title":"Organic matter contents and degradation in a highly trawled area during fresh particle inputs (Gulf of Castellammare, southwestern Mediterranean)","volume":"16","author":[{"family":"Paradis","given":"Sarah"},{"family":"Pusceddu","given":"Antonio"},{"family":"Masqué","given":"Pere"},{"family":"Puig","given":"Pere"},{"family":"Moccia","given":"Davide"},{"family":"Russo","given":"Tommaso"},{"family":"Iacono","given":"Claudio Lo"}],"issued":{"date-parts":[["2019",11,12]]}}}],"schema":"https://github.com/citation-style-language/schema/raw/master/csl-citation.json"} </w:instrText>
      </w:r>
      <w:r>
        <w:rPr>
          <w:rFonts w:cs="Times New Roman"/>
        </w:rPr>
        <w:fldChar w:fldCharType="separate"/>
      </w:r>
      <w:r w:rsidRPr="00246CEE">
        <w:rPr>
          <w:rFonts w:cs="Times New Roman"/>
        </w:rPr>
        <w:t>(Paradis et al., 2019)</w:t>
      </w:r>
      <w:r>
        <w:rPr>
          <w:rFonts w:cs="Times New Roman"/>
        </w:rPr>
        <w:fldChar w:fldCharType="end"/>
      </w:r>
      <w:r>
        <w:rPr>
          <w:rFonts w:cs="Times New Roman"/>
        </w:rPr>
        <w:t xml:space="preserve">. While it is more likely and clear that bottom trawling considerably disturb </w:t>
      </w:r>
      <w:proofErr w:type="spellStart"/>
      <w:r w:rsidR="00052245">
        <w:rPr>
          <w:rFonts w:cs="Times New Roman"/>
        </w:rPr>
        <w:t>oxic</w:t>
      </w:r>
      <w:proofErr w:type="spellEnd"/>
      <w:r>
        <w:rPr>
          <w:rFonts w:cs="Times New Roman"/>
        </w:rPr>
        <w:t xml:space="preserve"> sediments and cause resuspension of organic carbon, the same mechanisms may not work for </w:t>
      </w:r>
      <w:r w:rsidR="00A300D4">
        <w:rPr>
          <w:rFonts w:cs="Times New Roman"/>
        </w:rPr>
        <w:t>anoxic sediments</w:t>
      </w:r>
      <w:r>
        <w:rPr>
          <w:rFonts w:cs="Times New Roman"/>
        </w:rPr>
        <w:t>. This may lead to underestimation of total carbon emission by bottom trawling impact.</w:t>
      </w:r>
    </w:p>
    <w:p w14:paraId="34C62871" w14:textId="530F6315" w:rsidR="00246CEE" w:rsidRPr="008E07D6" w:rsidRDefault="00246CEE" w:rsidP="00246CEE">
      <w:pPr>
        <w:autoSpaceDE w:val="0"/>
        <w:autoSpaceDN w:val="0"/>
        <w:adjustRightInd w:val="0"/>
        <w:spacing w:after="0"/>
        <w:rPr>
          <w:rFonts w:cs="Times New Roman"/>
        </w:rPr>
      </w:pPr>
      <w:r>
        <w:rPr>
          <w:rFonts w:cs="Times New Roman"/>
        </w:rPr>
        <w:lastRenderedPageBreak/>
        <w:t xml:space="preserve">Finally, the remineralization rate of </w:t>
      </w:r>
      <w:r w:rsidR="00052245">
        <w:rPr>
          <w:rFonts w:cs="Times New Roman"/>
        </w:rPr>
        <w:t xml:space="preserve">aquatic </w:t>
      </w:r>
      <w:r>
        <w:rPr>
          <w:rFonts w:cs="Times New Roman"/>
        </w:rPr>
        <w:t xml:space="preserve">CO2 to the atmosphere is </w:t>
      </w:r>
      <w:r w:rsidR="00052245">
        <w:rPr>
          <w:rFonts w:cs="Times New Roman"/>
        </w:rPr>
        <w:t xml:space="preserve">unknown </w:t>
      </w:r>
      <w:r>
        <w:rPr>
          <w:rFonts w:cs="Times New Roman"/>
        </w:rPr>
        <w:t>parameter that may depend on many naturally driven processes. The season</w:t>
      </w:r>
      <w:r w:rsidR="00890B98">
        <w:rPr>
          <w:rFonts w:cs="Times New Roman"/>
        </w:rPr>
        <w:t xml:space="preserve"> </w:t>
      </w:r>
      <w:r w:rsidR="00890B98">
        <w:rPr>
          <w:rFonts w:cs="Times New Roman"/>
        </w:rPr>
        <w:fldChar w:fldCharType="begin"/>
      </w:r>
      <w:r w:rsidR="00890B98">
        <w:rPr>
          <w:rFonts w:cs="Times New Roman"/>
        </w:rPr>
        <w:instrText xml:space="preserve"> ADDIN ZOTERO_ITEM CSL_CITATION {"citationID":"6MFUW2br","properties":{"formattedCitation":"(Luisetti et al., 2019)","plainCitation":"(Luisetti et al., 2019)","noteIndex":0},"citationItems":[{"id":2276,"uris":["http://zotero.org/groups/2530313/items/PK7YBMCW"],"uri":["http://zotero.org/groups/2530313/items/PK7YBMCW"],"itemData":{"id":2276,"type":"article-journal","abstract":"Evidence shows that habitats with potential to mitigate against greenhouse gases emissions, by taking up and storing CO2, are being lost due to the effects of on-going human activities and climate change. The carbon storage by terrestrial habitats (e.g. tropical forests) and the role of coastal habitats (‘Blue Carbon’) as carbon storage sinks is well recognised. Offshore shelf sediments are also a manageable carbon store, covering </w:instrText>
      </w:r>
      <w:r w:rsidR="00890B98">
        <w:rPr>
          <w:rFonts w:ascii="Cambria Math" w:hAnsi="Cambria Math" w:cs="Cambria Math"/>
        </w:rPr>
        <w:instrText>∼</w:instrText>
      </w:r>
      <w:r w:rsidR="00890B98">
        <w:rPr>
          <w:rFonts w:cs="Times New Roman"/>
        </w:rPr>
        <w:instrText xml:space="preserve">9% of global marine area, but not currently protected by international agreements to enable their conservation. Through a scenario analysis, we explore the economic value of the damage of human activities and climate change can inflict on UK marine habitats, including shelf sea sediments. In a scenario of increased human and climate pressures over a 25-year period, we estimate damage costs up to US$12.5 billion from carbon release linked to disturbance of coastal and shelf sea sediment carbon stores. It may be possible to manage socio-economic pressure to maintain sedimentary carbon storage, but the trade-offs with other global social welfare benefits such as food security will have to be taken into account. To develop effective incentive mechanisms to preserve these valuable coastal and marine ecosystems within a sustainability governance framework, robust evidence is required.","container-title":"Ecosystem Services","DOI":"10.1016/j.ecoser.2018.10.013","ISSN":"2212-0416","journalAbbreviation":"Ecosystem Services","language":"en","page":"67-76","source":"ScienceDirect","title":"Quantifying and valuing carbon flows and stores in coastal and shelf ecosystems in the UK","volume":"35","author":[{"family":"Luisetti","given":"Tiziana"},{"family":"Turner","given":"R. Kerry"},{"family":"Andrews","given":"Julian E."},{"family":"Jickells","given":"Timothy D."},{"family":"Kröger","given":"Silke"},{"family":"Diesing","given":"Markus"},{"family":"Paltriguera","given":"Lucille"},{"family":"Johnson","given":"Martin T."},{"family":"Parker","given":"Eleanor R."},{"family":"Bakker","given":"Dorothee C. E."},{"family":"Weston","given":"Keith"}],"issued":{"date-parts":[["2019",2,1]]}}}],"schema":"https://github.com/citation-style-language/schema/raw/master/csl-citation.json"} </w:instrText>
      </w:r>
      <w:r w:rsidR="00890B98">
        <w:rPr>
          <w:rFonts w:cs="Times New Roman"/>
        </w:rPr>
        <w:fldChar w:fldCharType="separate"/>
      </w:r>
      <w:r w:rsidR="00890B98" w:rsidRPr="00890B98">
        <w:rPr>
          <w:rFonts w:cs="Times New Roman"/>
        </w:rPr>
        <w:t>(Luisetti et al., 2019)</w:t>
      </w:r>
      <w:r w:rsidR="00890B98">
        <w:rPr>
          <w:rFonts w:cs="Times New Roman"/>
        </w:rPr>
        <w:fldChar w:fldCharType="end"/>
      </w:r>
      <w:r>
        <w:rPr>
          <w:rFonts w:cs="Times New Roman"/>
        </w:rPr>
        <w:t>, temperature</w:t>
      </w:r>
      <w:r w:rsidR="00890B98">
        <w:rPr>
          <w:rFonts w:cs="Times New Roman"/>
        </w:rPr>
        <w:t xml:space="preserve"> </w:t>
      </w:r>
      <w:r w:rsidR="00890B98">
        <w:rPr>
          <w:rFonts w:cs="Times New Roman"/>
        </w:rPr>
        <w:fldChar w:fldCharType="begin"/>
      </w:r>
      <w:r w:rsidR="00890B98">
        <w:rPr>
          <w:rFonts w:cs="Times New Roman"/>
        </w:rPr>
        <w:instrText xml:space="preserve"> ADDIN ZOTERO_ITEM CSL_CITATION {"citationID":"g95fucHi","properties":{"formattedCitation":"(Luisetti et al., 2019)","plainCitation":"(Luisetti et al., 2019)","noteIndex":0},"citationItems":[{"id":2276,"uris":["http://zotero.org/groups/2530313/items/PK7YBMCW"],"uri":["http://zotero.org/groups/2530313/items/PK7YBMCW"],"itemData":{"id":2276,"type":"article-journal","abstract":"Evidence shows that habitats with potential to mitigate against greenhouse gases emissions, by taking up and storing CO2, are being lost due to the effects of on-going human activities and climate change. The carbon storage by terrestrial habitats (e.g. tropical forests) and the role of coastal habitats (‘Blue Carbon’) as carbon storage sinks is well recognised. Offshore shelf sediments are also a manageable carbon store, covering </w:instrText>
      </w:r>
      <w:r w:rsidR="00890B98">
        <w:rPr>
          <w:rFonts w:ascii="Cambria Math" w:hAnsi="Cambria Math" w:cs="Cambria Math"/>
        </w:rPr>
        <w:instrText>∼</w:instrText>
      </w:r>
      <w:r w:rsidR="00890B98">
        <w:rPr>
          <w:rFonts w:cs="Times New Roman"/>
        </w:rPr>
        <w:instrText xml:space="preserve">9% of global marine area, but not currently protected by international agreements to enable their conservation. Through a scenario analysis, we explore the economic value of the damage of human activities and climate change can inflict on UK marine habitats, including shelf sea sediments. In a scenario of increased human and climate pressures over a 25-year period, we estimate damage costs up to US$12.5 billion from carbon release linked to disturbance of coastal and shelf sea sediment carbon stores. It may be possible to manage socio-economic pressure to maintain sedimentary carbon storage, but the trade-offs with other global social welfare benefits such as food security will have to be taken into account. To develop effective incentive mechanisms to preserve these valuable coastal and marine ecosystems within a sustainability governance framework, robust evidence is required.","container-title":"Ecosystem Services","DOI":"10.1016/j.ecoser.2018.10.013","ISSN":"2212-0416","journalAbbreviation":"Ecosystem Services","language":"en","page":"67-76","source":"ScienceDirect","title":"Quantifying and valuing carbon flows and stores in coastal and shelf ecosystems in the UK","volume":"35","author":[{"family":"Luisetti","given":"Tiziana"},{"family":"Turner","given":"R. Kerry"},{"family":"Andrews","given":"Julian E."},{"family":"Jickells","given":"Timothy D."},{"family":"Kröger","given":"Silke"},{"family":"Diesing","given":"Markus"},{"family":"Paltriguera","given":"Lucille"},{"family":"Johnson","given":"Martin T."},{"family":"Parker","given":"Eleanor R."},{"family":"Bakker","given":"Dorothee C. E."},{"family":"Weston","given":"Keith"}],"issued":{"date-parts":[["2019",2,1]]}}}],"schema":"https://github.com/citation-style-language/schema/raw/master/csl-citation.json"} </w:instrText>
      </w:r>
      <w:r w:rsidR="00890B98">
        <w:rPr>
          <w:rFonts w:cs="Times New Roman"/>
        </w:rPr>
        <w:fldChar w:fldCharType="separate"/>
      </w:r>
      <w:r w:rsidR="00890B98" w:rsidRPr="00890B98">
        <w:rPr>
          <w:rFonts w:cs="Times New Roman"/>
        </w:rPr>
        <w:t>(Luisetti et al., 2019)</w:t>
      </w:r>
      <w:r w:rsidR="00890B98">
        <w:rPr>
          <w:rFonts w:cs="Times New Roman"/>
        </w:rPr>
        <w:fldChar w:fldCharType="end"/>
      </w:r>
      <w:r>
        <w:rPr>
          <w:rFonts w:cs="Times New Roman"/>
        </w:rPr>
        <w:t xml:space="preserve">, </w:t>
      </w:r>
      <w:r w:rsidR="00890B98">
        <w:rPr>
          <w:rFonts w:cs="Times New Roman"/>
        </w:rPr>
        <w:t xml:space="preserve">oxygen concentration </w:t>
      </w:r>
      <w:r w:rsidR="00890B98">
        <w:rPr>
          <w:rFonts w:cs="Times New Roman"/>
        </w:rPr>
        <w:fldChar w:fldCharType="begin"/>
      </w:r>
      <w:r w:rsidR="00890B98">
        <w:rPr>
          <w:rFonts w:cs="Times New Roman"/>
        </w:rPr>
        <w:instrText xml:space="preserve"> ADDIN ZOTERO_ITEM CSL_CITATION {"citationID":"f3JMLGa4","properties":{"formattedCitation":"(Lovelock et al., 2017)","plainCitation":"(Lovelock et al., 2017)","noteIndex":0},"citationItems":[{"id":2489,"uris":["http://zotero.org/groups/2530313/items/7VLVF6ZG"],"uri":["http://zotero.org/groups/2530313/items/7VLVF6ZG"],"itemData":{"id":2489,"type":"article-journal","abstract":"“Blue carbon” ecosystems, which include tidal marshes, mangrove forests, and seagrass meadows, have large stocks of organic carbon (Corg) in their soils. These carbon stocks are vulnerable to decomposition and – if degraded – can be released to the atmosphere in the form of CO2. We present a framework to help assess the relative risk of CO2 emissions from degraded soils, thereby supporting inclusion of soil Corg into blue carbon projects and establishing a means to prioritize management for their carbon values. Assessing the risk of CO2 emissions after various kinds of disturbances can be accomplished through knowledge of both the size of the soil Corg stock at a site and the likelihood that the soil Corg will decompose to CO2.","container-title":"Frontiers in Ecology and the Environment","DOI":"10.1002/fee.1491","ISSN":"1540-9309","issue":"5","language":"en","note":"_eprint: https://esajournals.onlinelibrary.wiley.com/doi/pdf/10.1002/fee.1491","page":"257-265","source":"Wiley Online Library","title":"Assessing the risk of carbon dioxide emissions from blue carbon ecosystems","volume":"15","author":[{"family":"Lovelock","given":"Catherine E."},{"family":"Atwood","given":"Trisha"},{"family":"Baldock","given":"Jeff"},{"family":"Duarte","given":"Carlos M."},{"family":"Hickey","given":"Sharyn"},{"family":"Lavery","given":"Paul S."},{"family":"Masque","given":"Pere"},{"family":"Macreadie","given":"Peter I."},{"family":"Ricart","given":"Aurora M."},{"family":"Serrano","given":"Oscar"},{"family":"Steven","given":"Andy"}],"issued":{"date-parts":[["2017"]]}}}],"schema":"https://github.com/citation-style-language/schema/raw/master/csl-citation.json"} </w:instrText>
      </w:r>
      <w:r w:rsidR="00890B98">
        <w:rPr>
          <w:rFonts w:cs="Times New Roman"/>
        </w:rPr>
        <w:fldChar w:fldCharType="separate"/>
      </w:r>
      <w:r w:rsidR="00890B98" w:rsidRPr="00890B98">
        <w:rPr>
          <w:rFonts w:cs="Times New Roman"/>
        </w:rPr>
        <w:t>(Lovelock et al., 2017)</w:t>
      </w:r>
      <w:r w:rsidR="00890B98">
        <w:rPr>
          <w:rFonts w:cs="Times New Roman"/>
        </w:rPr>
        <w:fldChar w:fldCharType="end"/>
      </w:r>
      <w:r w:rsidR="00890B98">
        <w:rPr>
          <w:rFonts w:cs="Times New Roman"/>
        </w:rPr>
        <w:t xml:space="preserve">, </w:t>
      </w:r>
      <w:r>
        <w:rPr>
          <w:rFonts w:cs="Times New Roman"/>
        </w:rPr>
        <w:t xml:space="preserve">water column stratification, </w:t>
      </w:r>
      <w:r w:rsidR="00615103">
        <w:rPr>
          <w:rFonts w:cs="Times New Roman"/>
        </w:rPr>
        <w:t xml:space="preserve">the </w:t>
      </w:r>
      <w:r>
        <w:rPr>
          <w:rFonts w:cs="Times New Roman"/>
        </w:rPr>
        <w:t>activity of micr</w:t>
      </w:r>
      <w:r w:rsidR="00890B98">
        <w:rPr>
          <w:rFonts w:cs="Times New Roman"/>
        </w:rPr>
        <w:t>o</w:t>
      </w:r>
      <w:r>
        <w:rPr>
          <w:rFonts w:cs="Times New Roman"/>
        </w:rPr>
        <w:t>bial communities</w:t>
      </w:r>
      <w:r w:rsidR="00890B98">
        <w:rPr>
          <w:rFonts w:cs="Times New Roman"/>
        </w:rPr>
        <w:t xml:space="preserve"> </w:t>
      </w:r>
      <w:r w:rsidR="00890B98">
        <w:rPr>
          <w:rFonts w:cs="Times New Roman"/>
        </w:rPr>
        <w:fldChar w:fldCharType="begin"/>
      </w:r>
      <w:r w:rsidR="00890B98">
        <w:rPr>
          <w:rFonts w:cs="Times New Roman"/>
        </w:rPr>
        <w:instrText xml:space="preserve"> ADDIN ZOTERO_ITEM CSL_CITATION {"citationID":"Gdxr4bqA","properties":{"formattedCitation":"(L\\uc0\\u248{}nborg et al., 2020)","plainCitation":"(Lønborg et al., 2020)","noteIndex":0},"citationItems":[{"id":2670,"uris":["http://zotero.org/groups/2530313/items/D575VL5T"],"uri":["http://zotero.org/groups/2530313/items/D575VL5T"],"itemData":{"id":2670,"type":"article-journal","abstract":"The marine dissolved organic carbon (DOC) pool is an important player in the functioning of marine ecosystems. DOC is at the interface between the chemical and the biological worlds, it fuels marine food webs, and is a major component of the Earth’s carbon system. Here, we review the research showing impacts of global change stressors on the DOC cycling, specifically: ocean warming and stratification, acidification, deoxygenation, glacial and sea ice melting, changed inflow from rivers, changing ocean circulation and upwelling, and wet/dry deposition. A unified outcome of the future impacts of these stressors on the global ocean DOC production and degradation is not possible, due to regional differences and differences in stressors impacts, but general patterns for each stressor are presented.","container-title":"Frontiers in Marine Science","DOI":"10.3389/fmars.2020.00466","ISSN":"2296-7745","journalAbbreviation":"Front. Mar. Sci.","language":"English","note":"publisher: Frontiers","source":"Frontiers","title":"Impacts of Global Change on Ocean Dissolved Organic Carbon (DOC) Cycling","URL":"https://www.frontiersin.org/articles/10.3389/fmars.2020.00466/full","volume":"7","author":[{"family":"Lønborg","given":"Christian"},{"family":"Carreira","given":"Cátia"},{"family":"Jickells","given":"Tim"},{"family":"Álvarez-Salgado","given":"Xosé Antón"}],"accessed":{"date-parts":[["2020",9,24]]},"issued":{"date-parts":[["2020"]]}}}],"schema":"https://github.com/citation-style-language/schema/raw/master/csl-citation.json"} </w:instrText>
      </w:r>
      <w:r w:rsidR="00890B98">
        <w:rPr>
          <w:rFonts w:cs="Times New Roman"/>
        </w:rPr>
        <w:fldChar w:fldCharType="separate"/>
      </w:r>
      <w:r w:rsidR="00890B98" w:rsidRPr="00890B98">
        <w:rPr>
          <w:rFonts w:cs="Times New Roman"/>
          <w:szCs w:val="24"/>
        </w:rPr>
        <w:t>(Lønborg et al., 2020)</w:t>
      </w:r>
      <w:r w:rsidR="00890B98">
        <w:rPr>
          <w:rFonts w:cs="Times New Roman"/>
        </w:rPr>
        <w:fldChar w:fldCharType="end"/>
      </w:r>
      <w:r>
        <w:rPr>
          <w:rFonts w:cs="Times New Roman"/>
        </w:rPr>
        <w:t xml:space="preserve">, </w:t>
      </w:r>
      <w:r w:rsidR="00890B98">
        <w:rPr>
          <w:rFonts w:cs="Times New Roman"/>
        </w:rPr>
        <w:t xml:space="preserve">currents, wind, all parameters should be considered when estimating CO2 emissions from disturbed sediments. </w:t>
      </w:r>
      <w:r>
        <w:rPr>
          <w:rFonts w:cs="Times New Roman"/>
        </w:rPr>
        <w:t xml:space="preserve">Further studies are needed to </w:t>
      </w:r>
      <w:r w:rsidR="00890B98">
        <w:rPr>
          <w:rFonts w:cs="Times New Roman"/>
        </w:rPr>
        <w:t xml:space="preserve">better understand </w:t>
      </w:r>
      <w:r>
        <w:rPr>
          <w:rFonts w:cs="Times New Roman"/>
        </w:rPr>
        <w:t xml:space="preserve">seafloor </w:t>
      </w:r>
      <w:r w:rsidR="00890B98">
        <w:rPr>
          <w:rFonts w:cs="Times New Roman"/>
        </w:rPr>
        <w:t xml:space="preserve">degradation specifically in different geographical regions of the oceans. </w:t>
      </w:r>
    </w:p>
    <w:p w14:paraId="64185F78" w14:textId="4ED58F75" w:rsidR="001A7308" w:rsidRDefault="001A7308" w:rsidP="001A7308">
      <w:pPr>
        <w:pStyle w:val="Heading2"/>
        <w:numPr>
          <w:ilvl w:val="1"/>
          <w:numId w:val="26"/>
        </w:numPr>
      </w:pPr>
      <w:bookmarkStart w:id="759" w:name="_Toc63763218"/>
      <w:bookmarkStart w:id="760" w:name="_Toc65144035"/>
      <w:bookmarkStart w:id="761" w:name="_Hlk63328855"/>
      <w:r>
        <w:t>Sector of ocean-based solutions</w:t>
      </w:r>
      <w:bookmarkEnd w:id="759"/>
      <w:bookmarkEnd w:id="760"/>
    </w:p>
    <w:p w14:paraId="1613744F" w14:textId="77777777" w:rsidR="001A7308" w:rsidRDefault="001A7308" w:rsidP="001A7308">
      <w:r w:rsidRPr="00D467BA">
        <w:t xml:space="preserve">Project Drawdown has investigated </w:t>
      </w:r>
      <w:r>
        <w:t xml:space="preserve">eight ocean-based solutions and their potential to avoid GHG emissions or sequester carbon. The ocean-based solutions form two main groups: a group of protection and restoration solutions and a group of approaches to improving fisheries and aquaculture operation. </w:t>
      </w:r>
    </w:p>
    <w:p w14:paraId="0361BBE4" w14:textId="77777777" w:rsidR="001A7308" w:rsidRDefault="001A7308" w:rsidP="001A7308">
      <w:r>
        <w:t xml:space="preserve">The protection and restoration solutions focus on blue carbon sinks, and their potential to sequester carbon. They include protection and restoration of coastal wetlands and macroalgae ecosystems, as well as seafloor protection from bottom trawling activities (Fig. 2-1). The adoption of protection solutions involves the expansion of marine protected areas and other conservation tools such as bottom trawling bans. The adoption of solutions focusing on restoration additionally requires active restoration programs. The climate impact of solutions from this sector, include avoiding carbon emissions or enhanced carbon sequestration and are designated for the government agency level. </w:t>
      </w:r>
    </w:p>
    <w:p w14:paraId="5771CE5A" w14:textId="77777777" w:rsidR="001A7308" w:rsidRDefault="001A7308" w:rsidP="001A7308">
      <w:r>
        <w:t>The second group of solutions explores the potential of improving fisheries, improving aquaculture and seaweed farming. The fisheries can be improved by reducing fishing effort and restoring large fish biomass. The climate impact, therefore, includes</w:t>
      </w:r>
      <w:r w:rsidRPr="00E54311">
        <w:t xml:space="preserve"> </w:t>
      </w:r>
      <w:r>
        <w:t xml:space="preserve">avoiding carbon emissions from fuel usage and enhanced carbon sequestration in sunken large fish biomass and the implementation of this solution involve governments. Improving aquaculture solution assumes shifting from fuel-based energy systems to hybrid systems partly based on renewables, thus includes the climate impact based on avoiding GHG emissions. The seaweed farming solution explores the potential of expanding seaweed production and its climate effect on the enhancement of carbon sequestration in the deep sea together with unharvested biomass (Fig. 2-1). The agency-level for the two last solutions involves farmers. </w:t>
      </w:r>
    </w:p>
    <w:p w14:paraId="44063933" w14:textId="77777777" w:rsidR="001A7308" w:rsidRDefault="001A7308" w:rsidP="001A7308">
      <w:r>
        <w:rPr>
          <w:noProof/>
        </w:rPr>
        <w:lastRenderedPageBreak/>
        <w:drawing>
          <wp:inline distT="0" distB="0" distL="0" distR="0" wp14:anchorId="014190F7" wp14:editId="4B63148B">
            <wp:extent cx="5760720" cy="35325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532505"/>
                    </a:xfrm>
                    <a:prstGeom prst="rect">
                      <a:avLst/>
                    </a:prstGeom>
                  </pic:spPr>
                </pic:pic>
              </a:graphicData>
            </a:graphic>
          </wp:inline>
        </w:drawing>
      </w:r>
    </w:p>
    <w:p w14:paraId="3DCD1F96" w14:textId="5C68E0E0" w:rsidR="001A7308" w:rsidRPr="004A314B" w:rsidRDefault="00392A65" w:rsidP="00392A65">
      <w:pPr>
        <w:pStyle w:val="Caption"/>
        <w:jc w:val="center"/>
        <w:rPr>
          <w:i w:val="0"/>
          <w:iCs w:val="0"/>
        </w:rPr>
      </w:pPr>
      <w:r>
        <w:t xml:space="preserve">Figure 2.2 </w:t>
      </w:r>
      <w:r w:rsidRPr="00394415">
        <w:t>Schematic of all Drawdown ocean-based solutions.</w:t>
      </w:r>
    </w:p>
    <w:bookmarkEnd w:id="761"/>
    <w:p w14:paraId="60D4BBBA" w14:textId="77777777" w:rsidR="008C0CAD" w:rsidRPr="00C17D15" w:rsidRDefault="008C0CAD" w:rsidP="00DA594D"/>
    <w:p w14:paraId="7CAFC693" w14:textId="4A2F7BD1" w:rsidR="007C645A" w:rsidRPr="005C77F5" w:rsidRDefault="551A77D0" w:rsidP="00EC38FC">
      <w:pPr>
        <w:pStyle w:val="Heading1"/>
        <w:numPr>
          <w:ilvl w:val="0"/>
          <w:numId w:val="26"/>
        </w:numPr>
      </w:pPr>
      <w:bookmarkStart w:id="762" w:name="_Toc65144036"/>
      <w:r>
        <w:t>Results</w:t>
      </w:r>
      <w:bookmarkEnd w:id="762"/>
    </w:p>
    <w:p w14:paraId="7E39F2AB" w14:textId="79101C06" w:rsidR="00B261E0" w:rsidRDefault="007C645A" w:rsidP="00665F59">
      <w:pPr>
        <w:pStyle w:val="Heading2"/>
        <w:numPr>
          <w:ilvl w:val="1"/>
          <w:numId w:val="55"/>
        </w:numPr>
        <w:jc w:val="left"/>
      </w:pPr>
      <w:bookmarkStart w:id="763" w:name="_Toc65144037"/>
      <w:r>
        <w:t>Adoption</w:t>
      </w:r>
      <w:bookmarkEnd w:id="763"/>
    </w:p>
    <w:p w14:paraId="10EC0E5D" w14:textId="525C4D52" w:rsidR="0032353F" w:rsidRPr="00052245" w:rsidRDefault="0032353F" w:rsidP="002A757A">
      <w:pPr>
        <w:jc w:val="left"/>
        <w:rPr>
          <w:sz w:val="20"/>
          <w:lang w:eastAsia="zh-CN"/>
        </w:rPr>
      </w:pPr>
      <w:r w:rsidRPr="00052245">
        <w:rPr>
          <w:lang w:eastAsia="zh-CN"/>
        </w:rPr>
        <w:t xml:space="preserve">Below are shown the world adoptions of the solution in some key years of analysis in functional units and percent for the three Project Drawdown scenarios. </w:t>
      </w:r>
    </w:p>
    <w:p w14:paraId="26FF3126" w14:textId="62E869F8" w:rsidR="00665F59" w:rsidRPr="00052245" w:rsidRDefault="00665F59" w:rsidP="00665F59">
      <w:pPr>
        <w:shd w:val="clear" w:color="auto" w:fill="FFFFFF"/>
        <w:spacing w:after="180"/>
        <w:rPr>
          <w:rFonts w:eastAsia="Helvetica Neue" w:cstheme="minorHAnsi"/>
          <w:color w:val="000000"/>
        </w:rPr>
      </w:pPr>
      <w:r w:rsidRPr="00052245">
        <w:rPr>
          <w:rFonts w:eastAsia="Helvetica Neue" w:cstheme="minorHAnsi"/>
          <w:color w:val="000000"/>
        </w:rPr>
        <w:t>Total adoption in the </w:t>
      </w:r>
      <w:r w:rsidRPr="00052245">
        <w:rPr>
          <w:rFonts w:eastAsia="Helvetica Neue" w:cstheme="minorHAnsi"/>
          <w:i/>
          <w:color w:val="000000"/>
        </w:rPr>
        <w:t>Plausible</w:t>
      </w:r>
      <w:r w:rsidRPr="00052245">
        <w:rPr>
          <w:rFonts w:eastAsia="Helvetica Neue" w:cstheme="minorHAnsi"/>
          <w:color w:val="000000"/>
        </w:rPr>
        <w:t> Scenari</w:t>
      </w:r>
      <w:r w:rsidR="001A7308" w:rsidRPr="00052245">
        <w:rPr>
          <w:rFonts w:eastAsia="Helvetica Neue" w:cstheme="minorHAnsi"/>
          <w:color w:val="000000"/>
        </w:rPr>
        <w:t xml:space="preserve">o is </w:t>
      </w:r>
      <w:r w:rsidR="00052245" w:rsidRPr="00052245">
        <w:rPr>
          <w:rFonts w:eastAsia="Helvetica Neue" w:cstheme="minorHAnsi"/>
          <w:color w:val="000000"/>
        </w:rPr>
        <w:t>283</w:t>
      </w:r>
      <w:r w:rsidR="001A7308" w:rsidRPr="00052245">
        <w:rPr>
          <w:rFonts w:eastAsia="Helvetica Neue" w:cstheme="minorHAnsi"/>
          <w:color w:val="000000"/>
        </w:rPr>
        <w:t xml:space="preserve"> million hectares in 2050, representing </w:t>
      </w:r>
      <w:r w:rsidR="00804046" w:rsidRPr="00052245">
        <w:rPr>
          <w:rFonts w:eastAsia="Helvetica Neue" w:cstheme="minorHAnsi"/>
          <w:color w:val="000000"/>
        </w:rPr>
        <w:t>58</w:t>
      </w:r>
      <w:r w:rsidR="001A7308" w:rsidRPr="00052245">
        <w:rPr>
          <w:rFonts w:eastAsia="Helvetica Neue" w:cstheme="minorHAnsi"/>
          <w:color w:val="000000"/>
        </w:rPr>
        <w:t xml:space="preserve"> percent of the total suitable ocean area.</w:t>
      </w:r>
    </w:p>
    <w:p w14:paraId="270D41DE" w14:textId="1FFA0D2B" w:rsidR="00665F59" w:rsidRPr="00052245" w:rsidRDefault="00665F59" w:rsidP="00665F59">
      <w:pPr>
        <w:shd w:val="clear" w:color="auto" w:fill="FFFFFF"/>
        <w:spacing w:after="180"/>
        <w:rPr>
          <w:rFonts w:eastAsia="Helvetica Neue" w:cstheme="minorHAnsi"/>
          <w:color w:val="000000"/>
        </w:rPr>
      </w:pPr>
      <w:r w:rsidRPr="00052245">
        <w:rPr>
          <w:rFonts w:eastAsia="Helvetica Neue" w:cstheme="minorHAnsi"/>
          <w:color w:val="000000"/>
        </w:rPr>
        <w:t>Total adoption in the </w:t>
      </w:r>
      <w:r w:rsidR="000A1B0D">
        <w:rPr>
          <w:rFonts w:eastAsia="Helvetica Neue" w:cstheme="minorHAnsi"/>
          <w:i/>
          <w:color w:val="000000"/>
        </w:rPr>
        <w:t>Ambitious</w:t>
      </w:r>
      <w:r w:rsidRPr="00052245">
        <w:rPr>
          <w:rFonts w:eastAsia="Helvetica Neue" w:cstheme="minorHAnsi"/>
          <w:color w:val="000000"/>
        </w:rPr>
        <w:t xml:space="preserve"> Scenario </w:t>
      </w:r>
      <w:r w:rsidR="001A7308" w:rsidRPr="00052245">
        <w:rPr>
          <w:rFonts w:eastAsia="Helvetica Neue" w:cstheme="minorHAnsi"/>
          <w:color w:val="000000"/>
        </w:rPr>
        <w:t xml:space="preserve">is </w:t>
      </w:r>
      <w:r w:rsidR="00052245" w:rsidRPr="00052245">
        <w:rPr>
          <w:rFonts w:eastAsia="Helvetica Neue" w:cstheme="minorHAnsi"/>
          <w:color w:val="000000"/>
        </w:rPr>
        <w:t>384</w:t>
      </w:r>
      <w:r w:rsidR="001A7308" w:rsidRPr="00052245">
        <w:rPr>
          <w:rFonts w:eastAsia="Helvetica Neue" w:cstheme="minorHAnsi"/>
          <w:color w:val="000000"/>
        </w:rPr>
        <w:t xml:space="preserve"> million hectares in 2050, representing </w:t>
      </w:r>
      <w:r w:rsidR="00804046" w:rsidRPr="00052245">
        <w:rPr>
          <w:rFonts w:eastAsia="Helvetica Neue" w:cstheme="minorHAnsi"/>
          <w:color w:val="000000"/>
        </w:rPr>
        <w:t>78</w:t>
      </w:r>
      <w:r w:rsidR="001A7308" w:rsidRPr="00052245">
        <w:rPr>
          <w:rFonts w:eastAsia="Helvetica Neue" w:cstheme="minorHAnsi"/>
          <w:color w:val="000000"/>
        </w:rPr>
        <w:t xml:space="preserve"> percent of the total suitable ocean area</w:t>
      </w:r>
      <w:r w:rsidRPr="00052245">
        <w:rPr>
          <w:rFonts w:eastAsia="Helvetica Neue" w:cstheme="minorHAnsi"/>
          <w:color w:val="000000"/>
        </w:rPr>
        <w:t xml:space="preserve">. </w:t>
      </w:r>
    </w:p>
    <w:p w14:paraId="42A4AAEE" w14:textId="3F3FF1B9" w:rsidR="00665F59" w:rsidRDefault="00665F59" w:rsidP="00665F59">
      <w:pPr>
        <w:shd w:val="clear" w:color="auto" w:fill="FFFFFF"/>
        <w:spacing w:after="180"/>
        <w:rPr>
          <w:rFonts w:eastAsia="Helvetica Neue" w:cstheme="minorHAnsi"/>
          <w:color w:val="000000"/>
        </w:rPr>
      </w:pPr>
      <w:r w:rsidRPr="00052245">
        <w:rPr>
          <w:rFonts w:eastAsia="Helvetica Neue" w:cstheme="minorHAnsi"/>
          <w:color w:val="000000"/>
        </w:rPr>
        <w:t>Total adoption in the </w:t>
      </w:r>
      <w:r w:rsidR="000A1B0D">
        <w:rPr>
          <w:rFonts w:eastAsia="Helvetica Neue" w:cstheme="minorHAnsi"/>
          <w:i/>
          <w:color w:val="000000"/>
        </w:rPr>
        <w:t>Maximum</w:t>
      </w:r>
      <w:r w:rsidRPr="00052245">
        <w:rPr>
          <w:rFonts w:eastAsia="Helvetica Neue" w:cstheme="minorHAnsi"/>
          <w:color w:val="000000"/>
        </w:rPr>
        <w:t xml:space="preserve"> Scenario </w:t>
      </w:r>
      <w:r w:rsidR="001A7308" w:rsidRPr="00052245">
        <w:rPr>
          <w:rFonts w:eastAsia="Helvetica Neue" w:cstheme="minorHAnsi"/>
          <w:color w:val="000000"/>
        </w:rPr>
        <w:t xml:space="preserve">is </w:t>
      </w:r>
      <w:r w:rsidR="00052245" w:rsidRPr="00052245">
        <w:rPr>
          <w:rFonts w:eastAsia="Helvetica Neue" w:cstheme="minorHAnsi"/>
          <w:color w:val="000000"/>
        </w:rPr>
        <w:t>441</w:t>
      </w:r>
      <w:r w:rsidR="001A7308" w:rsidRPr="00052245">
        <w:rPr>
          <w:rFonts w:eastAsia="Helvetica Neue" w:cstheme="minorHAnsi"/>
          <w:color w:val="000000"/>
        </w:rPr>
        <w:t xml:space="preserve"> million hectares in 2050, representing 90% of the total suitable ocean area</w:t>
      </w:r>
      <w:r w:rsidRPr="00052245">
        <w:rPr>
          <w:rFonts w:eastAsia="Helvetica Neue" w:cstheme="minorHAnsi"/>
          <w:color w:val="000000"/>
        </w:rPr>
        <w:t>.</w:t>
      </w:r>
      <w:r w:rsidRPr="00F85FF7">
        <w:rPr>
          <w:rFonts w:eastAsia="Helvetica Neue" w:cstheme="minorHAnsi"/>
          <w:color w:val="000000"/>
        </w:rPr>
        <w:t xml:space="preserve"> </w:t>
      </w:r>
    </w:p>
    <w:p w14:paraId="23710B13" w14:textId="77777777" w:rsidR="00B320DB" w:rsidRPr="00C66A24" w:rsidRDefault="00B320DB" w:rsidP="00665F59">
      <w:pPr>
        <w:shd w:val="clear" w:color="auto" w:fill="FFFFFF"/>
        <w:spacing w:after="180"/>
        <w:rPr>
          <w:rFonts w:eastAsia="Helvetica Neue" w:cstheme="minorHAnsi"/>
          <w:color w:val="000000"/>
        </w:rPr>
      </w:pPr>
    </w:p>
    <w:p w14:paraId="21183A78" w14:textId="42C29066" w:rsidR="008D1491" w:rsidRDefault="00B320DB" w:rsidP="00B320DB">
      <w:pPr>
        <w:pStyle w:val="Caption"/>
        <w:jc w:val="center"/>
      </w:pPr>
      <w:bookmarkStart w:id="764" w:name="_Toc66277190"/>
      <w:r>
        <w:lastRenderedPageBreak/>
        <w:t xml:space="preserve">Table </w:t>
      </w:r>
      <w:r>
        <w:fldChar w:fldCharType="begin"/>
      </w:r>
      <w:r>
        <w:instrText>STYLEREF 1 \s</w:instrText>
      </w:r>
      <w:r>
        <w:fldChar w:fldCharType="separate"/>
      </w:r>
      <w:r>
        <w:rPr>
          <w:noProof/>
        </w:rPr>
        <w:t>3</w:t>
      </w:r>
      <w:r>
        <w:fldChar w:fldCharType="end"/>
      </w:r>
      <w:r>
        <w:t>.</w:t>
      </w:r>
      <w:r>
        <w:fldChar w:fldCharType="begin"/>
      </w:r>
      <w:r>
        <w:instrText>SEQ Table \* ARABIC \s 1</w:instrText>
      </w:r>
      <w:r>
        <w:fldChar w:fldCharType="separate"/>
      </w:r>
      <w:r>
        <w:rPr>
          <w:noProof/>
        </w:rPr>
        <w:t>1</w:t>
      </w:r>
      <w:r>
        <w:fldChar w:fldCharType="end"/>
      </w:r>
      <w:r>
        <w:t xml:space="preserve"> World Adoption of the Solution</w:t>
      </w:r>
      <w:bookmarkEnd w:id="764"/>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8D149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5C77F5" w:rsidRDefault="0032353F" w:rsidP="002A757A">
            <w:pPr>
              <w:spacing w:line="240" w:lineRule="auto"/>
              <w:jc w:val="left"/>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30" w:type="dxa"/>
            <w:vMerge w:val="restart"/>
            <w:shd w:val="clear" w:color="auto" w:fill="4F81BD" w:themeFill="accent1"/>
            <w:vAlign w:val="center"/>
          </w:tcPr>
          <w:p w14:paraId="736EA4CB" w14:textId="55E81B77" w:rsidR="0032353F" w:rsidRPr="005C77F5" w:rsidRDefault="0032353F" w:rsidP="002A757A">
            <w:pPr>
              <w:spacing w:line="240" w:lineRule="auto"/>
              <w:jc w:val="left"/>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43976A5B" w:rsidR="0032353F" w:rsidRPr="005C77F5" w:rsidRDefault="0032353F" w:rsidP="002A757A">
            <w:pPr>
              <w:spacing w:line="240" w:lineRule="auto"/>
              <w:jc w:val="left"/>
              <w:rPr>
                <w:b/>
                <w:bCs/>
                <w:color w:val="FFFFFF" w:themeColor="background1"/>
                <w:sz w:val="20"/>
                <w:szCs w:val="20"/>
              </w:rPr>
            </w:pPr>
            <w:r w:rsidRPr="005C77F5">
              <w:rPr>
                <w:b/>
                <w:bCs/>
                <w:iCs/>
                <w:color w:val="FFFFFF" w:themeColor="background1"/>
                <w:sz w:val="20"/>
                <w:szCs w:val="20"/>
              </w:rPr>
              <w:t xml:space="preserve">Base Year </w:t>
            </w:r>
            <w:r w:rsidRPr="005C77F5">
              <w:rPr>
                <w:b/>
                <w:bCs/>
                <w:color w:val="FFFFFF" w:themeColor="background1"/>
                <w:sz w:val="20"/>
                <w:szCs w:val="20"/>
              </w:rPr>
              <w:t xml:space="preserve"> (201</w:t>
            </w:r>
            <w:r w:rsidR="00510528">
              <w:rPr>
                <w:b/>
                <w:bCs/>
                <w:color w:val="FFFFFF" w:themeColor="background1"/>
                <w:sz w:val="20"/>
                <w:szCs w:val="20"/>
              </w:rPr>
              <w:t>8</w:t>
            </w:r>
            <w:r w:rsidRPr="005C77F5">
              <w:rPr>
                <w:b/>
                <w:bCs/>
                <w:color w:val="FFFFFF" w:themeColor="background1"/>
                <w:sz w:val="20"/>
                <w:szCs w:val="20"/>
              </w:rPr>
              <w:t>)</w:t>
            </w:r>
          </w:p>
        </w:tc>
        <w:tc>
          <w:tcPr>
            <w:tcW w:w="4260" w:type="dxa"/>
            <w:gridSpan w:val="3"/>
            <w:shd w:val="clear" w:color="auto" w:fill="4F81BD" w:themeFill="accent1"/>
            <w:vAlign w:val="center"/>
          </w:tcPr>
          <w:p w14:paraId="1BAFBD47" w14:textId="1AD40332" w:rsidR="0032353F" w:rsidRPr="005C77F5" w:rsidRDefault="0032353F" w:rsidP="002A757A">
            <w:pPr>
              <w:spacing w:line="240" w:lineRule="auto"/>
              <w:jc w:val="left"/>
              <w:rPr>
                <w:b/>
                <w:bCs/>
                <w:iCs/>
                <w:color w:val="FFFFFF" w:themeColor="background1"/>
                <w:sz w:val="20"/>
                <w:szCs w:val="20"/>
              </w:rPr>
            </w:pPr>
            <w:r>
              <w:rPr>
                <w:b/>
                <w:bCs/>
                <w:iCs/>
                <w:color w:val="FFFFFF" w:themeColor="background1"/>
                <w:sz w:val="20"/>
                <w:szCs w:val="20"/>
              </w:rPr>
              <w:t xml:space="preserve">World </w:t>
            </w:r>
            <w:r w:rsidRPr="005C77F5">
              <w:rPr>
                <w:b/>
                <w:bCs/>
                <w:iCs/>
                <w:color w:val="FFFFFF" w:themeColor="background1"/>
                <w:sz w:val="20"/>
                <w:szCs w:val="20"/>
              </w:rPr>
              <w:t>Adoption by 2050</w:t>
            </w:r>
          </w:p>
        </w:tc>
      </w:tr>
      <w:tr w:rsidR="0032353F" w:rsidRPr="008D149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FB649C" w:rsidRDefault="0032353F" w:rsidP="002A757A">
            <w:pPr>
              <w:spacing w:line="240" w:lineRule="auto"/>
              <w:jc w:val="left"/>
              <w:rPr>
                <w:rFonts w:cstheme="minorHAnsi"/>
                <w:b/>
                <w:bCs/>
                <w:i/>
                <w:color w:val="FFFFFF" w:themeColor="background1"/>
                <w:sz w:val="20"/>
                <w:szCs w:val="20"/>
              </w:rPr>
            </w:pPr>
          </w:p>
        </w:tc>
        <w:tc>
          <w:tcPr>
            <w:tcW w:w="1730" w:type="dxa"/>
            <w:vMerge/>
            <w:shd w:val="clear" w:color="auto" w:fill="4F81BD" w:themeFill="accent1"/>
            <w:vAlign w:val="center"/>
          </w:tcPr>
          <w:p w14:paraId="173F30E0" w14:textId="77777777" w:rsidR="0032353F" w:rsidRPr="00FB649C" w:rsidRDefault="0032353F" w:rsidP="002A757A">
            <w:pPr>
              <w:spacing w:line="240" w:lineRule="auto"/>
              <w:jc w:val="left"/>
              <w:rPr>
                <w:bCs/>
                <w:i/>
                <w:color w:val="FFFFFF" w:themeColor="background1"/>
                <w:sz w:val="20"/>
                <w:szCs w:val="20"/>
              </w:rPr>
            </w:pPr>
          </w:p>
        </w:tc>
        <w:tc>
          <w:tcPr>
            <w:tcW w:w="1276" w:type="dxa"/>
            <w:vMerge/>
            <w:shd w:val="clear" w:color="auto" w:fill="4F81BD" w:themeFill="accent1"/>
            <w:vAlign w:val="center"/>
          </w:tcPr>
          <w:p w14:paraId="74E7E210" w14:textId="29C848AE" w:rsidR="0032353F" w:rsidRPr="00FB649C" w:rsidRDefault="0032353F" w:rsidP="002A757A">
            <w:pPr>
              <w:spacing w:line="240" w:lineRule="auto"/>
              <w:jc w:val="left"/>
              <w:rPr>
                <w:bCs/>
                <w:i/>
                <w:color w:val="FFFFFF" w:themeColor="background1"/>
                <w:sz w:val="20"/>
                <w:szCs w:val="20"/>
              </w:rPr>
            </w:pPr>
          </w:p>
        </w:tc>
        <w:tc>
          <w:tcPr>
            <w:tcW w:w="1417" w:type="dxa"/>
            <w:shd w:val="clear" w:color="auto" w:fill="4F81BD" w:themeFill="accent1"/>
            <w:vAlign w:val="center"/>
          </w:tcPr>
          <w:p w14:paraId="3BAD7FDF" w14:textId="77777777" w:rsidR="0032353F" w:rsidRPr="005C77F5" w:rsidRDefault="0032353F" w:rsidP="002A757A">
            <w:pPr>
              <w:spacing w:line="240" w:lineRule="auto"/>
              <w:jc w:val="left"/>
              <w:rPr>
                <w:b/>
                <w:bCs/>
                <w:iCs/>
                <w:color w:val="FFFFFF" w:themeColor="background1"/>
                <w:sz w:val="20"/>
                <w:szCs w:val="20"/>
              </w:rPr>
            </w:pPr>
            <w:r w:rsidRPr="005C77F5">
              <w:rPr>
                <w:b/>
                <w:bCs/>
                <w:iCs/>
                <w:color w:val="FFFFFF" w:themeColor="background1"/>
                <w:sz w:val="20"/>
                <w:szCs w:val="20"/>
              </w:rPr>
              <w:t>Plausible</w:t>
            </w:r>
          </w:p>
        </w:tc>
        <w:tc>
          <w:tcPr>
            <w:tcW w:w="1559" w:type="dxa"/>
            <w:shd w:val="clear" w:color="auto" w:fill="4F81BD" w:themeFill="accent1"/>
            <w:vAlign w:val="center"/>
          </w:tcPr>
          <w:p w14:paraId="0A0F5473" w14:textId="322859FD" w:rsidR="0032353F" w:rsidRPr="005C77F5" w:rsidRDefault="000A1B0D" w:rsidP="002A757A">
            <w:pPr>
              <w:spacing w:line="240" w:lineRule="auto"/>
              <w:jc w:val="left"/>
              <w:rPr>
                <w:b/>
                <w:bCs/>
                <w:iCs/>
                <w:color w:val="FFFFFF" w:themeColor="background1"/>
                <w:sz w:val="20"/>
                <w:szCs w:val="20"/>
              </w:rPr>
            </w:pPr>
            <w:r>
              <w:rPr>
                <w:b/>
                <w:bCs/>
                <w:iCs/>
                <w:color w:val="FFFFFF" w:themeColor="background1"/>
                <w:sz w:val="20"/>
                <w:szCs w:val="20"/>
              </w:rPr>
              <w:t>Ambitious</w:t>
            </w:r>
          </w:p>
        </w:tc>
        <w:tc>
          <w:tcPr>
            <w:tcW w:w="1284" w:type="dxa"/>
            <w:shd w:val="clear" w:color="auto" w:fill="4F81BD" w:themeFill="accent1"/>
            <w:vAlign w:val="center"/>
          </w:tcPr>
          <w:p w14:paraId="0927695E" w14:textId="2B6BED3F" w:rsidR="0032353F" w:rsidRPr="005C77F5" w:rsidRDefault="000A1B0D" w:rsidP="002A757A">
            <w:pPr>
              <w:spacing w:line="240" w:lineRule="auto"/>
              <w:jc w:val="left"/>
              <w:rPr>
                <w:b/>
                <w:bCs/>
                <w:iCs/>
                <w:color w:val="FFFFFF" w:themeColor="background1"/>
                <w:sz w:val="20"/>
                <w:szCs w:val="20"/>
              </w:rPr>
            </w:pPr>
            <w:r>
              <w:rPr>
                <w:b/>
                <w:bCs/>
                <w:iCs/>
                <w:color w:val="FFFFFF" w:themeColor="background1"/>
                <w:sz w:val="20"/>
                <w:szCs w:val="20"/>
              </w:rPr>
              <w:t>Maximum</w:t>
            </w:r>
          </w:p>
        </w:tc>
      </w:tr>
      <w:tr w:rsidR="005C77F5" w:rsidRPr="008D1491" w14:paraId="305C72A7" w14:textId="77777777" w:rsidTr="0032353F">
        <w:trPr>
          <w:trHeight w:val="840"/>
        </w:trPr>
        <w:tc>
          <w:tcPr>
            <w:tcW w:w="1951" w:type="dxa"/>
            <w:vMerge w:val="restart"/>
            <w:vAlign w:val="center"/>
          </w:tcPr>
          <w:p w14:paraId="2B8FFE1B" w14:textId="45E304AB" w:rsidR="005C77F5" w:rsidRPr="008D1491" w:rsidRDefault="00986F4E" w:rsidP="002A757A">
            <w:pPr>
              <w:spacing w:line="240" w:lineRule="auto"/>
              <w:jc w:val="left"/>
              <w:rPr>
                <w:sz w:val="20"/>
                <w:szCs w:val="20"/>
              </w:rPr>
            </w:pPr>
            <w:r>
              <w:rPr>
                <w:sz w:val="20"/>
                <w:szCs w:val="20"/>
              </w:rPr>
              <w:t>Seafloor protection</w:t>
            </w:r>
          </w:p>
        </w:tc>
        <w:tc>
          <w:tcPr>
            <w:tcW w:w="1730" w:type="dxa"/>
            <w:vAlign w:val="center"/>
          </w:tcPr>
          <w:p w14:paraId="5BDA7373" w14:textId="6CFF25C4" w:rsidR="005C77F5" w:rsidRPr="005C77F5" w:rsidRDefault="00665F59" w:rsidP="002A757A">
            <w:pPr>
              <w:spacing w:line="240" w:lineRule="auto"/>
              <w:jc w:val="left"/>
              <w:rPr>
                <w:rFonts w:cstheme="minorHAnsi"/>
                <w:bCs/>
                <w:color w:val="000000" w:themeColor="text1"/>
                <w:sz w:val="20"/>
                <w:szCs w:val="20"/>
              </w:rPr>
            </w:pPr>
            <w:r>
              <w:rPr>
                <w:bCs/>
                <w:i/>
                <w:color w:val="000000" w:themeColor="text1"/>
                <w:sz w:val="20"/>
                <w:szCs w:val="20"/>
              </w:rPr>
              <w:t>Adoption (</w:t>
            </w:r>
            <w:proofErr w:type="spellStart"/>
            <w:r>
              <w:rPr>
                <w:bCs/>
                <w:i/>
                <w:color w:val="000000" w:themeColor="text1"/>
                <w:sz w:val="20"/>
                <w:szCs w:val="20"/>
              </w:rPr>
              <w:t>Mha</w:t>
            </w:r>
            <w:proofErr w:type="spellEnd"/>
            <w:r>
              <w:rPr>
                <w:bCs/>
                <w:i/>
                <w:color w:val="000000" w:themeColor="text1"/>
                <w:sz w:val="20"/>
                <w:szCs w:val="20"/>
              </w:rPr>
              <w:t>)</w:t>
            </w:r>
          </w:p>
        </w:tc>
        <w:tc>
          <w:tcPr>
            <w:tcW w:w="1276" w:type="dxa"/>
            <w:vAlign w:val="center"/>
          </w:tcPr>
          <w:p w14:paraId="72C0B03E" w14:textId="31FF426E" w:rsidR="005C77F5" w:rsidRPr="008006D0" w:rsidRDefault="00247B8A" w:rsidP="002A757A">
            <w:pPr>
              <w:spacing w:line="240" w:lineRule="auto"/>
              <w:jc w:val="left"/>
              <w:rPr>
                <w:rFonts w:cstheme="minorHAnsi"/>
                <w:bCs/>
                <w:sz w:val="20"/>
                <w:szCs w:val="20"/>
              </w:rPr>
            </w:pPr>
            <w:r>
              <w:rPr>
                <w:rFonts w:cstheme="minorHAnsi"/>
                <w:bCs/>
                <w:sz w:val="20"/>
                <w:szCs w:val="20"/>
              </w:rPr>
              <w:t>0</w:t>
            </w:r>
          </w:p>
        </w:tc>
        <w:tc>
          <w:tcPr>
            <w:tcW w:w="1417" w:type="dxa"/>
            <w:vAlign w:val="center"/>
          </w:tcPr>
          <w:p w14:paraId="2A8FE7A2" w14:textId="5FF82C52" w:rsidR="005C77F5" w:rsidRPr="008006D0" w:rsidRDefault="00986F4E" w:rsidP="002A757A">
            <w:pPr>
              <w:spacing w:line="240" w:lineRule="auto"/>
              <w:jc w:val="left"/>
              <w:rPr>
                <w:rFonts w:cstheme="minorHAnsi"/>
                <w:bCs/>
                <w:sz w:val="20"/>
                <w:szCs w:val="20"/>
              </w:rPr>
            </w:pPr>
            <w:r>
              <w:rPr>
                <w:rFonts w:cstheme="minorHAnsi"/>
                <w:bCs/>
                <w:sz w:val="20"/>
                <w:szCs w:val="20"/>
              </w:rPr>
              <w:t>2</w:t>
            </w:r>
            <w:r w:rsidR="00052245">
              <w:rPr>
                <w:rFonts w:cstheme="minorHAnsi"/>
                <w:bCs/>
                <w:sz w:val="20"/>
                <w:szCs w:val="20"/>
              </w:rPr>
              <w:t>83.38</w:t>
            </w:r>
          </w:p>
        </w:tc>
        <w:tc>
          <w:tcPr>
            <w:tcW w:w="1559" w:type="dxa"/>
            <w:vAlign w:val="center"/>
          </w:tcPr>
          <w:p w14:paraId="79EE8DDC" w14:textId="55C7038E" w:rsidR="005C77F5" w:rsidRPr="008006D0" w:rsidRDefault="00052245" w:rsidP="002A757A">
            <w:pPr>
              <w:spacing w:line="240" w:lineRule="auto"/>
              <w:jc w:val="left"/>
              <w:rPr>
                <w:rFonts w:cstheme="minorHAnsi"/>
                <w:bCs/>
                <w:sz w:val="20"/>
                <w:szCs w:val="20"/>
              </w:rPr>
            </w:pPr>
            <w:r>
              <w:rPr>
                <w:rFonts w:cstheme="minorHAnsi"/>
                <w:bCs/>
                <w:sz w:val="20"/>
                <w:szCs w:val="20"/>
              </w:rPr>
              <w:t>383.65</w:t>
            </w:r>
          </w:p>
        </w:tc>
        <w:tc>
          <w:tcPr>
            <w:tcW w:w="1284" w:type="dxa"/>
            <w:vAlign w:val="center"/>
          </w:tcPr>
          <w:p w14:paraId="5B002A1D" w14:textId="653FD4E6" w:rsidR="005C77F5" w:rsidRPr="008006D0" w:rsidRDefault="00052245" w:rsidP="002A757A">
            <w:pPr>
              <w:spacing w:line="240" w:lineRule="auto"/>
              <w:jc w:val="left"/>
              <w:rPr>
                <w:rFonts w:cstheme="minorHAnsi"/>
                <w:bCs/>
                <w:sz w:val="20"/>
                <w:szCs w:val="20"/>
              </w:rPr>
            </w:pPr>
            <w:r>
              <w:rPr>
                <w:rFonts w:cstheme="minorHAnsi"/>
                <w:bCs/>
                <w:sz w:val="20"/>
                <w:szCs w:val="20"/>
              </w:rPr>
              <w:t>441.00</w:t>
            </w:r>
          </w:p>
        </w:tc>
      </w:tr>
      <w:tr w:rsidR="005C77F5" w:rsidRPr="008D1491" w14:paraId="59E1863D" w14:textId="77777777" w:rsidTr="0032353F">
        <w:trPr>
          <w:trHeight w:val="32"/>
        </w:trPr>
        <w:tc>
          <w:tcPr>
            <w:tcW w:w="1951" w:type="dxa"/>
            <w:vMerge/>
            <w:vAlign w:val="center"/>
          </w:tcPr>
          <w:p w14:paraId="518ED63B" w14:textId="77777777" w:rsidR="005C77F5" w:rsidRDefault="005C77F5" w:rsidP="002A757A">
            <w:pPr>
              <w:spacing w:line="240" w:lineRule="auto"/>
              <w:jc w:val="left"/>
              <w:rPr>
                <w:sz w:val="20"/>
                <w:szCs w:val="20"/>
              </w:rPr>
            </w:pPr>
          </w:p>
        </w:tc>
        <w:tc>
          <w:tcPr>
            <w:tcW w:w="1730" w:type="dxa"/>
            <w:vAlign w:val="center"/>
          </w:tcPr>
          <w:p w14:paraId="2352B4C1" w14:textId="01B8CB90" w:rsidR="005C77F5" w:rsidRPr="005C77F5" w:rsidRDefault="00665F59" w:rsidP="002A757A">
            <w:pPr>
              <w:spacing w:line="240" w:lineRule="auto"/>
              <w:jc w:val="left"/>
              <w:rPr>
                <w:rFonts w:cstheme="minorHAnsi"/>
                <w:bCs/>
                <w:color w:val="000000" w:themeColor="text1"/>
                <w:sz w:val="20"/>
                <w:szCs w:val="20"/>
              </w:rPr>
            </w:pPr>
            <w:r>
              <w:rPr>
                <w:rFonts w:cstheme="minorHAnsi"/>
                <w:bCs/>
                <w:color w:val="000000" w:themeColor="text1"/>
                <w:sz w:val="20"/>
                <w:szCs w:val="20"/>
              </w:rPr>
              <w:t>% Total Ocean Area available</w:t>
            </w:r>
          </w:p>
        </w:tc>
        <w:tc>
          <w:tcPr>
            <w:tcW w:w="1276" w:type="dxa"/>
            <w:vAlign w:val="center"/>
          </w:tcPr>
          <w:p w14:paraId="4FD03435" w14:textId="4DAE351C" w:rsidR="005C77F5" w:rsidRPr="008006D0" w:rsidRDefault="00247B8A" w:rsidP="002A757A">
            <w:pPr>
              <w:spacing w:line="240" w:lineRule="auto"/>
              <w:jc w:val="left"/>
              <w:rPr>
                <w:rFonts w:cstheme="minorHAnsi"/>
                <w:bCs/>
                <w:sz w:val="20"/>
                <w:szCs w:val="20"/>
              </w:rPr>
            </w:pPr>
            <w:r>
              <w:rPr>
                <w:rFonts w:cstheme="minorHAnsi"/>
                <w:bCs/>
                <w:sz w:val="20"/>
                <w:szCs w:val="20"/>
              </w:rPr>
              <w:t>0</w:t>
            </w:r>
          </w:p>
        </w:tc>
        <w:tc>
          <w:tcPr>
            <w:tcW w:w="1417" w:type="dxa"/>
            <w:vAlign w:val="center"/>
          </w:tcPr>
          <w:p w14:paraId="34CAFB53" w14:textId="7B4C3257" w:rsidR="005C77F5" w:rsidRDefault="00052245" w:rsidP="002A757A">
            <w:pPr>
              <w:spacing w:line="240" w:lineRule="auto"/>
              <w:jc w:val="left"/>
              <w:rPr>
                <w:rFonts w:cstheme="minorHAnsi"/>
                <w:bCs/>
                <w:sz w:val="20"/>
                <w:szCs w:val="20"/>
              </w:rPr>
            </w:pPr>
            <w:r>
              <w:rPr>
                <w:rFonts w:cstheme="minorHAnsi"/>
                <w:bCs/>
                <w:sz w:val="20"/>
                <w:szCs w:val="20"/>
              </w:rPr>
              <w:t>57.83</w:t>
            </w:r>
          </w:p>
        </w:tc>
        <w:tc>
          <w:tcPr>
            <w:tcW w:w="1559" w:type="dxa"/>
            <w:vAlign w:val="center"/>
          </w:tcPr>
          <w:p w14:paraId="43B375D1" w14:textId="6DFD1480" w:rsidR="005C77F5" w:rsidRDefault="00804046" w:rsidP="002A757A">
            <w:pPr>
              <w:spacing w:line="240" w:lineRule="auto"/>
              <w:jc w:val="left"/>
              <w:rPr>
                <w:rFonts w:cstheme="minorHAnsi"/>
                <w:bCs/>
                <w:sz w:val="20"/>
                <w:szCs w:val="20"/>
              </w:rPr>
            </w:pPr>
            <w:r>
              <w:rPr>
                <w:rFonts w:cstheme="minorHAnsi"/>
                <w:bCs/>
                <w:sz w:val="20"/>
                <w:szCs w:val="20"/>
              </w:rPr>
              <w:t>78.30</w:t>
            </w:r>
          </w:p>
        </w:tc>
        <w:tc>
          <w:tcPr>
            <w:tcW w:w="1284" w:type="dxa"/>
            <w:vAlign w:val="center"/>
          </w:tcPr>
          <w:p w14:paraId="7641EB01" w14:textId="005B19C7" w:rsidR="005C77F5" w:rsidRDefault="00986F4E" w:rsidP="002A757A">
            <w:pPr>
              <w:spacing w:line="240" w:lineRule="auto"/>
              <w:jc w:val="left"/>
              <w:rPr>
                <w:rFonts w:cstheme="minorHAnsi"/>
                <w:bCs/>
                <w:sz w:val="20"/>
                <w:szCs w:val="20"/>
              </w:rPr>
            </w:pPr>
            <w:r>
              <w:rPr>
                <w:rFonts w:cstheme="minorHAnsi"/>
                <w:bCs/>
                <w:sz w:val="20"/>
                <w:szCs w:val="20"/>
              </w:rPr>
              <w:t>90.00</w:t>
            </w:r>
          </w:p>
        </w:tc>
      </w:tr>
    </w:tbl>
    <w:p w14:paraId="2AB38D2C" w14:textId="77777777" w:rsidR="00762877" w:rsidRDefault="00762877" w:rsidP="002A757A">
      <w:pPr>
        <w:spacing w:after="0"/>
        <w:jc w:val="left"/>
        <w:rPr>
          <w:rFonts w:cstheme="minorHAnsi"/>
          <w:b/>
          <w:bCs/>
          <w:i/>
        </w:rPr>
      </w:pPr>
    </w:p>
    <w:p w14:paraId="6846E22B" w14:textId="57DAF8EE" w:rsidR="00444E55" w:rsidRPr="00444E55" w:rsidRDefault="00905D63" w:rsidP="00986F4E">
      <w:pPr>
        <w:jc w:val="center"/>
      </w:pPr>
      <w:r>
        <w:rPr>
          <w:noProof/>
        </w:rPr>
        <w:drawing>
          <wp:inline distT="0" distB="0" distL="0" distR="0" wp14:anchorId="068CA84B" wp14:editId="5D20F2F3">
            <wp:extent cx="4636562" cy="3886248"/>
            <wp:effectExtent l="0" t="0" r="12065" b="0"/>
            <wp:docPr id="10" name="Chart 10">
              <a:extLst xmlns:a="http://schemas.openxmlformats.org/drawingml/2006/main">
                <a:ext uri="{FF2B5EF4-FFF2-40B4-BE49-F238E27FC236}">
                  <a16:creationId xmlns:a16="http://schemas.microsoft.com/office/drawing/2014/main" id="{BC038FD2-1F13-440D-9BCC-7C25EA0B1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2926D4" w14:textId="239C62E9" w:rsidR="003A7929" w:rsidRPr="0032353F" w:rsidRDefault="00905D63" w:rsidP="00986F4E">
      <w:pPr>
        <w:pStyle w:val="Caption"/>
        <w:jc w:val="center"/>
      </w:pPr>
      <w:r>
        <w:rPr>
          <w:noProof/>
        </w:rPr>
        <w:lastRenderedPageBreak/>
        <w:drawing>
          <wp:inline distT="0" distB="0" distL="0" distR="0" wp14:anchorId="418B483B" wp14:editId="175ED322">
            <wp:extent cx="4636562" cy="3886248"/>
            <wp:effectExtent l="0" t="0" r="12065" b="0"/>
            <wp:docPr id="11" name="Chart 11">
              <a:extLst xmlns:a="http://schemas.openxmlformats.org/drawingml/2006/main">
                <a:ext uri="{FF2B5EF4-FFF2-40B4-BE49-F238E27FC236}">
                  <a16:creationId xmlns:a16="http://schemas.microsoft.com/office/drawing/2014/main" id="{E2EC5950-081D-4C18-A964-F97815B7D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67E303A" w14:textId="241EF0EF" w:rsidR="00762877" w:rsidRPr="005C77F5" w:rsidRDefault="008C7628" w:rsidP="008C7628">
      <w:pPr>
        <w:pStyle w:val="Caption"/>
        <w:jc w:val="center"/>
        <w:rPr>
          <w:b/>
          <w:bCs/>
          <w:i w:val="0"/>
          <w:iCs w:val="0"/>
        </w:rPr>
      </w:pPr>
      <w:bookmarkStart w:id="765" w:name="_Toc69129075"/>
      <w:r>
        <w:t>Figure 3.1 World Annual Adoption 2020-2050.</w:t>
      </w:r>
      <w:bookmarkEnd w:id="765"/>
    </w:p>
    <w:p w14:paraId="6B6F22E7" w14:textId="19002B27" w:rsidR="003A7929" w:rsidRDefault="551A77D0" w:rsidP="002A757A">
      <w:pPr>
        <w:pStyle w:val="Heading2"/>
        <w:numPr>
          <w:ilvl w:val="1"/>
          <w:numId w:val="26"/>
        </w:numPr>
        <w:jc w:val="left"/>
      </w:pPr>
      <w:bookmarkStart w:id="766" w:name="_Toc65144038"/>
      <w:r w:rsidRPr="551A77D0">
        <w:t>Climate Impacts</w:t>
      </w:r>
      <w:bookmarkEnd w:id="766"/>
    </w:p>
    <w:p w14:paraId="61041E32" w14:textId="77777777" w:rsidR="0032353F" w:rsidRPr="00B9196D" w:rsidRDefault="0032353F" w:rsidP="00BD1061">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703FC64E" w14:textId="59586F39" w:rsidR="004150EC" w:rsidRPr="00C66A24" w:rsidRDefault="004150EC" w:rsidP="00BD1061">
      <w:pPr>
        <w:shd w:val="clear" w:color="auto" w:fill="FFFFFF"/>
        <w:spacing w:after="180"/>
        <w:rPr>
          <w:rFonts w:eastAsia="Helvetica Neue" w:cstheme="minorHAnsi"/>
          <w:color w:val="000000"/>
        </w:rPr>
      </w:pPr>
      <w:r w:rsidRPr="007A6794">
        <w:rPr>
          <w:rFonts w:eastAsia="Helvetica Neue" w:cstheme="minorHAnsi"/>
          <w:color w:val="000000"/>
        </w:rPr>
        <w:t xml:space="preserve">Climate impact is </w:t>
      </w:r>
      <w:r w:rsidR="00CC30B0">
        <w:rPr>
          <w:rFonts w:eastAsia="Helvetica Neue" w:cstheme="minorHAnsi"/>
          <w:color w:val="000000"/>
        </w:rPr>
        <w:t>3.80</w:t>
      </w:r>
      <w:r w:rsidR="001A7308">
        <w:rPr>
          <w:rFonts w:eastAsia="Helvetica Neue" w:cstheme="minorHAnsi"/>
          <w:color w:val="000000"/>
        </w:rPr>
        <w:t xml:space="preserve">, </w:t>
      </w:r>
      <w:r w:rsidR="00804046">
        <w:rPr>
          <w:rFonts w:eastAsia="Helvetica Neue" w:cstheme="minorHAnsi"/>
          <w:color w:val="000000"/>
        </w:rPr>
        <w:t>5</w:t>
      </w:r>
      <w:r w:rsidR="00CC30B0">
        <w:rPr>
          <w:rFonts w:eastAsia="Helvetica Neue" w:cstheme="minorHAnsi"/>
          <w:color w:val="000000"/>
        </w:rPr>
        <w:t>.1</w:t>
      </w:r>
      <w:r w:rsidR="00804046">
        <w:rPr>
          <w:rFonts w:eastAsia="Helvetica Neue" w:cstheme="minorHAnsi"/>
          <w:color w:val="000000"/>
        </w:rPr>
        <w:t>4</w:t>
      </w:r>
      <w:r w:rsidR="001A7308">
        <w:rPr>
          <w:rFonts w:eastAsia="Helvetica Neue" w:cstheme="minorHAnsi"/>
          <w:color w:val="000000"/>
        </w:rPr>
        <w:t xml:space="preserve">, </w:t>
      </w:r>
      <w:r w:rsidR="00CC30B0">
        <w:rPr>
          <w:rFonts w:eastAsia="Helvetica Neue" w:cstheme="minorHAnsi"/>
          <w:color w:val="000000"/>
        </w:rPr>
        <w:t>5.91</w:t>
      </w:r>
      <w:r w:rsidR="001A7308">
        <w:rPr>
          <w:rFonts w:eastAsia="Helvetica Neue" w:cstheme="minorHAnsi"/>
          <w:color w:val="000000"/>
        </w:rPr>
        <w:t xml:space="preserve"> </w:t>
      </w:r>
      <w:r w:rsidRPr="007A6794">
        <w:rPr>
          <w:rFonts w:eastAsia="Helvetica Neue" w:cstheme="minorHAnsi"/>
          <w:color w:val="000000"/>
        </w:rPr>
        <w:t xml:space="preserve">gigatons of carbon-dioxide equivalent in the </w:t>
      </w:r>
      <w:r w:rsidRPr="007A6794">
        <w:rPr>
          <w:rFonts w:eastAsia="Helvetica Neue" w:cstheme="minorHAnsi"/>
          <w:i/>
          <w:color w:val="000000"/>
        </w:rPr>
        <w:t xml:space="preserve">Plausible, </w:t>
      </w:r>
      <w:r w:rsidR="000A1B0D">
        <w:rPr>
          <w:rFonts w:eastAsia="Helvetica Neue" w:cstheme="minorHAnsi"/>
          <w:i/>
          <w:color w:val="000000"/>
        </w:rPr>
        <w:t>Ambitious</w:t>
      </w:r>
      <w:r w:rsidRPr="007A6794">
        <w:rPr>
          <w:rFonts w:eastAsia="Helvetica Neue" w:cstheme="minorHAnsi"/>
          <w:i/>
          <w:color w:val="000000"/>
        </w:rPr>
        <w:t xml:space="preserve">, </w:t>
      </w:r>
      <w:r w:rsidRPr="007A6794">
        <w:rPr>
          <w:rFonts w:eastAsia="Helvetica Neue" w:cstheme="minorHAnsi"/>
          <w:color w:val="000000"/>
        </w:rPr>
        <w:t xml:space="preserve">and </w:t>
      </w:r>
      <w:r w:rsidR="000A1B0D">
        <w:rPr>
          <w:rFonts w:eastAsia="Helvetica Neue" w:cstheme="minorHAnsi"/>
          <w:i/>
          <w:color w:val="000000"/>
        </w:rPr>
        <w:t>Maximum</w:t>
      </w:r>
      <w:r w:rsidRPr="007A6794">
        <w:rPr>
          <w:rFonts w:eastAsia="Helvetica Neue" w:cstheme="minorHAnsi"/>
          <w:color w:val="000000"/>
        </w:rPr>
        <w:t xml:space="preserve"> Scenarios respectively.</w:t>
      </w:r>
    </w:p>
    <w:p w14:paraId="1734E9CB" w14:textId="77777777" w:rsidR="00B320DB" w:rsidRDefault="00B320DB" w:rsidP="00B320DB">
      <w:pPr>
        <w:pStyle w:val="Caption"/>
        <w:jc w:val="left"/>
      </w:pPr>
      <w:bookmarkStart w:id="767" w:name="_Toc66277191"/>
    </w:p>
    <w:p w14:paraId="7FB2F2D5" w14:textId="77777777" w:rsidR="00B320DB" w:rsidRDefault="00B320DB" w:rsidP="00B320DB">
      <w:pPr>
        <w:pStyle w:val="Caption"/>
        <w:jc w:val="left"/>
      </w:pPr>
    </w:p>
    <w:p w14:paraId="13ABA504" w14:textId="77777777" w:rsidR="00B320DB" w:rsidRDefault="00B320DB" w:rsidP="00B320DB">
      <w:pPr>
        <w:pStyle w:val="Caption"/>
        <w:jc w:val="left"/>
      </w:pPr>
    </w:p>
    <w:p w14:paraId="2C645656" w14:textId="77777777" w:rsidR="00B320DB" w:rsidRDefault="00B320DB" w:rsidP="00B320DB">
      <w:pPr>
        <w:pStyle w:val="Caption"/>
        <w:jc w:val="left"/>
      </w:pPr>
    </w:p>
    <w:p w14:paraId="5992B648" w14:textId="77777777" w:rsidR="00B320DB" w:rsidRDefault="00B320DB" w:rsidP="00B320DB">
      <w:pPr>
        <w:pStyle w:val="Caption"/>
        <w:jc w:val="left"/>
      </w:pPr>
    </w:p>
    <w:p w14:paraId="62A14FC8" w14:textId="77777777" w:rsidR="00B320DB" w:rsidRDefault="00B320DB" w:rsidP="00B320DB">
      <w:pPr>
        <w:pStyle w:val="Caption"/>
        <w:jc w:val="left"/>
      </w:pPr>
    </w:p>
    <w:p w14:paraId="57F47D9C" w14:textId="6C67BBEC" w:rsidR="00B320DB" w:rsidRDefault="00B320DB" w:rsidP="00B320DB">
      <w:pPr>
        <w:pStyle w:val="Caption"/>
        <w:jc w:val="center"/>
      </w:pPr>
      <w:r>
        <w:lastRenderedPageBreak/>
        <w:t xml:space="preserve">Table </w:t>
      </w:r>
      <w:r>
        <w:fldChar w:fldCharType="begin"/>
      </w:r>
      <w:r>
        <w:instrText>STYLEREF 1 \s</w:instrText>
      </w:r>
      <w:r>
        <w:fldChar w:fldCharType="separate"/>
      </w:r>
      <w:r>
        <w:rPr>
          <w:noProof/>
        </w:rPr>
        <w:t>3</w:t>
      </w:r>
      <w:r>
        <w:fldChar w:fldCharType="end"/>
      </w:r>
      <w:r>
        <w:t>.</w:t>
      </w:r>
      <w:r>
        <w:fldChar w:fldCharType="begin"/>
      </w:r>
      <w:r>
        <w:instrText>SEQ Table \* ARABIC \s 1</w:instrText>
      </w:r>
      <w:r>
        <w:fldChar w:fldCharType="separate"/>
      </w:r>
      <w:r>
        <w:rPr>
          <w:noProof/>
        </w:rPr>
        <w:t>2</w:t>
      </w:r>
      <w:r>
        <w:fldChar w:fldCharType="end"/>
      </w:r>
      <w:r>
        <w:t xml:space="preserve"> Climate Impacts</w:t>
      </w:r>
      <w:bookmarkEnd w:id="767"/>
    </w:p>
    <w:tbl>
      <w:tblPr>
        <w:tblW w:w="4644" w:type="dxa"/>
        <w:jc w:val="center"/>
        <w:tblLayout w:type="fixed"/>
        <w:tblCellMar>
          <w:top w:w="15" w:type="dxa"/>
          <w:left w:w="15" w:type="dxa"/>
          <w:bottom w:w="15" w:type="dxa"/>
          <w:right w:w="15" w:type="dxa"/>
        </w:tblCellMar>
        <w:tblLook w:val="04A0" w:firstRow="1" w:lastRow="0" w:firstColumn="1" w:lastColumn="0" w:noHBand="0" w:noVBand="1"/>
      </w:tblPr>
      <w:tblGrid>
        <w:gridCol w:w="1124"/>
        <w:gridCol w:w="1101"/>
        <w:gridCol w:w="1209"/>
        <w:gridCol w:w="1210"/>
      </w:tblGrid>
      <w:tr w:rsidR="00986F4E" w:rsidRPr="006B675D" w14:paraId="0150056F" w14:textId="1D8EC1D7" w:rsidTr="00986F4E">
        <w:trPr>
          <w:cantSplit/>
          <w:trHeight w:val="124"/>
          <w:tblHeader/>
          <w:jc w:val="center"/>
        </w:trPr>
        <w:tc>
          <w:tcPr>
            <w:tcW w:w="1124"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986F4E" w:rsidRPr="00F26176" w:rsidRDefault="00986F4E" w:rsidP="002A757A">
            <w:pPr>
              <w:spacing w:line="240" w:lineRule="auto"/>
              <w:jc w:val="left"/>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Scenario</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E0923C5" w14:textId="77777777" w:rsidR="00986F4E" w:rsidRPr="00F26176" w:rsidRDefault="00986F4E" w:rsidP="002A757A">
            <w:pPr>
              <w:spacing w:line="240" w:lineRule="auto"/>
              <w:jc w:val="left"/>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Maximum Annual Emissions Reduction</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FADFDAF" w14:textId="77777777" w:rsidR="00986F4E" w:rsidRPr="00F26176" w:rsidRDefault="00986F4E" w:rsidP="002A757A">
            <w:pPr>
              <w:spacing w:line="240" w:lineRule="auto"/>
              <w:jc w:val="left"/>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Total Emissions Reduction</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2798DD0" w14:textId="5CEC6034" w:rsidR="00986F4E" w:rsidRPr="00F26176" w:rsidRDefault="00986F4E" w:rsidP="002A757A">
            <w:pPr>
              <w:spacing w:line="240" w:lineRule="auto"/>
              <w:jc w:val="left"/>
              <w:rPr>
                <w:rFonts w:cstheme="minorHAnsi"/>
                <w:b/>
                <w:bCs/>
                <w:color w:val="FFFFFF" w:themeColor="background1"/>
                <w:sz w:val="20"/>
                <w:szCs w:val="20"/>
                <w:lang w:eastAsia="zh-CN"/>
              </w:rPr>
            </w:pPr>
            <w:r w:rsidRPr="00F26176">
              <w:rPr>
                <w:b/>
                <w:color w:val="FFFFFF" w:themeColor="background1"/>
                <w:sz w:val="20"/>
                <w:szCs w:val="20"/>
                <w:lang w:eastAsia="zh-CN"/>
              </w:rPr>
              <w:t>Total Atmospheric CO</w:t>
            </w:r>
            <w:r w:rsidRPr="00F26176">
              <w:rPr>
                <w:b/>
                <w:color w:val="FFFFFF" w:themeColor="background1"/>
                <w:sz w:val="20"/>
                <w:szCs w:val="20"/>
                <w:vertAlign w:val="subscript"/>
                <w:lang w:eastAsia="zh-CN"/>
              </w:rPr>
              <w:t>2</w:t>
            </w:r>
            <w:r w:rsidRPr="00F26176">
              <w:rPr>
                <w:b/>
                <w:color w:val="FFFFFF" w:themeColor="background1"/>
                <w:sz w:val="20"/>
                <w:szCs w:val="20"/>
                <w:lang w:eastAsia="zh-CN"/>
              </w:rPr>
              <w:t>-eq Reduction</w:t>
            </w:r>
          </w:p>
        </w:tc>
      </w:tr>
      <w:tr w:rsidR="00986F4E" w:rsidRPr="006B675D" w14:paraId="6B5C6387" w14:textId="411C48F1" w:rsidTr="00986F4E">
        <w:trPr>
          <w:cantSplit/>
          <w:trHeight w:val="97"/>
          <w:tblHeader/>
          <w:jc w:val="center"/>
        </w:trPr>
        <w:tc>
          <w:tcPr>
            <w:tcW w:w="1124"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986F4E" w:rsidRPr="006B675D" w:rsidRDefault="00986F4E" w:rsidP="002A757A">
            <w:pPr>
              <w:spacing w:line="240" w:lineRule="auto"/>
              <w:jc w:val="left"/>
              <w:rPr>
                <w:rFonts w:cstheme="minorHAnsi"/>
                <w:b/>
                <w:bCs/>
                <w:i/>
                <w:color w:val="FFFFFF" w:themeColor="background1"/>
                <w:sz w:val="20"/>
                <w:szCs w:val="20"/>
                <w:lang w:eastAsia="zh-C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D6628D" w14:textId="77777777" w:rsidR="00986F4E" w:rsidRPr="006B675D" w:rsidRDefault="00986F4E" w:rsidP="002A757A">
            <w:pPr>
              <w:spacing w:line="240" w:lineRule="auto"/>
              <w:jc w:val="left"/>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668F7C2F" w14:textId="77777777" w:rsidR="00986F4E" w:rsidRPr="006B675D" w:rsidRDefault="00986F4E" w:rsidP="002A757A">
            <w:pPr>
              <w:spacing w:line="240" w:lineRule="auto"/>
              <w:jc w:val="left"/>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 (2020-2050)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D4AF8B2" w14:textId="1AF2BF4D" w:rsidR="00986F4E" w:rsidRPr="006B675D" w:rsidRDefault="00986F4E" w:rsidP="002A757A">
            <w:pPr>
              <w:spacing w:line="240" w:lineRule="auto"/>
              <w:jc w:val="left"/>
              <w:rPr>
                <w:rFonts w:cstheme="minorHAnsi"/>
                <w:bCs/>
                <w:i/>
                <w:color w:val="FFFFFF" w:themeColor="background1"/>
                <w:sz w:val="20"/>
                <w:szCs w:val="20"/>
                <w:lang w:eastAsia="zh-CN"/>
              </w:rPr>
            </w:pPr>
            <w:r w:rsidRPr="006B675D">
              <w:rPr>
                <w:color w:val="FFFFFF" w:themeColor="background1"/>
                <w:sz w:val="20"/>
                <w:szCs w:val="20"/>
                <w:lang w:eastAsia="zh-CN"/>
              </w:rPr>
              <w:t>Gt CO</w:t>
            </w:r>
            <w:r w:rsidRPr="006B675D">
              <w:rPr>
                <w:color w:val="FFFFFF" w:themeColor="background1"/>
                <w:sz w:val="20"/>
                <w:szCs w:val="20"/>
                <w:vertAlign w:val="subscript"/>
                <w:lang w:eastAsia="zh-CN"/>
              </w:rPr>
              <w:t>2</w:t>
            </w:r>
            <w:r w:rsidRPr="006B675D">
              <w:rPr>
                <w:color w:val="FFFFFF" w:themeColor="background1"/>
                <w:sz w:val="20"/>
                <w:szCs w:val="20"/>
                <w:lang w:eastAsia="zh-CN"/>
              </w:rPr>
              <w:t>-eq (2020-2050)</w:t>
            </w:r>
          </w:p>
        </w:tc>
      </w:tr>
      <w:tr w:rsidR="00986F4E" w:rsidRPr="006B675D" w14:paraId="354A2249" w14:textId="7B11184C" w:rsidTr="00986F4E">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77777777" w:rsidR="00986F4E" w:rsidRPr="006B675D" w:rsidRDefault="00986F4E" w:rsidP="002A757A">
            <w:pPr>
              <w:shd w:val="clear" w:color="auto" w:fill="FFFFFF" w:themeFill="background1"/>
              <w:spacing w:after="0" w:line="240" w:lineRule="auto"/>
              <w:jc w:val="left"/>
              <w:rPr>
                <w:i/>
                <w:iCs/>
                <w:color w:val="000000" w:themeColor="text1"/>
                <w:sz w:val="20"/>
                <w:szCs w:val="20"/>
                <w:lang w:eastAsia="zh-CN"/>
              </w:rPr>
            </w:pPr>
            <w:r w:rsidRPr="006B675D">
              <w:rPr>
                <w:b/>
                <w:bCs/>
                <w:i/>
                <w:iCs/>
                <w:color w:val="000000" w:themeColor="text1"/>
                <w:sz w:val="20"/>
                <w:szCs w:val="20"/>
                <w:lang w:eastAsia="zh-CN"/>
              </w:rPr>
              <w:t>Plausible</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E32FE9C" w14:textId="6334733C" w:rsidR="00986F4E" w:rsidRPr="006B675D" w:rsidRDefault="00986F4E"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CC30B0">
              <w:rPr>
                <w:rFonts w:eastAsia="Times New Roman" w:cstheme="minorHAnsi"/>
                <w:color w:val="000000" w:themeColor="text1"/>
                <w:sz w:val="20"/>
                <w:szCs w:val="20"/>
                <w:lang w:eastAsia="zh-CN"/>
              </w:rPr>
              <w:t>123</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5E6FA7" w14:textId="55C8AE6A" w:rsidR="00986F4E" w:rsidRPr="006B675D" w:rsidRDefault="00CC30B0"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3.80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7657F3" w14:textId="031546FD" w:rsidR="00986F4E" w:rsidRPr="006B675D" w:rsidRDefault="00CC30B0"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3.80</w:t>
            </w:r>
          </w:p>
        </w:tc>
      </w:tr>
      <w:tr w:rsidR="00986F4E" w:rsidRPr="006B675D" w14:paraId="7DCB0C2E" w14:textId="35D5AF3A" w:rsidTr="00986F4E">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0650657E" w:rsidR="00986F4E" w:rsidRPr="006B675D" w:rsidRDefault="000A1B0D" w:rsidP="002A757A">
            <w:pPr>
              <w:shd w:val="clear" w:color="auto" w:fill="FFFFFF" w:themeFill="background1"/>
              <w:spacing w:after="0" w:line="240" w:lineRule="auto"/>
              <w:jc w:val="left"/>
              <w:rPr>
                <w:i/>
                <w:iCs/>
                <w:color w:val="000000" w:themeColor="text1"/>
                <w:sz w:val="20"/>
                <w:szCs w:val="20"/>
                <w:lang w:eastAsia="zh-CN"/>
              </w:rPr>
            </w:pPr>
            <w:r>
              <w:rPr>
                <w:b/>
                <w:bCs/>
                <w:i/>
                <w:iCs/>
                <w:color w:val="000000" w:themeColor="text1"/>
                <w:sz w:val="20"/>
                <w:szCs w:val="20"/>
                <w:lang w:eastAsia="zh-CN"/>
              </w:rPr>
              <w:t>Ambitious</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BCD264C" w14:textId="4544AF1C" w:rsidR="00986F4E" w:rsidRPr="006B675D" w:rsidRDefault="00986F4E"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CC30B0">
              <w:rPr>
                <w:rFonts w:eastAsia="Times New Roman" w:cstheme="minorHAnsi"/>
                <w:color w:val="000000" w:themeColor="text1"/>
                <w:sz w:val="20"/>
                <w:szCs w:val="20"/>
                <w:lang w:eastAsia="zh-CN"/>
              </w:rPr>
              <w:t>166</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84325D3" w14:textId="04F71F7F" w:rsidR="00986F4E" w:rsidRPr="006B675D" w:rsidRDefault="00CC30B0"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5.14</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36B0FC" w14:textId="42F54E0D" w:rsidR="00986F4E" w:rsidRPr="006B675D" w:rsidRDefault="00CC30B0"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5.14</w:t>
            </w:r>
          </w:p>
        </w:tc>
      </w:tr>
      <w:tr w:rsidR="00986F4E" w:rsidRPr="006B675D" w14:paraId="7CA1AA1B" w14:textId="3D7819CF" w:rsidTr="00986F4E">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9F4E2C" w14:textId="64AA9348" w:rsidR="00986F4E" w:rsidRPr="006B675D" w:rsidRDefault="000A1B0D" w:rsidP="002A757A">
            <w:pPr>
              <w:shd w:val="clear" w:color="auto" w:fill="FFFFFF" w:themeFill="background1"/>
              <w:spacing w:after="0" w:line="240" w:lineRule="auto"/>
              <w:jc w:val="left"/>
              <w:rPr>
                <w:i/>
                <w:iCs/>
                <w:color w:val="000000" w:themeColor="text1"/>
                <w:sz w:val="20"/>
                <w:szCs w:val="20"/>
                <w:lang w:eastAsia="zh-CN"/>
              </w:rPr>
            </w:pPr>
            <w:r>
              <w:rPr>
                <w:b/>
                <w:bCs/>
                <w:i/>
                <w:iCs/>
                <w:color w:val="000000" w:themeColor="text1"/>
                <w:sz w:val="20"/>
                <w:szCs w:val="20"/>
                <w:lang w:eastAsia="zh-CN"/>
              </w:rPr>
              <w:t>Maximum</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786EBCB" w14:textId="2B4B291C" w:rsidR="00986F4E" w:rsidRPr="006B675D" w:rsidRDefault="00986F4E"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CC30B0">
              <w:rPr>
                <w:rFonts w:eastAsia="Times New Roman" w:cstheme="minorHAnsi"/>
                <w:color w:val="000000" w:themeColor="text1"/>
                <w:sz w:val="20"/>
                <w:szCs w:val="20"/>
                <w:lang w:eastAsia="zh-CN"/>
              </w:rPr>
              <w:t>191</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E107D52" w14:textId="16B4132D" w:rsidR="00986F4E" w:rsidRPr="006B675D" w:rsidRDefault="00CC30B0"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5.91</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DD6791" w14:textId="4EFE58A5" w:rsidR="00986F4E" w:rsidRPr="006B675D" w:rsidRDefault="00CC30B0"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5.91</w:t>
            </w:r>
          </w:p>
        </w:tc>
      </w:tr>
    </w:tbl>
    <w:p w14:paraId="5200117F" w14:textId="77777777" w:rsidR="00444E55" w:rsidRDefault="00444E55" w:rsidP="00444E55">
      <w:pPr>
        <w:pStyle w:val="Caption"/>
        <w:jc w:val="center"/>
      </w:pPr>
      <w:bookmarkStart w:id="768" w:name="_Toc524993443"/>
    </w:p>
    <w:p w14:paraId="454E9E7B" w14:textId="39479129" w:rsidR="006F77F0" w:rsidRDefault="00905D63" w:rsidP="00095EF0">
      <w:pPr>
        <w:jc w:val="center"/>
      </w:pPr>
      <w:r>
        <w:rPr>
          <w:noProof/>
        </w:rPr>
        <w:drawing>
          <wp:inline distT="0" distB="0" distL="0" distR="0" wp14:anchorId="09989C14" wp14:editId="3EA85800">
            <wp:extent cx="4636562" cy="3886248"/>
            <wp:effectExtent l="0" t="0" r="12065" b="0"/>
            <wp:docPr id="12" name="Chart 12">
              <a:extLst xmlns:a="http://schemas.openxmlformats.org/drawingml/2006/main">
                <a:ext uri="{FF2B5EF4-FFF2-40B4-BE49-F238E27FC236}">
                  <a16:creationId xmlns:a16="http://schemas.microsoft.com/office/drawing/2014/main" id="{A626ED99-5AE6-43E3-AE92-78F1E5A602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DEB796D" w14:textId="3505EE15" w:rsidR="004150EC" w:rsidRDefault="008C7628" w:rsidP="008C7628">
      <w:pPr>
        <w:pStyle w:val="Caption"/>
        <w:jc w:val="center"/>
      </w:pPr>
      <w:bookmarkStart w:id="769" w:name="_Toc524993433"/>
      <w:bookmarkStart w:id="770" w:name="_Toc69129076"/>
      <w:r>
        <w:t>Figure 3.2 World Annual Greenhouse Gas Emissions Reduction</w:t>
      </w:r>
      <w:bookmarkEnd w:id="769"/>
      <w:r>
        <w:t>.</w:t>
      </w:r>
      <w:bookmarkEnd w:id="770"/>
    </w:p>
    <w:p w14:paraId="549059D8" w14:textId="77777777" w:rsidR="00B320DB" w:rsidRDefault="00B320DB" w:rsidP="00B320DB">
      <w:pPr>
        <w:pStyle w:val="Caption"/>
        <w:jc w:val="left"/>
      </w:pPr>
      <w:bookmarkStart w:id="771" w:name="_Toc66277192"/>
    </w:p>
    <w:p w14:paraId="1244FA51" w14:textId="77777777" w:rsidR="00B320DB" w:rsidRDefault="00B320DB" w:rsidP="00B320DB">
      <w:pPr>
        <w:pStyle w:val="Caption"/>
        <w:jc w:val="left"/>
      </w:pPr>
    </w:p>
    <w:p w14:paraId="70D85360" w14:textId="77777777" w:rsidR="00B320DB" w:rsidRDefault="00B320DB" w:rsidP="00B320DB">
      <w:pPr>
        <w:pStyle w:val="Caption"/>
        <w:jc w:val="left"/>
      </w:pPr>
    </w:p>
    <w:p w14:paraId="405678B4" w14:textId="77777777" w:rsidR="00B320DB" w:rsidRDefault="00B320DB" w:rsidP="00B320DB">
      <w:pPr>
        <w:pStyle w:val="Caption"/>
        <w:jc w:val="left"/>
      </w:pPr>
    </w:p>
    <w:p w14:paraId="155A6DCB" w14:textId="50616742" w:rsidR="00444E55" w:rsidRPr="00444E55" w:rsidRDefault="00B320DB" w:rsidP="00167CF8">
      <w:pPr>
        <w:pStyle w:val="Caption"/>
        <w:jc w:val="center"/>
      </w:pPr>
      <w:r>
        <w:t xml:space="preserve">Table </w:t>
      </w:r>
      <w:r>
        <w:fldChar w:fldCharType="begin"/>
      </w:r>
      <w:r>
        <w:instrText>STYLEREF 1 \s</w:instrText>
      </w:r>
      <w:r>
        <w:fldChar w:fldCharType="separate"/>
      </w:r>
      <w:r>
        <w:rPr>
          <w:noProof/>
        </w:rPr>
        <w:t>3</w:t>
      </w:r>
      <w:r>
        <w:fldChar w:fldCharType="end"/>
      </w:r>
      <w:r>
        <w:t>.</w:t>
      </w:r>
      <w:r>
        <w:fldChar w:fldCharType="begin"/>
      </w:r>
      <w:r>
        <w:instrText>SEQ Table \* ARABIC \s 1</w:instrText>
      </w:r>
      <w:r>
        <w:fldChar w:fldCharType="separate"/>
      </w:r>
      <w:r>
        <w:rPr>
          <w:noProof/>
        </w:rPr>
        <w:t>3</w:t>
      </w:r>
      <w:r>
        <w:fldChar w:fldCharType="end"/>
      </w:r>
      <w:r>
        <w:t xml:space="preserve"> Impacts on Atmospheric Concentrations of CO</w:t>
      </w:r>
      <w:r w:rsidRPr="00AF1BB4">
        <w:rPr>
          <w:vertAlign w:val="subscript"/>
        </w:rPr>
        <w:t>2</w:t>
      </w:r>
      <w:r>
        <w:t>-eq</w:t>
      </w:r>
      <w:bookmarkEnd w:id="771"/>
    </w:p>
    <w:tbl>
      <w:tblPr>
        <w:tblW w:w="9281" w:type="dxa"/>
        <w:jc w:val="center"/>
        <w:tblCellMar>
          <w:top w:w="15" w:type="dxa"/>
          <w:left w:w="15" w:type="dxa"/>
          <w:bottom w:w="15" w:type="dxa"/>
          <w:right w:w="15" w:type="dxa"/>
        </w:tblCellMar>
        <w:tblLook w:val="04A0" w:firstRow="1" w:lastRow="0" w:firstColumn="1" w:lastColumn="0" w:noHBand="0" w:noVBand="1"/>
      </w:tblPr>
      <w:tblGrid>
        <w:gridCol w:w="1204"/>
        <w:gridCol w:w="3671"/>
        <w:gridCol w:w="4406"/>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bookmarkEnd w:id="768"/>
          <w:p w14:paraId="0451DCA8" w14:textId="77777777" w:rsidR="003A7929" w:rsidRPr="005C77F5" w:rsidRDefault="003A7929" w:rsidP="002A757A">
            <w:pPr>
              <w:spacing w:line="240" w:lineRule="auto"/>
              <w:jc w:val="left"/>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2A757A">
            <w:pPr>
              <w:spacing w:line="240" w:lineRule="auto"/>
              <w:jc w:val="left"/>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2A757A">
            <w:pPr>
              <w:spacing w:line="240" w:lineRule="auto"/>
              <w:jc w:val="left"/>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2A757A">
            <w:pPr>
              <w:spacing w:line="240" w:lineRule="auto"/>
              <w:jc w:val="left"/>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DE1945">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DE1945">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5F1B09">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2A757A">
            <w:pPr>
              <w:shd w:val="clear" w:color="auto" w:fill="FFFFFF" w:themeFill="background1"/>
              <w:spacing w:after="0" w:line="240" w:lineRule="auto"/>
              <w:jc w:val="left"/>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1BCFAA" w14:textId="382A9611" w:rsidR="003A7929" w:rsidRPr="0066753A" w:rsidRDefault="00A300D4"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0.296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A7AAF" w14:textId="60D745D2" w:rsidR="003A7929" w:rsidRPr="0066753A" w:rsidRDefault="00A300D4"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0.008</w:t>
            </w:r>
          </w:p>
        </w:tc>
      </w:tr>
      <w:tr w:rsidR="0030099E" w:rsidRPr="0066753A" w14:paraId="389D5E87" w14:textId="77777777" w:rsidTr="005F1B09">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50273961" w:rsidR="0030099E" w:rsidRPr="0066753A" w:rsidRDefault="000A1B0D" w:rsidP="002A757A">
            <w:pPr>
              <w:shd w:val="clear" w:color="auto" w:fill="FFFFFF" w:themeFill="background1"/>
              <w:spacing w:after="0" w:line="240" w:lineRule="auto"/>
              <w:jc w:val="left"/>
              <w:rPr>
                <w:color w:val="000000" w:themeColor="text1"/>
                <w:sz w:val="20"/>
                <w:szCs w:val="20"/>
                <w:lang w:eastAsia="zh-CN"/>
              </w:rPr>
            </w:pPr>
            <w:r>
              <w:rPr>
                <w:b/>
                <w:bCs/>
                <w:color w:val="000000" w:themeColor="text1"/>
                <w:sz w:val="20"/>
                <w:szCs w:val="20"/>
                <w:lang w:eastAsia="zh-CN"/>
              </w:rPr>
              <w:t>Ambitious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EE9459" w14:textId="38746D23" w:rsidR="0030099E" w:rsidRPr="0066753A" w:rsidRDefault="00A300D4"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0.401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BDFCEF" w14:textId="3F28D848" w:rsidR="0030099E" w:rsidRPr="0066753A" w:rsidRDefault="00A300D4"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0.010</w:t>
            </w:r>
          </w:p>
        </w:tc>
      </w:tr>
      <w:tr w:rsidR="0030099E" w:rsidRPr="0066753A" w14:paraId="7A2BE5CA" w14:textId="77777777" w:rsidTr="005F1B09">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1DD3C341" w:rsidR="0030099E" w:rsidRPr="0066753A" w:rsidRDefault="000A1B0D" w:rsidP="002A757A">
            <w:pPr>
              <w:shd w:val="clear" w:color="auto" w:fill="FFFFFF" w:themeFill="background1"/>
              <w:spacing w:after="0" w:line="240" w:lineRule="auto"/>
              <w:jc w:val="left"/>
              <w:rPr>
                <w:color w:val="000000" w:themeColor="text1"/>
                <w:sz w:val="20"/>
                <w:szCs w:val="20"/>
                <w:lang w:eastAsia="zh-CN"/>
              </w:rPr>
            </w:pPr>
            <w:r>
              <w:rPr>
                <w:b/>
                <w:bCs/>
                <w:color w:val="000000" w:themeColor="text1"/>
                <w:sz w:val="20"/>
                <w:szCs w:val="20"/>
                <w:lang w:eastAsia="zh-CN"/>
              </w:rPr>
              <w:t>Maximum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CA082F" w14:textId="23CEB792" w:rsidR="0030099E" w:rsidRPr="0066753A" w:rsidRDefault="00A300D4"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0.461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A8C8CB" w14:textId="7BDF8A44" w:rsidR="0030099E" w:rsidRPr="0066753A" w:rsidRDefault="00A300D4"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0.012</w:t>
            </w:r>
          </w:p>
        </w:tc>
      </w:tr>
    </w:tbl>
    <w:p w14:paraId="2B4BF78A" w14:textId="77777777" w:rsidR="00DE44F6" w:rsidRDefault="00DE44F6" w:rsidP="00DE44F6">
      <w:pPr>
        <w:pStyle w:val="Caption"/>
        <w:jc w:val="center"/>
      </w:pPr>
    </w:p>
    <w:p w14:paraId="373BC169" w14:textId="77777777" w:rsidR="006B675D" w:rsidRPr="005F1E2F" w:rsidRDefault="006B675D" w:rsidP="002A757A">
      <w:pPr>
        <w:pStyle w:val="Heading2"/>
        <w:numPr>
          <w:ilvl w:val="1"/>
          <w:numId w:val="26"/>
        </w:numPr>
        <w:jc w:val="left"/>
      </w:pPr>
      <w:bookmarkStart w:id="772" w:name="_Toc65144039"/>
      <w:bookmarkStart w:id="773" w:name="_Toc524993435"/>
      <w:r w:rsidRPr="551A77D0">
        <w:t>Other Impacts</w:t>
      </w:r>
      <w:bookmarkEnd w:id="772"/>
    </w:p>
    <w:p w14:paraId="7A5C0514" w14:textId="4592187B" w:rsidR="006B675D" w:rsidRPr="006B675D" w:rsidRDefault="001A7308" w:rsidP="002A757A">
      <w:pPr>
        <w:jc w:val="left"/>
      </w:pPr>
      <w:r>
        <w:t>There are no other impacts modeled.</w:t>
      </w:r>
    </w:p>
    <w:p w14:paraId="638C27B6" w14:textId="0315D35F" w:rsidR="00F52595" w:rsidRDefault="551A77D0" w:rsidP="00EC38FC">
      <w:pPr>
        <w:pStyle w:val="Heading1"/>
        <w:numPr>
          <w:ilvl w:val="0"/>
          <w:numId w:val="26"/>
        </w:numPr>
      </w:pPr>
      <w:bookmarkStart w:id="774" w:name="_Toc65144040"/>
      <w:bookmarkEnd w:id="773"/>
      <w:r>
        <w:t>Discussion</w:t>
      </w:r>
      <w:bookmarkEnd w:id="774"/>
    </w:p>
    <w:p w14:paraId="66CFD712" w14:textId="71B6351D" w:rsidR="00B1561A" w:rsidRDefault="00B55370" w:rsidP="006C2DE2">
      <w:r>
        <w:t xml:space="preserve">It has been already emphasized that </w:t>
      </w:r>
      <w:r w:rsidRPr="0048681A">
        <w:rPr>
          <w:rFonts w:cs="Times New Roman"/>
          <w:color w:val="333132"/>
        </w:rPr>
        <w:t>the role of offshore and deep ocean benthic communities i</w:t>
      </w:r>
      <w:r w:rsidR="0048681A">
        <w:rPr>
          <w:rFonts w:cs="Times New Roman"/>
          <w:color w:val="333132"/>
        </w:rPr>
        <w:t>n climate warming mitigation is</w:t>
      </w:r>
      <w:r w:rsidRPr="0048681A">
        <w:rPr>
          <w:rFonts w:cs="Times New Roman"/>
          <w:color w:val="333132"/>
        </w:rPr>
        <w:t xml:space="preserve"> under-represented</w:t>
      </w:r>
      <w:r w:rsidR="0048681A">
        <w:rPr>
          <w:rFonts w:cs="Times New Roman"/>
          <w:color w:val="333132"/>
        </w:rPr>
        <w:t xml:space="preserve"> </w:t>
      </w:r>
      <w:r w:rsidR="0048681A">
        <w:rPr>
          <w:rFonts w:cs="Times New Roman"/>
          <w:color w:val="333132"/>
        </w:rPr>
        <w:fldChar w:fldCharType="begin"/>
      </w:r>
      <w:r w:rsidR="0048681A">
        <w:rPr>
          <w:rFonts w:cs="Times New Roman"/>
          <w:color w:val="333132"/>
        </w:rPr>
        <w:instrText xml:space="preserve"> ADDIN ZOTERO_ITEM CSL_CITATION {"citationID":"UYHAR8Hr","properties":{"formattedCitation":"(Solan et al., 2020)","plainCitation":"(Solan et al., 2020)","noteIndex":0},"citationItems":[{"id":2161,"uris":["http://zotero.org/groups/2530313/items/A3ZUGC6Y"],"uri":["http://zotero.org/groups/2530313/items/A3ZUGC6Y"],"itemData":{"id":2161,"type":"article-journal","abstract":"Innovative solutions to improve the condition and resilience of ecosystems are needed to address societal challenges and pave the way towards a climate-resilient future. Nature-based solutions offer the potential to protect, sustainably manage and restore natural or modified ecosystems while providing multiple other benefits for health, the economy, society and the environment. However, the implementation of nature-based solutions stems from a discourse that is almost exclusively derived from a terrestrial and urban context and assumes that risk reduction is resolved locally. We argue that this position ignores the importance of complex ecological interactions across a range of temporal and spatial scales and misses the substantive contribution from marine ecosystems, which are notably absent from most climate mitigation and adaptation strategies that extend beyond coastal disaster management. Here, we consider the potential of sediment-dwelling fauna and flora to inform and support nature-based solutions, and how the ecology of benthic environments can enhance adaptation plans. We illustrate our thesis with examples of practice that are generating, or have the potential to deliver, transformative change and discuss where further innovation might be applied. Finally, we take a reflective look at the realized and potential capacity of benthic-based solutions to contribute to adaptation plans and offer our perspectives on the suitability and shortcomings of past achievements and the prospective rewards from sensible prioritization of future research.This article is part of the theme issue ‘Climate change and ecosystems: threats, opportunities and solutions'.","container-title":"Philosophical Transactions of the Royal Society B: Biological Sciences","DOI":"10.1098/rstb.2019.0107","issue":"1794","journalAbbreviation":"Philosophical Transactions of the Royal Society B: Biological Sciences","note":"publisher: Royal Society","page":"20190107","source":"royalsocietypublishing.org (Atypon)","title":"Benthic-based contributions to climate change mitigation and adaptation","volume":"375","author":[{"family":"Solan","given":"Martin"},{"family":"Bennett","given":"Elena M."},{"family":"Mumby","given":"Peter J."},{"family":"Leyland","given":"Julian"},{"family":"Godbold","given":"Jasmin A."}],"issued":{"date-parts":[["2020",3,16]]}}}],"schema":"https://github.com/citation-style-language/schema/raw/master/csl-citation.json"} </w:instrText>
      </w:r>
      <w:r w:rsidR="0048681A">
        <w:rPr>
          <w:rFonts w:cs="Times New Roman"/>
          <w:color w:val="333132"/>
        </w:rPr>
        <w:fldChar w:fldCharType="separate"/>
      </w:r>
      <w:r w:rsidR="0048681A" w:rsidRPr="0048681A">
        <w:rPr>
          <w:rFonts w:cs="Times New Roman"/>
        </w:rPr>
        <w:t>(Solan et al., 2020)</w:t>
      </w:r>
      <w:r w:rsidR="0048681A">
        <w:rPr>
          <w:rFonts w:cs="Times New Roman"/>
          <w:color w:val="333132"/>
        </w:rPr>
        <w:fldChar w:fldCharType="end"/>
      </w:r>
      <w:r w:rsidRPr="0048681A">
        <w:rPr>
          <w:rFonts w:cs="Times New Roman"/>
          <w:color w:val="333132"/>
        </w:rPr>
        <w:t>.</w:t>
      </w:r>
      <w:r w:rsidR="0048681A">
        <w:rPr>
          <w:rFonts w:cs="Times New Roman"/>
          <w:color w:val="333132"/>
        </w:rPr>
        <w:t xml:space="preserve"> </w:t>
      </w:r>
      <w:r w:rsidR="0048681A">
        <w:t xml:space="preserve">The global seafloor sediment stores high amount of organic carbon yet only 4 percent is protected by MPAs and only 2 percent by highly protected, no-take MPAs </w:t>
      </w:r>
      <w:r w:rsidR="0048681A">
        <w:fldChar w:fldCharType="begin"/>
      </w:r>
      <w:r w:rsidR="00620C95">
        <w:instrText xml:space="preserve"> ADDIN ZOTERO_ITEM CSL_CITATION {"citationID":"z7xjTcF3","properties":{"formattedCitation":"(Atwood et al., 2020)","plainCitation":"(Atwood et al., 2020)","noteIndex":0},"citationItems":[{"id":2202,"uris":["http://zotero.org/groups/2530313/items/YLMSQQ2J"],"uri":["http://zotero.org/groups/2530313/items/YLMSQQ2J"],"itemData":{"id":2202,"type":"article-journal","abstract":"To develop more accurate global carbon (C) budgets and to better inform management of human activities in the ocean, we need high-resolution estimates of marine C stocks. Here we quantify global marine sedimentary C stocks at a 1-km resolution, and find that marine sediments store ~ 3117 (3006-3209) Pg C in the top 1 meter (more than twice that of terrestrial soils). Sediments in abyss/basin zones account for 75% of the global marine sediment C stock, and 52% of that stock is within the 200-mile Exclusive Economic Zones of countries. Currently, only ~2% of sediment C stocks are located in highly to fully protected areas that prevent the disturbance of the seafloor. Our results show that marine sediments represent a large and globally important C sink. However, the lack of protection for marine C stocks makes them highly vulnerable to human disturbances that can lead to their remineralization to CO2, further aggravating climate change impacts.","container-title":"Frontiers in Marine Science","DOI":"10.3389/fmars.2020.00165","ISSN":"2296-7745","journalAbbreviation":"Front. Mar. Sci.","language":"English","note":"publisher: Frontiers","source":"Frontiers","title":"Global Patterns in Marine Sediment Carbon Stocks","URL":"https://www.frontiersin.org/articles/10.3389/fmars.2020.00165/full","volume":"7","author":[{"family":"Atwood","given":"Trisha B."},{"family":"Witt","given":"Andrew"},{"family":"Mayorga","given":"Juan"},{"family":"Hammill","given":"Edd"},{"family":"Sala","given":"Enric"}],"accessed":{"date-parts":[["2020",7,1]]},"issued":{"date-parts":[["2020"]]}}}],"schema":"https://github.com/citation-style-language/schema/raw/master/csl-citation.json"} </w:instrText>
      </w:r>
      <w:r w:rsidR="0048681A">
        <w:fldChar w:fldCharType="separate"/>
      </w:r>
      <w:r w:rsidR="0048681A" w:rsidRPr="00325925">
        <w:rPr>
          <w:rFonts w:cs="Times New Roman"/>
        </w:rPr>
        <w:t>(Atwood et al., 2020)</w:t>
      </w:r>
      <w:r w:rsidR="0048681A">
        <w:fldChar w:fldCharType="end"/>
      </w:r>
      <w:r w:rsidR="0048681A">
        <w:t xml:space="preserve">. </w:t>
      </w:r>
      <w:r w:rsidR="006C2DE2">
        <w:t xml:space="preserve">Recent global analysis published conservation planning framework to prioritize highly protected MPAs in places that would result in multiple benefits today and in the future including biodiversity, food provision and carbon storage in sediments benefits. It shows that MPAs has to strategically protect 21 percent of the ocean to get maximum biodiversity benefits, the MPAs protection of 28 percent of the ocean could increase food provisioning by 5.9 Mt, and eliminating 90% of the present risk of carbon disturbance due to bottom trawling would require protecting 3.6% of the ocean (mostly within EEZs) </w:t>
      </w:r>
      <w:r w:rsidR="006C2DE2">
        <w:fldChar w:fldCharType="begin"/>
      </w:r>
      <w:r w:rsidR="006C2DE2">
        <w:instrText xml:space="preserve"> ADDIN ZOTERO_ITEM CSL_CITATION {"citationID":"hx0zcdfe","properties":{"formattedCitation":"(Sala et al., 2018)","plainCitation":"(Sala et al., 2018)","noteIndex":0},"citationItems":[{"id":2284,"uris":["http://zotero.org/groups/2530313/items/BGMCJKP2"],"uri":["http://zotero.org/groups/2530313/items/BGMCJKP2"],"itemData":{"id":2284,"type":"article-journal","abstract":"While the ecological impacts of fishing the waters beyond national jurisdiction (the “high seas”) have been widely studied, the economic rationale is more difficult to ascertain because of scarce data on the costs and revenues of the fleets that fish there. Newly compiled satellite data and machine learning now allow us to track individual fishing vessels on the high seas in near real time. These technological advances help us quantify high-seas fishing effort, costs, and benefits, and assess whether, where, and when high-seas fishing makes economic sense. We characterize the global high-seas fishing fleet and report the economic benefits of fishing the high seas globally, nationally, and at the scale of individual fleets. Our results suggest that fishing at the current scale is enabled by large government subsidies, without which as much as 54% of the present high-seas fishing grounds would be unprofitable at current fishing rates. The patterns of fishing profitability vary widely between countries, types of fishing, and distance to port. Deep-sea bottom trawling often produces net economic benefits only thanks to subsidies, and much fishing by the world’s largest fishing fleets would largely be unprofitable without subsidies and low labor costs. These results support recent calls for subsidy and fishery management reforms on the high seas.\nMuch of the economic profitability of fishing the high seas is dependent on government subsidies.\nMuch of the economic profitability of fishing the high seas is dependent on government subsidies.","container-title":"Science Advances","DOI":"10.1126/sciadv.aat2504","ISSN":"2375-2548","issue":"6","language":"en","note":"number: 6\npublisher: American Association for the Advancement of Science\nsection: Research Article","page":"eaat2504","source":"advances.sciencemag.org","title":"The economics of fishing the high seas","volume":"4","author":[{"family":"Sala","given":"Enric"},{"family":"Mayorga","given":"Juan"},{"family":"Costello","given":"Christopher"},{"family":"Kroodsma","given":"David"},{"family":"Palomares","given":"Maria L. D."},{"family":"Pauly","given":"Daniel"},{"family":"Sumaila","given":"U. Rashid"},{"family":"Zeller","given":"Dirk"}],"issued":{"date-parts":[["2018",6,1]]}}}],"schema":"https://github.com/citation-style-language/schema/raw/master/csl-citation.json"} </w:instrText>
      </w:r>
      <w:r w:rsidR="006C2DE2">
        <w:fldChar w:fldCharType="separate"/>
      </w:r>
      <w:r w:rsidR="006C2DE2" w:rsidRPr="006C2DE2">
        <w:rPr>
          <w:rFonts w:cs="Times New Roman"/>
        </w:rPr>
        <w:t>(Sala et al., 2018)</w:t>
      </w:r>
      <w:r w:rsidR="006C2DE2">
        <w:fldChar w:fldCharType="end"/>
      </w:r>
      <w:r w:rsidR="006C2DE2">
        <w:t xml:space="preserve">. </w:t>
      </w:r>
      <w:r w:rsidR="003B4F9F">
        <w:t xml:space="preserve">Current analysis provide evidence that by expanding protection of ocean areas from bottom trawling avoid release of significant amount of carbon that is stored in the sediments. Expansions of MPAs or bottom trawling bans would have also many other benefits including restoration or preventing of degradation of benthic communities including cold water corals and sponges,  </w:t>
      </w:r>
      <w:r w:rsidR="0048681A">
        <w:rPr>
          <w:rFonts w:cs="Times New Roman"/>
          <w:color w:val="333132"/>
        </w:rPr>
        <w:t xml:space="preserve"> </w:t>
      </w:r>
      <w:r w:rsidR="00B1561A">
        <w:t xml:space="preserve">rebuilding depleted fish stocks and increasing landings </w:t>
      </w:r>
      <w:r w:rsidR="00EE14EC">
        <w:t xml:space="preserve">by the fish spillover effect </w:t>
      </w:r>
      <w:r w:rsidR="00B1561A">
        <w:t>with implications for food and nutritional security.</w:t>
      </w:r>
      <w:r w:rsidR="00EE14EC">
        <w:t xml:space="preserve"> Therefore, the adoption of seafloor protection</w:t>
      </w:r>
      <w:r w:rsidR="00B1561A">
        <w:t xml:space="preserve"> falls within the UN Sustainable Development Goal 14.</w:t>
      </w:r>
    </w:p>
    <w:p w14:paraId="4E7AAA86" w14:textId="01602C9C" w:rsidR="00B1561A" w:rsidRDefault="00B1561A" w:rsidP="00302619">
      <w:r>
        <w:lastRenderedPageBreak/>
        <w:t xml:space="preserve">The economic impacts of </w:t>
      </w:r>
      <w:r w:rsidR="00EE14EC">
        <w:t>seafloor protection and bottom trawling closures</w:t>
      </w:r>
      <w:r>
        <w:t xml:space="preserve"> are not modeled here but </w:t>
      </w:r>
      <w:r w:rsidR="00EE14EC">
        <w:t>should be considered</w:t>
      </w:r>
      <w:r>
        <w:t xml:space="preserve">. </w:t>
      </w:r>
      <w:r w:rsidR="00620C95">
        <w:t xml:space="preserve">Limiting the area of bottom trawling activity would have an implications on fisheries especially effort and employment. </w:t>
      </w:r>
      <w:r w:rsidR="004C56CE">
        <w:t xml:space="preserve">Considering the importance of fisheries as an employment sector, it is essential that fisheries reforms be designed in a way that mitigate these employment impacts. In particular, attention should be paid to ensure that fishery reforms and resulting job loss not disproportionately affect low-income or otherwise marginalized fishing communities. An OECD bio-economic model found that simply redirecting fisheries subsidies from capacity-enhancing to other types of subsidies (e.g., from fuel subsidies to direct income payments to fishermen) could help achieve fishing effort reduction and stock rebuilding goals while increasing total income of fishers, especially for small-scale fisheries </w:t>
      </w:r>
      <w:r w:rsidR="004C56CE">
        <w:fldChar w:fldCharType="begin"/>
      </w:r>
      <w:r w:rsidR="00B4107E">
        <w:instrText xml:space="preserve"> ADDIN ZOTERO_ITEM CSL_CITATION {"citationID":"wostNZoy","properties":{"formattedCitation":"(Martini &amp; Innes, 2018)","plainCitation":"(Martini &amp; Innes, 2018)","noteIndex":0},"citationItems":[{"id":"mJulcQCF/euLZp3Eg","uris":["http://zotero.org/users/6689819/items/TLK3PJ77"],"uri":["http://zotero.org/users/6689819/items/TLK3PJ77"],"itemData":{"id":2190,"type":"article-journal","abstract":"The effects of six common forms of fisheries support are estimated using a bioeconomic model of the global fishery. The results show that all have the potential to provoke overfishing, to lead to fish stocks being overfished, to encourage illegal, unreported or unregulated (IUU) fishing and to increase fleet capacity, but that their effects can vary significantly both in scale and how they are distributed at the fleet level. The fisheries management system can mitigate, though not entirely eliminate, these impacts. Supports based on reducing the cost of inputs purchased by fishers provoke the greatest increase in fishing effort, with associated risks of overfishing. This includes fuel subsidies, which are also shown to deliver less than 10% of their value in actual benefits to fishers in some cases, making them the least effective means of transferring income to fishers of those evaluated. Payments based on improving fishers’ business operations provided the greatest benefit to fishers and had relatively less tendency to increase fishing effort. If only USD 5 billion in fuel support was converted into support of this type, fishers would see increased income of more than USD 2 billion, while at the same time reducing effort and improving fish stocks. Such a change would also provide relatively more benefit to smaller fishers.","DOI":"https://doi.org/10.1787/bd9b0dc3-en","language":"en","note":"publisher: OECD","source":"www.oecd-ilibrary.org","title":"Relative Effects of Fisheries Support Policies","URL":"https://www.oecd-ilibrary.org/agriculture-and-food/relative-effects-of-fisheries-support-policies_bd9b0dc3-en","author":[{"family":"Martini","given":"Roger"},{"family":"Innes","given":"James"}],"accessed":{"date-parts":[["2020",7,1]]},"issued":{"date-parts":[["2018",12,14]]}}}],"schema":"https://github.com/citation-style-language/schema/raw/master/csl-citation.json"} </w:instrText>
      </w:r>
      <w:r w:rsidR="004C56CE">
        <w:fldChar w:fldCharType="separate"/>
      </w:r>
      <w:r w:rsidR="004C56CE" w:rsidRPr="00302619">
        <w:rPr>
          <w:rFonts w:cs="Times New Roman"/>
        </w:rPr>
        <w:t>(Martini &amp; Innes, 2018)</w:t>
      </w:r>
      <w:r w:rsidR="004C56CE">
        <w:fldChar w:fldCharType="end"/>
      </w:r>
      <w:r w:rsidR="004C56CE">
        <w:t>. S</w:t>
      </w:r>
      <w:r w:rsidR="00620C95">
        <w:t xml:space="preserve">ignificant amount of bottom trawling fisheries is relaying on harmful subsidies without which their operations would be not profitable </w:t>
      </w:r>
      <w:r w:rsidR="00620C95">
        <w:fldChar w:fldCharType="begin"/>
      </w:r>
      <w:r w:rsidR="004C56CE">
        <w:instrText xml:space="preserve"> ADDIN ZOTERO_ITEM CSL_CITATION {"citationID":"1oShi94e","properties":{"formattedCitation":"(U. R. Sumaila et al., 2010)","plainCitation":"(U. R. Sumaila et al., 2010)","noteIndex":0},"citationItems":[{"id":2275,"uris":["http://zotero.org/groups/2530313/items/GXU2UPTI"],"uri":["http://zotero.org/groups/2530313/items/GXU2UPTI"],"itemData":{"id":2275,"type":"article-journal","abstract":"The life spans of demersal species of ﬁshes occurring in deep-waters are much longer and their potential growth rates much lower than those of related shallow water species. As a result, deep-sea demersal ﬁsh species are more vulnerable to exploitation. This is because low growth rates relative to the available market discount rate for capital makes it desirable for ﬁshing ﬁrms to mine, rather than sustainably exploit, these resources even in the absence of ﬁsheries subsidies. However, it is common knowledge that governments around the world do provide subsidies to their ﬁshing industries. The objective of this contribution is to estimate the global amount of subsidies paid to bottom trawl ﬂeets operating in the high seas, i.e., outside of the Exclusive Economic Zones of maritime countries. Our study suggests that ﬁsheries subsidies to these ﬂeets stand at about US$152 million per year, which constitutes 25% of the total landed value of the ﬂeet. Economic data for bottom trawlers suggest that the proﬁt achieved by this vessel group is normally not more than 10% of landed value. The implication of this ﬁnding is that without subsidies, the bulk of the world’s bottom trawl ﬂeet operating in the high seas will be operating at a loss, and unable to ﬁsh, thereby reducing the current threat to deep-sea and high seas ﬁsh stocks.","container-title":"Marine Policy","DOI":"10.1016/j.marpol.2009.10.004","ISSN":"0308597X","issue":"3","journalAbbreviation":"Marine Policy","language":"en","note":"number: 3","page":"495-497","source":"DOI.org (Crossref)","title":"Subsidies to high seas bottom trawl fleets and the sustainability of deep-sea demersal fish stocks","volume":"34","author":[{"family":"Sumaila","given":"Ussif Rashid"},{"family":"Khan","given":"Ahmed"},{"family":"Teh","given":"Louise"},{"family":"Watson","given":"Reg"},{"family":"Tyedmers","given":"Peter"},{"family":"Pauly","given":"Daniel"}],"issued":{"date-parts":[["2010",5]]}}}],"schema":"https://github.com/citation-style-language/schema/raw/master/csl-citation.json"} </w:instrText>
      </w:r>
      <w:r w:rsidR="00620C95">
        <w:fldChar w:fldCharType="separate"/>
      </w:r>
      <w:r w:rsidR="004C56CE" w:rsidRPr="004C56CE">
        <w:rPr>
          <w:rFonts w:cs="Times New Roman"/>
        </w:rPr>
        <w:t>(U. R. Sumaila et al., 2010)</w:t>
      </w:r>
      <w:r w:rsidR="00620C95">
        <w:fldChar w:fldCharType="end"/>
      </w:r>
      <w:r w:rsidR="00620C95">
        <w:t>. Therefore, redirecting h</w:t>
      </w:r>
      <w:r>
        <w:t>armful</w:t>
      </w:r>
      <w:r w:rsidR="00620C95">
        <w:t xml:space="preserve"> </w:t>
      </w:r>
      <w:r>
        <w:t xml:space="preserve">fishery subsidies </w:t>
      </w:r>
      <w:r w:rsidR="00620C95">
        <w:t xml:space="preserve">into fishermen’s training </w:t>
      </w:r>
      <w:r w:rsidR="004C56CE">
        <w:t>for</w:t>
      </w:r>
      <w:r w:rsidR="00620C95">
        <w:t xml:space="preserve"> </w:t>
      </w:r>
      <w:r w:rsidR="004C56CE">
        <w:t xml:space="preserve">changing profession could be more beneficial </w:t>
      </w:r>
      <w:r w:rsidR="00620C95">
        <w:t xml:space="preserve"> </w:t>
      </w:r>
      <w:r>
        <w:fldChar w:fldCharType="begin"/>
      </w:r>
      <w:r w:rsidR="00B4107E">
        <w:instrText xml:space="preserve"> ADDIN ZOTERO_ITEM CSL_CITATION {"citationID":"YBBYFMSg","properties":{"formattedCitation":"(R. Sumaila et al., 2016)","plainCitation":"(R. Sumaila et al., 2016)","noteIndex":0},"citationItems":[{"id":"mJulcQCF/edHrS3tN","uris":["http://zotero.org/users/6689819/items/2S7S9EAU"],"uri":["http://zotero.org/users/6689819/items/2S7S9EAU"],"itemData":{"id":2165,"type":"article-journal","abstract":"The aim of this paper is to provide an updated estimate of global fisheries subsidies. It builds on earlier estimates and methodologies to re-estimate and discuss the various types of subsidies provided by governments around the world. The results suggests that total subsidies were about USD 35 billion in 2009 dollars, which is close to the earlier estimate of 2003 subsidies once they are adjusted for inflation. Capacity-enhancing subsidies constituted the highest category at over USD 20 billion. For all regions, the amount of capacity-enhancing subsidies is higher than other categories, except for North America, which has higher beneficial subsidies. The analysis reveals that fuel subsidies constitute the greatest part of the total subsidy (22% of the total), followed by subsidies for management (20% of the total) and ports and harbors (10% of the total). Subsidies provided by developed countries are far greater (65% of the total) than those by developing countries (35% of the total) even though the latter lands well above 50% of total global catch. Asia is by far the greatest subsidizing region (43% of total), followed by Europe (25% of total) and North America (16% of total). Japan provides the highest amount of subsidies (19.7% of total), followed by the United States and China at 19.6% of total.","container-title":"Marine Policy","DOI":"10.1016/j.marpol.2015.12.026","ISSN":"0308-597X","journalAbbreviation":"Marine Policy","language":"en","page":"189-193","source":"ScienceDirect","title":"Global fisheries subsidies: An updated estimate","title-short":"Global fisheries subsidies","volume":"69","author":[{"family":"Sumaila","given":"Rashid"},{"family":"Lam","given":"Vicky"},{"family":"Le Manach","given":"Frédéric"},{"family":"Swartz","given":"Wilf"},{"family":"Pauly","given":"Daniel"}],"issued":{"date-parts":[["2016",7,1]]}}}],"schema":"https://github.com/citation-style-language/schema/raw/master/csl-citation.json"} </w:instrText>
      </w:r>
      <w:r>
        <w:fldChar w:fldCharType="separate"/>
      </w:r>
      <w:r w:rsidR="004C56CE" w:rsidRPr="004C56CE">
        <w:rPr>
          <w:rFonts w:cs="Times New Roman"/>
        </w:rPr>
        <w:t>(R. Sumaila et al., 2016)</w:t>
      </w:r>
      <w:r>
        <w:fldChar w:fldCharType="end"/>
      </w:r>
      <w:r>
        <w:t xml:space="preserve">. </w:t>
      </w:r>
    </w:p>
    <w:p w14:paraId="27EE5FA6" w14:textId="22DD967B" w:rsidR="004C56CE" w:rsidRPr="004C56CE" w:rsidRDefault="004C56CE" w:rsidP="00302619">
      <w:pPr>
        <w:rPr>
          <w:rFonts w:cs="Times New Roman"/>
        </w:rPr>
      </w:pPr>
      <w:r w:rsidRPr="004C56CE">
        <w:rPr>
          <w:rFonts w:cs="Times New Roman"/>
        </w:rPr>
        <w:t xml:space="preserve">When MPAs are well designed, they can </w:t>
      </w:r>
      <w:r w:rsidRPr="004C56CE">
        <w:rPr>
          <w:rFonts w:cs="Times New Roman"/>
          <w:color w:val="2E2E2E"/>
        </w:rPr>
        <w:t xml:space="preserve">produce conservation benefits to fish assemblages within no-take zones </w:t>
      </w:r>
      <w:r>
        <w:rPr>
          <w:rFonts w:cs="Times New Roman"/>
          <w:color w:val="2E2E2E"/>
        </w:rPr>
        <w:t xml:space="preserve">that will results in </w:t>
      </w:r>
      <w:r w:rsidRPr="004C56CE">
        <w:rPr>
          <w:rFonts w:cs="Times New Roman"/>
          <w:color w:val="2E2E2E"/>
        </w:rPr>
        <w:t>fishery benefits in neighboring areas through ‘spillover’</w:t>
      </w:r>
      <w:r>
        <w:rPr>
          <w:rFonts w:cs="Times New Roman"/>
          <w:color w:val="2E2E2E"/>
        </w:rPr>
        <w:t xml:space="preserve"> effect </w:t>
      </w:r>
      <w:r>
        <w:rPr>
          <w:rFonts w:cs="Times New Roman"/>
          <w:color w:val="2E2E2E"/>
        </w:rPr>
        <w:fldChar w:fldCharType="begin"/>
      </w:r>
      <w:r>
        <w:rPr>
          <w:rFonts w:cs="Times New Roman"/>
          <w:color w:val="2E2E2E"/>
        </w:rPr>
        <w:instrText xml:space="preserve"> ADDIN ZOTERO_ITEM CSL_CITATION {"citationID":"zkD3XOG7","properties":{"formattedCitation":"(Di Lorenzo et al., 2016)","plainCitation":"(Di Lorenzo et al., 2016)","noteIndex":0},"citationItems":[{"id":3699,"uris":["http://zotero.org/groups/2530313/items/5KBYC42Z"],"uri":["http://zotero.org/groups/2530313/items/5KBYC42Z"],"itemData":{"id":3699,"type":"article-journal","abstract":"Marine Protected Areas (MPAs), if well designed and managed, can produce conservation benefits to fish assemblages within no-take zones and fishery benefits in neighboring areas through ‘spillover’. However, although plenty of studies have provided evidence of the benefits produced within MPA boundaries, overall benefits to local fisheries, especially via spillover, seem to be still unclear. Because of the lost fishing grounds following an MPA establishment, local fishermen usually oppose MPAs. There is, therefore, the urgent need for a better understanding of the mechanism(s) through which MPAs can export fishable fish biomass towards adjacent fished areas, a process that could counterbalance the loss of fishing grounds. Here we review the literature on spillover for refining the terminology, detailing the underlying mechanisms and identifying both the existing and needed methodological approaches to measure spillover. Operationally, two types of spillover should be considered: ecological spillover (i.e. the net export of juvenile, subadult and adult biomass from MPAs outwards driven by density-dependent processes) and the fishery spillover (i.e. the proportion of this biomass that can be fished, taking into account regulations and accessibility). Underwater visual census and tagging/tracking may allow getting evidence of ecological spillover, while experimental catch data are essential to assess and monitor fishery spillover, which is the main component of MPAs that can provide direct benefit to local fisheries.","container-title":"Journal for Nature Conservation","DOI":"10.1016/j.jnc.2016.04.004","ISSN":"1617-1381","journalAbbreviation":"Journal for Nature Conservation","language":"en","page":"62-66","source":"ScienceDirect","title":"Spillover from marine protected areas to adjacent fisheries has an ecological and a fishery component","volume":"32","author":[{"family":"Di Lorenzo","given":"Manfredi"},{"family":"Claudet","given":"Joachim"},{"family":"Guidetti","given":"Paolo"}],"issued":{"date-parts":[["2016",7,1]]}}}],"schema":"https://github.com/citation-style-language/schema/raw/master/csl-citation.json"} </w:instrText>
      </w:r>
      <w:r>
        <w:rPr>
          <w:rFonts w:cs="Times New Roman"/>
          <w:color w:val="2E2E2E"/>
        </w:rPr>
        <w:fldChar w:fldCharType="separate"/>
      </w:r>
      <w:r w:rsidRPr="004C56CE">
        <w:rPr>
          <w:rFonts w:cs="Times New Roman"/>
        </w:rPr>
        <w:t>(Di Lorenzo et al., 2016)</w:t>
      </w:r>
      <w:r>
        <w:rPr>
          <w:rFonts w:cs="Times New Roman"/>
          <w:color w:val="2E2E2E"/>
        </w:rPr>
        <w:fldChar w:fldCharType="end"/>
      </w:r>
      <w:r w:rsidRPr="004C56CE">
        <w:rPr>
          <w:rFonts w:cs="Times New Roman"/>
          <w:color w:val="2E2E2E"/>
        </w:rPr>
        <w:t xml:space="preserve">. </w:t>
      </w:r>
      <w:r w:rsidRPr="004C56CE">
        <w:rPr>
          <w:rFonts w:cs="Times New Roman"/>
          <w:color w:val="222222"/>
          <w:shd w:val="clear" w:color="auto" w:fill="FFFFFF"/>
        </w:rPr>
        <w:t xml:space="preserve"> </w:t>
      </w:r>
      <w:r w:rsidR="00377453">
        <w:rPr>
          <w:rFonts w:cs="Times New Roman"/>
          <w:color w:val="222222"/>
          <w:shd w:val="clear" w:color="auto" w:fill="FFFFFF"/>
        </w:rPr>
        <w:t>Global metanalysis show that, within marine reserves, fish assemblages biomass is on average 670 percent greater that in neighboring unprotected areas</w:t>
      </w:r>
      <w:r w:rsidR="00E41A52">
        <w:rPr>
          <w:rFonts w:cs="Times New Roman"/>
          <w:color w:val="222222"/>
          <w:shd w:val="clear" w:color="auto" w:fill="FFFFFF"/>
        </w:rPr>
        <w:t xml:space="preserve"> </w:t>
      </w:r>
      <w:r w:rsidR="00E41A52">
        <w:rPr>
          <w:rFonts w:cs="Times New Roman"/>
          <w:color w:val="222222"/>
          <w:shd w:val="clear" w:color="auto" w:fill="FFFFFF"/>
        </w:rPr>
        <w:fldChar w:fldCharType="begin"/>
      </w:r>
      <w:r w:rsidR="00E41A52">
        <w:rPr>
          <w:rFonts w:cs="Times New Roman"/>
          <w:color w:val="222222"/>
          <w:shd w:val="clear" w:color="auto" w:fill="FFFFFF"/>
        </w:rPr>
        <w:instrText xml:space="preserve"> ADDIN ZOTERO_ITEM CSL_CITATION {"citationID":"ENR0h68E","properties":{"formattedCitation":"(Sala &amp; Giakoumi, 2018)","plainCitation":"(Sala &amp; Giakoumi, 2018)","noteIndex":0},"citationItems":[{"id":3701,"uris":["http://zotero.org/groups/2530313/items/ILHLXRFU"],"uri":["http://zotero.org/groups/2530313/items/ILHLXRFU"],"itemData":{"id":3701,"type":"article-journal","abstract":"Marine protected areas (MPAs) are an essential tool for reversing the global degradation of ocean life. Hence, it is important to know which types of MPAs are more effective, and under which conditions. No-take marine reserves – the MPAs with stronger protection – are very effective in restoring and preserving biodiversity, and in enhancing ecosystem resilience. A new meta-analysis of previous studies shows that biomass of whole fish assemblages in marine reserves is, on average, 670% greater than in adjacent unprotected areas, and 343% greater than in partially-protected MPAs. Marine reserves also help restore the complexity of ecosystems through a chain of ecological effects (trophic cascades) once the abundance of large animals recovers sufficiently. Marine reserves may not be immune to the effects of climate change, but to date, reserves with complex ecosystems are more resilient than unprotected areas. Although marine reserves were conceived to protect ecosystems within their boundaries, they have also been shown to enhance local fisheries and create jobs and new incomes through ecotourism.","container-title":"ICES Journal of Marine Science","DOI":"10.1093/icesjms/fsx059","ISSN":"1054-3139","issue":"3","journalAbbreviation":"ICES Journal of Marine Science","page":"1166-1168","source":"Silverchair","title":"No-take marine reserves are the most effective protected areas in the ocean","volume":"75","author":[{"family":"Sala","given":"Enric"},{"family":"Giakoumi","given":"Sylvaine"}],"issued":{"date-parts":[["2018",5,1]]}}}],"schema":"https://github.com/citation-style-language/schema/raw/master/csl-citation.json"} </w:instrText>
      </w:r>
      <w:r w:rsidR="00E41A52">
        <w:rPr>
          <w:rFonts w:cs="Times New Roman"/>
          <w:color w:val="222222"/>
          <w:shd w:val="clear" w:color="auto" w:fill="FFFFFF"/>
        </w:rPr>
        <w:fldChar w:fldCharType="separate"/>
      </w:r>
      <w:r w:rsidR="00E41A52" w:rsidRPr="00E41A52">
        <w:rPr>
          <w:rFonts w:cs="Times New Roman"/>
        </w:rPr>
        <w:t>(Sala &amp; Giakoumi, 2018)</w:t>
      </w:r>
      <w:r w:rsidR="00E41A52">
        <w:rPr>
          <w:rFonts w:cs="Times New Roman"/>
          <w:color w:val="222222"/>
          <w:shd w:val="clear" w:color="auto" w:fill="FFFFFF"/>
        </w:rPr>
        <w:fldChar w:fldCharType="end"/>
      </w:r>
      <w:r w:rsidR="00377453">
        <w:rPr>
          <w:rFonts w:cs="Times New Roman"/>
          <w:color w:val="222222"/>
          <w:shd w:val="clear" w:color="auto" w:fill="FFFFFF"/>
        </w:rPr>
        <w:t xml:space="preserve">. </w:t>
      </w:r>
      <w:r w:rsidRPr="00377453">
        <w:rPr>
          <w:rFonts w:cs="Times New Roman"/>
          <w:color w:val="222222"/>
          <w:shd w:val="clear" w:color="auto" w:fill="FFFFFF"/>
        </w:rPr>
        <w:t>It</w:t>
      </w:r>
      <w:r>
        <w:rPr>
          <w:rFonts w:cs="Times New Roman"/>
          <w:color w:val="222222"/>
          <w:shd w:val="clear" w:color="auto" w:fill="FFFFFF"/>
        </w:rPr>
        <w:t xml:space="preserve"> </w:t>
      </w:r>
      <w:r w:rsidR="00377453">
        <w:rPr>
          <w:rFonts w:cs="Times New Roman"/>
          <w:color w:val="222222"/>
          <w:shd w:val="clear" w:color="auto" w:fill="FFFFFF"/>
        </w:rPr>
        <w:t xml:space="preserve">has been also recently proven that 6 years after establishing marine no-take reserves that cover  </w:t>
      </w:r>
      <w:r w:rsidRPr="004C56CE">
        <w:rPr>
          <w:rFonts w:cs="Times New Roman"/>
          <w:color w:val="222222"/>
          <w:shd w:val="clear" w:color="auto" w:fill="FFFFFF"/>
        </w:rPr>
        <w:t>35</w:t>
      </w:r>
      <w:r w:rsidR="00377453">
        <w:rPr>
          <w:rFonts w:cs="Times New Roman"/>
          <w:color w:val="222222"/>
          <w:shd w:val="clear" w:color="auto" w:fill="FFFFFF"/>
        </w:rPr>
        <w:t xml:space="preserve"> percent of ocean area can be</w:t>
      </w:r>
      <w:r w:rsidRPr="004C56CE">
        <w:rPr>
          <w:rFonts w:cs="Times New Roman"/>
          <w:color w:val="222222"/>
          <w:shd w:val="clear" w:color="auto" w:fill="FFFFFF"/>
        </w:rPr>
        <w:t xml:space="preserve"> compensated for by a 225% increase in total catch </w:t>
      </w:r>
      <w:r w:rsidR="00377453">
        <w:rPr>
          <w:rFonts w:cs="Times New Roman"/>
          <w:color w:val="222222"/>
          <w:shd w:val="clear" w:color="auto" w:fill="FFFFFF"/>
        </w:rPr>
        <w:fldChar w:fldCharType="begin"/>
      </w:r>
      <w:r w:rsidR="00377453">
        <w:rPr>
          <w:rFonts w:cs="Times New Roman"/>
          <w:color w:val="222222"/>
          <w:shd w:val="clear" w:color="auto" w:fill="FFFFFF"/>
        </w:rPr>
        <w:instrText xml:space="preserve"> ADDIN ZOTERO_ITEM CSL_CITATION {"citationID":"AksYWj6M","properties":{"formattedCitation":"(Lenihan et al., 2021)","plainCitation":"(Lenihan et al., 2021)","noteIndex":0},"citationItems":[{"id":3696,"uris":["http://zotero.org/groups/2530313/items/CDPST8KZ"],"uri":["http://zotero.org/groups/2530313/items/CDPST8KZ"],"itemData":{"id":3696,"type":"article-journal","abstract":"Marine Protected Areas (MPAs) are designed to enhance biodiversity and ecosystem services. Some MPAs are also established to benefit fisheries through increased egg and larval production, or the spillover of mobile juveniles and adults. Whether spillover influences fishery landings depend on the population status and movement patterns of target species both inside and outside of MPAs, as well as the status of the fishery and behavior of the fleet. We tested whether an increase in the lobster population inside two newly established MPAs influenced local catch, fishing effort, and catch-per-unit-effort (CPUE) within the sustainable California spiny lobster fishery. We found greater build-up of lobsters within MPAs relative to unprotected areas, and greater increases in fishing effort and total lobster catch, but not CPUE, in fishing zones containing MPAs vs. those without MPAs. Our results show that a 35% reduction in fishing area resulting from MPA designation was compensated for by a 225% increase in total catch after 6-years, thus indicating at a local scale that the trade-off of fishing ground for no-fishing zones benefitted the fishery.","container-title":"Scientific Reports","DOI":"10.1038/s41598-021-82371-5","ISSN":"2045-2322","issue":"1","language":"en","note":"number: 1\npublisher: Nature Publishing Group","page":"2663","source":"www.nature.com","title":"Evidence that spillover from Marine Protected Areas benefits the spiny lobster ( Panulirus interruptus ) fishery in southern California","volume":"11","author":[{"family":"Lenihan","given":"Hunter S."},{"family":"Gallagher","given":"Jordan P."},{"family":"Peters","given":"Joseph R."},{"family":"Stier","given":"Adrian C."},{"family":"Hofmeister","given":"Jennifer K. K."},{"family":"Reed","given":"Daniel C."}],"issued":{"date-parts":[["2021",1,29]]}}}],"schema":"https://github.com/citation-style-language/schema/raw/master/csl-citation.json"} </w:instrText>
      </w:r>
      <w:r w:rsidR="00377453">
        <w:rPr>
          <w:rFonts w:cs="Times New Roman"/>
          <w:color w:val="222222"/>
          <w:shd w:val="clear" w:color="auto" w:fill="FFFFFF"/>
        </w:rPr>
        <w:fldChar w:fldCharType="separate"/>
      </w:r>
      <w:r w:rsidR="00377453" w:rsidRPr="00377453">
        <w:rPr>
          <w:rFonts w:cs="Times New Roman"/>
        </w:rPr>
        <w:t>(Lenihan et al., 2021)</w:t>
      </w:r>
      <w:r w:rsidR="00377453">
        <w:rPr>
          <w:rFonts w:cs="Times New Roman"/>
          <w:color w:val="222222"/>
          <w:shd w:val="clear" w:color="auto" w:fill="FFFFFF"/>
        </w:rPr>
        <w:fldChar w:fldCharType="end"/>
      </w:r>
      <w:r w:rsidR="00377453">
        <w:rPr>
          <w:rFonts w:cs="Times New Roman"/>
          <w:color w:val="222222"/>
          <w:shd w:val="clear" w:color="auto" w:fill="FFFFFF"/>
        </w:rPr>
        <w:t xml:space="preserve">. </w:t>
      </w:r>
      <w:r w:rsidR="00E41A52">
        <w:rPr>
          <w:rFonts w:cs="Times New Roman"/>
          <w:color w:val="222222"/>
          <w:shd w:val="clear" w:color="auto" w:fill="FFFFFF"/>
        </w:rPr>
        <w:t xml:space="preserve">Even though, marine protected areas or bottom trawling bans are created for protection of natural habitats and marine resources, the positive impact of biomass rebuild goes beyond designed boarders and enhance local fisheries. It will also have a positive implication for job creation and income through ecotourism </w:t>
      </w:r>
      <w:r w:rsidR="00E41A52">
        <w:rPr>
          <w:rFonts w:cs="Times New Roman"/>
          <w:color w:val="222222"/>
          <w:shd w:val="clear" w:color="auto" w:fill="FFFFFF"/>
        </w:rPr>
        <w:fldChar w:fldCharType="begin"/>
      </w:r>
      <w:r w:rsidR="00E41A52">
        <w:rPr>
          <w:rFonts w:cs="Times New Roman"/>
          <w:color w:val="222222"/>
          <w:shd w:val="clear" w:color="auto" w:fill="FFFFFF"/>
        </w:rPr>
        <w:instrText xml:space="preserve"> ADDIN ZOTERO_ITEM CSL_CITATION {"citationID":"ijUofCsF","properties":{"formattedCitation":"(Sala &amp; Giakoumi, 2018)","plainCitation":"(Sala &amp; Giakoumi, 2018)","noteIndex":0},"citationItems":[{"id":3701,"uris":["http://zotero.org/groups/2530313/items/ILHLXRFU"],"uri":["http://zotero.org/groups/2530313/items/ILHLXRFU"],"itemData":{"id":3701,"type":"article-journal","abstract":"Marine protected areas (MPAs) are an essential tool for reversing the global degradation of ocean life. Hence, it is important to know which types of MPAs are more effective, and under which conditions. No-take marine reserves – the MPAs with stronger protection – are very effective in restoring and preserving biodiversity, and in enhancing ecosystem resilience. A new meta-analysis of previous studies shows that biomass of whole fish assemblages in marine reserves is, on average, 670% greater than in adjacent unprotected areas, and 343% greater than in partially-protected MPAs. Marine reserves also help restore the complexity of ecosystems through a chain of ecological effects (trophic cascades) once the abundance of large animals recovers sufficiently. Marine reserves may not be immune to the effects of climate change, but to date, reserves with complex ecosystems are more resilient than unprotected areas. Although marine reserves were conceived to protect ecosystems within their boundaries, they have also been shown to enhance local fisheries and create jobs and new incomes through ecotourism.","container-title":"ICES Journal of Marine Science","DOI":"10.1093/icesjms/fsx059","ISSN":"1054-3139","issue":"3","journalAbbreviation":"ICES Journal of Marine Science","page":"1166-1168","source":"Silverchair","title":"No-take marine reserves are the most effective protected areas in the ocean","volume":"75","author":[{"family":"Sala","given":"Enric"},{"family":"Giakoumi","given":"Sylvaine"}],"issued":{"date-parts":[["2018",5,1]]}}}],"schema":"https://github.com/citation-style-language/schema/raw/master/csl-citation.json"} </w:instrText>
      </w:r>
      <w:r w:rsidR="00E41A52">
        <w:rPr>
          <w:rFonts w:cs="Times New Roman"/>
          <w:color w:val="222222"/>
          <w:shd w:val="clear" w:color="auto" w:fill="FFFFFF"/>
        </w:rPr>
        <w:fldChar w:fldCharType="separate"/>
      </w:r>
      <w:r w:rsidR="00E41A52" w:rsidRPr="00E41A52">
        <w:rPr>
          <w:rFonts w:cs="Times New Roman"/>
        </w:rPr>
        <w:t>(Sala &amp; Giakoumi, 2018)</w:t>
      </w:r>
      <w:r w:rsidR="00E41A52">
        <w:rPr>
          <w:rFonts w:cs="Times New Roman"/>
          <w:color w:val="222222"/>
          <w:shd w:val="clear" w:color="auto" w:fill="FFFFFF"/>
        </w:rPr>
        <w:fldChar w:fldCharType="end"/>
      </w:r>
      <w:r w:rsidR="00E41A52">
        <w:rPr>
          <w:rFonts w:cs="Times New Roman"/>
          <w:color w:val="222222"/>
          <w:shd w:val="clear" w:color="auto" w:fill="FFFFFF"/>
        </w:rPr>
        <w:t xml:space="preserve">.   </w:t>
      </w:r>
    </w:p>
    <w:p w14:paraId="74801F23" w14:textId="362EE19D" w:rsidR="00B1561A" w:rsidRDefault="00B1561A" w:rsidP="00B1561A">
      <w:pPr>
        <w:pStyle w:val="Heading2"/>
        <w:numPr>
          <w:ilvl w:val="1"/>
          <w:numId w:val="62"/>
        </w:numPr>
        <w:jc w:val="left"/>
      </w:pPr>
      <w:bookmarkStart w:id="775" w:name="_Toc64658548"/>
      <w:bookmarkStart w:id="776" w:name="_Toc65144041"/>
      <w:bookmarkStart w:id="777" w:name="_Toc524993445"/>
      <w:r>
        <w:t>Limitations</w:t>
      </w:r>
      <w:bookmarkEnd w:id="775"/>
      <w:bookmarkEnd w:id="776"/>
    </w:p>
    <w:p w14:paraId="72377D1E" w14:textId="5E94C1D8" w:rsidR="00B1561A" w:rsidRDefault="00B1561A" w:rsidP="00B1561A">
      <w:pPr>
        <w:rPr>
          <w:rFonts w:cs="Times New Roman"/>
          <w:shd w:val="clear" w:color="auto" w:fill="FFFFFF"/>
        </w:rPr>
      </w:pPr>
      <w:r w:rsidRPr="00A50153">
        <w:t>Given the</w:t>
      </w:r>
      <w:r>
        <w:t xml:space="preserve"> substantial potential economic impacts, both positive and negative, as described above, further detailed analysis of the economics of this solution would benefit future updates. </w:t>
      </w:r>
      <w:r w:rsidR="00E41A52">
        <w:rPr>
          <w:rFonts w:cs="Times New Roman"/>
          <w:color w:val="1C1D1E"/>
          <w:shd w:val="clear" w:color="auto" w:fill="FFFFFF"/>
        </w:rPr>
        <w:t>It is also essential to properly design MPAs so they secure the most valuable ecosystems and have an appropriate size. Lack of habitat mapping might be a limitation in MPAs design.</w:t>
      </w:r>
      <w:r w:rsidR="00433C6A">
        <w:rPr>
          <w:rFonts w:cs="Times New Roman"/>
          <w:color w:val="1C1D1E"/>
          <w:shd w:val="clear" w:color="auto" w:fill="FFFFFF"/>
        </w:rPr>
        <w:t xml:space="preserve"> </w:t>
      </w:r>
      <w:r w:rsidR="00433C6A">
        <w:rPr>
          <w:rFonts w:cs="Times New Roman"/>
          <w:shd w:val="clear" w:color="auto" w:fill="FFFFFF"/>
        </w:rPr>
        <w:t>V</w:t>
      </w:r>
      <w:r w:rsidR="00433C6A" w:rsidRPr="0077753F">
        <w:rPr>
          <w:rFonts w:cs="Times New Roman"/>
          <w:shd w:val="clear" w:color="auto" w:fill="FFFFFF"/>
        </w:rPr>
        <w:t xml:space="preserve">ery large marine reserves </w:t>
      </w:r>
      <w:r w:rsidR="00433C6A">
        <w:rPr>
          <w:rFonts w:cs="Times New Roman"/>
          <w:shd w:val="clear" w:color="auto" w:fill="FFFFFF"/>
        </w:rPr>
        <w:t xml:space="preserve">or bottom trawling closures </w:t>
      </w:r>
      <w:r w:rsidR="00433C6A" w:rsidRPr="0077753F">
        <w:rPr>
          <w:rFonts w:cs="Times New Roman"/>
          <w:shd w:val="clear" w:color="auto" w:fill="FFFFFF"/>
        </w:rPr>
        <w:t xml:space="preserve">will not be appropriate in all instances, for example near coasts populated by those who rely on fishing for subsistence. </w:t>
      </w:r>
      <w:r w:rsidR="00433C6A" w:rsidRPr="002525C5">
        <w:rPr>
          <w:rFonts w:cs="Times New Roman"/>
          <w:color w:val="1C1D1E"/>
          <w:shd w:val="clear" w:color="auto" w:fill="FFFFFF"/>
        </w:rPr>
        <w:t xml:space="preserve">Resolving the </w:t>
      </w:r>
      <w:r w:rsidR="00433C6A">
        <w:rPr>
          <w:rFonts w:cs="Times New Roman"/>
          <w:color w:val="1C1D1E"/>
          <w:shd w:val="clear" w:color="auto" w:fill="FFFFFF"/>
        </w:rPr>
        <w:t>challenge</w:t>
      </w:r>
      <w:r w:rsidR="00433C6A" w:rsidRPr="002525C5">
        <w:rPr>
          <w:rFonts w:cs="Times New Roman"/>
          <w:color w:val="1C1D1E"/>
          <w:shd w:val="clear" w:color="auto" w:fill="FFFFFF"/>
        </w:rPr>
        <w:t xml:space="preserve"> between biological and socio‐economic objectives remains one of the major challenges of </w:t>
      </w:r>
      <w:r w:rsidR="00433C6A">
        <w:rPr>
          <w:rFonts w:cs="Times New Roman"/>
          <w:color w:val="1C1D1E"/>
          <w:shd w:val="clear" w:color="auto" w:fill="FFFFFF"/>
        </w:rPr>
        <w:t xml:space="preserve">adopting seafloor protection solution </w:t>
      </w:r>
      <w:r w:rsidR="00433C6A">
        <w:rPr>
          <w:rFonts w:cs="Times New Roman"/>
          <w:color w:val="1C1D1E"/>
          <w:shd w:val="clear" w:color="auto" w:fill="FFFFFF"/>
        </w:rPr>
        <w:fldChar w:fldCharType="begin"/>
      </w:r>
      <w:r w:rsidR="005555C2">
        <w:rPr>
          <w:rFonts w:cs="Times New Roman"/>
          <w:color w:val="1C1D1E"/>
          <w:shd w:val="clear" w:color="auto" w:fill="FFFFFF"/>
        </w:rPr>
        <w:instrText xml:space="preserve"> ADDIN ZOTERO_ITEM CSL_CITATION {"citationID":"62VUA9PU","properties":{"formattedCitation":"(McConnaughey et al., 2020)","plainCitation":"(McConnaughey et al., 2020)","noteIndex":0},"citationItems":[{"id":2173,"uris":["http://zotero.org/groups/2530313/items/D7NE95IJ"],"uri":["http://zotero.org/groups/2530313/items/D7NE95IJ"],"itemData":{"id":2173,"type":"article-journal","abstract":"Bottom trawling accounts for almost one quarter of global fish landings but may also have significant and unwanted impacts on seabed habitats and biota. Management measures and voluntary industry actions can reduce these impacts, helping to meet sustainability objectives for fisheries, conservation and environmental management. These include changes in gear design and operation of trawls, spatial controls, impact quotas and effort controls. We review nine different measures and actions and use published studies and a simple conceptual model to evaluate and compare their performance. The risks and benefits of these management measures depend on the extent to which the fishery is already achieving management objectives for target stocks and the characteristics of the management system that is already in place. We offer guidance on identifying best practices for trawl-fisheries management and show that best practices and their likelihood of reducing trawling impacts depend on local, national and regional management objectives and priorities, societal values and resources for implementation. There is no universal best practice, and multiple management measures and industry actions are required to meet sustainability objectives and improve trade-offs between food production and environmental protection.","container-title":"Fish and Fisheries","DOI":"10.1111/faf.12431","ISSN":"1467-2979","issue":"2","language":"en","note":"_eprint: https://onlinelibrary.wiley.com/doi/pdf/10.1111/faf.12431","page":"319-337","source":"Wiley Online Library","title":"Choosing best practices for managing impacts of trawl fishing on seabed habitats and biota","volume":"21","author":[{"family":"McConnaughey","given":"Robert A."},{"family":"Hiddink","given":"Jan G."},{"family":"Jennings","given":"Simon"},{"family":"Pitcher","given":"C. Roland"},{"family":"Kaiser","given":"Michel J."},{"family":"Suuronen","given":"Petri"},{"family":"Sciberras","given":"Marija"},{"family":"Rijnsdorp","given":"Adriaan D."},{"family":"Collie","given":"Jeremy S."},{"family":"Mazor","given":"Tessa"},{"family":"Amoroso","given":"Ricardo O."},{"family":"Parma","given":"Ana M."},{"family":"Hilborn","given":"Ray"}],"issued":{"date-parts":[["2020"]]}}}],"schema":"https://github.com/citation-style-language/schema/raw/master/csl-citation.json"} </w:instrText>
      </w:r>
      <w:r w:rsidR="00433C6A">
        <w:rPr>
          <w:rFonts w:cs="Times New Roman"/>
          <w:color w:val="1C1D1E"/>
          <w:shd w:val="clear" w:color="auto" w:fill="FFFFFF"/>
        </w:rPr>
        <w:fldChar w:fldCharType="separate"/>
      </w:r>
      <w:r w:rsidR="00433C6A" w:rsidRPr="00325925">
        <w:rPr>
          <w:rFonts w:cs="Times New Roman"/>
        </w:rPr>
        <w:t>(McConnaughey et al., 2020)</w:t>
      </w:r>
      <w:r w:rsidR="00433C6A">
        <w:rPr>
          <w:rFonts w:cs="Times New Roman"/>
          <w:color w:val="1C1D1E"/>
          <w:shd w:val="clear" w:color="auto" w:fill="FFFFFF"/>
        </w:rPr>
        <w:fldChar w:fldCharType="end"/>
      </w:r>
      <w:r w:rsidR="00433C6A" w:rsidRPr="002525C5">
        <w:rPr>
          <w:rFonts w:cs="Times New Roman"/>
          <w:color w:val="1C1D1E"/>
          <w:shd w:val="clear" w:color="auto" w:fill="FFFFFF"/>
        </w:rPr>
        <w:t>.</w:t>
      </w:r>
      <w:r w:rsidR="00433C6A">
        <w:rPr>
          <w:rFonts w:ascii="Arial" w:hAnsi="Arial" w:cs="Arial"/>
          <w:color w:val="1C1D1E"/>
          <w:shd w:val="clear" w:color="auto" w:fill="FFFFFF"/>
        </w:rPr>
        <w:t xml:space="preserve"> </w:t>
      </w:r>
      <w:r w:rsidR="00E41A52">
        <w:rPr>
          <w:rFonts w:cs="Times New Roman"/>
          <w:color w:val="1C1D1E"/>
          <w:shd w:val="clear" w:color="auto" w:fill="FFFFFF"/>
        </w:rPr>
        <w:t xml:space="preserve"> </w:t>
      </w:r>
    </w:p>
    <w:p w14:paraId="55C7EE65" w14:textId="7B6795F4" w:rsidR="00B1561A" w:rsidRDefault="00B1561A" w:rsidP="00B1561A">
      <w:pPr>
        <w:pStyle w:val="Heading2"/>
        <w:numPr>
          <w:ilvl w:val="1"/>
          <w:numId w:val="62"/>
        </w:numPr>
        <w:jc w:val="left"/>
      </w:pPr>
      <w:bookmarkStart w:id="778" w:name="_Toc64658549"/>
      <w:bookmarkStart w:id="779" w:name="_Toc65144042"/>
      <w:r w:rsidRPr="551A77D0">
        <w:lastRenderedPageBreak/>
        <w:t>Benchmarks</w:t>
      </w:r>
      <w:bookmarkEnd w:id="778"/>
      <w:bookmarkEnd w:id="779"/>
    </w:p>
    <w:p w14:paraId="141B205D" w14:textId="686789D7" w:rsidR="00D43813" w:rsidRDefault="00587C12" w:rsidP="00D43813">
      <w:r>
        <w:t xml:space="preserve">The recent study estimating sedimentary carbon disturbance due to global bottom trawling served as an important source for establishing our methodology and assumptions </w:t>
      </w:r>
      <w:r>
        <w:fldChar w:fldCharType="begin"/>
      </w:r>
      <w:r>
        <w:instrText xml:space="preserve"> ADDIN ZOTERO_ITEM CSL_CITATION {"citationID":"9TatFoAW","properties":{"formattedCitation":"(Sala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fldChar w:fldCharType="separate"/>
      </w:r>
      <w:r w:rsidRPr="00587C12">
        <w:rPr>
          <w:rFonts w:cs="Times New Roman"/>
        </w:rPr>
        <w:t>(Sala et al., 2021)</w:t>
      </w:r>
      <w:r>
        <w:fldChar w:fldCharType="end"/>
      </w:r>
      <w:r>
        <w:t xml:space="preserve">. Based on their analysis the </w:t>
      </w:r>
      <w:r w:rsidR="00D43813">
        <w:t xml:space="preserve">disturbance to the seafloor results in an estimated 1.47 </w:t>
      </w:r>
      <w:proofErr w:type="spellStart"/>
      <w:r w:rsidR="00D43813">
        <w:t>Pg</w:t>
      </w:r>
      <w:proofErr w:type="spellEnd"/>
      <w:r w:rsidR="00D43813">
        <w:t xml:space="preserve"> of aqueous CO2 emissions</w:t>
      </w:r>
      <w:r>
        <w:t xml:space="preserve"> </w:t>
      </w:r>
      <w:r w:rsidR="00D43813">
        <w:t>in the first year after trawling</w:t>
      </w:r>
      <w:r>
        <w:t xml:space="preserve">, decrease in emissions the following years of continuous trawling </w:t>
      </w:r>
      <w:r w:rsidR="004E7A62">
        <w:t>until they</w:t>
      </w:r>
      <w:r>
        <w:t xml:space="preserve"> stabiliz</w:t>
      </w:r>
      <w:r w:rsidR="004E7A62">
        <w:t>e</w:t>
      </w:r>
      <w:r>
        <w:t xml:space="preserve"> at 40 percent </w:t>
      </w:r>
      <w:r w:rsidR="004E7A62">
        <w:t>(</w:t>
      </w:r>
      <w:r>
        <w:t xml:space="preserve">0.58 </w:t>
      </w:r>
      <w:proofErr w:type="spellStart"/>
      <w:r>
        <w:t>Pg</w:t>
      </w:r>
      <w:proofErr w:type="spellEnd"/>
      <w:r>
        <w:t xml:space="preserve"> </w:t>
      </w:r>
      <w:r w:rsidR="004E7A62">
        <w:t xml:space="preserve">) after </w:t>
      </w:r>
      <w:r>
        <w:t xml:space="preserve">9 </w:t>
      </w:r>
      <w:r w:rsidR="00D43813">
        <w:t>years of continuous trawling</w:t>
      </w:r>
      <w:r w:rsidR="004E7A62">
        <w:t xml:space="preserve"> </w:t>
      </w:r>
      <w:r w:rsidR="004E7A62">
        <w:fldChar w:fldCharType="begin"/>
      </w:r>
      <w:r w:rsidR="004E7A62">
        <w:instrText xml:space="preserve"> ADDIN ZOTERO_ITEM CSL_CITATION {"citationID":"Rktbkpwo","properties":{"formattedCitation":"(Sala et al., 2021)","plainCitation":"(Sala et al., 2021)","noteIndex":0},"citationItems":[{"id":4008,"uris":["http://zotero.org/groups/2241941/items/62SXJXRR"],"uri":["http://zotero.org/groups/2241941/items/62SXJXRR"],"itemData":{"id":4008,"type":"article-journal","abstract":"The ocean contains unique biodiversity, provides valuable food resources and is a major sink for anthropogenic carbon. Marine protected areas (MPAs) are an effective tool for restoring ocean biodiversity and ecosystem services1,2, but at present only 2.7% of the ocean is highly protected3. This low level of ocean protection is due largely to conflicts with fisheries and other extractive uses. To address this issue, here we developed a conservation planning framework to prioritize highly protected MPAs in places that would result in multiple benefits today and in the future. We find that a substantial increase in ocean protection could have triple benefits, by protecting biodiversity, boosting the yield of fisheries and securing marine carbon stocks that are at risk from human activities. Our results show that most coastal nations contain priority areas that can contribute substantially to achieving these three objectives of biodiversity protection, food provision and carbon storage. A globally coordinated effort could be nearly twice as efficient as uncoordinated, national-level conservation planning. Our flexible prioritization framework could help to inform both national marine spatial plans4 and global targets for marine conservation, food security and climate action.","container-title":"Nature","DOI":"10.1038/s41586-021-03371-z","ISSN":"1476-4687","language":"en","note":"publisher: Nature Publishing Group","page":"1-6","source":"www.nature.com","title":"Protecting the global ocean for biodiversity, food and climate","author":[{"family":"Sala","given":"Enric"},{"family":"Mayorga","given":"Juan"},{"family":"Bradley","given":"Darcy"},{"family":"Cabral","given":"Reniel B."},{"family":"Atwood","given":"Trisha B."},{"family":"Auber","given":"Arnaud"},{"family":"Cheung","given":"William"},{"family":"Costello","given":"Christopher"},{"family":"Ferretti","given":"Francesco"},{"family":"Friedlander","given":"Alan M."},{"family":"Gaines","given":"Steven D."},{"family":"Garilao","given":"Cristina"},{"family":"Goodell","given":"Whitney"},{"family":"Halpern","given":"Benjamin S."},{"family":"Hinson","given":"Audra"},{"family":"Kaschner","given":"Kristin"},{"family":"Kesner-Reyes","given":"Kathleen"},{"family":"Leprieur","given":"Fabien"},{"family":"McGowan","given":"Jennifer"},{"family":"Morgan","given":"Lance E."},{"family":"Mouillot","given":"David"},{"family":"Palacios-Abrantes","given":"Juliano"},{"family":"Possingham","given":"Hugh P."},{"family":"Rechberger","given":"Kristin D."},{"family":"Worm","given":"Boris"},{"family":"Lubchenco","given":"Jane"}],"issued":{"date-parts":[["2021",3,17]]}}}],"schema":"https://github.com/citation-style-language/schema/raw/master/csl-citation.json"} </w:instrText>
      </w:r>
      <w:r w:rsidR="004E7A62">
        <w:fldChar w:fldCharType="separate"/>
      </w:r>
      <w:r w:rsidR="004E7A62" w:rsidRPr="004E7A62">
        <w:rPr>
          <w:rFonts w:cs="Times New Roman"/>
        </w:rPr>
        <w:t>(Sala et al., 2021)</w:t>
      </w:r>
      <w:r w:rsidR="004E7A62">
        <w:fldChar w:fldCharType="end"/>
      </w:r>
      <w:r w:rsidR="004E7A62">
        <w:t xml:space="preserve">. When applying Sala et al. 2021 estimates to our Project Drawdown Scenarios assuming protection or banning of bottom trawling resulting in cessation of disturbance related emissions, the total emission reduction is between 6.06 and 9.56 </w:t>
      </w:r>
      <w:r w:rsidR="004E7A62" w:rsidRPr="004E7A62">
        <w:t xml:space="preserve">GT </w:t>
      </w:r>
      <w:r w:rsidR="004E7A62" w:rsidRPr="004E7A62">
        <w:rPr>
          <w:rFonts w:cstheme="minorHAnsi"/>
          <w:bCs/>
          <w:iCs/>
          <w:lang w:eastAsia="zh-CN"/>
        </w:rPr>
        <w:t>CO</w:t>
      </w:r>
      <w:r w:rsidR="004E7A62" w:rsidRPr="004E7A62">
        <w:rPr>
          <w:rFonts w:cstheme="minorHAnsi"/>
          <w:bCs/>
          <w:iCs/>
          <w:vertAlign w:val="subscript"/>
          <w:lang w:eastAsia="zh-CN"/>
        </w:rPr>
        <w:t>2</w:t>
      </w:r>
      <w:r w:rsidR="004E7A62" w:rsidRPr="004E7A62">
        <w:rPr>
          <w:rFonts w:cstheme="minorHAnsi"/>
          <w:bCs/>
          <w:iCs/>
          <w:lang w:eastAsia="zh-CN"/>
        </w:rPr>
        <w:t>-eq (2020-2050)</w:t>
      </w:r>
      <w:r w:rsidR="004E7A62">
        <w:rPr>
          <w:rFonts w:cstheme="minorHAnsi"/>
          <w:bCs/>
          <w:iCs/>
          <w:lang w:eastAsia="zh-CN"/>
        </w:rPr>
        <w:t xml:space="preserve"> (Table 4.1)</w:t>
      </w:r>
      <w:r w:rsidR="004E7A62" w:rsidRPr="004E7A62">
        <w:rPr>
          <w:rFonts w:cstheme="minorHAnsi"/>
          <w:bCs/>
          <w:iCs/>
          <w:lang w:eastAsia="zh-CN"/>
        </w:rPr>
        <w:t xml:space="preserve">. This estimate is around 60% higher than Project Drawdown total </w:t>
      </w:r>
      <w:r w:rsidR="004E7A62" w:rsidRPr="004E7A62">
        <w:rPr>
          <w:rFonts w:cstheme="minorHAnsi"/>
          <w:bCs/>
          <w:iCs/>
          <w:color w:val="FFFFFF" w:themeColor="background1"/>
          <w:lang w:eastAsia="zh-CN"/>
        </w:rPr>
        <w:t>)</w:t>
      </w:r>
      <w:r w:rsidR="004E7A62" w:rsidRPr="004E7A62">
        <w:t xml:space="preserve"> emission reduction </w:t>
      </w:r>
      <w:r w:rsidR="004E7A62">
        <w:t xml:space="preserve">that </w:t>
      </w:r>
      <w:r w:rsidR="004E7A62" w:rsidRPr="004E7A62">
        <w:t xml:space="preserve">is between </w:t>
      </w:r>
      <w:r w:rsidR="004E7A62">
        <w:t>3.80</w:t>
      </w:r>
      <w:r w:rsidR="004E7A62" w:rsidRPr="004E7A62">
        <w:t xml:space="preserve"> and </w:t>
      </w:r>
      <w:r w:rsidR="004E7A62">
        <w:t>5.91</w:t>
      </w:r>
      <w:r w:rsidR="004E7A62" w:rsidRPr="004E7A62">
        <w:t xml:space="preserve"> GT </w:t>
      </w:r>
      <w:r w:rsidR="004E7A62" w:rsidRPr="004E7A62">
        <w:rPr>
          <w:rFonts w:cstheme="minorHAnsi"/>
          <w:bCs/>
          <w:iCs/>
          <w:lang w:eastAsia="zh-CN"/>
        </w:rPr>
        <w:t>CO</w:t>
      </w:r>
      <w:r w:rsidR="004E7A62" w:rsidRPr="004E7A62">
        <w:rPr>
          <w:rFonts w:cstheme="minorHAnsi"/>
          <w:bCs/>
          <w:iCs/>
          <w:vertAlign w:val="subscript"/>
          <w:lang w:eastAsia="zh-CN"/>
        </w:rPr>
        <w:t>2</w:t>
      </w:r>
      <w:r w:rsidR="004E7A62" w:rsidRPr="004E7A62">
        <w:rPr>
          <w:rFonts w:cstheme="minorHAnsi"/>
          <w:bCs/>
          <w:iCs/>
          <w:lang w:eastAsia="zh-CN"/>
        </w:rPr>
        <w:t>-eq. (2020-2050)</w:t>
      </w:r>
      <w:r w:rsidR="004E7A62">
        <w:rPr>
          <w:rFonts w:cstheme="minorHAnsi"/>
          <w:bCs/>
          <w:iCs/>
          <w:lang w:eastAsia="zh-CN"/>
        </w:rPr>
        <w:t xml:space="preserve"> (Table 4.1)</w:t>
      </w:r>
      <w:r w:rsidR="004E7A62" w:rsidRPr="004E7A62">
        <w:rPr>
          <w:rFonts w:cstheme="minorHAnsi"/>
          <w:bCs/>
          <w:iCs/>
          <w:lang w:eastAsia="zh-CN"/>
        </w:rPr>
        <w:t>.</w:t>
      </w:r>
      <w:r w:rsidR="004E7A62">
        <w:rPr>
          <w:rFonts w:cstheme="minorHAnsi"/>
          <w:bCs/>
          <w:iCs/>
          <w:lang w:eastAsia="zh-CN"/>
        </w:rPr>
        <w:t xml:space="preserve"> This discrepancy between our and Sala et al. 2021 estimates is a result of a conservative approach applied by Project Drawdown </w:t>
      </w:r>
      <w:r w:rsidR="00402111">
        <w:rPr>
          <w:rFonts w:cstheme="minorHAnsi"/>
          <w:bCs/>
          <w:iCs/>
          <w:lang w:eastAsia="zh-CN"/>
        </w:rPr>
        <w:t>that used lower estimates for the fraction of labile organic matter</w:t>
      </w:r>
      <w:r w:rsidR="004E7A62">
        <w:rPr>
          <w:rFonts w:cstheme="minorHAnsi"/>
          <w:bCs/>
          <w:iCs/>
          <w:lang w:eastAsia="zh-CN"/>
        </w:rPr>
        <w:t xml:space="preserve"> </w:t>
      </w:r>
      <w:r w:rsidR="00402111">
        <w:rPr>
          <w:rFonts w:cstheme="minorHAnsi"/>
          <w:bCs/>
          <w:iCs/>
          <w:lang w:eastAsia="zh-CN"/>
        </w:rPr>
        <w:t xml:space="preserve">and sedimentary carbon disturbance due to bottom trawling. Project Drawdown has also used simplified analysis due to the model constrains and did not add into the calculations the natural </w:t>
      </w:r>
      <w:r w:rsidR="00D16AFB">
        <w:rPr>
          <w:rFonts w:cstheme="minorHAnsi"/>
          <w:bCs/>
          <w:iCs/>
          <w:lang w:eastAsia="zh-CN"/>
        </w:rPr>
        <w:t>sediment</w:t>
      </w:r>
      <w:r w:rsidR="00402111">
        <w:rPr>
          <w:rFonts w:cstheme="minorHAnsi"/>
          <w:bCs/>
          <w:iCs/>
          <w:lang w:eastAsia="zh-CN"/>
        </w:rPr>
        <w:t xml:space="preserve"> accumulation rates </w:t>
      </w:r>
      <w:r w:rsidR="00D16AFB">
        <w:rPr>
          <w:rFonts w:cstheme="minorHAnsi"/>
          <w:bCs/>
          <w:iCs/>
          <w:lang w:eastAsia="zh-CN"/>
        </w:rPr>
        <w:t xml:space="preserve">that will add more carbon to the sedimentary pool each year. And finally, Project Drawdown assumes that the fraction of emitted CO2 gets to the atmosphere whereas, Sala et al. 2021 only quantify emissions of aquatic CO2. </w:t>
      </w:r>
    </w:p>
    <w:p w14:paraId="004DFD47" w14:textId="06DAC96B" w:rsidR="004340F9" w:rsidRDefault="00B320DB" w:rsidP="00D43813">
      <w:pPr>
        <w:pStyle w:val="Caption"/>
        <w:spacing w:after="0"/>
        <w:jc w:val="center"/>
      </w:pPr>
      <w:bookmarkStart w:id="780" w:name="_Toc66277193"/>
      <w:r>
        <w:t xml:space="preserve">Table </w:t>
      </w:r>
      <w:r>
        <w:fldChar w:fldCharType="begin"/>
      </w:r>
      <w:r>
        <w:instrText>STYLEREF 1 \s</w:instrText>
      </w:r>
      <w:r>
        <w:fldChar w:fldCharType="separate"/>
      </w:r>
      <w:r>
        <w:rPr>
          <w:noProof/>
        </w:rPr>
        <w:t>4</w:t>
      </w:r>
      <w:r>
        <w:fldChar w:fldCharType="end"/>
      </w:r>
      <w:r>
        <w:t>.</w:t>
      </w:r>
      <w:r>
        <w:fldChar w:fldCharType="begin"/>
      </w:r>
      <w:r>
        <w:instrText>SEQ Table \* ARABIC \s 1</w:instrText>
      </w:r>
      <w:r>
        <w:fldChar w:fldCharType="separate"/>
      </w:r>
      <w:r>
        <w:rPr>
          <w:noProof/>
        </w:rPr>
        <w:t>1</w:t>
      </w:r>
      <w:r>
        <w:fldChar w:fldCharType="end"/>
      </w:r>
      <w:r>
        <w:t xml:space="preserve"> Benchmarks</w:t>
      </w:r>
      <w:bookmarkEnd w:id="780"/>
    </w:p>
    <w:tbl>
      <w:tblPr>
        <w:tblStyle w:val="TableGrid"/>
        <w:tblW w:w="3029" w:type="pct"/>
        <w:jc w:val="center"/>
        <w:tblLook w:val="04A0" w:firstRow="1" w:lastRow="0" w:firstColumn="1" w:lastColumn="0" w:noHBand="0" w:noVBand="1"/>
      </w:tblPr>
      <w:tblGrid>
        <w:gridCol w:w="2341"/>
        <w:gridCol w:w="1764"/>
        <w:gridCol w:w="1559"/>
      </w:tblGrid>
      <w:tr w:rsidR="004E7A62" w:rsidRPr="006B675D" w14:paraId="70C8E283" w14:textId="01BC42F6" w:rsidTr="00D43813">
        <w:trPr>
          <w:cantSplit/>
          <w:trHeight w:val="329"/>
          <w:tblHeader/>
          <w:jc w:val="center"/>
        </w:trPr>
        <w:tc>
          <w:tcPr>
            <w:tcW w:w="2067" w:type="pct"/>
            <w:shd w:val="clear" w:color="auto" w:fill="4F81BD" w:themeFill="accent1"/>
            <w:vAlign w:val="center"/>
          </w:tcPr>
          <w:bookmarkEnd w:id="777"/>
          <w:p w14:paraId="721CED95" w14:textId="594D904F" w:rsidR="004E7A62" w:rsidRPr="006B675D" w:rsidRDefault="004E7A62" w:rsidP="004E7A62">
            <w:pPr>
              <w:spacing w:line="240" w:lineRule="auto"/>
              <w:jc w:val="left"/>
              <w:rPr>
                <w:b/>
                <w:bCs/>
                <w:color w:val="FFFFFF" w:themeColor="background1"/>
                <w:sz w:val="20"/>
                <w:szCs w:val="20"/>
              </w:rPr>
            </w:pPr>
            <w:r w:rsidRPr="006B675D">
              <w:rPr>
                <w:b/>
                <w:bCs/>
                <w:color w:val="FFFFFF" w:themeColor="background1"/>
                <w:sz w:val="20"/>
                <w:szCs w:val="20"/>
              </w:rPr>
              <w:t>Source and Scenario</w:t>
            </w:r>
          </w:p>
        </w:tc>
        <w:tc>
          <w:tcPr>
            <w:tcW w:w="1557" w:type="pct"/>
            <w:shd w:val="clear" w:color="auto" w:fill="4F81BD" w:themeFill="accent1"/>
            <w:vAlign w:val="center"/>
          </w:tcPr>
          <w:p w14:paraId="51CA58B1" w14:textId="77777777" w:rsidR="00D16AFB" w:rsidRDefault="004E7A62" w:rsidP="004E7A62">
            <w:pPr>
              <w:spacing w:line="240" w:lineRule="auto"/>
              <w:jc w:val="left"/>
              <w:rPr>
                <w:b/>
                <w:color w:val="FFFFFF" w:themeColor="background1"/>
                <w:sz w:val="20"/>
                <w:szCs w:val="20"/>
              </w:rPr>
            </w:pPr>
            <w:r w:rsidRPr="006B675D">
              <w:rPr>
                <w:b/>
                <w:color w:val="FFFFFF" w:themeColor="background1"/>
                <w:sz w:val="20"/>
                <w:szCs w:val="20"/>
              </w:rPr>
              <w:t xml:space="preserve">Mitigation Impact </w:t>
            </w:r>
          </w:p>
          <w:p w14:paraId="697CCD7A" w14:textId="16B43A28" w:rsidR="004E7A62" w:rsidRPr="00D16AFB" w:rsidRDefault="004E7A62" w:rsidP="004E7A62">
            <w:pPr>
              <w:spacing w:line="240" w:lineRule="auto"/>
              <w:jc w:val="left"/>
              <w:rPr>
                <w:bCs/>
                <w:i/>
                <w:iCs/>
                <w:color w:val="FFFFFF" w:themeColor="background1"/>
                <w:sz w:val="20"/>
                <w:szCs w:val="20"/>
              </w:rPr>
            </w:pPr>
            <w:r w:rsidRPr="00D16AFB">
              <w:rPr>
                <w:bCs/>
                <w:i/>
                <w:iCs/>
                <w:color w:val="FFFFFF" w:themeColor="background1"/>
                <w:sz w:val="20"/>
                <w:szCs w:val="20"/>
              </w:rPr>
              <w:t>(Gt CO</w:t>
            </w:r>
            <w:r w:rsidRPr="00D16AFB">
              <w:rPr>
                <w:bCs/>
                <w:i/>
                <w:iCs/>
                <w:color w:val="FFFFFF" w:themeColor="background1"/>
                <w:sz w:val="20"/>
                <w:szCs w:val="20"/>
                <w:vertAlign w:val="subscript"/>
              </w:rPr>
              <w:t>2-eq</w:t>
            </w:r>
            <w:r w:rsidRPr="00D16AFB">
              <w:rPr>
                <w:bCs/>
                <w:i/>
                <w:iCs/>
                <w:color w:val="FFFFFF" w:themeColor="background1"/>
                <w:sz w:val="20"/>
                <w:szCs w:val="20"/>
              </w:rPr>
              <w:t xml:space="preserve"> </w:t>
            </w:r>
            <w:r w:rsidR="00847A5E">
              <w:rPr>
                <w:bCs/>
                <w:i/>
                <w:iCs/>
                <w:color w:val="FFFFFF" w:themeColor="background1"/>
                <w:sz w:val="20"/>
                <w:szCs w:val="20"/>
              </w:rPr>
              <w:t xml:space="preserve">yr. </w:t>
            </w:r>
            <w:r w:rsidRPr="00D16AFB">
              <w:rPr>
                <w:bCs/>
                <w:i/>
                <w:iCs/>
                <w:color w:val="FFFFFF" w:themeColor="background1"/>
                <w:sz w:val="20"/>
                <w:szCs w:val="20"/>
              </w:rPr>
              <w:t>in 2030)</w:t>
            </w:r>
          </w:p>
        </w:tc>
        <w:tc>
          <w:tcPr>
            <w:tcW w:w="1376" w:type="pct"/>
            <w:shd w:val="clear" w:color="auto" w:fill="4F81BD" w:themeFill="accent1"/>
            <w:vAlign w:val="center"/>
          </w:tcPr>
          <w:p w14:paraId="6A30EEAB" w14:textId="77777777" w:rsidR="004E7A62" w:rsidRPr="004E7A62" w:rsidRDefault="004E7A62" w:rsidP="004E7A62">
            <w:pPr>
              <w:spacing w:line="240" w:lineRule="auto"/>
              <w:jc w:val="left"/>
              <w:rPr>
                <w:rFonts w:cstheme="minorHAnsi"/>
                <w:b/>
                <w:iCs/>
                <w:color w:val="FFFFFF" w:themeColor="background1"/>
                <w:sz w:val="20"/>
                <w:szCs w:val="20"/>
              </w:rPr>
            </w:pPr>
            <w:r w:rsidRPr="004E7A62">
              <w:rPr>
                <w:rFonts w:cstheme="minorHAnsi"/>
                <w:b/>
                <w:iCs/>
                <w:color w:val="FFFFFF" w:themeColor="background1"/>
                <w:sz w:val="20"/>
                <w:szCs w:val="20"/>
              </w:rPr>
              <w:t xml:space="preserve">Total Emission Reductions </w:t>
            </w:r>
          </w:p>
          <w:p w14:paraId="2E6196C2" w14:textId="01B28268" w:rsidR="004E7A62" w:rsidRPr="006B675D" w:rsidRDefault="004E7A62" w:rsidP="004E7A62">
            <w:pPr>
              <w:spacing w:line="240" w:lineRule="auto"/>
              <w:jc w:val="left"/>
              <w:rPr>
                <w:b/>
                <w:color w:val="FFFFFF" w:themeColor="background1"/>
                <w:sz w:val="20"/>
                <w:szCs w:val="20"/>
              </w:rPr>
            </w:pPr>
            <w:r w:rsidRPr="006B675D">
              <w:rPr>
                <w:rFonts w:cstheme="minorHAnsi"/>
                <w:bCs/>
                <w:i/>
                <w:color w:val="FFFFFF" w:themeColor="background1"/>
                <w:sz w:val="20"/>
                <w:szCs w:val="20"/>
              </w:rPr>
              <w:t>Gt CO</w:t>
            </w:r>
            <w:r w:rsidRPr="006B675D">
              <w:rPr>
                <w:rFonts w:cstheme="minorHAnsi"/>
                <w:bCs/>
                <w:i/>
                <w:color w:val="FFFFFF" w:themeColor="background1"/>
                <w:sz w:val="20"/>
                <w:szCs w:val="20"/>
                <w:vertAlign w:val="subscript"/>
              </w:rPr>
              <w:t>2</w:t>
            </w:r>
            <w:r w:rsidRPr="006B675D">
              <w:rPr>
                <w:rFonts w:cstheme="minorHAnsi"/>
                <w:bCs/>
                <w:i/>
                <w:color w:val="FFFFFF" w:themeColor="background1"/>
                <w:sz w:val="20"/>
                <w:szCs w:val="20"/>
              </w:rPr>
              <w:t>-eq (2020-2050)</w:t>
            </w:r>
          </w:p>
        </w:tc>
      </w:tr>
      <w:tr w:rsidR="004E7A62" w:rsidRPr="006B675D" w14:paraId="289707D9" w14:textId="70E15D94" w:rsidTr="00D43813">
        <w:trPr>
          <w:trHeight w:val="432"/>
          <w:jc w:val="center"/>
        </w:trPr>
        <w:tc>
          <w:tcPr>
            <w:tcW w:w="2067" w:type="pct"/>
            <w:vAlign w:val="center"/>
          </w:tcPr>
          <w:p w14:paraId="65A69EF1" w14:textId="2472F21D" w:rsidR="004E7A62" w:rsidRPr="009127F9" w:rsidRDefault="004E7A62" w:rsidP="004E7A62">
            <w:pPr>
              <w:spacing w:line="240" w:lineRule="auto"/>
              <w:jc w:val="left"/>
              <w:rPr>
                <w:bCs/>
                <w:sz w:val="20"/>
                <w:szCs w:val="20"/>
              </w:rPr>
            </w:pPr>
            <w:r>
              <w:rPr>
                <w:bCs/>
                <w:sz w:val="20"/>
                <w:szCs w:val="20"/>
              </w:rPr>
              <w:t>Project Drawdown Plausible Scenario</w:t>
            </w:r>
          </w:p>
        </w:tc>
        <w:tc>
          <w:tcPr>
            <w:tcW w:w="1557" w:type="pct"/>
            <w:vAlign w:val="center"/>
          </w:tcPr>
          <w:p w14:paraId="02255322" w14:textId="7B16BA8F" w:rsidR="004E7A62" w:rsidRPr="006B675D" w:rsidRDefault="004E7A62" w:rsidP="004E7A62">
            <w:pPr>
              <w:spacing w:line="240" w:lineRule="auto"/>
              <w:jc w:val="center"/>
              <w:rPr>
                <w:bCs/>
                <w:sz w:val="20"/>
                <w:szCs w:val="20"/>
              </w:rPr>
            </w:pPr>
            <w:r>
              <w:rPr>
                <w:bCs/>
                <w:sz w:val="20"/>
                <w:szCs w:val="20"/>
              </w:rPr>
              <w:t>0.41</w:t>
            </w:r>
          </w:p>
        </w:tc>
        <w:tc>
          <w:tcPr>
            <w:tcW w:w="1376" w:type="pct"/>
            <w:vAlign w:val="center"/>
          </w:tcPr>
          <w:p w14:paraId="10CFE417" w14:textId="46421F27" w:rsidR="004E7A62" w:rsidRPr="006B675D" w:rsidRDefault="004E7A62" w:rsidP="004E7A62">
            <w:pPr>
              <w:spacing w:line="240" w:lineRule="auto"/>
              <w:jc w:val="center"/>
              <w:rPr>
                <w:bCs/>
                <w:sz w:val="20"/>
                <w:szCs w:val="20"/>
              </w:rPr>
            </w:pPr>
            <w:r>
              <w:rPr>
                <w:bCs/>
                <w:sz w:val="20"/>
                <w:szCs w:val="20"/>
              </w:rPr>
              <w:t>3.80</w:t>
            </w:r>
          </w:p>
        </w:tc>
      </w:tr>
      <w:tr w:rsidR="004E7A62" w:rsidRPr="006B675D" w14:paraId="050ACC57" w14:textId="126DFA6F" w:rsidTr="00D43813">
        <w:trPr>
          <w:trHeight w:val="427"/>
          <w:jc w:val="center"/>
        </w:trPr>
        <w:tc>
          <w:tcPr>
            <w:tcW w:w="2067" w:type="pct"/>
            <w:vAlign w:val="center"/>
          </w:tcPr>
          <w:p w14:paraId="0584602D" w14:textId="6FC0A6FF" w:rsidR="004E7A62" w:rsidRPr="009127F9" w:rsidRDefault="004E7A62" w:rsidP="004E7A62">
            <w:pPr>
              <w:spacing w:line="240" w:lineRule="auto"/>
              <w:jc w:val="left"/>
              <w:rPr>
                <w:sz w:val="20"/>
                <w:szCs w:val="20"/>
              </w:rPr>
            </w:pPr>
            <w:r>
              <w:rPr>
                <w:bCs/>
                <w:sz w:val="20"/>
                <w:szCs w:val="20"/>
              </w:rPr>
              <w:t xml:space="preserve">Project Drawdown </w:t>
            </w:r>
            <w:r w:rsidR="000A1B0D">
              <w:rPr>
                <w:bCs/>
                <w:sz w:val="20"/>
                <w:szCs w:val="20"/>
              </w:rPr>
              <w:t>Ambitious</w:t>
            </w:r>
            <w:r>
              <w:rPr>
                <w:bCs/>
                <w:sz w:val="20"/>
                <w:szCs w:val="20"/>
              </w:rPr>
              <w:t xml:space="preserve"> Scenario</w:t>
            </w:r>
          </w:p>
        </w:tc>
        <w:tc>
          <w:tcPr>
            <w:tcW w:w="1557" w:type="pct"/>
            <w:vAlign w:val="center"/>
          </w:tcPr>
          <w:p w14:paraId="3FE47A7C" w14:textId="76190AC9" w:rsidR="004E7A62" w:rsidRPr="006B675D" w:rsidRDefault="004E7A62" w:rsidP="004E7A62">
            <w:pPr>
              <w:spacing w:line="240" w:lineRule="auto"/>
              <w:jc w:val="center"/>
              <w:rPr>
                <w:bCs/>
                <w:sz w:val="20"/>
                <w:szCs w:val="20"/>
              </w:rPr>
            </w:pPr>
            <w:r>
              <w:rPr>
                <w:bCs/>
                <w:sz w:val="20"/>
                <w:szCs w:val="20"/>
              </w:rPr>
              <w:t>0.56</w:t>
            </w:r>
          </w:p>
        </w:tc>
        <w:tc>
          <w:tcPr>
            <w:tcW w:w="1376" w:type="pct"/>
            <w:vAlign w:val="center"/>
          </w:tcPr>
          <w:p w14:paraId="202D3105" w14:textId="06379A9E" w:rsidR="004E7A62" w:rsidRPr="006B675D" w:rsidRDefault="004E7A62" w:rsidP="004E7A62">
            <w:pPr>
              <w:spacing w:line="240" w:lineRule="auto"/>
              <w:jc w:val="center"/>
              <w:rPr>
                <w:bCs/>
                <w:sz w:val="20"/>
                <w:szCs w:val="20"/>
              </w:rPr>
            </w:pPr>
            <w:r>
              <w:rPr>
                <w:bCs/>
                <w:sz w:val="20"/>
                <w:szCs w:val="20"/>
              </w:rPr>
              <w:t>5.15</w:t>
            </w:r>
          </w:p>
        </w:tc>
      </w:tr>
      <w:tr w:rsidR="004E7A62" w:rsidRPr="006B675D" w14:paraId="1C7A3D9F" w14:textId="08F76CB5" w:rsidTr="00D43813">
        <w:trPr>
          <w:trHeight w:val="329"/>
          <w:jc w:val="center"/>
        </w:trPr>
        <w:tc>
          <w:tcPr>
            <w:tcW w:w="2067" w:type="pct"/>
            <w:vAlign w:val="center"/>
          </w:tcPr>
          <w:p w14:paraId="3E637FD7" w14:textId="095D47D2" w:rsidR="004E7A62" w:rsidRPr="006B675D" w:rsidRDefault="004E7A62" w:rsidP="004E7A62">
            <w:pPr>
              <w:spacing w:line="240" w:lineRule="auto"/>
              <w:jc w:val="left"/>
              <w:rPr>
                <w:bCs/>
                <w:sz w:val="20"/>
                <w:szCs w:val="20"/>
              </w:rPr>
            </w:pPr>
            <w:r>
              <w:rPr>
                <w:bCs/>
                <w:sz w:val="20"/>
                <w:szCs w:val="20"/>
              </w:rPr>
              <w:t xml:space="preserve">Project Drawdown </w:t>
            </w:r>
            <w:r w:rsidR="000A1B0D">
              <w:rPr>
                <w:bCs/>
                <w:sz w:val="20"/>
                <w:szCs w:val="20"/>
              </w:rPr>
              <w:t>Maximum</w:t>
            </w:r>
            <w:r>
              <w:rPr>
                <w:bCs/>
                <w:sz w:val="20"/>
                <w:szCs w:val="20"/>
              </w:rPr>
              <w:t xml:space="preserve"> Scenario</w:t>
            </w:r>
          </w:p>
        </w:tc>
        <w:tc>
          <w:tcPr>
            <w:tcW w:w="1557" w:type="pct"/>
            <w:vAlign w:val="center"/>
          </w:tcPr>
          <w:p w14:paraId="6FEA69F3" w14:textId="1BB02125" w:rsidR="004E7A62" w:rsidRPr="006B675D" w:rsidRDefault="004E7A62" w:rsidP="004E7A62">
            <w:pPr>
              <w:spacing w:line="240" w:lineRule="auto"/>
              <w:jc w:val="center"/>
              <w:rPr>
                <w:bCs/>
                <w:sz w:val="20"/>
                <w:szCs w:val="20"/>
              </w:rPr>
            </w:pPr>
            <w:r>
              <w:rPr>
                <w:bCs/>
                <w:sz w:val="20"/>
                <w:szCs w:val="20"/>
              </w:rPr>
              <w:t>0.64</w:t>
            </w:r>
          </w:p>
        </w:tc>
        <w:tc>
          <w:tcPr>
            <w:tcW w:w="1376" w:type="pct"/>
            <w:vAlign w:val="center"/>
          </w:tcPr>
          <w:p w14:paraId="17120EEF" w14:textId="2937C819" w:rsidR="004E7A62" w:rsidRPr="006B675D" w:rsidRDefault="004E7A62" w:rsidP="004E7A62">
            <w:pPr>
              <w:spacing w:line="240" w:lineRule="auto"/>
              <w:jc w:val="center"/>
              <w:rPr>
                <w:bCs/>
                <w:sz w:val="20"/>
                <w:szCs w:val="20"/>
              </w:rPr>
            </w:pPr>
            <w:r>
              <w:rPr>
                <w:bCs/>
                <w:sz w:val="20"/>
                <w:szCs w:val="20"/>
              </w:rPr>
              <w:t>5.91</w:t>
            </w:r>
          </w:p>
        </w:tc>
      </w:tr>
      <w:tr w:rsidR="004E7A62" w:rsidRPr="006B675D" w14:paraId="2861B45D" w14:textId="2AD39CA0" w:rsidTr="00D43813">
        <w:trPr>
          <w:trHeight w:val="329"/>
          <w:jc w:val="center"/>
        </w:trPr>
        <w:tc>
          <w:tcPr>
            <w:tcW w:w="2067" w:type="pct"/>
            <w:vAlign w:val="center"/>
          </w:tcPr>
          <w:p w14:paraId="5782CA7E" w14:textId="3B3EA475" w:rsidR="004E7A62" w:rsidRPr="006B675D" w:rsidRDefault="004E7A62" w:rsidP="004E7A62">
            <w:pPr>
              <w:spacing w:line="240" w:lineRule="auto"/>
              <w:jc w:val="left"/>
              <w:rPr>
                <w:sz w:val="20"/>
                <w:szCs w:val="20"/>
              </w:rPr>
            </w:pPr>
            <w:r>
              <w:rPr>
                <w:sz w:val="20"/>
                <w:szCs w:val="20"/>
              </w:rPr>
              <w:t xml:space="preserve">Sala et al. 2021 results adjusted to </w:t>
            </w:r>
            <w:r>
              <w:rPr>
                <w:bCs/>
                <w:sz w:val="20"/>
                <w:szCs w:val="20"/>
              </w:rPr>
              <w:t>Project Drawdown ‘Plausible’ Scenario</w:t>
            </w:r>
          </w:p>
        </w:tc>
        <w:tc>
          <w:tcPr>
            <w:tcW w:w="1557" w:type="pct"/>
            <w:vAlign w:val="center"/>
          </w:tcPr>
          <w:p w14:paraId="142178E2" w14:textId="49C95DED" w:rsidR="004E7A62" w:rsidRPr="006B675D" w:rsidRDefault="004E7A62" w:rsidP="004E7A62">
            <w:pPr>
              <w:spacing w:line="240" w:lineRule="auto"/>
              <w:jc w:val="center"/>
              <w:rPr>
                <w:bCs/>
                <w:sz w:val="20"/>
                <w:szCs w:val="20"/>
              </w:rPr>
            </w:pPr>
            <w:r>
              <w:rPr>
                <w:bCs/>
                <w:sz w:val="20"/>
                <w:szCs w:val="20"/>
              </w:rPr>
              <w:t>1.21</w:t>
            </w:r>
          </w:p>
        </w:tc>
        <w:tc>
          <w:tcPr>
            <w:tcW w:w="1376" w:type="pct"/>
            <w:vAlign w:val="center"/>
          </w:tcPr>
          <w:p w14:paraId="132C69A3" w14:textId="59A8EEB2" w:rsidR="004E7A62" w:rsidRPr="006B675D" w:rsidRDefault="004E7A62" w:rsidP="004E7A62">
            <w:pPr>
              <w:spacing w:line="240" w:lineRule="auto"/>
              <w:jc w:val="center"/>
              <w:rPr>
                <w:bCs/>
                <w:sz w:val="20"/>
                <w:szCs w:val="20"/>
              </w:rPr>
            </w:pPr>
            <w:r>
              <w:rPr>
                <w:bCs/>
                <w:sz w:val="20"/>
                <w:szCs w:val="20"/>
              </w:rPr>
              <w:t>6.06</w:t>
            </w:r>
          </w:p>
        </w:tc>
      </w:tr>
      <w:tr w:rsidR="004E7A62" w:rsidRPr="006B675D" w14:paraId="0C6E4035" w14:textId="29DD5EF1" w:rsidTr="00D43813">
        <w:trPr>
          <w:trHeight w:val="329"/>
          <w:jc w:val="center"/>
        </w:trPr>
        <w:tc>
          <w:tcPr>
            <w:tcW w:w="2067" w:type="pct"/>
            <w:vAlign w:val="center"/>
          </w:tcPr>
          <w:p w14:paraId="2392672B" w14:textId="66070708" w:rsidR="004E7A62" w:rsidRPr="006B675D" w:rsidRDefault="004E7A62" w:rsidP="004E7A62">
            <w:pPr>
              <w:spacing w:line="240" w:lineRule="auto"/>
              <w:jc w:val="left"/>
              <w:rPr>
                <w:sz w:val="20"/>
                <w:szCs w:val="20"/>
              </w:rPr>
            </w:pPr>
            <w:r>
              <w:rPr>
                <w:sz w:val="20"/>
                <w:szCs w:val="20"/>
              </w:rPr>
              <w:t xml:space="preserve">Sala et al. 2021 results adjusted to </w:t>
            </w:r>
            <w:r>
              <w:rPr>
                <w:bCs/>
                <w:sz w:val="20"/>
                <w:szCs w:val="20"/>
              </w:rPr>
              <w:t>Project Drawdown ‘</w:t>
            </w:r>
            <w:r w:rsidR="000A1B0D">
              <w:rPr>
                <w:bCs/>
                <w:sz w:val="20"/>
                <w:szCs w:val="20"/>
              </w:rPr>
              <w:t>Ambitious</w:t>
            </w:r>
            <w:r>
              <w:rPr>
                <w:bCs/>
                <w:sz w:val="20"/>
                <w:szCs w:val="20"/>
              </w:rPr>
              <w:t>’ Scenario</w:t>
            </w:r>
          </w:p>
        </w:tc>
        <w:tc>
          <w:tcPr>
            <w:tcW w:w="1557" w:type="pct"/>
            <w:vAlign w:val="center"/>
          </w:tcPr>
          <w:p w14:paraId="72BA6A2E" w14:textId="5C4A983E" w:rsidR="004E7A62" w:rsidRPr="006B675D" w:rsidRDefault="004E7A62" w:rsidP="004E7A62">
            <w:pPr>
              <w:spacing w:line="240" w:lineRule="auto"/>
              <w:jc w:val="center"/>
              <w:rPr>
                <w:bCs/>
                <w:sz w:val="20"/>
                <w:szCs w:val="20"/>
              </w:rPr>
            </w:pPr>
            <w:r>
              <w:rPr>
                <w:bCs/>
                <w:sz w:val="20"/>
                <w:szCs w:val="20"/>
              </w:rPr>
              <w:t>1.66</w:t>
            </w:r>
          </w:p>
        </w:tc>
        <w:tc>
          <w:tcPr>
            <w:tcW w:w="1376" w:type="pct"/>
            <w:vAlign w:val="center"/>
          </w:tcPr>
          <w:p w14:paraId="2C901D64" w14:textId="19B4C9AE" w:rsidR="004E7A62" w:rsidRPr="006B675D" w:rsidRDefault="004E7A62" w:rsidP="004E7A62">
            <w:pPr>
              <w:spacing w:line="240" w:lineRule="auto"/>
              <w:jc w:val="center"/>
              <w:rPr>
                <w:bCs/>
                <w:sz w:val="20"/>
                <w:szCs w:val="20"/>
              </w:rPr>
            </w:pPr>
            <w:r>
              <w:rPr>
                <w:bCs/>
                <w:sz w:val="20"/>
                <w:szCs w:val="20"/>
              </w:rPr>
              <w:t>8.32</w:t>
            </w:r>
          </w:p>
        </w:tc>
      </w:tr>
      <w:tr w:rsidR="004E7A62" w:rsidRPr="006B675D" w14:paraId="6A9FE243" w14:textId="77777777" w:rsidTr="00D43813">
        <w:trPr>
          <w:trHeight w:val="329"/>
          <w:jc w:val="center"/>
        </w:trPr>
        <w:tc>
          <w:tcPr>
            <w:tcW w:w="2067" w:type="pct"/>
            <w:vAlign w:val="center"/>
          </w:tcPr>
          <w:p w14:paraId="08A02AD8" w14:textId="38BB54D3" w:rsidR="004E7A62" w:rsidRDefault="004E7A62" w:rsidP="004E7A62">
            <w:pPr>
              <w:spacing w:line="240" w:lineRule="auto"/>
              <w:jc w:val="left"/>
              <w:rPr>
                <w:sz w:val="20"/>
                <w:szCs w:val="20"/>
              </w:rPr>
            </w:pPr>
            <w:r>
              <w:rPr>
                <w:sz w:val="20"/>
                <w:szCs w:val="20"/>
              </w:rPr>
              <w:t xml:space="preserve">Sala et al. 2021 results adjusted to </w:t>
            </w:r>
            <w:r>
              <w:rPr>
                <w:bCs/>
                <w:sz w:val="20"/>
                <w:szCs w:val="20"/>
              </w:rPr>
              <w:t>Project Drawdown ‘</w:t>
            </w:r>
            <w:r w:rsidR="000A1B0D">
              <w:rPr>
                <w:bCs/>
                <w:sz w:val="20"/>
                <w:szCs w:val="20"/>
              </w:rPr>
              <w:t>Maximum</w:t>
            </w:r>
            <w:r>
              <w:rPr>
                <w:bCs/>
                <w:sz w:val="20"/>
                <w:szCs w:val="20"/>
              </w:rPr>
              <w:t>’ Scenario</w:t>
            </w:r>
          </w:p>
        </w:tc>
        <w:tc>
          <w:tcPr>
            <w:tcW w:w="1557" w:type="pct"/>
            <w:vAlign w:val="center"/>
          </w:tcPr>
          <w:p w14:paraId="0398433D" w14:textId="14D6E541" w:rsidR="004E7A62" w:rsidRPr="006B675D" w:rsidRDefault="004E7A62" w:rsidP="004E7A62">
            <w:pPr>
              <w:spacing w:line="240" w:lineRule="auto"/>
              <w:jc w:val="center"/>
              <w:rPr>
                <w:bCs/>
                <w:sz w:val="20"/>
                <w:szCs w:val="20"/>
              </w:rPr>
            </w:pPr>
            <w:r>
              <w:rPr>
                <w:bCs/>
                <w:sz w:val="20"/>
                <w:szCs w:val="20"/>
              </w:rPr>
              <w:t>1.91</w:t>
            </w:r>
          </w:p>
        </w:tc>
        <w:tc>
          <w:tcPr>
            <w:tcW w:w="1376" w:type="pct"/>
            <w:vAlign w:val="center"/>
          </w:tcPr>
          <w:p w14:paraId="0358396E" w14:textId="3104C7EB" w:rsidR="004E7A62" w:rsidRPr="006B675D" w:rsidRDefault="004E7A62" w:rsidP="004E7A62">
            <w:pPr>
              <w:spacing w:line="240" w:lineRule="auto"/>
              <w:jc w:val="center"/>
              <w:rPr>
                <w:bCs/>
                <w:sz w:val="20"/>
                <w:szCs w:val="20"/>
              </w:rPr>
            </w:pPr>
            <w:r>
              <w:rPr>
                <w:bCs/>
                <w:sz w:val="20"/>
                <w:szCs w:val="20"/>
              </w:rPr>
              <w:t>9.56</w:t>
            </w:r>
          </w:p>
        </w:tc>
      </w:tr>
    </w:tbl>
    <w:p w14:paraId="1193A760" w14:textId="77777777" w:rsidR="00055AF9" w:rsidRDefault="00055AF9" w:rsidP="00055AF9">
      <w:pPr>
        <w:pStyle w:val="Caption"/>
        <w:spacing w:after="0"/>
        <w:jc w:val="center"/>
      </w:pPr>
    </w:p>
    <w:p w14:paraId="7454D80C" w14:textId="3F8B7997" w:rsidR="00434F61" w:rsidRDefault="551A77D0" w:rsidP="00EC38FC">
      <w:pPr>
        <w:pStyle w:val="Heading1"/>
        <w:numPr>
          <w:ilvl w:val="0"/>
          <w:numId w:val="26"/>
        </w:numPr>
      </w:pPr>
      <w:bookmarkStart w:id="781" w:name="_Toc65144043"/>
      <w:r>
        <w:lastRenderedPageBreak/>
        <w:t>References</w:t>
      </w:r>
      <w:bookmarkEnd w:id="781"/>
    </w:p>
    <w:p w14:paraId="42CD7FF1" w14:textId="77777777" w:rsidR="008C7628" w:rsidRPr="008C7628" w:rsidRDefault="008C7628" w:rsidP="008C7628">
      <w:pPr>
        <w:pStyle w:val="Bibliography"/>
        <w:rPr>
          <w:rFonts w:cs="Times New Roman"/>
        </w:rPr>
      </w:pPr>
      <w:r>
        <w:fldChar w:fldCharType="begin"/>
      </w:r>
      <w:r>
        <w:instrText xml:space="preserve"> ADDIN ZOTERO_BIBL {"uncited":[],"omitted":[],"custom":[]} CSL_BIBLIOGRAPHY </w:instrText>
      </w:r>
      <w:r>
        <w:fldChar w:fldCharType="separate"/>
      </w:r>
      <w:r w:rsidRPr="008C7628">
        <w:rPr>
          <w:rFonts w:cs="Times New Roman"/>
        </w:rPr>
        <w:t xml:space="preserve">Amoroso, R. O., Pitcher, C. R., Rijnsdorp, A. D., McConnaughey, R. A., Parma, A. M., Suuronen, P., Eigaard, O. R., Bastardie, F., Hintzen, N. T., Althaus, F., Baird, S. J., Black, J., Buhl-Mortensen, L., Campbell, A. B., Catarino, R., Collie, J., Cowan, J. H., Durholtz, D., Engstrom, N., … Jennings, S. (2018). Bottom trawl fishing footprints on the world’s continental shelves. </w:t>
      </w:r>
      <w:r w:rsidRPr="008C7628">
        <w:rPr>
          <w:rFonts w:cs="Times New Roman"/>
          <w:i/>
          <w:iCs/>
        </w:rPr>
        <w:t>Proceedings of the National Academy of Sciences</w:t>
      </w:r>
      <w:r w:rsidRPr="008C7628">
        <w:rPr>
          <w:rFonts w:cs="Times New Roman"/>
        </w:rPr>
        <w:t xml:space="preserve">, </w:t>
      </w:r>
      <w:r w:rsidRPr="008C7628">
        <w:rPr>
          <w:rFonts w:cs="Times New Roman"/>
          <w:i/>
          <w:iCs/>
        </w:rPr>
        <w:t>115</w:t>
      </w:r>
      <w:r w:rsidRPr="008C7628">
        <w:rPr>
          <w:rFonts w:cs="Times New Roman"/>
        </w:rPr>
        <w:t>(43), E10275–E10282. https://doi.org/10.1073/pnas.1802379115</w:t>
      </w:r>
    </w:p>
    <w:p w14:paraId="60B216CB" w14:textId="77777777" w:rsidR="008C7628" w:rsidRPr="008C7628" w:rsidRDefault="008C7628" w:rsidP="008C7628">
      <w:pPr>
        <w:pStyle w:val="Bibliography"/>
        <w:rPr>
          <w:rFonts w:cs="Times New Roman"/>
        </w:rPr>
      </w:pPr>
      <w:r w:rsidRPr="008C7628">
        <w:rPr>
          <w:rFonts w:cs="Times New Roman"/>
        </w:rPr>
        <w:t xml:space="preserve">Anne Merwin, Sarah R. Cooley, Joshua D. McBee, Gwynne Taraska, Anna Zivian, &amp; Chris Robbins. (2020). </w:t>
      </w:r>
      <w:r w:rsidRPr="008C7628">
        <w:rPr>
          <w:rFonts w:cs="Times New Roman"/>
          <w:i/>
          <w:iCs/>
        </w:rPr>
        <w:t>“Climate-Smart” Marine Protected Areas for Mitigation and Adaptation Policy</w:t>
      </w:r>
      <w:r w:rsidRPr="008C7628">
        <w:rPr>
          <w:rFonts w:cs="Times New Roman"/>
        </w:rPr>
        <w:t xml:space="preserve"> (p. 6) [Ocean and Climate Discussion Series]. Ocean Conservancy.</w:t>
      </w:r>
    </w:p>
    <w:p w14:paraId="2B214636" w14:textId="77777777" w:rsidR="008C7628" w:rsidRPr="008C7628" w:rsidRDefault="008C7628" w:rsidP="008C7628">
      <w:pPr>
        <w:pStyle w:val="Bibliography"/>
        <w:rPr>
          <w:rFonts w:cs="Times New Roman"/>
        </w:rPr>
      </w:pPr>
      <w:r w:rsidRPr="008C7628">
        <w:rPr>
          <w:rFonts w:cs="Times New Roman"/>
        </w:rPr>
        <w:t xml:space="preserve">Atwood, T. B., Witt, A., Mayorga, J., Hammill, E., &amp; Sala, E. (2020). Global Patterns in Marine Sediment Carbon Stocks. </w:t>
      </w:r>
      <w:r w:rsidRPr="008C7628">
        <w:rPr>
          <w:rFonts w:cs="Times New Roman"/>
          <w:i/>
          <w:iCs/>
        </w:rPr>
        <w:t>Frontiers in Marine Science</w:t>
      </w:r>
      <w:r w:rsidRPr="008C7628">
        <w:rPr>
          <w:rFonts w:cs="Times New Roman"/>
        </w:rPr>
        <w:t xml:space="preserve">, </w:t>
      </w:r>
      <w:r w:rsidRPr="008C7628">
        <w:rPr>
          <w:rFonts w:cs="Times New Roman"/>
          <w:i/>
          <w:iCs/>
        </w:rPr>
        <w:t>7</w:t>
      </w:r>
      <w:r w:rsidRPr="008C7628">
        <w:rPr>
          <w:rFonts w:cs="Times New Roman"/>
        </w:rPr>
        <w:t>. https://doi.org/10.3389/fmars.2020.00165</w:t>
      </w:r>
    </w:p>
    <w:p w14:paraId="368F3EA3" w14:textId="77777777" w:rsidR="008C7628" w:rsidRPr="008C7628" w:rsidRDefault="008C7628" w:rsidP="008C7628">
      <w:pPr>
        <w:pStyle w:val="Bibliography"/>
        <w:rPr>
          <w:rFonts w:cs="Times New Roman"/>
        </w:rPr>
      </w:pPr>
      <w:r w:rsidRPr="008C7628">
        <w:rPr>
          <w:rFonts w:cs="Times New Roman"/>
        </w:rPr>
        <w:t xml:space="preserve">Avelar, S., van der Voort, T. S., &amp; Eglinton, T. I. (2017). Relevance of carbon stocks of marine sediments for national greenhouse gas inventories of maritime nations. </w:t>
      </w:r>
      <w:r w:rsidRPr="008C7628">
        <w:rPr>
          <w:rFonts w:cs="Times New Roman"/>
          <w:i/>
          <w:iCs/>
        </w:rPr>
        <w:t>Carbon Balance and Management</w:t>
      </w:r>
      <w:r w:rsidRPr="008C7628">
        <w:rPr>
          <w:rFonts w:cs="Times New Roman"/>
        </w:rPr>
        <w:t xml:space="preserve">, </w:t>
      </w:r>
      <w:r w:rsidRPr="008C7628">
        <w:rPr>
          <w:rFonts w:cs="Times New Roman"/>
          <w:i/>
          <w:iCs/>
        </w:rPr>
        <w:t>12</w:t>
      </w:r>
      <w:r w:rsidRPr="008C7628">
        <w:rPr>
          <w:rFonts w:cs="Times New Roman"/>
        </w:rPr>
        <w:t>(1), 10. https://doi.org/10.1186/s13021-017-0077-x</w:t>
      </w:r>
    </w:p>
    <w:p w14:paraId="3062D5D2" w14:textId="77777777" w:rsidR="008C7628" w:rsidRPr="008C7628" w:rsidRDefault="008C7628" w:rsidP="008C7628">
      <w:pPr>
        <w:pStyle w:val="Bibliography"/>
        <w:rPr>
          <w:rFonts w:cs="Times New Roman"/>
        </w:rPr>
      </w:pPr>
      <w:r w:rsidRPr="008C7628">
        <w:rPr>
          <w:rFonts w:cs="Times New Roman"/>
        </w:rPr>
        <w:t xml:space="preserve">Bhagirathan, U., Meenakumari, B., Jayalakshmy, K. V., Panda, S. K., Madhu, V. R., &amp; Vaghela, D. T. (2010). Impact of bottom trawling on sediment characteristics—A study along inshore waters off Veraval coast, India. </w:t>
      </w:r>
      <w:r w:rsidRPr="008C7628">
        <w:rPr>
          <w:rFonts w:cs="Times New Roman"/>
          <w:i/>
          <w:iCs/>
        </w:rPr>
        <w:t>Environmental Monitoring and Assessment</w:t>
      </w:r>
      <w:r w:rsidRPr="008C7628">
        <w:rPr>
          <w:rFonts w:cs="Times New Roman"/>
        </w:rPr>
        <w:t xml:space="preserve">, </w:t>
      </w:r>
      <w:r w:rsidRPr="008C7628">
        <w:rPr>
          <w:rFonts w:cs="Times New Roman"/>
          <w:i/>
          <w:iCs/>
        </w:rPr>
        <w:t>160</w:t>
      </w:r>
      <w:r w:rsidRPr="008C7628">
        <w:rPr>
          <w:rFonts w:cs="Times New Roman"/>
        </w:rPr>
        <w:t>(1), 355–369. https://doi.org/10.1007/s10661-008-0700-0</w:t>
      </w:r>
    </w:p>
    <w:p w14:paraId="5AB1B4A0" w14:textId="77777777" w:rsidR="008C7628" w:rsidRPr="008C7628" w:rsidRDefault="008C7628" w:rsidP="008C7628">
      <w:pPr>
        <w:pStyle w:val="Bibliography"/>
        <w:rPr>
          <w:rFonts w:cs="Times New Roman"/>
        </w:rPr>
      </w:pPr>
      <w:r w:rsidRPr="008C7628">
        <w:rPr>
          <w:rFonts w:cs="Times New Roman"/>
        </w:rPr>
        <w:t xml:space="preserve">Blue Ventures. (2020). </w:t>
      </w:r>
      <w:r w:rsidRPr="008C7628">
        <w:rPr>
          <w:rFonts w:cs="Times New Roman"/>
          <w:i/>
          <w:iCs/>
        </w:rPr>
        <w:t>Pilot trawling ban is not renewed, threatening traditional fisheries | Blue Ventures » Blue Ventures</w:t>
      </w:r>
      <w:r w:rsidRPr="008C7628">
        <w:rPr>
          <w:rFonts w:cs="Times New Roman"/>
        </w:rPr>
        <w:t>. https://blueventures.org/pilot-trawling-ban-is-not-renewed-threatening-traditional-fisheries-around-the-indian-oceans-largest-locally-managed-marine-area/</w:t>
      </w:r>
    </w:p>
    <w:p w14:paraId="6E6B4812" w14:textId="77777777" w:rsidR="008C7628" w:rsidRPr="008C7628" w:rsidRDefault="008C7628" w:rsidP="008C7628">
      <w:pPr>
        <w:pStyle w:val="Bibliography"/>
        <w:rPr>
          <w:rFonts w:cs="Times New Roman"/>
        </w:rPr>
      </w:pPr>
      <w:r w:rsidRPr="008C7628">
        <w:rPr>
          <w:rFonts w:cs="Times New Roman"/>
        </w:rPr>
        <w:t xml:space="preserve">Campbell, M. S., Stehfest, K. M., Votier, S. C., &amp; Hall-Spencer, J. M. (2014). Mapping fisheries for marine spatial planning: Gear-specific vessel monitoring system (VMS), marine conservation and offshore renewable energy. </w:t>
      </w:r>
      <w:r w:rsidRPr="008C7628">
        <w:rPr>
          <w:rFonts w:cs="Times New Roman"/>
          <w:i/>
          <w:iCs/>
        </w:rPr>
        <w:t>Marine Policy</w:t>
      </w:r>
      <w:r w:rsidRPr="008C7628">
        <w:rPr>
          <w:rFonts w:cs="Times New Roman"/>
        </w:rPr>
        <w:t xml:space="preserve">, </w:t>
      </w:r>
      <w:r w:rsidRPr="008C7628">
        <w:rPr>
          <w:rFonts w:cs="Times New Roman"/>
          <w:i/>
          <w:iCs/>
        </w:rPr>
        <w:t>45</w:t>
      </w:r>
      <w:r w:rsidRPr="008C7628">
        <w:rPr>
          <w:rFonts w:cs="Times New Roman"/>
        </w:rPr>
        <w:t>(C), 293–300.</w:t>
      </w:r>
    </w:p>
    <w:p w14:paraId="24B8D499" w14:textId="77777777" w:rsidR="008C7628" w:rsidRPr="008C7628" w:rsidRDefault="008C7628" w:rsidP="008C7628">
      <w:pPr>
        <w:pStyle w:val="Bibliography"/>
        <w:rPr>
          <w:rFonts w:cs="Times New Roman"/>
          <w:lang w:val="pl-PL"/>
        </w:rPr>
      </w:pPr>
      <w:r w:rsidRPr="008C7628">
        <w:rPr>
          <w:rFonts w:cs="Times New Roman"/>
        </w:rPr>
        <w:lastRenderedPageBreak/>
        <w:t xml:space="preserve">Cranor, D. (2018, April 10). </w:t>
      </w:r>
      <w:r w:rsidRPr="008C7628">
        <w:rPr>
          <w:rFonts w:cs="Times New Roman"/>
          <w:i/>
          <w:iCs/>
        </w:rPr>
        <w:t>Corals, Sponges, Underwater Canyons Get New Protections off U.S. West Coast</w:t>
      </w:r>
      <w:r w:rsidRPr="008C7628">
        <w:rPr>
          <w:rFonts w:cs="Times New Roman"/>
        </w:rPr>
        <w:t xml:space="preserve">. </w:t>
      </w:r>
      <w:r w:rsidRPr="008C7628">
        <w:rPr>
          <w:rFonts w:cs="Times New Roman"/>
          <w:lang w:val="pl-PL"/>
        </w:rPr>
        <w:t>Oceana USA. https://usa.oceana.org/press-releases/corals-sponges-underwater-canyons-get-new-protections-us-west-coast</w:t>
      </w:r>
    </w:p>
    <w:p w14:paraId="61C0C760" w14:textId="77777777" w:rsidR="008C7628" w:rsidRPr="008C7628" w:rsidRDefault="008C7628" w:rsidP="008C7628">
      <w:pPr>
        <w:pStyle w:val="Bibliography"/>
        <w:rPr>
          <w:rFonts w:cs="Times New Roman"/>
        </w:rPr>
      </w:pPr>
      <w:r w:rsidRPr="008C7628">
        <w:rPr>
          <w:rFonts w:cs="Times New Roman"/>
          <w:lang w:val="pl-PL"/>
        </w:rPr>
        <w:t xml:space="preserve">Danovaro, R., Fabiano, M., &amp; Della Croce, N. (1993). </w:t>
      </w:r>
      <w:r w:rsidRPr="008C7628">
        <w:rPr>
          <w:rFonts w:cs="Times New Roman"/>
        </w:rPr>
        <w:t xml:space="preserve">Labile organic matter and microbial biomasses in deep-sea sediments (Eastern Mediterranean Sea). </w:t>
      </w:r>
      <w:r w:rsidRPr="008C7628">
        <w:rPr>
          <w:rFonts w:cs="Times New Roman"/>
          <w:i/>
          <w:iCs/>
        </w:rPr>
        <w:t>Deep Sea Research Part I: Oceanographic Research Papers</w:t>
      </w:r>
      <w:r w:rsidRPr="008C7628">
        <w:rPr>
          <w:rFonts w:cs="Times New Roman"/>
        </w:rPr>
        <w:t xml:space="preserve">, </w:t>
      </w:r>
      <w:r w:rsidRPr="008C7628">
        <w:rPr>
          <w:rFonts w:cs="Times New Roman"/>
          <w:i/>
          <w:iCs/>
        </w:rPr>
        <w:t>40</w:t>
      </w:r>
      <w:r w:rsidRPr="008C7628">
        <w:rPr>
          <w:rFonts w:cs="Times New Roman"/>
        </w:rPr>
        <w:t>(5), 953–965. https://doi.org/10.1016/0967-0637(93)90083-F</w:t>
      </w:r>
    </w:p>
    <w:p w14:paraId="3BAD86E4" w14:textId="77777777" w:rsidR="008C7628" w:rsidRPr="008C7628" w:rsidRDefault="008C7628" w:rsidP="008C7628">
      <w:pPr>
        <w:pStyle w:val="Bibliography"/>
        <w:rPr>
          <w:rFonts w:cs="Times New Roman"/>
        </w:rPr>
      </w:pPr>
      <w:r w:rsidRPr="008C7628">
        <w:rPr>
          <w:rFonts w:cs="Times New Roman"/>
        </w:rPr>
        <w:t xml:space="preserve">DeGeorge, K. (2018, January 4). Canadian federal regulators ban bottom trawling in Nunavut’s three new marine refuges. </w:t>
      </w:r>
      <w:r w:rsidRPr="008C7628">
        <w:rPr>
          <w:rFonts w:cs="Times New Roman"/>
          <w:i/>
          <w:iCs/>
        </w:rPr>
        <w:t>ArcticToday</w:t>
      </w:r>
      <w:r w:rsidRPr="008C7628">
        <w:rPr>
          <w:rFonts w:cs="Times New Roman"/>
        </w:rPr>
        <w:t>. https://www.arctictoday.com/canadian-federal-regulators-ban-bottom-trawling-in-nunavuts-three-new-marine-refuges/</w:t>
      </w:r>
    </w:p>
    <w:p w14:paraId="0B1CAA94" w14:textId="77777777" w:rsidR="008C7628" w:rsidRPr="008C7628" w:rsidRDefault="008C7628" w:rsidP="008C7628">
      <w:pPr>
        <w:pStyle w:val="Bibliography"/>
        <w:rPr>
          <w:rFonts w:cs="Times New Roman"/>
        </w:rPr>
      </w:pPr>
      <w:r w:rsidRPr="008C7628">
        <w:rPr>
          <w:rFonts w:cs="Times New Roman"/>
        </w:rPr>
        <w:t xml:space="preserve">Deng, R., Dichmont, C., Milton, D., Haywood, M., Vance, D., Hall, N., &amp; Die, D. (2005). Can vessel monitoring system data also be used to study trawling intensity and population depletion? The example of Australia&amp;#39;s northern prawn fishery. </w:t>
      </w:r>
      <w:r w:rsidRPr="008C7628">
        <w:rPr>
          <w:rFonts w:cs="Times New Roman"/>
          <w:i/>
          <w:iCs/>
        </w:rPr>
        <w:t>Canadian Journal of Fisheries and Aquatic Sciences</w:t>
      </w:r>
      <w:r w:rsidRPr="008C7628">
        <w:rPr>
          <w:rFonts w:cs="Times New Roman"/>
        </w:rPr>
        <w:t xml:space="preserve">, </w:t>
      </w:r>
      <w:r w:rsidRPr="008C7628">
        <w:rPr>
          <w:rFonts w:cs="Times New Roman"/>
          <w:i/>
          <w:iCs/>
        </w:rPr>
        <w:t>62</w:t>
      </w:r>
      <w:r w:rsidRPr="008C7628">
        <w:rPr>
          <w:rFonts w:cs="Times New Roman"/>
        </w:rPr>
        <w:t>(3), 611–622.</w:t>
      </w:r>
    </w:p>
    <w:p w14:paraId="65C8A9C2" w14:textId="77777777" w:rsidR="008C7628" w:rsidRPr="008C7628" w:rsidRDefault="008C7628" w:rsidP="008C7628">
      <w:pPr>
        <w:pStyle w:val="Bibliography"/>
        <w:rPr>
          <w:rFonts w:cs="Times New Roman"/>
        </w:rPr>
      </w:pPr>
      <w:r w:rsidRPr="008C7628">
        <w:rPr>
          <w:rFonts w:cs="Times New Roman"/>
        </w:rPr>
        <w:t xml:space="preserve">Depestele, J., Degrendele, K., Esmaeili, M., Ivanović, A., Kröger, S., O’Neill, F. G., Parker, R., Polet, H., Roche, M., Teal, L. R., Vanelslander, B., &amp; Rijnsdorp, A. D. (2019). Comparison of mechanical disturbance in soft sediments due to tickler-chain SumWing trawl vs. Electro-fitted PulseWing trawl. </w:t>
      </w:r>
      <w:r w:rsidRPr="008C7628">
        <w:rPr>
          <w:rFonts w:cs="Times New Roman"/>
          <w:i/>
          <w:iCs/>
        </w:rPr>
        <w:t>ICES Journal of Marine Science</w:t>
      </w:r>
      <w:r w:rsidRPr="008C7628">
        <w:rPr>
          <w:rFonts w:cs="Times New Roman"/>
        </w:rPr>
        <w:t xml:space="preserve">, </w:t>
      </w:r>
      <w:r w:rsidRPr="008C7628">
        <w:rPr>
          <w:rFonts w:cs="Times New Roman"/>
          <w:i/>
          <w:iCs/>
        </w:rPr>
        <w:t>76</w:t>
      </w:r>
      <w:r w:rsidRPr="008C7628">
        <w:rPr>
          <w:rFonts w:cs="Times New Roman"/>
        </w:rPr>
        <w:t>(1), 312–329. https://doi.org/10.1093/icesjms/fsy124</w:t>
      </w:r>
    </w:p>
    <w:p w14:paraId="5E2567F1" w14:textId="77777777" w:rsidR="008C7628" w:rsidRPr="008C7628" w:rsidRDefault="008C7628" w:rsidP="008C7628">
      <w:pPr>
        <w:pStyle w:val="Bibliography"/>
        <w:rPr>
          <w:rFonts w:cs="Times New Roman"/>
        </w:rPr>
      </w:pPr>
      <w:r w:rsidRPr="008C7628">
        <w:rPr>
          <w:rFonts w:cs="Times New Roman"/>
        </w:rPr>
        <w:t xml:space="preserve">Depestele, J., Ivanović, A., Degrendele, K., Esmaeili, M., Polet, H., Roche, M., Summerbell, K., Teal, L. R., Vanelslander, B., &amp; O’Neill, F. G. (2016). Measuring and assessing the physical impact of beam trawling. </w:t>
      </w:r>
      <w:r w:rsidRPr="008C7628">
        <w:rPr>
          <w:rFonts w:cs="Times New Roman"/>
          <w:i/>
          <w:iCs/>
        </w:rPr>
        <w:t>ICES Journal of Marine Science</w:t>
      </w:r>
      <w:r w:rsidRPr="008C7628">
        <w:rPr>
          <w:rFonts w:cs="Times New Roman"/>
        </w:rPr>
        <w:t xml:space="preserve">, </w:t>
      </w:r>
      <w:r w:rsidRPr="008C7628">
        <w:rPr>
          <w:rFonts w:cs="Times New Roman"/>
          <w:i/>
          <w:iCs/>
        </w:rPr>
        <w:t>73</w:t>
      </w:r>
      <w:r w:rsidRPr="008C7628">
        <w:rPr>
          <w:rFonts w:cs="Times New Roman"/>
        </w:rPr>
        <w:t>(suppl_1), i15–i26. https://doi.org/10.1093/icesjms/fsv056</w:t>
      </w:r>
    </w:p>
    <w:p w14:paraId="5C117B0A" w14:textId="77777777" w:rsidR="008C7628" w:rsidRPr="008C7628" w:rsidRDefault="008C7628" w:rsidP="008C7628">
      <w:pPr>
        <w:pStyle w:val="Bibliography"/>
        <w:rPr>
          <w:rFonts w:cs="Times New Roman"/>
        </w:rPr>
      </w:pPr>
      <w:r w:rsidRPr="008C7628">
        <w:rPr>
          <w:rFonts w:cs="Times New Roman"/>
        </w:rPr>
        <w:t xml:space="preserve">Di Lorenzo, M., Claudet, J., &amp; Guidetti, P. (2016). Spillover from marine protected areas to adjacent fisheries has an ecological and a fishery component. </w:t>
      </w:r>
      <w:r w:rsidRPr="008C7628">
        <w:rPr>
          <w:rFonts w:cs="Times New Roman"/>
          <w:i/>
          <w:iCs/>
        </w:rPr>
        <w:t>Journal for Nature Conservation</w:t>
      </w:r>
      <w:r w:rsidRPr="008C7628">
        <w:rPr>
          <w:rFonts w:cs="Times New Roman"/>
        </w:rPr>
        <w:t xml:space="preserve">, </w:t>
      </w:r>
      <w:r w:rsidRPr="008C7628">
        <w:rPr>
          <w:rFonts w:cs="Times New Roman"/>
          <w:i/>
          <w:iCs/>
        </w:rPr>
        <w:t>32</w:t>
      </w:r>
      <w:r w:rsidRPr="008C7628">
        <w:rPr>
          <w:rFonts w:cs="Times New Roman"/>
        </w:rPr>
        <w:t>, 62–66. https://doi.org/10.1016/j.jnc.2016.04.004</w:t>
      </w:r>
    </w:p>
    <w:p w14:paraId="25AA1D74" w14:textId="77777777" w:rsidR="008C7628" w:rsidRPr="008C7628" w:rsidRDefault="008C7628" w:rsidP="008C7628">
      <w:pPr>
        <w:pStyle w:val="Bibliography"/>
        <w:rPr>
          <w:rFonts w:cs="Times New Roman"/>
        </w:rPr>
      </w:pPr>
      <w:r w:rsidRPr="008C7628">
        <w:rPr>
          <w:rFonts w:cs="Times New Roman"/>
        </w:rPr>
        <w:lastRenderedPageBreak/>
        <w:t xml:space="preserve">Duarte, C. M., Losada, I. J., Hendriks, I. E., Mazarrasa, I., &amp; Marbà, N. (2013). The role of coastal plant communities for climate change mitigation and adaptation. </w:t>
      </w:r>
      <w:r w:rsidRPr="008C7628">
        <w:rPr>
          <w:rFonts w:cs="Times New Roman"/>
          <w:i/>
          <w:iCs/>
        </w:rPr>
        <w:t>Nature Climate Change</w:t>
      </w:r>
      <w:r w:rsidRPr="008C7628">
        <w:rPr>
          <w:rFonts w:cs="Times New Roman"/>
        </w:rPr>
        <w:t xml:space="preserve">, </w:t>
      </w:r>
      <w:r w:rsidRPr="008C7628">
        <w:rPr>
          <w:rFonts w:cs="Times New Roman"/>
          <w:i/>
          <w:iCs/>
        </w:rPr>
        <w:t>3</w:t>
      </w:r>
      <w:r w:rsidRPr="008C7628">
        <w:rPr>
          <w:rFonts w:cs="Times New Roman"/>
        </w:rPr>
        <w:t>(11), 961–968. https://doi.org/10.1038/nclimate1970</w:t>
      </w:r>
    </w:p>
    <w:p w14:paraId="0A38B76C" w14:textId="77777777" w:rsidR="008C7628" w:rsidRPr="008C7628" w:rsidRDefault="008C7628" w:rsidP="008C7628">
      <w:pPr>
        <w:pStyle w:val="Bibliography"/>
        <w:rPr>
          <w:rFonts w:cs="Times New Roman"/>
        </w:rPr>
      </w:pPr>
      <w:r w:rsidRPr="008C7628">
        <w:rPr>
          <w:rFonts w:cs="Times New Roman"/>
        </w:rPr>
        <w:t xml:space="preserve">Duplisea, D. E., Jennings, S., Malcolm, S. J., Parker, R., &amp; Sivyer, D. B. (2001). Modelling potential impacts of bottom trawl fisheries on soft sediment biogeochemistry in the North Sea†. </w:t>
      </w:r>
      <w:r w:rsidRPr="008C7628">
        <w:rPr>
          <w:rFonts w:cs="Times New Roman"/>
          <w:i/>
          <w:iCs/>
        </w:rPr>
        <w:t>Geochemical Transactions</w:t>
      </w:r>
      <w:r w:rsidRPr="008C7628">
        <w:rPr>
          <w:rFonts w:cs="Times New Roman"/>
        </w:rPr>
        <w:t xml:space="preserve">, </w:t>
      </w:r>
      <w:r w:rsidRPr="008C7628">
        <w:rPr>
          <w:rFonts w:cs="Times New Roman"/>
          <w:i/>
          <w:iCs/>
        </w:rPr>
        <w:t>2</w:t>
      </w:r>
      <w:r w:rsidRPr="008C7628">
        <w:rPr>
          <w:rFonts w:cs="Times New Roman"/>
        </w:rPr>
        <w:t>(1), 112. https://doi.org/10.1186/1467-4866-2-112</w:t>
      </w:r>
    </w:p>
    <w:p w14:paraId="3CE15A44" w14:textId="77777777" w:rsidR="008C7628" w:rsidRPr="008C7628" w:rsidRDefault="008C7628" w:rsidP="008C7628">
      <w:pPr>
        <w:pStyle w:val="Bibliography"/>
        <w:rPr>
          <w:rFonts w:cs="Times New Roman"/>
        </w:rPr>
      </w:pPr>
      <w:r w:rsidRPr="008C7628">
        <w:rPr>
          <w:rFonts w:cs="Times New Roman"/>
        </w:rPr>
        <w:t xml:space="preserve">Early, C., Murray, S., Noronha, M., &amp; Baer, J. (2020). </w:t>
      </w:r>
      <w:r w:rsidRPr="008C7628">
        <w:rPr>
          <w:rFonts w:cs="Times New Roman"/>
          <w:i/>
          <w:iCs/>
        </w:rPr>
        <w:t>A sustainable ocean economy in 2030: Opportunities and challenges</w:t>
      </w:r>
      <w:r w:rsidRPr="008C7628">
        <w:rPr>
          <w:rFonts w:cs="Times New Roman"/>
        </w:rPr>
        <w:t xml:space="preserve"> (p. 44). World Ocean Initiative.</w:t>
      </w:r>
    </w:p>
    <w:p w14:paraId="2C50A6BD" w14:textId="77777777" w:rsidR="008C7628" w:rsidRPr="008C7628" w:rsidRDefault="008C7628" w:rsidP="008C7628">
      <w:pPr>
        <w:pStyle w:val="Bibliography"/>
        <w:rPr>
          <w:rFonts w:cs="Times New Roman"/>
        </w:rPr>
      </w:pPr>
      <w:r w:rsidRPr="008C7628">
        <w:rPr>
          <w:rFonts w:cs="Times New Roman"/>
        </w:rPr>
        <w:t xml:space="preserve">Englander, G. (2019). Property rights and the protection of global marine resources. </w:t>
      </w:r>
      <w:r w:rsidRPr="008C7628">
        <w:rPr>
          <w:rFonts w:cs="Times New Roman"/>
          <w:i/>
          <w:iCs/>
        </w:rPr>
        <w:t>Nature Sustainability</w:t>
      </w:r>
      <w:r w:rsidRPr="008C7628">
        <w:rPr>
          <w:rFonts w:cs="Times New Roman"/>
        </w:rPr>
        <w:t xml:space="preserve">, </w:t>
      </w:r>
      <w:r w:rsidRPr="008C7628">
        <w:rPr>
          <w:rFonts w:cs="Times New Roman"/>
          <w:i/>
          <w:iCs/>
        </w:rPr>
        <w:t>2</w:t>
      </w:r>
      <w:r w:rsidRPr="008C7628">
        <w:rPr>
          <w:rFonts w:cs="Times New Roman"/>
        </w:rPr>
        <w:t>(10), 981–987. https://doi.org/10.1038/s41893-019-0389-9</w:t>
      </w:r>
    </w:p>
    <w:p w14:paraId="2D1977CE" w14:textId="77777777" w:rsidR="008C7628" w:rsidRPr="008C7628" w:rsidRDefault="008C7628" w:rsidP="008C7628">
      <w:pPr>
        <w:pStyle w:val="Bibliography"/>
        <w:rPr>
          <w:rFonts w:cs="Times New Roman"/>
        </w:rPr>
      </w:pPr>
      <w:r w:rsidRPr="008C7628">
        <w:rPr>
          <w:rFonts w:cs="Times New Roman"/>
        </w:rPr>
        <w:t xml:space="preserve">Flanders Marine Institute. (2019). </w:t>
      </w:r>
      <w:r w:rsidRPr="008C7628">
        <w:rPr>
          <w:rFonts w:cs="Times New Roman"/>
          <w:i/>
          <w:iCs/>
        </w:rPr>
        <w:t>Maritime Boundaries Geodatabase: Maritime Boundaries and Exclusive Economic Zones (200NM), version 11.</w:t>
      </w:r>
      <w:r w:rsidRPr="008C7628">
        <w:rPr>
          <w:rFonts w:cs="Times New Roman"/>
        </w:rPr>
        <w:t xml:space="preserve"> https://www.marineregions.org/</w:t>
      </w:r>
    </w:p>
    <w:p w14:paraId="4515D6D4" w14:textId="77777777" w:rsidR="008C7628" w:rsidRPr="008C7628" w:rsidRDefault="008C7628" w:rsidP="008C7628">
      <w:pPr>
        <w:pStyle w:val="Bibliography"/>
        <w:rPr>
          <w:rFonts w:cs="Times New Roman"/>
        </w:rPr>
      </w:pPr>
      <w:r w:rsidRPr="008C7628">
        <w:rPr>
          <w:rFonts w:cs="Times New Roman"/>
        </w:rPr>
        <w:t xml:space="preserve">FOLU. (2019). </w:t>
      </w:r>
      <w:r w:rsidRPr="008C7628">
        <w:rPr>
          <w:rFonts w:cs="Times New Roman"/>
          <w:i/>
          <w:iCs/>
        </w:rPr>
        <w:t>Growing Better: Ten Critical Transitions to Transform Food and Land Use</w:t>
      </w:r>
      <w:r w:rsidRPr="008C7628">
        <w:rPr>
          <w:rFonts w:cs="Times New Roman"/>
        </w:rPr>
        <w:t>.</w:t>
      </w:r>
    </w:p>
    <w:p w14:paraId="71DF574F" w14:textId="77777777" w:rsidR="008C7628" w:rsidRPr="008C7628" w:rsidRDefault="008C7628" w:rsidP="008C7628">
      <w:pPr>
        <w:pStyle w:val="Bibliography"/>
        <w:rPr>
          <w:rFonts w:cs="Times New Roman"/>
        </w:rPr>
      </w:pPr>
      <w:r w:rsidRPr="008C7628">
        <w:rPr>
          <w:rFonts w:cs="Times New Roman"/>
        </w:rPr>
        <w:t xml:space="preserve">Gattuso, J.-P., Magnan, A. K., Bopp, L., Cheung, W. W. L., Duarte, C. M., Hinkel, J., Mcleod, E., Micheli, F., Oschlies, A., Williamson, P., Billé, R., Chalastani, V. I., Gates, R. D., Irisson, J.-O., Middelburg, J. J., Pörtner, H.-O., &amp; Rau, G. H. (2018). Ocean Solutions to Address Climate Change and Its Effects on Marine Ecosystems. </w:t>
      </w:r>
      <w:r w:rsidRPr="008C7628">
        <w:rPr>
          <w:rFonts w:cs="Times New Roman"/>
          <w:i/>
          <w:iCs/>
        </w:rPr>
        <w:t>Frontiers in Marine Science</w:t>
      </w:r>
      <w:r w:rsidRPr="008C7628">
        <w:rPr>
          <w:rFonts w:cs="Times New Roman"/>
        </w:rPr>
        <w:t xml:space="preserve">, </w:t>
      </w:r>
      <w:r w:rsidRPr="008C7628">
        <w:rPr>
          <w:rFonts w:cs="Times New Roman"/>
          <w:i/>
          <w:iCs/>
        </w:rPr>
        <w:t>5</w:t>
      </w:r>
      <w:r w:rsidRPr="008C7628">
        <w:rPr>
          <w:rFonts w:cs="Times New Roman"/>
        </w:rPr>
        <w:t>. https://doi.org/10.3389/fmars.2018.00337</w:t>
      </w:r>
    </w:p>
    <w:p w14:paraId="202558CE" w14:textId="77777777" w:rsidR="008C7628" w:rsidRPr="008C7628" w:rsidRDefault="008C7628" w:rsidP="008C7628">
      <w:pPr>
        <w:pStyle w:val="Bibliography"/>
        <w:rPr>
          <w:rFonts w:cs="Times New Roman"/>
        </w:rPr>
      </w:pPr>
      <w:r w:rsidRPr="008C7628">
        <w:rPr>
          <w:rFonts w:cs="Times New Roman"/>
          <w:i/>
          <w:iCs/>
        </w:rPr>
        <w:t>Government Gazette of the Repoblic of Namibia No.2657</w:t>
      </w:r>
      <w:r w:rsidRPr="008C7628">
        <w:rPr>
          <w:rFonts w:cs="Times New Roman"/>
        </w:rPr>
        <w:t>. (2001).</w:t>
      </w:r>
    </w:p>
    <w:p w14:paraId="53CC87EA" w14:textId="77777777" w:rsidR="008C7628" w:rsidRPr="008C7628" w:rsidRDefault="008C7628" w:rsidP="008C7628">
      <w:pPr>
        <w:pStyle w:val="Bibliography"/>
        <w:rPr>
          <w:rFonts w:cs="Times New Roman"/>
        </w:rPr>
      </w:pPr>
      <w:r w:rsidRPr="008C7628">
        <w:rPr>
          <w:rFonts w:cs="Times New Roman"/>
        </w:rPr>
        <w:t xml:space="preserve">Heifetz, J., Stone, R. P., &amp; Shotwell, S. K. (2009). Damage and disturbance to coral and sponge habitat of the Aleutian Archipelago. </w:t>
      </w:r>
      <w:r w:rsidRPr="008C7628">
        <w:rPr>
          <w:rFonts w:cs="Times New Roman"/>
          <w:i/>
          <w:iCs/>
        </w:rPr>
        <w:t>Marine Ecology Progress Series</w:t>
      </w:r>
      <w:r w:rsidRPr="008C7628">
        <w:rPr>
          <w:rFonts w:cs="Times New Roman"/>
        </w:rPr>
        <w:t xml:space="preserve">, </w:t>
      </w:r>
      <w:r w:rsidRPr="008C7628">
        <w:rPr>
          <w:rFonts w:cs="Times New Roman"/>
          <w:i/>
          <w:iCs/>
        </w:rPr>
        <w:t>397</w:t>
      </w:r>
      <w:r w:rsidRPr="008C7628">
        <w:rPr>
          <w:rFonts w:cs="Times New Roman"/>
        </w:rPr>
        <w:t>, 295–303. https://doi.org/10.3354/meps08304</w:t>
      </w:r>
    </w:p>
    <w:p w14:paraId="6886F4DF" w14:textId="77777777" w:rsidR="008C7628" w:rsidRPr="008C7628" w:rsidRDefault="008C7628" w:rsidP="008C7628">
      <w:pPr>
        <w:pStyle w:val="Bibliography"/>
        <w:rPr>
          <w:rFonts w:cs="Times New Roman"/>
        </w:rPr>
      </w:pPr>
      <w:r w:rsidRPr="008C7628">
        <w:rPr>
          <w:rFonts w:cs="Times New Roman"/>
        </w:rPr>
        <w:t xml:space="preserve">Hiddink, J. G., Jennings, S., Sciberras, M., Szostek, C. L., Hughes, K. M., Ellis, N., Rijnsdorp, A. D., McConnaughey, R. A., Mazor, T., Hilborn, R., Collie, J. S., Pitcher, C. R., Amoroso, R. O., Parma, A. M., Suuronen, P., &amp; Kaiser, M. J. (2017). Global analysis of depletion and recovery of seabed </w:t>
      </w:r>
      <w:r w:rsidRPr="008C7628">
        <w:rPr>
          <w:rFonts w:cs="Times New Roman"/>
        </w:rPr>
        <w:lastRenderedPageBreak/>
        <w:t xml:space="preserve">biota after bottom trawling disturbance. </w:t>
      </w:r>
      <w:r w:rsidRPr="008C7628">
        <w:rPr>
          <w:rFonts w:cs="Times New Roman"/>
          <w:i/>
          <w:iCs/>
        </w:rPr>
        <w:t>Proceedings of the National Academy of Sciences</w:t>
      </w:r>
      <w:r w:rsidRPr="008C7628">
        <w:rPr>
          <w:rFonts w:cs="Times New Roman"/>
        </w:rPr>
        <w:t xml:space="preserve">, </w:t>
      </w:r>
      <w:r w:rsidRPr="008C7628">
        <w:rPr>
          <w:rFonts w:cs="Times New Roman"/>
          <w:i/>
          <w:iCs/>
        </w:rPr>
        <w:t>114</w:t>
      </w:r>
      <w:r w:rsidRPr="008C7628">
        <w:rPr>
          <w:rFonts w:cs="Times New Roman"/>
        </w:rPr>
        <w:t>(31), 8301–8306. https://doi.org/10.1073/pnas.1618858114</w:t>
      </w:r>
    </w:p>
    <w:p w14:paraId="1C6CF930" w14:textId="77777777" w:rsidR="008C7628" w:rsidRPr="008C7628" w:rsidRDefault="008C7628" w:rsidP="008C7628">
      <w:pPr>
        <w:pStyle w:val="Bibliography"/>
        <w:rPr>
          <w:rFonts w:cs="Times New Roman"/>
        </w:rPr>
      </w:pPr>
      <w:r w:rsidRPr="008C7628">
        <w:rPr>
          <w:rFonts w:cs="Times New Roman"/>
        </w:rPr>
        <w:t xml:space="preserve">Hoegh-Guldberg O. et al. (2019). </w:t>
      </w:r>
      <w:r w:rsidRPr="008C7628">
        <w:rPr>
          <w:rFonts w:cs="Times New Roman"/>
          <w:i/>
          <w:iCs/>
        </w:rPr>
        <w:t>The Ocean as a Solution to Climate Change: Five Opportunities for Action</w:t>
      </w:r>
      <w:r w:rsidRPr="008C7628">
        <w:rPr>
          <w:rFonts w:cs="Times New Roman"/>
        </w:rPr>
        <w:t>. World Resources Institute. http://www.oceanpanel.org/climate</w:t>
      </w:r>
    </w:p>
    <w:p w14:paraId="1BA068AD" w14:textId="77777777" w:rsidR="008C7628" w:rsidRPr="008C7628" w:rsidRDefault="008C7628" w:rsidP="008C7628">
      <w:pPr>
        <w:pStyle w:val="Bibliography"/>
        <w:rPr>
          <w:rFonts w:cs="Times New Roman"/>
        </w:rPr>
      </w:pPr>
      <w:r w:rsidRPr="008C7628">
        <w:rPr>
          <w:rFonts w:cs="Times New Roman"/>
        </w:rPr>
        <w:t xml:space="preserve">Howarth, L. M., Waggitt, J. J., Bolam, S. G., Eggleton, J., Somerfield, P. J., &amp; Hiddink, J. G. (2018). Effects of bottom trawling and primary production on the composition of biological traits in benthic assemblages. </w:t>
      </w:r>
      <w:r w:rsidRPr="008C7628">
        <w:rPr>
          <w:rFonts w:cs="Times New Roman"/>
          <w:i/>
          <w:iCs/>
        </w:rPr>
        <w:t>Marine Ecology Progress Series</w:t>
      </w:r>
      <w:r w:rsidRPr="008C7628">
        <w:rPr>
          <w:rFonts w:cs="Times New Roman"/>
        </w:rPr>
        <w:t xml:space="preserve">, </w:t>
      </w:r>
      <w:r w:rsidRPr="008C7628">
        <w:rPr>
          <w:rFonts w:cs="Times New Roman"/>
          <w:i/>
          <w:iCs/>
        </w:rPr>
        <w:t>602</w:t>
      </w:r>
      <w:r w:rsidRPr="008C7628">
        <w:rPr>
          <w:rFonts w:cs="Times New Roman"/>
        </w:rPr>
        <w:t>, 31–48. https://doi.org/10.3354/meps12690</w:t>
      </w:r>
    </w:p>
    <w:p w14:paraId="73DC7E33" w14:textId="77777777" w:rsidR="008C7628" w:rsidRPr="008C7628" w:rsidRDefault="008C7628" w:rsidP="008C7628">
      <w:pPr>
        <w:pStyle w:val="Bibliography"/>
        <w:rPr>
          <w:rFonts w:cs="Times New Roman"/>
        </w:rPr>
      </w:pPr>
      <w:r w:rsidRPr="008C7628">
        <w:rPr>
          <w:rFonts w:cs="Times New Roman"/>
        </w:rPr>
        <w:t xml:space="preserve">ICES Advice. (2019). </w:t>
      </w:r>
      <w:r w:rsidRPr="008C7628">
        <w:rPr>
          <w:rFonts w:cs="Times New Roman"/>
          <w:i/>
          <w:iCs/>
        </w:rPr>
        <w:t>EU request to advise on a seafloor assessment process for physical loss (D6C1, D6C4) and physical disturbance (D6C2) on benthic habitats</w:t>
      </w:r>
      <w:r w:rsidRPr="008C7628">
        <w:rPr>
          <w:rFonts w:cs="Times New Roman"/>
        </w:rPr>
        <w:t>. International Council for the Exploration of the Sea. http://www.ices.dk/sites/pub/Publication%20Reports/Forms/DispForm.aspx?ID=36427</w:t>
      </w:r>
    </w:p>
    <w:p w14:paraId="6CE2640F" w14:textId="77777777" w:rsidR="008C7628" w:rsidRPr="008C7628" w:rsidRDefault="008C7628" w:rsidP="008C7628">
      <w:pPr>
        <w:pStyle w:val="Bibliography"/>
        <w:rPr>
          <w:rFonts w:cs="Times New Roman"/>
        </w:rPr>
      </w:pPr>
      <w:r w:rsidRPr="008C7628">
        <w:rPr>
          <w:rFonts w:cs="Times New Roman"/>
          <w:i/>
          <w:iCs/>
        </w:rPr>
        <w:t>Iran bans trawling in Persian Gulf</w:t>
      </w:r>
      <w:r w:rsidRPr="008C7628">
        <w:rPr>
          <w:rFonts w:cs="Times New Roman"/>
        </w:rPr>
        <w:t>. (2020, August 3). Tehran Times. https://www.tehrantimes.com/news/450842/Iran-bans-trawling-in-Persian-Gulf</w:t>
      </w:r>
    </w:p>
    <w:p w14:paraId="44258544" w14:textId="77777777" w:rsidR="008C7628" w:rsidRPr="008C7628" w:rsidRDefault="008C7628" w:rsidP="008C7628">
      <w:pPr>
        <w:pStyle w:val="Bibliography"/>
        <w:rPr>
          <w:rFonts w:cs="Times New Roman"/>
        </w:rPr>
      </w:pPr>
      <w:r w:rsidRPr="008C7628">
        <w:rPr>
          <w:rFonts w:cs="Times New Roman"/>
        </w:rPr>
        <w:t xml:space="preserve">Jennings, S., Alvsvag, J., Cotter, A. J. R., Ehrich, S., Greenstreet, S. P. R., Jarre-Teichmann, A., Mergardt, N., Rijnsdorp, A. D., &amp; Smedstad, O. (1999). Fishing effects in northeast Atlantic shelf seas: Patterns in fishing effort, diversity and community structure. III. International trawling effort in the North Sea: an analysis of spatial and temporal trends. </w:t>
      </w:r>
      <w:r w:rsidRPr="008C7628">
        <w:rPr>
          <w:rFonts w:cs="Times New Roman"/>
          <w:i/>
          <w:iCs/>
        </w:rPr>
        <w:t>Fisheries Research</w:t>
      </w:r>
      <w:r w:rsidRPr="008C7628">
        <w:rPr>
          <w:rFonts w:cs="Times New Roman"/>
        </w:rPr>
        <w:t xml:space="preserve">, </w:t>
      </w:r>
      <w:r w:rsidRPr="008C7628">
        <w:rPr>
          <w:rFonts w:cs="Times New Roman"/>
          <w:i/>
          <w:iCs/>
        </w:rPr>
        <w:t>40</w:t>
      </w:r>
      <w:r w:rsidRPr="008C7628">
        <w:rPr>
          <w:rFonts w:cs="Times New Roman"/>
        </w:rPr>
        <w:t>(2), 125–134. https://doi.org/10.1016/S0165-7836(98)00208-2</w:t>
      </w:r>
    </w:p>
    <w:p w14:paraId="6E76583E" w14:textId="77777777" w:rsidR="008C7628" w:rsidRPr="008C7628" w:rsidRDefault="008C7628" w:rsidP="008C7628">
      <w:pPr>
        <w:pStyle w:val="Bibliography"/>
        <w:rPr>
          <w:rFonts w:cs="Times New Roman"/>
        </w:rPr>
      </w:pPr>
      <w:r w:rsidRPr="008C7628">
        <w:rPr>
          <w:rFonts w:cs="Times New Roman"/>
        </w:rPr>
        <w:t xml:space="preserve">Jennings, Simon, Dinmore, T. A., Duplisea, D. E., Warr, K. J., &amp; Lancaster, J. E. (2001). Trawling disturbance can modify benthic production processes. </w:t>
      </w:r>
      <w:r w:rsidRPr="008C7628">
        <w:rPr>
          <w:rFonts w:cs="Times New Roman"/>
          <w:i/>
          <w:iCs/>
        </w:rPr>
        <w:t>Journal of Animal Ecology</w:t>
      </w:r>
      <w:r w:rsidRPr="008C7628">
        <w:rPr>
          <w:rFonts w:cs="Times New Roman"/>
        </w:rPr>
        <w:t xml:space="preserve">, </w:t>
      </w:r>
      <w:r w:rsidRPr="008C7628">
        <w:rPr>
          <w:rFonts w:cs="Times New Roman"/>
          <w:i/>
          <w:iCs/>
        </w:rPr>
        <w:t>70</w:t>
      </w:r>
      <w:r w:rsidRPr="008C7628">
        <w:rPr>
          <w:rFonts w:cs="Times New Roman"/>
        </w:rPr>
        <w:t>(3), 459–475. https://doi.org/10.1046/j.1365-2656.2001.00504.x</w:t>
      </w:r>
    </w:p>
    <w:p w14:paraId="4D243ADC" w14:textId="77777777" w:rsidR="008C7628" w:rsidRPr="008C7628" w:rsidRDefault="008C7628" w:rsidP="008C7628">
      <w:pPr>
        <w:pStyle w:val="Bibliography"/>
        <w:rPr>
          <w:rFonts w:cs="Times New Roman"/>
        </w:rPr>
      </w:pPr>
      <w:r w:rsidRPr="008C7628">
        <w:rPr>
          <w:rFonts w:cs="Times New Roman"/>
        </w:rPr>
        <w:t xml:space="preserve">Jones, J. B. (1992). Environmental impact of trawling on the seabed: A review. </w:t>
      </w:r>
      <w:r w:rsidRPr="008C7628">
        <w:rPr>
          <w:rFonts w:cs="Times New Roman"/>
          <w:i/>
          <w:iCs/>
        </w:rPr>
        <w:t>New Zealand Journal of Marine and Freshwater Research</w:t>
      </w:r>
      <w:r w:rsidRPr="008C7628">
        <w:rPr>
          <w:rFonts w:cs="Times New Roman"/>
        </w:rPr>
        <w:t xml:space="preserve">, </w:t>
      </w:r>
      <w:r w:rsidRPr="008C7628">
        <w:rPr>
          <w:rFonts w:cs="Times New Roman"/>
          <w:i/>
          <w:iCs/>
        </w:rPr>
        <w:t>26</w:t>
      </w:r>
      <w:r w:rsidRPr="008C7628">
        <w:rPr>
          <w:rFonts w:cs="Times New Roman"/>
        </w:rPr>
        <w:t>(1), 59–67. https://doi.org/10.1080/00288330.1992.9516500</w:t>
      </w:r>
    </w:p>
    <w:p w14:paraId="01F2D8FA" w14:textId="77777777" w:rsidR="008C7628" w:rsidRPr="008C7628" w:rsidRDefault="008C7628" w:rsidP="008C7628">
      <w:pPr>
        <w:pStyle w:val="Bibliography"/>
        <w:rPr>
          <w:rFonts w:cs="Times New Roman"/>
        </w:rPr>
      </w:pPr>
      <w:r w:rsidRPr="008C7628">
        <w:rPr>
          <w:rFonts w:cs="Times New Roman"/>
        </w:rPr>
        <w:t xml:space="preserve">Kaiser, M. J., Collie, J. S., Hall, S. J., Jennings, S., &amp; Poiner, I. R. (2002). Modification of marine habitats by trawling activities: Prognosis and solutions. </w:t>
      </w:r>
      <w:r w:rsidRPr="008C7628">
        <w:rPr>
          <w:rFonts w:cs="Times New Roman"/>
          <w:i/>
          <w:iCs/>
        </w:rPr>
        <w:t>Fish and Fisheries</w:t>
      </w:r>
      <w:r w:rsidRPr="008C7628">
        <w:rPr>
          <w:rFonts w:cs="Times New Roman"/>
        </w:rPr>
        <w:t xml:space="preserve">, </w:t>
      </w:r>
      <w:r w:rsidRPr="008C7628">
        <w:rPr>
          <w:rFonts w:cs="Times New Roman"/>
          <w:i/>
          <w:iCs/>
        </w:rPr>
        <w:t>3</w:t>
      </w:r>
      <w:r w:rsidRPr="008C7628">
        <w:rPr>
          <w:rFonts w:cs="Times New Roman"/>
        </w:rPr>
        <w:t>(2), 114–136. https://doi.org/10.1046/j.1467-2979.2002.00079.x</w:t>
      </w:r>
    </w:p>
    <w:p w14:paraId="5C7A9422" w14:textId="77777777" w:rsidR="008C7628" w:rsidRPr="008C7628" w:rsidRDefault="008C7628" w:rsidP="008C7628">
      <w:pPr>
        <w:pStyle w:val="Bibliography"/>
        <w:rPr>
          <w:rFonts w:cs="Times New Roman"/>
        </w:rPr>
      </w:pPr>
      <w:r w:rsidRPr="008C7628">
        <w:rPr>
          <w:rFonts w:cs="Times New Roman"/>
        </w:rPr>
        <w:lastRenderedPageBreak/>
        <w:t xml:space="preserve">Keil, R. G., Montluçon, D. B., Prahl, F. G., &amp; Hedges, J. I. (1994). Sorptive preservation of labile organic matter in marine sediments. </w:t>
      </w:r>
      <w:r w:rsidRPr="008C7628">
        <w:rPr>
          <w:rFonts w:cs="Times New Roman"/>
          <w:i/>
          <w:iCs/>
        </w:rPr>
        <w:t>Nature</w:t>
      </w:r>
      <w:r w:rsidRPr="008C7628">
        <w:rPr>
          <w:rFonts w:cs="Times New Roman"/>
        </w:rPr>
        <w:t xml:space="preserve">, </w:t>
      </w:r>
      <w:r w:rsidRPr="008C7628">
        <w:rPr>
          <w:rFonts w:cs="Times New Roman"/>
          <w:i/>
          <w:iCs/>
        </w:rPr>
        <w:t>370</w:t>
      </w:r>
      <w:r w:rsidRPr="008C7628">
        <w:rPr>
          <w:rFonts w:cs="Times New Roman"/>
        </w:rPr>
        <w:t>(6490), 549–552. https://doi.org/10.1038/370549a0</w:t>
      </w:r>
    </w:p>
    <w:p w14:paraId="6591C7B9" w14:textId="77777777" w:rsidR="008C7628" w:rsidRPr="008C7628" w:rsidRDefault="008C7628" w:rsidP="008C7628">
      <w:pPr>
        <w:pStyle w:val="Bibliography"/>
        <w:rPr>
          <w:rFonts w:cs="Times New Roman"/>
        </w:rPr>
      </w:pPr>
      <w:r w:rsidRPr="008C7628">
        <w:rPr>
          <w:rFonts w:cs="Times New Roman"/>
        </w:rPr>
        <w:t xml:space="preserve">Kroger, S., Cripps, G., &amp; Williamson, G. (2018). </w:t>
      </w:r>
      <w:r w:rsidRPr="008C7628">
        <w:rPr>
          <w:rFonts w:cs="Times New Roman"/>
          <w:i/>
          <w:iCs/>
        </w:rPr>
        <w:t>Shelf Seas: The Engine of Productivity,  Policy Report on NERC-Defra Shelf Sea Biogeochemistry programme.</w:t>
      </w:r>
      <w:r w:rsidRPr="008C7628">
        <w:rPr>
          <w:rFonts w:cs="Times New Roman"/>
        </w:rPr>
        <w:t xml:space="preserve"> Cefas.</w:t>
      </w:r>
    </w:p>
    <w:p w14:paraId="24A80037" w14:textId="77777777" w:rsidR="008C7628" w:rsidRPr="008C7628" w:rsidRDefault="008C7628" w:rsidP="008C7628">
      <w:pPr>
        <w:pStyle w:val="Bibliography"/>
        <w:rPr>
          <w:rFonts w:cs="Times New Roman"/>
        </w:rPr>
      </w:pPr>
      <w:r w:rsidRPr="008C7628">
        <w:rPr>
          <w:rFonts w:cs="Times New Roman"/>
        </w:rPr>
        <w:t xml:space="preserve">Lavery, T. J., Roudnew, B., Gill, P., Seymour, J., Seuront, L., Johnson, G., Mitchell, J. G., &amp; Smetacek, V. (2010). Iron defecation by sperm whales stimulates carbon export in the Southern Ocean. </w:t>
      </w:r>
      <w:r w:rsidRPr="008C7628">
        <w:rPr>
          <w:rFonts w:cs="Times New Roman"/>
          <w:i/>
          <w:iCs/>
        </w:rPr>
        <w:t>Proceedings of the Royal Society B: Biological Sciences</w:t>
      </w:r>
      <w:r w:rsidRPr="008C7628">
        <w:rPr>
          <w:rFonts w:cs="Times New Roman"/>
        </w:rPr>
        <w:t xml:space="preserve">, </w:t>
      </w:r>
      <w:r w:rsidRPr="008C7628">
        <w:rPr>
          <w:rFonts w:cs="Times New Roman"/>
          <w:i/>
          <w:iCs/>
        </w:rPr>
        <w:t>277</w:t>
      </w:r>
      <w:r w:rsidRPr="008C7628">
        <w:rPr>
          <w:rFonts w:cs="Times New Roman"/>
        </w:rPr>
        <w:t>(1699), 3527–3531. https://doi.org/10.1098/rspb.2010.0863</w:t>
      </w:r>
    </w:p>
    <w:p w14:paraId="5C1D090F" w14:textId="77777777" w:rsidR="008C7628" w:rsidRPr="008C7628" w:rsidRDefault="008C7628" w:rsidP="008C7628">
      <w:pPr>
        <w:pStyle w:val="Bibliography"/>
        <w:rPr>
          <w:rFonts w:cs="Times New Roman"/>
        </w:rPr>
      </w:pPr>
      <w:r w:rsidRPr="008C7628">
        <w:rPr>
          <w:rFonts w:cs="Times New Roman"/>
        </w:rPr>
        <w:t xml:space="preserve">Lee, T. R., Wood, W. T., &amp; Phrampus, B. J. (2019). A Machine Learning (kNN) Approach to Predicting Global Seafloor Total Organic Carbon. </w:t>
      </w:r>
      <w:r w:rsidRPr="008C7628">
        <w:rPr>
          <w:rFonts w:cs="Times New Roman"/>
          <w:i/>
          <w:iCs/>
        </w:rPr>
        <w:t>Global Biogeochemical Cycles</w:t>
      </w:r>
      <w:r w:rsidRPr="008C7628">
        <w:rPr>
          <w:rFonts w:cs="Times New Roman"/>
        </w:rPr>
        <w:t xml:space="preserve">, </w:t>
      </w:r>
      <w:r w:rsidRPr="008C7628">
        <w:rPr>
          <w:rFonts w:cs="Times New Roman"/>
          <w:i/>
          <w:iCs/>
        </w:rPr>
        <w:t>33</w:t>
      </w:r>
      <w:r w:rsidRPr="008C7628">
        <w:rPr>
          <w:rFonts w:cs="Times New Roman"/>
        </w:rPr>
        <w:t>(1), 37–46. https://doi.org/10.1029/2018GB005992</w:t>
      </w:r>
    </w:p>
    <w:p w14:paraId="60F15E70" w14:textId="77777777" w:rsidR="008C7628" w:rsidRPr="008C7628" w:rsidRDefault="008C7628" w:rsidP="008C7628">
      <w:pPr>
        <w:pStyle w:val="Bibliography"/>
        <w:rPr>
          <w:rFonts w:cs="Times New Roman"/>
        </w:rPr>
      </w:pPr>
      <w:r w:rsidRPr="008C7628">
        <w:rPr>
          <w:rFonts w:cs="Times New Roman"/>
        </w:rPr>
        <w:t xml:space="preserve">Legge, O., Johnson, M., Hicks, N., Jickells, T., Diesing, M., Aldridge, J., Andrews, J., Artioli, Y., Bakker, D. C. E., Burrows, M. T., Carr, N., Cripps, G., Felgate, S. L., Fernand, L., Greenwood, N., Hartman, S., Kröger, S., Lessin, G., Mahaffey, C., … Williamson, P. (2020). Carbon on the Northwest European Shelf: Contemporary Budget and Future Influences. </w:t>
      </w:r>
      <w:r w:rsidRPr="008C7628">
        <w:rPr>
          <w:rFonts w:cs="Times New Roman"/>
          <w:i/>
          <w:iCs/>
        </w:rPr>
        <w:t>Frontiers in Marine Science</w:t>
      </w:r>
      <w:r w:rsidRPr="008C7628">
        <w:rPr>
          <w:rFonts w:cs="Times New Roman"/>
        </w:rPr>
        <w:t xml:space="preserve">, </w:t>
      </w:r>
      <w:r w:rsidRPr="008C7628">
        <w:rPr>
          <w:rFonts w:cs="Times New Roman"/>
          <w:i/>
          <w:iCs/>
        </w:rPr>
        <w:t>7</w:t>
      </w:r>
      <w:r w:rsidRPr="008C7628">
        <w:rPr>
          <w:rFonts w:cs="Times New Roman"/>
        </w:rPr>
        <w:t>. https://doi.org/10.3389/fmars.2020.00143</w:t>
      </w:r>
    </w:p>
    <w:p w14:paraId="26C0CE4C" w14:textId="77777777" w:rsidR="008C7628" w:rsidRPr="008C7628" w:rsidRDefault="008C7628" w:rsidP="008C7628">
      <w:pPr>
        <w:pStyle w:val="Bibliography"/>
        <w:rPr>
          <w:rFonts w:cs="Times New Roman"/>
        </w:rPr>
      </w:pPr>
      <w:r w:rsidRPr="008C7628">
        <w:rPr>
          <w:rFonts w:cs="Times New Roman"/>
        </w:rPr>
        <w:t xml:space="preserve">Lenihan, H. S., Gallagher, J. P., Peters, J. R., Stier, A. C., Hofmeister, J. K. K., &amp; Reed, D. C. (2021). Evidence that spillover from Marine Protected Areas benefits the spiny lobster ( Panulirus interruptus ) fishery in southern California. </w:t>
      </w:r>
      <w:r w:rsidRPr="008C7628">
        <w:rPr>
          <w:rFonts w:cs="Times New Roman"/>
          <w:i/>
          <w:iCs/>
        </w:rPr>
        <w:t>Scientific Reports</w:t>
      </w:r>
      <w:r w:rsidRPr="008C7628">
        <w:rPr>
          <w:rFonts w:cs="Times New Roman"/>
        </w:rPr>
        <w:t xml:space="preserve">, </w:t>
      </w:r>
      <w:r w:rsidRPr="008C7628">
        <w:rPr>
          <w:rFonts w:cs="Times New Roman"/>
          <w:i/>
          <w:iCs/>
        </w:rPr>
        <w:t>11</w:t>
      </w:r>
      <w:r w:rsidRPr="008C7628">
        <w:rPr>
          <w:rFonts w:cs="Times New Roman"/>
        </w:rPr>
        <w:t>(1), 2663. https://doi.org/10.1038/s41598-021-82371-5</w:t>
      </w:r>
    </w:p>
    <w:p w14:paraId="4DB70AC2" w14:textId="77777777" w:rsidR="008C7628" w:rsidRPr="008C7628" w:rsidRDefault="008C7628" w:rsidP="008C7628">
      <w:pPr>
        <w:pStyle w:val="Bibliography"/>
        <w:rPr>
          <w:rFonts w:cs="Times New Roman"/>
        </w:rPr>
      </w:pPr>
      <w:r w:rsidRPr="008C7628">
        <w:rPr>
          <w:rFonts w:cs="Times New Roman"/>
        </w:rPr>
        <w:t xml:space="preserve">Lester, S. E., &amp; Halpern, B. S. (2008). Biological responses in marine no-take reserves versus partially protected areas. </w:t>
      </w:r>
      <w:r w:rsidRPr="008C7628">
        <w:rPr>
          <w:rFonts w:cs="Times New Roman"/>
          <w:i/>
          <w:iCs/>
        </w:rPr>
        <w:t>Marine Ecology Progress Series</w:t>
      </w:r>
      <w:r w:rsidRPr="008C7628">
        <w:rPr>
          <w:rFonts w:cs="Times New Roman"/>
        </w:rPr>
        <w:t xml:space="preserve">, </w:t>
      </w:r>
      <w:r w:rsidRPr="008C7628">
        <w:rPr>
          <w:rFonts w:cs="Times New Roman"/>
          <w:i/>
          <w:iCs/>
        </w:rPr>
        <w:t>367</w:t>
      </w:r>
      <w:r w:rsidRPr="008C7628">
        <w:rPr>
          <w:rFonts w:cs="Times New Roman"/>
        </w:rPr>
        <w:t>, 49–56. https://doi.org/10.3354/meps07599</w:t>
      </w:r>
    </w:p>
    <w:p w14:paraId="02248375" w14:textId="77777777" w:rsidR="008C7628" w:rsidRPr="008C7628" w:rsidRDefault="008C7628" w:rsidP="008C7628">
      <w:pPr>
        <w:pStyle w:val="Bibliography"/>
        <w:rPr>
          <w:rFonts w:cs="Times New Roman"/>
        </w:rPr>
      </w:pPr>
      <w:r w:rsidRPr="008C7628">
        <w:rPr>
          <w:rFonts w:cs="Times New Roman"/>
        </w:rPr>
        <w:t xml:space="preserve">Lønborg, C., Carreira, C., Jickells, T., &amp; Álvarez-Salgado, X. A. (2020). Impacts of Global Change on Ocean Dissolved Organic Carbon (DOC) Cycling. </w:t>
      </w:r>
      <w:r w:rsidRPr="008C7628">
        <w:rPr>
          <w:rFonts w:cs="Times New Roman"/>
          <w:i/>
          <w:iCs/>
        </w:rPr>
        <w:t>Frontiers in Marine Science</w:t>
      </w:r>
      <w:r w:rsidRPr="008C7628">
        <w:rPr>
          <w:rFonts w:cs="Times New Roman"/>
        </w:rPr>
        <w:t xml:space="preserve">, </w:t>
      </w:r>
      <w:r w:rsidRPr="008C7628">
        <w:rPr>
          <w:rFonts w:cs="Times New Roman"/>
          <w:i/>
          <w:iCs/>
        </w:rPr>
        <w:t>7</w:t>
      </w:r>
      <w:r w:rsidRPr="008C7628">
        <w:rPr>
          <w:rFonts w:cs="Times New Roman"/>
        </w:rPr>
        <w:t>. https://doi.org/10.3389/fmars.2020.00466</w:t>
      </w:r>
    </w:p>
    <w:p w14:paraId="4DD3BDD9" w14:textId="77777777" w:rsidR="008C7628" w:rsidRPr="008C7628" w:rsidRDefault="008C7628" w:rsidP="008C7628">
      <w:pPr>
        <w:pStyle w:val="Bibliography"/>
        <w:rPr>
          <w:rFonts w:cs="Times New Roman"/>
        </w:rPr>
      </w:pPr>
      <w:r w:rsidRPr="008C7628">
        <w:rPr>
          <w:rFonts w:cs="Times New Roman"/>
        </w:rPr>
        <w:lastRenderedPageBreak/>
        <w:t xml:space="preserve">Lovelock, C. E., Atwood, T., Baldock, J., Duarte, C. M., Hickey, S., Lavery, P. S., Masque, P., Macreadie, P. I., Ricart, A. M., Serrano, O., &amp; Steven, A. (2017). Assessing the risk of carbon dioxide emissions from blue carbon ecosystems. </w:t>
      </w:r>
      <w:r w:rsidRPr="008C7628">
        <w:rPr>
          <w:rFonts w:cs="Times New Roman"/>
          <w:i/>
          <w:iCs/>
        </w:rPr>
        <w:t>Frontiers in Ecology and the Environment</w:t>
      </w:r>
      <w:r w:rsidRPr="008C7628">
        <w:rPr>
          <w:rFonts w:cs="Times New Roman"/>
        </w:rPr>
        <w:t xml:space="preserve">, </w:t>
      </w:r>
      <w:r w:rsidRPr="008C7628">
        <w:rPr>
          <w:rFonts w:cs="Times New Roman"/>
          <w:i/>
          <w:iCs/>
        </w:rPr>
        <w:t>15</w:t>
      </w:r>
      <w:r w:rsidRPr="008C7628">
        <w:rPr>
          <w:rFonts w:cs="Times New Roman"/>
        </w:rPr>
        <w:t>(5), 257–265. https://doi.org/10.1002/fee.1491</w:t>
      </w:r>
    </w:p>
    <w:p w14:paraId="4F271D54" w14:textId="77777777" w:rsidR="008C7628" w:rsidRPr="008C7628" w:rsidRDefault="008C7628" w:rsidP="008C7628">
      <w:pPr>
        <w:pStyle w:val="Bibliography"/>
        <w:rPr>
          <w:rFonts w:cs="Times New Roman"/>
        </w:rPr>
      </w:pPr>
      <w:r w:rsidRPr="008C7628">
        <w:rPr>
          <w:rFonts w:cs="Times New Roman"/>
        </w:rPr>
        <w:t xml:space="preserve">Luisetti, T., Turner, R. K., Andrews, J. E., Jickells, T. D., Kröger, S., Diesing, M., Paltriguera, L., Johnson, M. T., Parker, E. R., Bakker, D. C. E., &amp; Weston, K. (2019). Quantifying and valuing carbon flows and stores in coastal and shelf ecosystems in the UK. </w:t>
      </w:r>
      <w:r w:rsidRPr="008C7628">
        <w:rPr>
          <w:rFonts w:cs="Times New Roman"/>
          <w:i/>
          <w:iCs/>
        </w:rPr>
        <w:t>Ecosystem Services</w:t>
      </w:r>
      <w:r w:rsidRPr="008C7628">
        <w:rPr>
          <w:rFonts w:cs="Times New Roman"/>
        </w:rPr>
        <w:t xml:space="preserve">, </w:t>
      </w:r>
      <w:r w:rsidRPr="008C7628">
        <w:rPr>
          <w:rFonts w:cs="Times New Roman"/>
          <w:i/>
          <w:iCs/>
        </w:rPr>
        <w:t>35</w:t>
      </w:r>
      <w:r w:rsidRPr="008C7628">
        <w:rPr>
          <w:rFonts w:cs="Times New Roman"/>
        </w:rPr>
        <w:t>, 67–76. https://doi.org/10.1016/j.ecoser.2018.10.013</w:t>
      </w:r>
    </w:p>
    <w:p w14:paraId="2A9CF4C9" w14:textId="77777777" w:rsidR="008C7628" w:rsidRPr="008C7628" w:rsidRDefault="008C7628" w:rsidP="008C7628">
      <w:pPr>
        <w:pStyle w:val="Bibliography"/>
        <w:rPr>
          <w:rFonts w:cs="Times New Roman"/>
        </w:rPr>
      </w:pPr>
      <w:r w:rsidRPr="008C7628">
        <w:rPr>
          <w:rFonts w:cs="Times New Roman"/>
          <w:i/>
          <w:iCs/>
        </w:rPr>
        <w:t>Malaysia</w:t>
      </w:r>
      <w:r w:rsidRPr="008C7628">
        <w:rPr>
          <w:rFonts w:cs="Times New Roman"/>
        </w:rPr>
        <w:t>. (2020). http://www.fao.org/fi/oldsite/fcp/en/mys/body.htm</w:t>
      </w:r>
    </w:p>
    <w:p w14:paraId="6267919E" w14:textId="77777777" w:rsidR="008C7628" w:rsidRPr="008C7628" w:rsidRDefault="008C7628" w:rsidP="008C7628">
      <w:pPr>
        <w:pStyle w:val="Bibliography"/>
        <w:rPr>
          <w:rFonts w:cs="Times New Roman"/>
        </w:rPr>
      </w:pPr>
      <w:r w:rsidRPr="008C7628">
        <w:rPr>
          <w:rFonts w:cs="Times New Roman"/>
        </w:rPr>
        <w:t xml:space="preserve">Marine Conservation Institute. (2019). </w:t>
      </w:r>
      <w:r w:rsidRPr="008C7628">
        <w:rPr>
          <w:rFonts w:cs="Times New Roman"/>
          <w:i/>
          <w:iCs/>
        </w:rPr>
        <w:t>MPAtlas</w:t>
      </w:r>
      <w:r w:rsidRPr="008C7628">
        <w:rPr>
          <w:rFonts w:cs="Times New Roman"/>
        </w:rPr>
        <w:t>. MPAtlas [On-Line]. Seattle, WA. http://www.mpatlas.org/map/mpas/</w:t>
      </w:r>
    </w:p>
    <w:p w14:paraId="3A4A48FE" w14:textId="77777777" w:rsidR="008C7628" w:rsidRPr="008C7628" w:rsidRDefault="008C7628" w:rsidP="008C7628">
      <w:pPr>
        <w:pStyle w:val="Bibliography"/>
        <w:rPr>
          <w:rFonts w:cs="Times New Roman"/>
        </w:rPr>
      </w:pPr>
      <w:r w:rsidRPr="008C7628">
        <w:rPr>
          <w:rFonts w:cs="Times New Roman"/>
          <w:i/>
          <w:iCs/>
        </w:rPr>
        <w:t>Marine Protected Areas Atlas</w:t>
      </w:r>
      <w:r w:rsidRPr="008C7628">
        <w:rPr>
          <w:rFonts w:cs="Times New Roman"/>
        </w:rPr>
        <w:t>. (2020, August 21). http://www.mpatlas.org/map/mpas/</w:t>
      </w:r>
    </w:p>
    <w:p w14:paraId="4EDF1602" w14:textId="77777777" w:rsidR="008C7628" w:rsidRPr="008C7628" w:rsidRDefault="008C7628" w:rsidP="008C7628">
      <w:pPr>
        <w:pStyle w:val="Bibliography"/>
        <w:rPr>
          <w:rFonts w:cs="Times New Roman"/>
        </w:rPr>
      </w:pPr>
      <w:r w:rsidRPr="008C7628">
        <w:rPr>
          <w:rFonts w:cs="Times New Roman"/>
        </w:rPr>
        <w:t xml:space="preserve">Martín, J., Puig, P., Masqué, P., Palanques, A., &amp; Sánchez-Gómez, A. (2014). Impact of Bottom Trawling on Deep-Sea Sediment Properties along the Flanks of a Submarine Canyon. </w:t>
      </w:r>
      <w:r w:rsidRPr="008C7628">
        <w:rPr>
          <w:rFonts w:cs="Times New Roman"/>
          <w:i/>
          <w:iCs/>
        </w:rPr>
        <w:t>PLOS ONE</w:t>
      </w:r>
      <w:r w:rsidRPr="008C7628">
        <w:rPr>
          <w:rFonts w:cs="Times New Roman"/>
        </w:rPr>
        <w:t xml:space="preserve">, </w:t>
      </w:r>
      <w:r w:rsidRPr="008C7628">
        <w:rPr>
          <w:rFonts w:cs="Times New Roman"/>
          <w:i/>
          <w:iCs/>
        </w:rPr>
        <w:t>9</w:t>
      </w:r>
      <w:r w:rsidRPr="008C7628">
        <w:rPr>
          <w:rFonts w:cs="Times New Roman"/>
        </w:rPr>
        <w:t>(8), e104536. https://doi.org/10.1371/journal.pone.0104536</w:t>
      </w:r>
    </w:p>
    <w:p w14:paraId="5F5C2D7B" w14:textId="77777777" w:rsidR="008C7628" w:rsidRPr="008C7628" w:rsidRDefault="008C7628" w:rsidP="008C7628">
      <w:pPr>
        <w:pStyle w:val="Bibliography"/>
        <w:rPr>
          <w:rFonts w:cs="Times New Roman"/>
        </w:rPr>
      </w:pPr>
      <w:r w:rsidRPr="008C7628">
        <w:rPr>
          <w:rFonts w:cs="Times New Roman"/>
        </w:rPr>
        <w:t xml:space="preserve">Martín, J., Puig, P., Palanques, A., &amp; Giamportone, A. (2014). Commercial bottom trawling as a driver of sediment dynamics and deep seascape evolution in the Anthropocene. </w:t>
      </w:r>
      <w:r w:rsidRPr="008C7628">
        <w:rPr>
          <w:rFonts w:cs="Times New Roman"/>
          <w:i/>
          <w:iCs/>
        </w:rPr>
        <w:t>Anthropocene</w:t>
      </w:r>
      <w:r w:rsidRPr="008C7628">
        <w:rPr>
          <w:rFonts w:cs="Times New Roman"/>
        </w:rPr>
        <w:t xml:space="preserve">, </w:t>
      </w:r>
      <w:r w:rsidRPr="008C7628">
        <w:rPr>
          <w:rFonts w:cs="Times New Roman"/>
          <w:i/>
          <w:iCs/>
        </w:rPr>
        <w:t>7</w:t>
      </w:r>
      <w:r w:rsidRPr="008C7628">
        <w:rPr>
          <w:rFonts w:cs="Times New Roman"/>
        </w:rPr>
        <w:t>, 1–15. https://doi.org/10.1016/j.ancene.2015.01.002</w:t>
      </w:r>
    </w:p>
    <w:p w14:paraId="6E49B0F5" w14:textId="77777777" w:rsidR="008C7628" w:rsidRPr="008C7628" w:rsidRDefault="008C7628" w:rsidP="008C7628">
      <w:pPr>
        <w:pStyle w:val="Bibliography"/>
        <w:rPr>
          <w:rFonts w:cs="Times New Roman"/>
        </w:rPr>
      </w:pPr>
      <w:r w:rsidRPr="008C7628">
        <w:rPr>
          <w:rFonts w:cs="Times New Roman"/>
        </w:rPr>
        <w:t xml:space="preserve">Martín, J., Puig, P., Palanques, A., &amp; Ribó, M. (2014). Trawling-induced daily sediment resuspension in the flank of a Mediterranean submarine canyon. </w:t>
      </w:r>
      <w:r w:rsidRPr="008C7628">
        <w:rPr>
          <w:rFonts w:cs="Times New Roman"/>
          <w:i/>
          <w:iCs/>
        </w:rPr>
        <w:t>Deep Sea Research Part II: Topical Studies in Oceanography</w:t>
      </w:r>
      <w:r w:rsidRPr="008C7628">
        <w:rPr>
          <w:rFonts w:cs="Times New Roman"/>
        </w:rPr>
        <w:t xml:space="preserve">, </w:t>
      </w:r>
      <w:r w:rsidRPr="008C7628">
        <w:rPr>
          <w:rFonts w:cs="Times New Roman"/>
          <w:i/>
          <w:iCs/>
        </w:rPr>
        <w:t>104</w:t>
      </w:r>
      <w:r w:rsidRPr="008C7628">
        <w:rPr>
          <w:rFonts w:cs="Times New Roman"/>
        </w:rPr>
        <w:t>, 174–183. https://doi.org/10.1016/j.dsr2.2013.05.036</w:t>
      </w:r>
    </w:p>
    <w:p w14:paraId="1C1688B7" w14:textId="77777777" w:rsidR="008C7628" w:rsidRPr="008C7628" w:rsidRDefault="008C7628" w:rsidP="008C7628">
      <w:pPr>
        <w:pStyle w:val="Bibliography"/>
        <w:rPr>
          <w:rFonts w:cs="Times New Roman"/>
        </w:rPr>
      </w:pPr>
      <w:r w:rsidRPr="008C7628">
        <w:rPr>
          <w:rFonts w:cs="Times New Roman"/>
        </w:rPr>
        <w:t xml:space="preserve">Martini, R., &amp; Innes, J. (2018). </w:t>
      </w:r>
      <w:r w:rsidRPr="008C7628">
        <w:rPr>
          <w:rFonts w:cs="Times New Roman"/>
          <w:i/>
          <w:iCs/>
        </w:rPr>
        <w:t>Relative Effects of Fisheries Support Policies</w:t>
      </w:r>
      <w:r w:rsidRPr="008C7628">
        <w:rPr>
          <w:rFonts w:cs="Times New Roman"/>
        </w:rPr>
        <w:t>. https://doi.org/10.1787/bd9b0dc3-en</w:t>
      </w:r>
    </w:p>
    <w:p w14:paraId="27878290" w14:textId="77777777" w:rsidR="008C7628" w:rsidRPr="008C7628" w:rsidRDefault="008C7628" w:rsidP="008C7628">
      <w:pPr>
        <w:pStyle w:val="Bibliography"/>
        <w:rPr>
          <w:rFonts w:cs="Times New Roman"/>
        </w:rPr>
      </w:pPr>
      <w:r w:rsidRPr="008C7628">
        <w:rPr>
          <w:rFonts w:cs="Times New Roman"/>
        </w:rPr>
        <w:t xml:space="preserve">Mayer, L. M., Schick, D. F., Findlay, R. H., &amp; Rice, D. L. (1991). Effects of commercial dragging on sedimentary organic matter. </w:t>
      </w:r>
      <w:r w:rsidRPr="008C7628">
        <w:rPr>
          <w:rFonts w:cs="Times New Roman"/>
          <w:i/>
          <w:iCs/>
        </w:rPr>
        <w:t>Marine Environmental Research</w:t>
      </w:r>
      <w:r w:rsidRPr="008C7628">
        <w:rPr>
          <w:rFonts w:cs="Times New Roman"/>
        </w:rPr>
        <w:t xml:space="preserve">, </w:t>
      </w:r>
      <w:r w:rsidRPr="008C7628">
        <w:rPr>
          <w:rFonts w:cs="Times New Roman"/>
          <w:i/>
          <w:iCs/>
        </w:rPr>
        <w:t>31</w:t>
      </w:r>
      <w:r w:rsidRPr="008C7628">
        <w:rPr>
          <w:rFonts w:cs="Times New Roman"/>
        </w:rPr>
        <w:t>(4), 249–261. https://doi.org/10.1016/0141-1136(91)90015-Z</w:t>
      </w:r>
    </w:p>
    <w:p w14:paraId="14A89CFD" w14:textId="77777777" w:rsidR="008C7628" w:rsidRPr="008C7628" w:rsidRDefault="008C7628" w:rsidP="008C7628">
      <w:pPr>
        <w:pStyle w:val="Bibliography"/>
        <w:rPr>
          <w:rFonts w:cs="Times New Roman"/>
        </w:rPr>
      </w:pPr>
      <w:r w:rsidRPr="008C7628">
        <w:rPr>
          <w:rFonts w:cs="Times New Roman"/>
        </w:rPr>
        <w:lastRenderedPageBreak/>
        <w:t xml:space="preserve">McConnaughey, R. A., Hiddink, J. G., Jennings, S., Pitcher, C. R., Kaiser, M. J., Suuronen, P., Sciberras, M., Rijnsdorp, A. D., Collie, J. S., Mazor, T., Amoroso, R. O., Parma, A. M., &amp; Hilborn, R. (2020). Choosing best practices for managing impacts of trawl fishing on seabed habitats and biota. </w:t>
      </w:r>
      <w:r w:rsidRPr="008C7628">
        <w:rPr>
          <w:rFonts w:cs="Times New Roman"/>
          <w:i/>
          <w:iCs/>
        </w:rPr>
        <w:t>Fish and Fisheries</w:t>
      </w:r>
      <w:r w:rsidRPr="008C7628">
        <w:rPr>
          <w:rFonts w:cs="Times New Roman"/>
        </w:rPr>
        <w:t xml:space="preserve">, </w:t>
      </w:r>
      <w:r w:rsidRPr="008C7628">
        <w:rPr>
          <w:rFonts w:cs="Times New Roman"/>
          <w:i/>
          <w:iCs/>
        </w:rPr>
        <w:t>21</w:t>
      </w:r>
      <w:r w:rsidRPr="008C7628">
        <w:rPr>
          <w:rFonts w:cs="Times New Roman"/>
        </w:rPr>
        <w:t>(2), 319–337. https://doi.org/10.1111/faf.12431</w:t>
      </w:r>
    </w:p>
    <w:p w14:paraId="239B651D" w14:textId="77777777" w:rsidR="008C7628" w:rsidRPr="008C7628" w:rsidRDefault="008C7628" w:rsidP="008C7628">
      <w:pPr>
        <w:pStyle w:val="Bibliography"/>
        <w:rPr>
          <w:rFonts w:cs="Times New Roman"/>
        </w:rPr>
      </w:pPr>
      <w:r w:rsidRPr="008C7628">
        <w:rPr>
          <w:rFonts w:cs="Times New Roman"/>
        </w:rPr>
        <w:t xml:space="preserve">McDermott, G. R., Meng, K. C., McDonald, G. G., &amp; Costello, C. J. (2019). The blue paradox: Preemptive overfishing in marine reserves. </w:t>
      </w:r>
      <w:r w:rsidRPr="008C7628">
        <w:rPr>
          <w:rFonts w:cs="Times New Roman"/>
          <w:i/>
          <w:iCs/>
        </w:rPr>
        <w:t>Proceedings of the National Academy of Sciences of the United States of America</w:t>
      </w:r>
      <w:r w:rsidRPr="008C7628">
        <w:rPr>
          <w:rFonts w:cs="Times New Roman"/>
        </w:rPr>
        <w:t xml:space="preserve">, </w:t>
      </w:r>
      <w:r w:rsidRPr="008C7628">
        <w:rPr>
          <w:rFonts w:cs="Times New Roman"/>
          <w:i/>
          <w:iCs/>
        </w:rPr>
        <w:t>116</w:t>
      </w:r>
      <w:r w:rsidRPr="008C7628">
        <w:rPr>
          <w:rFonts w:cs="Times New Roman"/>
        </w:rPr>
        <w:t>(12), 5319–5325. https://doi.org/10.1073/pnas.1802862115</w:t>
      </w:r>
    </w:p>
    <w:p w14:paraId="1B82BCCA" w14:textId="77777777" w:rsidR="008C7628" w:rsidRPr="008C7628" w:rsidRDefault="008C7628" w:rsidP="008C7628">
      <w:pPr>
        <w:pStyle w:val="Bibliography"/>
        <w:rPr>
          <w:rFonts w:cs="Times New Roman"/>
        </w:rPr>
      </w:pPr>
      <w:r w:rsidRPr="008C7628">
        <w:rPr>
          <w:rFonts w:cs="Times New Roman"/>
        </w:rPr>
        <w:t xml:space="preserve">Moran, M. J., &amp; Stephenson, P. C. (2000). Effects of otter trawling on macrobenthos and management of demersal scalefish fisheries on the continental shelf of north-western Australia. </w:t>
      </w:r>
      <w:r w:rsidRPr="008C7628">
        <w:rPr>
          <w:rFonts w:cs="Times New Roman"/>
          <w:i/>
          <w:iCs/>
        </w:rPr>
        <w:t>ICES Journal of Marine Science</w:t>
      </w:r>
      <w:r w:rsidRPr="008C7628">
        <w:rPr>
          <w:rFonts w:cs="Times New Roman"/>
        </w:rPr>
        <w:t xml:space="preserve">, </w:t>
      </w:r>
      <w:r w:rsidRPr="008C7628">
        <w:rPr>
          <w:rFonts w:cs="Times New Roman"/>
          <w:i/>
          <w:iCs/>
        </w:rPr>
        <w:t>57</w:t>
      </w:r>
      <w:r w:rsidRPr="008C7628">
        <w:rPr>
          <w:rFonts w:cs="Times New Roman"/>
        </w:rPr>
        <w:t>(3), 510–516. https://doi.org/10.1006/jmsc.2000.0718</w:t>
      </w:r>
    </w:p>
    <w:p w14:paraId="01914E27" w14:textId="77777777" w:rsidR="008C7628" w:rsidRPr="008C7628" w:rsidRDefault="008C7628" w:rsidP="008C7628">
      <w:pPr>
        <w:pStyle w:val="Bibliography"/>
        <w:rPr>
          <w:rFonts w:cs="Times New Roman"/>
        </w:rPr>
      </w:pPr>
      <w:r w:rsidRPr="008C7628">
        <w:rPr>
          <w:rFonts w:cs="Times New Roman"/>
        </w:rPr>
        <w:t xml:space="preserve">Oberle, F. K. J., Storlazzi, C. D., &amp; Hanebuth, T. J. J. (2016). What a drag: Quantifying the global impact of chronic bottom trawling on continental shelf sediment. </w:t>
      </w:r>
      <w:r w:rsidRPr="008C7628">
        <w:rPr>
          <w:rFonts w:cs="Times New Roman"/>
          <w:i/>
          <w:iCs/>
        </w:rPr>
        <w:t>Journal of Marine Systems</w:t>
      </w:r>
      <w:r w:rsidRPr="008C7628">
        <w:rPr>
          <w:rFonts w:cs="Times New Roman"/>
        </w:rPr>
        <w:t xml:space="preserve">, </w:t>
      </w:r>
      <w:r w:rsidRPr="008C7628">
        <w:rPr>
          <w:rFonts w:cs="Times New Roman"/>
          <w:i/>
          <w:iCs/>
        </w:rPr>
        <w:t>159</w:t>
      </w:r>
      <w:r w:rsidRPr="008C7628">
        <w:rPr>
          <w:rFonts w:cs="Times New Roman"/>
        </w:rPr>
        <w:t>, 109–119. https://doi.org/10.1016/j.jmarsys.2015.12.007</w:t>
      </w:r>
    </w:p>
    <w:p w14:paraId="3E6FED8F" w14:textId="77777777" w:rsidR="008C7628" w:rsidRPr="008C7628" w:rsidRDefault="008C7628" w:rsidP="008C7628">
      <w:pPr>
        <w:pStyle w:val="Bibliography"/>
        <w:rPr>
          <w:rFonts w:cs="Times New Roman"/>
        </w:rPr>
      </w:pPr>
      <w:r w:rsidRPr="008C7628">
        <w:rPr>
          <w:rFonts w:cs="Times New Roman"/>
        </w:rPr>
        <w:t xml:space="preserve">Oceana. (2020a). </w:t>
      </w:r>
      <w:r w:rsidRPr="008C7628">
        <w:rPr>
          <w:rFonts w:cs="Times New Roman"/>
          <w:i/>
          <w:iCs/>
        </w:rPr>
        <w:t>The Philippines Protects 266,000 Square Kilometers of Ocean from Bottom Trawling | Oceana</w:t>
      </w:r>
      <w:r w:rsidRPr="008C7628">
        <w:rPr>
          <w:rFonts w:cs="Times New Roman"/>
        </w:rPr>
        <w:t>. https://oceana.org/our-campaigns/save-oceans-feed-world/philippines-protects-266000-square-kilometers-ocean-bottom</w:t>
      </w:r>
    </w:p>
    <w:p w14:paraId="66F9540D" w14:textId="77777777" w:rsidR="008C7628" w:rsidRPr="008C7628" w:rsidRDefault="008C7628" w:rsidP="008C7628">
      <w:pPr>
        <w:pStyle w:val="Bibliography"/>
        <w:rPr>
          <w:rFonts w:cs="Times New Roman"/>
        </w:rPr>
      </w:pPr>
      <w:r w:rsidRPr="008C7628">
        <w:rPr>
          <w:rFonts w:cs="Times New Roman"/>
        </w:rPr>
        <w:t xml:space="preserve">Oceana. (2020b, September 25). </w:t>
      </w:r>
      <w:r w:rsidRPr="008C7628">
        <w:rPr>
          <w:rFonts w:cs="Times New Roman"/>
          <w:i/>
          <w:iCs/>
        </w:rPr>
        <w:t>Cabrera</w:t>
      </w:r>
      <w:r w:rsidRPr="008C7628">
        <w:rPr>
          <w:rFonts w:cs="Times New Roman"/>
        </w:rPr>
        <w:t>. https://europe.oceana.org/en/our-work/cabrera/overview</w:t>
      </w:r>
    </w:p>
    <w:p w14:paraId="061A5882" w14:textId="77777777" w:rsidR="008C7628" w:rsidRPr="008C7628" w:rsidRDefault="008C7628" w:rsidP="008C7628">
      <w:pPr>
        <w:pStyle w:val="Bibliography"/>
        <w:rPr>
          <w:rFonts w:cs="Times New Roman"/>
          <w:lang w:val="pl-PL"/>
        </w:rPr>
      </w:pPr>
      <w:r w:rsidRPr="008C7628">
        <w:rPr>
          <w:rFonts w:cs="Times New Roman"/>
        </w:rPr>
        <w:t xml:space="preserve">Oceana. (2020c, September 25). </w:t>
      </w:r>
      <w:r w:rsidRPr="008C7628">
        <w:rPr>
          <w:rFonts w:cs="Times New Roman"/>
          <w:i/>
          <w:iCs/>
        </w:rPr>
        <w:t>Chile protects 98% of its Exclusive Economic Zone from bottom trawling</w:t>
      </w:r>
      <w:r w:rsidRPr="008C7628">
        <w:rPr>
          <w:rFonts w:cs="Times New Roman"/>
        </w:rPr>
        <w:t xml:space="preserve">. </w:t>
      </w:r>
      <w:r w:rsidRPr="008C7628">
        <w:rPr>
          <w:rFonts w:cs="Times New Roman"/>
          <w:lang w:val="pl-PL"/>
        </w:rPr>
        <w:t>Oceana. https://oceana.org/press-center/press-releases/chile-protects-98-its-exclusive-economic-zone-bottom-trawling</w:t>
      </w:r>
    </w:p>
    <w:p w14:paraId="3BC22847" w14:textId="77777777" w:rsidR="008C7628" w:rsidRPr="008C7628" w:rsidRDefault="008C7628" w:rsidP="008C7628">
      <w:pPr>
        <w:pStyle w:val="Bibliography"/>
        <w:rPr>
          <w:rFonts w:cs="Times New Roman"/>
        </w:rPr>
      </w:pPr>
      <w:r w:rsidRPr="008C7628">
        <w:rPr>
          <w:rFonts w:cs="Times New Roman"/>
          <w:i/>
          <w:iCs/>
        </w:rPr>
        <w:t>Oceana, About Us</w:t>
      </w:r>
      <w:r w:rsidRPr="008C7628">
        <w:rPr>
          <w:rFonts w:cs="Times New Roman"/>
        </w:rPr>
        <w:t>. (2020, September 21). https://oceana.org/about-oceana/about-us</w:t>
      </w:r>
    </w:p>
    <w:p w14:paraId="228FF659" w14:textId="77777777" w:rsidR="008C7628" w:rsidRPr="008C7628" w:rsidRDefault="008C7628" w:rsidP="008C7628">
      <w:pPr>
        <w:pStyle w:val="Bibliography"/>
        <w:rPr>
          <w:rFonts w:cs="Times New Roman"/>
        </w:rPr>
      </w:pPr>
      <w:r w:rsidRPr="008C7628">
        <w:rPr>
          <w:rFonts w:cs="Times New Roman"/>
        </w:rPr>
        <w:t xml:space="preserve">Panggabean, S. A., Suhaidi, S., Leviza, J., &amp; Barus, U. M. (2016). Implementasi Peraturan Menteri Kelautan dan Perikanan No. 2/permen-kp/2015 Tentang Larangan Penggunaan Alat Penangkapan Ikan Pukat Hela (Trawls) dan Pukat Tarik (Seine Nets) terhadap USAha Perikanan Tangkap oleh Nelayan di Sibolga. </w:t>
      </w:r>
      <w:r w:rsidRPr="008C7628">
        <w:rPr>
          <w:rFonts w:cs="Times New Roman"/>
          <w:i/>
          <w:iCs/>
        </w:rPr>
        <w:t>USU Law Journal</w:t>
      </w:r>
      <w:r w:rsidRPr="008C7628">
        <w:rPr>
          <w:rFonts w:cs="Times New Roman"/>
        </w:rPr>
        <w:t xml:space="preserve">, </w:t>
      </w:r>
      <w:r w:rsidRPr="008C7628">
        <w:rPr>
          <w:rFonts w:cs="Times New Roman"/>
          <w:i/>
          <w:iCs/>
        </w:rPr>
        <w:t>4</w:t>
      </w:r>
      <w:r w:rsidRPr="008C7628">
        <w:rPr>
          <w:rFonts w:cs="Times New Roman"/>
        </w:rPr>
        <w:t>(4), 164908.</w:t>
      </w:r>
    </w:p>
    <w:p w14:paraId="07EA83E9" w14:textId="77777777" w:rsidR="008C7628" w:rsidRPr="008C7628" w:rsidRDefault="008C7628" w:rsidP="008C7628">
      <w:pPr>
        <w:pStyle w:val="Bibliography"/>
        <w:rPr>
          <w:rFonts w:cs="Times New Roman"/>
        </w:rPr>
      </w:pPr>
      <w:r w:rsidRPr="008C7628">
        <w:rPr>
          <w:rFonts w:cs="Times New Roman"/>
        </w:rPr>
        <w:lastRenderedPageBreak/>
        <w:t xml:space="preserve">Paradis, S., Pusceddu, A., Masqué, P., Puig, P., Moccia, D., Russo, T., &amp; Iacono, C. L. (2019). Organic matter contents and degradation in a highly trawled area during fresh particle inputs (Gulf of Castellammare, southwestern Mediterranean). </w:t>
      </w:r>
      <w:r w:rsidRPr="008C7628">
        <w:rPr>
          <w:rFonts w:cs="Times New Roman"/>
          <w:i/>
          <w:iCs/>
        </w:rPr>
        <w:t>Biogeosciences</w:t>
      </w:r>
      <w:r w:rsidRPr="008C7628">
        <w:rPr>
          <w:rFonts w:cs="Times New Roman"/>
        </w:rPr>
        <w:t xml:space="preserve">, </w:t>
      </w:r>
      <w:r w:rsidRPr="008C7628">
        <w:rPr>
          <w:rFonts w:cs="Times New Roman"/>
          <w:i/>
          <w:iCs/>
        </w:rPr>
        <w:t>16</w:t>
      </w:r>
      <w:r w:rsidRPr="008C7628">
        <w:rPr>
          <w:rFonts w:cs="Times New Roman"/>
        </w:rPr>
        <w:t>(21), 4307–4320. https://doi.org/10.5194/bg-16-4307-2019</w:t>
      </w:r>
    </w:p>
    <w:p w14:paraId="4AD33160" w14:textId="77777777" w:rsidR="008C7628" w:rsidRPr="008C7628" w:rsidRDefault="008C7628" w:rsidP="008C7628">
      <w:pPr>
        <w:pStyle w:val="Bibliography"/>
        <w:rPr>
          <w:rFonts w:cs="Times New Roman"/>
        </w:rPr>
      </w:pPr>
      <w:r w:rsidRPr="008C7628">
        <w:rPr>
          <w:rFonts w:cs="Times New Roman"/>
        </w:rPr>
        <w:t xml:space="preserve">Pauly, D., Zeller, D., &amp; Palomares, M. L. D. (2020). </w:t>
      </w:r>
      <w:r w:rsidRPr="008C7628">
        <w:rPr>
          <w:rFonts w:cs="Times New Roman"/>
          <w:i/>
          <w:iCs/>
        </w:rPr>
        <w:t>Sea Around Us Concepts, Design and Data</w:t>
      </w:r>
      <w:r w:rsidRPr="008C7628">
        <w:rPr>
          <w:rFonts w:cs="Times New Roman"/>
        </w:rPr>
        <w:t>. seaaroundus.org</w:t>
      </w:r>
    </w:p>
    <w:p w14:paraId="2319FE67" w14:textId="77777777" w:rsidR="008C7628" w:rsidRPr="008C7628" w:rsidRDefault="008C7628" w:rsidP="008C7628">
      <w:pPr>
        <w:pStyle w:val="Bibliography"/>
        <w:rPr>
          <w:rFonts w:cs="Times New Roman"/>
        </w:rPr>
      </w:pPr>
      <w:r w:rsidRPr="008C7628">
        <w:rPr>
          <w:rFonts w:cs="Times New Roman"/>
        </w:rPr>
        <w:t xml:space="preserve">Pendleton, L., Donato, D. C., Murray, B. C., Crooks, S., Jenkins, W. A., Sifleet, S., Craft, C., Fourqurean, J. W., Kauffman, J. B., Marbà, N., Megonigal, P., Pidgeon, E., Herr, D., Gordon, D., &amp; Baldera, A. (2012). Estimating Global “Blue Carbon” Emissions from Conversion and Degradation of Vegetated Coastal Ecosystems. </w:t>
      </w:r>
      <w:r w:rsidRPr="008C7628">
        <w:rPr>
          <w:rFonts w:cs="Times New Roman"/>
          <w:i/>
          <w:iCs/>
        </w:rPr>
        <w:t>PLOS ONE</w:t>
      </w:r>
      <w:r w:rsidRPr="008C7628">
        <w:rPr>
          <w:rFonts w:cs="Times New Roman"/>
        </w:rPr>
        <w:t xml:space="preserve">, </w:t>
      </w:r>
      <w:r w:rsidRPr="008C7628">
        <w:rPr>
          <w:rFonts w:cs="Times New Roman"/>
          <w:i/>
          <w:iCs/>
        </w:rPr>
        <w:t>7</w:t>
      </w:r>
      <w:r w:rsidRPr="008C7628">
        <w:rPr>
          <w:rFonts w:cs="Times New Roman"/>
        </w:rPr>
        <w:t>(9), e43542. https://doi.org/10.1371/journal.pone.0043542</w:t>
      </w:r>
    </w:p>
    <w:p w14:paraId="374176AE" w14:textId="77777777" w:rsidR="008C7628" w:rsidRPr="008C7628" w:rsidRDefault="008C7628" w:rsidP="008C7628">
      <w:pPr>
        <w:pStyle w:val="Bibliography"/>
        <w:rPr>
          <w:rFonts w:cs="Times New Roman"/>
        </w:rPr>
      </w:pPr>
      <w:r w:rsidRPr="008C7628">
        <w:rPr>
          <w:rFonts w:cs="Times New Roman"/>
        </w:rPr>
        <w:t xml:space="preserve">Polymenakou, P. N., Pusceddu, A., Tselepides, A., Polychronaki, T., Giannakourou, A., Fiordelmondo, C., Hatziyanni, E., &amp; Danovaro, R. (2005). Benthic microbial abundance and activities in an intensively trawled ecosystem (Thermaikos Gulf, Aegean Sea). </w:t>
      </w:r>
      <w:r w:rsidRPr="008C7628">
        <w:rPr>
          <w:rFonts w:cs="Times New Roman"/>
          <w:i/>
          <w:iCs/>
        </w:rPr>
        <w:t>Continental Shelf Research</w:t>
      </w:r>
      <w:r w:rsidRPr="008C7628">
        <w:rPr>
          <w:rFonts w:cs="Times New Roman"/>
        </w:rPr>
        <w:t xml:space="preserve">, </w:t>
      </w:r>
      <w:r w:rsidRPr="008C7628">
        <w:rPr>
          <w:rFonts w:cs="Times New Roman"/>
          <w:i/>
          <w:iCs/>
        </w:rPr>
        <w:t>25</w:t>
      </w:r>
      <w:r w:rsidRPr="008C7628">
        <w:rPr>
          <w:rFonts w:cs="Times New Roman"/>
        </w:rPr>
        <w:t>(19), 2570–2584. https://doi.org/10.1016/j.csr.2005.08.018</w:t>
      </w:r>
    </w:p>
    <w:p w14:paraId="6572D311" w14:textId="77777777" w:rsidR="008C7628" w:rsidRPr="008C7628" w:rsidRDefault="008C7628" w:rsidP="008C7628">
      <w:pPr>
        <w:pStyle w:val="Bibliography"/>
        <w:rPr>
          <w:rFonts w:cs="Times New Roman"/>
        </w:rPr>
      </w:pPr>
      <w:r w:rsidRPr="008C7628">
        <w:rPr>
          <w:rFonts w:cs="Times New Roman"/>
          <w:i/>
          <w:iCs/>
        </w:rPr>
        <w:t>Protected Planet</w:t>
      </w:r>
      <w:r w:rsidRPr="008C7628">
        <w:rPr>
          <w:rFonts w:cs="Times New Roman"/>
        </w:rPr>
        <w:t>. (2020). https://www.protectedplanet.net/marine/?#growth</w:t>
      </w:r>
    </w:p>
    <w:p w14:paraId="01181590" w14:textId="77777777" w:rsidR="008C7628" w:rsidRPr="008C7628" w:rsidRDefault="008C7628" w:rsidP="008C7628">
      <w:pPr>
        <w:pStyle w:val="Bibliography"/>
        <w:rPr>
          <w:rFonts w:cs="Times New Roman"/>
        </w:rPr>
      </w:pPr>
      <w:r w:rsidRPr="008C7628">
        <w:rPr>
          <w:rFonts w:cs="Times New Roman"/>
        </w:rPr>
        <w:t xml:space="preserve">Puig, P., Canals, M., Company, J. B., Martín, J., Amblas, D., Lastras, G., Palanques, A., &amp; Calafat, A. M. (2012). Ploughing the deep sea floor. </w:t>
      </w:r>
      <w:r w:rsidRPr="008C7628">
        <w:rPr>
          <w:rFonts w:cs="Times New Roman"/>
          <w:i/>
          <w:iCs/>
        </w:rPr>
        <w:t>Nature</w:t>
      </w:r>
      <w:r w:rsidRPr="008C7628">
        <w:rPr>
          <w:rFonts w:cs="Times New Roman"/>
        </w:rPr>
        <w:t xml:space="preserve">, </w:t>
      </w:r>
      <w:r w:rsidRPr="008C7628">
        <w:rPr>
          <w:rFonts w:cs="Times New Roman"/>
          <w:i/>
          <w:iCs/>
        </w:rPr>
        <w:t>489</w:t>
      </w:r>
      <w:r w:rsidRPr="008C7628">
        <w:rPr>
          <w:rFonts w:cs="Times New Roman"/>
        </w:rPr>
        <w:t>(7415), 286–289. https://doi.org/10.1038/nature11410</w:t>
      </w:r>
    </w:p>
    <w:p w14:paraId="13FFD563" w14:textId="77777777" w:rsidR="008C7628" w:rsidRPr="008C7628" w:rsidRDefault="008C7628" w:rsidP="008C7628">
      <w:pPr>
        <w:pStyle w:val="Bibliography"/>
        <w:rPr>
          <w:rFonts w:cs="Times New Roman"/>
        </w:rPr>
      </w:pPr>
      <w:r w:rsidRPr="008C7628">
        <w:rPr>
          <w:rFonts w:cs="Times New Roman"/>
        </w:rPr>
        <w:t xml:space="preserve">Pusceddu, A., Bianchelli, S., Martin, J., Puig, P., Palanques, A., Masque, P., &amp; Danovaro, R. (2014). Chronic and intensive bottom trawling impairs deep-sea biodiversity and ecosystem functioning. </w:t>
      </w:r>
      <w:r w:rsidRPr="008C7628">
        <w:rPr>
          <w:rFonts w:cs="Times New Roman"/>
          <w:i/>
          <w:iCs/>
        </w:rPr>
        <w:t>Proceedings of the National Academy of Sciences</w:t>
      </w:r>
      <w:r w:rsidRPr="008C7628">
        <w:rPr>
          <w:rFonts w:cs="Times New Roman"/>
        </w:rPr>
        <w:t xml:space="preserve">, </w:t>
      </w:r>
      <w:r w:rsidRPr="008C7628">
        <w:rPr>
          <w:rFonts w:cs="Times New Roman"/>
          <w:i/>
          <w:iCs/>
        </w:rPr>
        <w:t>111</w:t>
      </w:r>
      <w:r w:rsidRPr="008C7628">
        <w:rPr>
          <w:rFonts w:cs="Times New Roman"/>
        </w:rPr>
        <w:t>(24), 8861–8866. https://doi.org/10.1073/pnas.1405454111</w:t>
      </w:r>
    </w:p>
    <w:p w14:paraId="58A9E08D" w14:textId="77777777" w:rsidR="008C7628" w:rsidRPr="008C7628" w:rsidRDefault="008C7628" w:rsidP="008C7628">
      <w:pPr>
        <w:pStyle w:val="Bibliography"/>
        <w:rPr>
          <w:rFonts w:cs="Times New Roman"/>
        </w:rPr>
      </w:pPr>
      <w:r w:rsidRPr="008C7628">
        <w:rPr>
          <w:rFonts w:cs="Times New Roman"/>
        </w:rPr>
        <w:t xml:space="preserve">Pusceddu, A., Fiordelmondo, C., Polymenakou, P., Polychronaki, T., Tselepides, A., &amp; Danovaro, R. (2005). Effects of bottom trawling on the quantity and biochemical composition of organic matter </w:t>
      </w:r>
      <w:r w:rsidRPr="008C7628">
        <w:rPr>
          <w:rFonts w:cs="Times New Roman"/>
        </w:rPr>
        <w:lastRenderedPageBreak/>
        <w:t xml:space="preserve">in coastal marine sediments (Thermaikos Gulf, northwestern Aegean Sea). </w:t>
      </w:r>
      <w:r w:rsidRPr="008C7628">
        <w:rPr>
          <w:rFonts w:cs="Times New Roman"/>
          <w:i/>
          <w:iCs/>
        </w:rPr>
        <w:t>Continental Shelf Research</w:t>
      </w:r>
      <w:r w:rsidRPr="008C7628">
        <w:rPr>
          <w:rFonts w:cs="Times New Roman"/>
        </w:rPr>
        <w:t xml:space="preserve">, </w:t>
      </w:r>
      <w:r w:rsidRPr="008C7628">
        <w:rPr>
          <w:rFonts w:cs="Times New Roman"/>
          <w:i/>
          <w:iCs/>
        </w:rPr>
        <w:t>25</w:t>
      </w:r>
      <w:r w:rsidRPr="008C7628">
        <w:rPr>
          <w:rFonts w:cs="Times New Roman"/>
        </w:rPr>
        <w:t>(19), 2491–2505. https://doi.org/10.1016/j.csr.2005.08.013</w:t>
      </w:r>
    </w:p>
    <w:p w14:paraId="08185F4D" w14:textId="77777777" w:rsidR="008C7628" w:rsidRPr="008C7628" w:rsidRDefault="008C7628" w:rsidP="008C7628">
      <w:pPr>
        <w:pStyle w:val="Bibliography"/>
        <w:rPr>
          <w:rFonts w:cs="Times New Roman"/>
        </w:rPr>
      </w:pPr>
      <w:r w:rsidRPr="008C7628">
        <w:rPr>
          <w:rFonts w:cs="Times New Roman"/>
        </w:rPr>
        <w:t xml:space="preserve">QGIS.org. (2020). </w:t>
      </w:r>
      <w:r w:rsidRPr="008C7628">
        <w:rPr>
          <w:rFonts w:cs="Times New Roman"/>
          <w:i/>
          <w:iCs/>
        </w:rPr>
        <w:t>QGIS Geographic Information System.Open Source Geospatial Foundation Project.</w:t>
      </w:r>
      <w:r w:rsidRPr="008C7628">
        <w:rPr>
          <w:rFonts w:cs="Times New Roman"/>
        </w:rPr>
        <w:t xml:space="preserve"> http://qgis.org</w:t>
      </w:r>
    </w:p>
    <w:p w14:paraId="2A0CAF24" w14:textId="77777777" w:rsidR="008C7628" w:rsidRPr="008C7628" w:rsidRDefault="008C7628" w:rsidP="008C7628">
      <w:pPr>
        <w:pStyle w:val="Bibliography"/>
        <w:rPr>
          <w:rFonts w:cs="Times New Roman"/>
        </w:rPr>
      </w:pPr>
      <w:r w:rsidRPr="008C7628">
        <w:rPr>
          <w:rFonts w:cs="Times New Roman"/>
        </w:rPr>
        <w:t xml:space="preserve">Rijnsdorp, A. D., Bolam, S., Hintzen, N. T., &amp; van Denderen, P. D. (2016). </w:t>
      </w:r>
      <w:r w:rsidRPr="008C7628">
        <w:rPr>
          <w:rFonts w:cs="Times New Roman"/>
          <w:i/>
          <w:iCs/>
        </w:rPr>
        <w:t>Deliverable 1.2, Impact of Bottom Trawling on Sea Bed Integrity</w:t>
      </w:r>
      <w:r w:rsidRPr="008C7628">
        <w:rPr>
          <w:rFonts w:cs="Times New Roman"/>
        </w:rPr>
        <w:t>. Benthic Ecosystem Fisheries Impact Study.</w:t>
      </w:r>
    </w:p>
    <w:p w14:paraId="43A7CB53" w14:textId="77777777" w:rsidR="008C7628" w:rsidRPr="008C7628" w:rsidRDefault="008C7628" w:rsidP="008C7628">
      <w:pPr>
        <w:pStyle w:val="Bibliography"/>
        <w:rPr>
          <w:rFonts w:cs="Times New Roman"/>
        </w:rPr>
      </w:pPr>
      <w:r w:rsidRPr="008C7628">
        <w:rPr>
          <w:rFonts w:cs="Times New Roman"/>
        </w:rPr>
        <w:t xml:space="preserve">Rijnsdorp, A. D., Hiddink, J. G., van Denderen, P. D., Hintzen, N. T., Eigaard, O. R., Valanko, S., Bastardie, F., Bolam, S. G., Boulcott, P., Egekvist, J., Garcia, C., van Hoey, G., Jonsson, P., Laffargue, P., Nielsen, J. R., Piet, G. J., Sköld, M., &amp; van Kooten, T. (2020). Different bottom trawl fisheries have a differential impact on the status of the North Sea seafloor habitats. </w:t>
      </w:r>
      <w:r w:rsidRPr="008C7628">
        <w:rPr>
          <w:rFonts w:cs="Times New Roman"/>
          <w:i/>
          <w:iCs/>
        </w:rPr>
        <w:t>ICES Journal of Marine Science</w:t>
      </w:r>
      <w:r w:rsidRPr="008C7628">
        <w:rPr>
          <w:rFonts w:cs="Times New Roman"/>
        </w:rPr>
        <w:t>. https://doi.org/10.1093/icesjms/fsaa050</w:t>
      </w:r>
    </w:p>
    <w:p w14:paraId="1730016D" w14:textId="77777777" w:rsidR="008C7628" w:rsidRPr="008C7628" w:rsidRDefault="008C7628" w:rsidP="008C7628">
      <w:pPr>
        <w:pStyle w:val="Bibliography"/>
        <w:rPr>
          <w:rFonts w:cs="Times New Roman"/>
        </w:rPr>
      </w:pPr>
      <w:r w:rsidRPr="008C7628">
        <w:rPr>
          <w:rFonts w:cs="Times New Roman"/>
        </w:rPr>
        <w:t xml:space="preserve">Roberts, C. M., O’Leary, B. C., McCauley, D. J., Cury, P. M., Duarte, C. M., Lubchenco, J., Pauly, D., Sáenz-Arroyo, A., Sumaila, U. R., Wilson, R. W., Worm, B., &amp; Castilla, J. C. (2017). Marine reserves can mitigate and promote adaptation to climate change. </w:t>
      </w:r>
      <w:r w:rsidRPr="008C7628">
        <w:rPr>
          <w:rFonts w:cs="Times New Roman"/>
          <w:i/>
          <w:iCs/>
        </w:rPr>
        <w:t>Proceedings of the National Academy of Sciences</w:t>
      </w:r>
      <w:r w:rsidRPr="008C7628">
        <w:rPr>
          <w:rFonts w:cs="Times New Roman"/>
        </w:rPr>
        <w:t xml:space="preserve">, </w:t>
      </w:r>
      <w:r w:rsidRPr="008C7628">
        <w:rPr>
          <w:rFonts w:cs="Times New Roman"/>
          <w:i/>
          <w:iCs/>
        </w:rPr>
        <w:t>114</w:t>
      </w:r>
      <w:r w:rsidRPr="008C7628">
        <w:rPr>
          <w:rFonts w:cs="Times New Roman"/>
        </w:rPr>
        <w:t>(24), 6167–6175. https://doi.org/10.1073/pnas.1701262114</w:t>
      </w:r>
    </w:p>
    <w:p w14:paraId="27B37702" w14:textId="77777777" w:rsidR="008C7628" w:rsidRPr="008C7628" w:rsidRDefault="008C7628" w:rsidP="008C7628">
      <w:pPr>
        <w:pStyle w:val="Bibliography"/>
        <w:rPr>
          <w:rFonts w:cs="Times New Roman"/>
        </w:rPr>
      </w:pPr>
      <w:r w:rsidRPr="008C7628">
        <w:rPr>
          <w:rFonts w:cs="Times New Roman"/>
        </w:rPr>
        <w:t xml:space="preserve">Rose, C. S., Gauvin, J., &amp; Hammond, C. (2010). </w:t>
      </w:r>
      <w:r w:rsidRPr="008C7628">
        <w:rPr>
          <w:rFonts w:cs="Times New Roman"/>
          <w:i/>
          <w:iCs/>
        </w:rPr>
        <w:t>Effective herding of flatfish by cables with minimal seafloor contact</w:t>
      </w:r>
      <w:r w:rsidRPr="008C7628">
        <w:rPr>
          <w:rFonts w:cs="Times New Roman"/>
        </w:rPr>
        <w:t>. Undefined. /paper/Effective-herding-of-flatfish-by-cables-with-Rose-Gauvin/c58c22d82d8fcac8fa6e94b477e2f0bb6b63c2b6</w:t>
      </w:r>
    </w:p>
    <w:p w14:paraId="2AE95B59" w14:textId="77777777" w:rsidR="008C7628" w:rsidRPr="008C7628" w:rsidRDefault="008C7628" w:rsidP="008C7628">
      <w:pPr>
        <w:pStyle w:val="Bibliography"/>
        <w:rPr>
          <w:rFonts w:cs="Times New Roman"/>
        </w:rPr>
      </w:pPr>
      <w:r w:rsidRPr="008C7628">
        <w:rPr>
          <w:rFonts w:cs="Times New Roman"/>
        </w:rPr>
        <w:t xml:space="preserve">Sala, E., &amp; Giakoumi, S. (2018). No-take marine reserves are the most effective protected areas in the ocean. </w:t>
      </w:r>
      <w:r w:rsidRPr="008C7628">
        <w:rPr>
          <w:rFonts w:cs="Times New Roman"/>
          <w:i/>
          <w:iCs/>
        </w:rPr>
        <w:t>ICES Journal of Marine Science</w:t>
      </w:r>
      <w:r w:rsidRPr="008C7628">
        <w:rPr>
          <w:rFonts w:cs="Times New Roman"/>
        </w:rPr>
        <w:t xml:space="preserve">, </w:t>
      </w:r>
      <w:r w:rsidRPr="008C7628">
        <w:rPr>
          <w:rFonts w:cs="Times New Roman"/>
          <w:i/>
          <w:iCs/>
        </w:rPr>
        <w:t>75</w:t>
      </w:r>
      <w:r w:rsidRPr="008C7628">
        <w:rPr>
          <w:rFonts w:cs="Times New Roman"/>
        </w:rPr>
        <w:t>(3), 1166–1168. https://doi.org/10.1093/icesjms/fsx059</w:t>
      </w:r>
    </w:p>
    <w:p w14:paraId="55623415" w14:textId="77777777" w:rsidR="008C7628" w:rsidRPr="008C7628" w:rsidRDefault="008C7628" w:rsidP="008C7628">
      <w:pPr>
        <w:pStyle w:val="Bibliography"/>
        <w:rPr>
          <w:rFonts w:cs="Times New Roman"/>
        </w:rPr>
      </w:pPr>
      <w:r w:rsidRPr="008C7628">
        <w:rPr>
          <w:rFonts w:cs="Times New Roman"/>
        </w:rPr>
        <w:t xml:space="preserve">Sala, E., Mayorga, J., Bradley, D., Cabral, R. B., Atwood, T. B., Auber, A., Cheung, W., Costello, C., Ferretti, F., Friedlander, A. M., Gaines, S. D., Garilao, C., Goodell, W., Halpern, B. S., Hinson, A., Kaschner, K., Kesner-Reyes, K., Leprieur, F., McGowan, J., … Lubchenco, J. (2021). Protecting the global ocean for biodiversity, food and climate. </w:t>
      </w:r>
      <w:r w:rsidRPr="008C7628">
        <w:rPr>
          <w:rFonts w:cs="Times New Roman"/>
          <w:i/>
          <w:iCs/>
        </w:rPr>
        <w:t>Nature</w:t>
      </w:r>
      <w:r w:rsidRPr="008C7628">
        <w:rPr>
          <w:rFonts w:cs="Times New Roman"/>
        </w:rPr>
        <w:t>, 1–6. https://doi.org/10.1038/s41586-021-03371-z</w:t>
      </w:r>
    </w:p>
    <w:p w14:paraId="3374DFCC" w14:textId="77777777" w:rsidR="008C7628" w:rsidRPr="008C7628" w:rsidRDefault="008C7628" w:rsidP="008C7628">
      <w:pPr>
        <w:pStyle w:val="Bibliography"/>
        <w:rPr>
          <w:rFonts w:cs="Times New Roman"/>
        </w:rPr>
      </w:pPr>
      <w:r w:rsidRPr="008C7628">
        <w:rPr>
          <w:rFonts w:cs="Times New Roman"/>
        </w:rPr>
        <w:lastRenderedPageBreak/>
        <w:t xml:space="preserve">Sala, E., Mayorga, J., Costello, C., Kroodsma, D., Palomares, M. L. D., Pauly, D., Sumaila, U. R., &amp; Zeller, D. (2018). The economics of fishing the high seas. </w:t>
      </w:r>
      <w:r w:rsidRPr="008C7628">
        <w:rPr>
          <w:rFonts w:cs="Times New Roman"/>
          <w:i/>
          <w:iCs/>
        </w:rPr>
        <w:t>Science Advances</w:t>
      </w:r>
      <w:r w:rsidRPr="008C7628">
        <w:rPr>
          <w:rFonts w:cs="Times New Roman"/>
        </w:rPr>
        <w:t xml:space="preserve">, </w:t>
      </w:r>
      <w:r w:rsidRPr="008C7628">
        <w:rPr>
          <w:rFonts w:cs="Times New Roman"/>
          <w:i/>
          <w:iCs/>
        </w:rPr>
        <w:t>4</w:t>
      </w:r>
      <w:r w:rsidRPr="008C7628">
        <w:rPr>
          <w:rFonts w:cs="Times New Roman"/>
        </w:rPr>
        <w:t>(6), eaat2504. https://doi.org/10.1126/sciadv.aat2504</w:t>
      </w:r>
    </w:p>
    <w:p w14:paraId="25BA6A9B" w14:textId="77777777" w:rsidR="008C7628" w:rsidRPr="008C7628" w:rsidRDefault="008C7628" w:rsidP="008C7628">
      <w:pPr>
        <w:pStyle w:val="Bibliography"/>
        <w:rPr>
          <w:rFonts w:cs="Times New Roman"/>
        </w:rPr>
      </w:pPr>
      <w:r w:rsidRPr="008C7628">
        <w:rPr>
          <w:rFonts w:cs="Times New Roman"/>
        </w:rPr>
        <w:t xml:space="preserve">Sciberras, M., Parker, R., Powell, C., Robertson, C., Kröger, S., Bolam, S., &amp; Hiddink, J. G. (2016). Impacts of bottom fishing on the sediment infaunal community and biogeochemistry of cohesive and non-cohesive sediments. </w:t>
      </w:r>
      <w:r w:rsidRPr="008C7628">
        <w:rPr>
          <w:rFonts w:cs="Times New Roman"/>
          <w:i/>
          <w:iCs/>
        </w:rPr>
        <w:t>Limnology and Oceanography</w:t>
      </w:r>
      <w:r w:rsidRPr="008C7628">
        <w:rPr>
          <w:rFonts w:cs="Times New Roman"/>
        </w:rPr>
        <w:t xml:space="preserve">, </w:t>
      </w:r>
      <w:r w:rsidRPr="008C7628">
        <w:rPr>
          <w:rFonts w:cs="Times New Roman"/>
          <w:i/>
          <w:iCs/>
        </w:rPr>
        <w:t>61</w:t>
      </w:r>
      <w:r w:rsidRPr="008C7628">
        <w:rPr>
          <w:rFonts w:cs="Times New Roman"/>
        </w:rPr>
        <w:t>(6), 2076–2089. https://doi.org/10.1002/lno.10354</w:t>
      </w:r>
    </w:p>
    <w:p w14:paraId="7B987972" w14:textId="77777777" w:rsidR="008C7628" w:rsidRPr="008C7628" w:rsidRDefault="008C7628" w:rsidP="008C7628">
      <w:pPr>
        <w:pStyle w:val="Bibliography"/>
        <w:rPr>
          <w:rFonts w:cs="Times New Roman"/>
        </w:rPr>
      </w:pPr>
      <w:r w:rsidRPr="008C7628">
        <w:rPr>
          <w:rFonts w:cs="Times New Roman"/>
        </w:rPr>
        <w:t xml:space="preserve">Simard, F., Laffoley, D., &amp; Baxter, J.M. (2016). </w:t>
      </w:r>
      <w:r w:rsidRPr="008C7628">
        <w:rPr>
          <w:rFonts w:cs="Times New Roman"/>
          <w:i/>
          <w:iCs/>
        </w:rPr>
        <w:t>Marine Protected Area and climate change: Adaptation and mitigation synergies, opportunities and challenges</w:t>
      </w:r>
      <w:r w:rsidRPr="008C7628">
        <w:rPr>
          <w:rFonts w:cs="Times New Roman"/>
        </w:rPr>
        <w:t xml:space="preserve"> (p. 52). IUCN.</w:t>
      </w:r>
    </w:p>
    <w:p w14:paraId="23781303" w14:textId="77777777" w:rsidR="008C7628" w:rsidRPr="008C7628" w:rsidRDefault="008C7628" w:rsidP="008C7628">
      <w:pPr>
        <w:pStyle w:val="Bibliography"/>
        <w:rPr>
          <w:rFonts w:cs="Times New Roman"/>
        </w:rPr>
      </w:pPr>
      <w:r w:rsidRPr="008C7628">
        <w:rPr>
          <w:rFonts w:cs="Times New Roman"/>
        </w:rPr>
        <w:t xml:space="preserve">Snelgrove, P. V. R. (1999). Getting to the Bottom of Marine Biodiversity: Sedimentary Habitats: Ocean bottoms are the most widespread habitat on Earth and support high biodiversity and key ecosystem services. </w:t>
      </w:r>
      <w:r w:rsidRPr="008C7628">
        <w:rPr>
          <w:rFonts w:cs="Times New Roman"/>
          <w:i/>
          <w:iCs/>
        </w:rPr>
        <w:t>BioScience</w:t>
      </w:r>
      <w:r w:rsidRPr="008C7628">
        <w:rPr>
          <w:rFonts w:cs="Times New Roman"/>
        </w:rPr>
        <w:t xml:space="preserve">, </w:t>
      </w:r>
      <w:r w:rsidRPr="008C7628">
        <w:rPr>
          <w:rFonts w:cs="Times New Roman"/>
          <w:i/>
          <w:iCs/>
        </w:rPr>
        <w:t>49</w:t>
      </w:r>
      <w:r w:rsidRPr="008C7628">
        <w:rPr>
          <w:rFonts w:cs="Times New Roman"/>
        </w:rPr>
        <w:t>(2), 129–138. https://doi.org/10.2307/1313538</w:t>
      </w:r>
    </w:p>
    <w:p w14:paraId="507E12A9" w14:textId="77777777" w:rsidR="008C7628" w:rsidRPr="008C7628" w:rsidRDefault="008C7628" w:rsidP="008C7628">
      <w:pPr>
        <w:pStyle w:val="Bibliography"/>
        <w:rPr>
          <w:rFonts w:cs="Times New Roman"/>
        </w:rPr>
      </w:pPr>
      <w:r w:rsidRPr="008C7628">
        <w:rPr>
          <w:rFonts w:cs="Times New Roman"/>
        </w:rPr>
        <w:t xml:space="preserve">Solan, M., Bennett, E. M., Mumby, P. J., Leyland, J., &amp; Godbold, J. A. (2020). Benthic-based contributions to climate change mitigation and adaptation. </w:t>
      </w:r>
      <w:r w:rsidRPr="008C7628">
        <w:rPr>
          <w:rFonts w:cs="Times New Roman"/>
          <w:i/>
          <w:iCs/>
        </w:rPr>
        <w:t>Philosophical Transactions of the Royal Society B: Biological Sciences</w:t>
      </w:r>
      <w:r w:rsidRPr="008C7628">
        <w:rPr>
          <w:rFonts w:cs="Times New Roman"/>
        </w:rPr>
        <w:t xml:space="preserve">, </w:t>
      </w:r>
      <w:r w:rsidRPr="008C7628">
        <w:rPr>
          <w:rFonts w:cs="Times New Roman"/>
          <w:i/>
          <w:iCs/>
        </w:rPr>
        <w:t>375</w:t>
      </w:r>
      <w:r w:rsidRPr="008C7628">
        <w:rPr>
          <w:rFonts w:cs="Times New Roman"/>
        </w:rPr>
        <w:t>(1794), 20190107. https://doi.org/10.1098/rstb.2019.0107</w:t>
      </w:r>
    </w:p>
    <w:p w14:paraId="0F9EBC8F" w14:textId="77777777" w:rsidR="008C7628" w:rsidRPr="008C7628" w:rsidRDefault="008C7628" w:rsidP="008C7628">
      <w:pPr>
        <w:pStyle w:val="Bibliography"/>
        <w:rPr>
          <w:rFonts w:cs="Times New Roman"/>
        </w:rPr>
      </w:pPr>
      <w:r w:rsidRPr="008C7628">
        <w:rPr>
          <w:rFonts w:cs="Times New Roman"/>
          <w:i/>
          <w:iCs/>
        </w:rPr>
        <w:t>SRI LANKA Government ban on trawling nets, a victory for small fishermen</w:t>
      </w:r>
      <w:r w:rsidRPr="008C7628">
        <w:rPr>
          <w:rFonts w:cs="Times New Roman"/>
        </w:rPr>
        <w:t>. (2020). http://www.asianews.it/news-en/Government-ban-on-trawling-nets,-a-victory-for-small-fishermen-46093.html</w:t>
      </w:r>
    </w:p>
    <w:p w14:paraId="57B46149" w14:textId="77777777" w:rsidR="008C7628" w:rsidRPr="008C7628" w:rsidRDefault="008C7628" w:rsidP="008C7628">
      <w:pPr>
        <w:pStyle w:val="Bibliography"/>
        <w:rPr>
          <w:rFonts w:cs="Times New Roman"/>
          <w:lang w:val="pl-PL"/>
        </w:rPr>
      </w:pPr>
      <w:r w:rsidRPr="008C7628">
        <w:rPr>
          <w:rFonts w:cs="Times New Roman"/>
        </w:rPr>
        <w:t xml:space="preserve">Sullivan, J. (2013, August 12). </w:t>
      </w:r>
      <w:r w:rsidRPr="008C7628">
        <w:rPr>
          <w:rFonts w:cs="Times New Roman"/>
          <w:i/>
          <w:iCs/>
        </w:rPr>
        <w:t>Bien Hecho! Costa Rica Bans Shrimp Trawl Nets</w:t>
      </w:r>
      <w:r w:rsidRPr="008C7628">
        <w:rPr>
          <w:rFonts w:cs="Times New Roman"/>
        </w:rPr>
        <w:t xml:space="preserve">. </w:t>
      </w:r>
      <w:r w:rsidRPr="008C7628">
        <w:rPr>
          <w:rFonts w:cs="Times New Roman"/>
          <w:lang w:val="pl-PL"/>
        </w:rPr>
        <w:t>Oceana USA. https://usa.oceana.org/blog/bien-hecho-costa-rica-bans-shrimp-trawl-nets</w:t>
      </w:r>
    </w:p>
    <w:p w14:paraId="3E051539" w14:textId="77777777" w:rsidR="008C7628" w:rsidRPr="008C7628" w:rsidRDefault="008C7628" w:rsidP="008C7628">
      <w:pPr>
        <w:pStyle w:val="Bibliography"/>
        <w:rPr>
          <w:rFonts w:cs="Times New Roman"/>
        </w:rPr>
      </w:pPr>
      <w:r w:rsidRPr="008C7628">
        <w:rPr>
          <w:rFonts w:cs="Times New Roman"/>
          <w:lang w:val="pl-PL"/>
        </w:rPr>
        <w:t xml:space="preserve">Sumaila, R., Lam, V., Le Manach, F., Swartz, W., &amp; Pauly, D. (2016). </w:t>
      </w:r>
      <w:r w:rsidRPr="008C7628">
        <w:rPr>
          <w:rFonts w:cs="Times New Roman"/>
        </w:rPr>
        <w:t xml:space="preserve">Global fisheries subsidies: An updated estimate. </w:t>
      </w:r>
      <w:r w:rsidRPr="008C7628">
        <w:rPr>
          <w:rFonts w:cs="Times New Roman"/>
          <w:i/>
          <w:iCs/>
        </w:rPr>
        <w:t>Marine Policy</w:t>
      </w:r>
      <w:r w:rsidRPr="008C7628">
        <w:rPr>
          <w:rFonts w:cs="Times New Roman"/>
        </w:rPr>
        <w:t xml:space="preserve">, </w:t>
      </w:r>
      <w:r w:rsidRPr="008C7628">
        <w:rPr>
          <w:rFonts w:cs="Times New Roman"/>
          <w:i/>
          <w:iCs/>
        </w:rPr>
        <w:t>69</w:t>
      </w:r>
      <w:r w:rsidRPr="008C7628">
        <w:rPr>
          <w:rFonts w:cs="Times New Roman"/>
        </w:rPr>
        <w:t>, 189–193. https://doi.org/10.1016/j.marpol.2015.12.026</w:t>
      </w:r>
    </w:p>
    <w:p w14:paraId="640BEE2B" w14:textId="77777777" w:rsidR="008C7628" w:rsidRPr="008C7628" w:rsidRDefault="008C7628" w:rsidP="008C7628">
      <w:pPr>
        <w:pStyle w:val="Bibliography"/>
        <w:rPr>
          <w:rFonts w:cs="Times New Roman"/>
        </w:rPr>
      </w:pPr>
      <w:r w:rsidRPr="008C7628">
        <w:rPr>
          <w:rFonts w:cs="Times New Roman"/>
        </w:rPr>
        <w:t xml:space="preserve">Sumaila, U. R., Khan, A., Teh, L., Watson, R., Tyedmers, P., &amp; Pauly, D. (2010). Subsidies to high seas bottom trawl fleets and the sustainability of deep-sea demersal fish stocks. </w:t>
      </w:r>
      <w:r w:rsidRPr="008C7628">
        <w:rPr>
          <w:rFonts w:cs="Times New Roman"/>
          <w:i/>
          <w:iCs/>
        </w:rPr>
        <w:t>Marine Policy</w:t>
      </w:r>
      <w:r w:rsidRPr="008C7628">
        <w:rPr>
          <w:rFonts w:cs="Times New Roman"/>
        </w:rPr>
        <w:t xml:space="preserve">, </w:t>
      </w:r>
      <w:r w:rsidRPr="008C7628">
        <w:rPr>
          <w:rFonts w:cs="Times New Roman"/>
          <w:i/>
          <w:iCs/>
        </w:rPr>
        <w:t>34</w:t>
      </w:r>
      <w:r w:rsidRPr="008C7628">
        <w:rPr>
          <w:rFonts w:cs="Times New Roman"/>
        </w:rPr>
        <w:t>(3), 495–497. https://doi.org/10.1016/j.marpol.2009.10.004</w:t>
      </w:r>
    </w:p>
    <w:p w14:paraId="38BCC5E2" w14:textId="77777777" w:rsidR="008C7628" w:rsidRPr="008C7628" w:rsidRDefault="008C7628" w:rsidP="008C7628">
      <w:pPr>
        <w:pStyle w:val="Bibliography"/>
        <w:rPr>
          <w:rFonts w:cs="Times New Roman"/>
        </w:rPr>
      </w:pPr>
      <w:r w:rsidRPr="008C7628">
        <w:rPr>
          <w:rFonts w:cs="Times New Roman"/>
        </w:rPr>
        <w:lastRenderedPageBreak/>
        <w:t xml:space="preserve">Tao, L. S. R., Lui, K. K. Y., Lau, E. T. C., Ho, K. K. Y., Mak, Y. K. Y., Sadovy de Mitcheson, Y., &amp; Leung, K. M. Y. (2018). Trawl ban in a heavily exploited marine environment: Responses in population dynamics of four stomatopod species. </w:t>
      </w:r>
      <w:r w:rsidRPr="008C7628">
        <w:rPr>
          <w:rFonts w:cs="Times New Roman"/>
          <w:i/>
          <w:iCs/>
        </w:rPr>
        <w:t>Scientific Reports</w:t>
      </w:r>
      <w:r w:rsidRPr="008C7628">
        <w:rPr>
          <w:rFonts w:cs="Times New Roman"/>
        </w:rPr>
        <w:t xml:space="preserve">, </w:t>
      </w:r>
      <w:r w:rsidRPr="008C7628">
        <w:rPr>
          <w:rFonts w:cs="Times New Roman"/>
          <w:i/>
          <w:iCs/>
        </w:rPr>
        <w:t>8</w:t>
      </w:r>
      <w:r w:rsidRPr="008C7628">
        <w:rPr>
          <w:rFonts w:cs="Times New Roman"/>
        </w:rPr>
        <w:t>(1), 17876. https://doi.org/10.1038/s41598-018-35804-7</w:t>
      </w:r>
    </w:p>
    <w:p w14:paraId="3D0035E9" w14:textId="77777777" w:rsidR="008C7628" w:rsidRPr="008C7628" w:rsidRDefault="008C7628" w:rsidP="008C7628">
      <w:pPr>
        <w:pStyle w:val="Bibliography"/>
        <w:rPr>
          <w:rFonts w:cs="Times New Roman"/>
        </w:rPr>
      </w:pPr>
      <w:r w:rsidRPr="008C7628">
        <w:rPr>
          <w:rFonts w:cs="Times New Roman"/>
          <w:i/>
          <w:iCs/>
        </w:rPr>
        <w:t>The European Nature Information System</w:t>
      </w:r>
      <w:r w:rsidRPr="008C7628">
        <w:rPr>
          <w:rFonts w:cs="Times New Roman"/>
        </w:rPr>
        <w:t>. (2020, September 24). https://eunis.eea.europa.eu/index.jsp</w:t>
      </w:r>
    </w:p>
    <w:p w14:paraId="4C20F812" w14:textId="77777777" w:rsidR="008C7628" w:rsidRPr="008C7628" w:rsidRDefault="008C7628" w:rsidP="008C7628">
      <w:pPr>
        <w:pStyle w:val="Bibliography"/>
        <w:rPr>
          <w:rFonts w:cs="Times New Roman"/>
        </w:rPr>
      </w:pPr>
      <w:r w:rsidRPr="008C7628">
        <w:rPr>
          <w:rFonts w:cs="Times New Roman"/>
        </w:rPr>
        <w:t xml:space="preserve">The European Parliament. (2006). </w:t>
      </w:r>
      <w:r w:rsidRPr="008C7628">
        <w:rPr>
          <w:rFonts w:cs="Times New Roman"/>
          <w:i/>
          <w:iCs/>
        </w:rPr>
        <w:t>Council Regulation (EC) No 1967/2006 of 21 December 2006 concerning management measures for the sustainable exploitation of fishery resources in the Mediterranean Sea, amending Regulation (EEC) No 2847/93 and repealing Regulation (EC) No 1626/94</w:t>
      </w:r>
      <w:r w:rsidRPr="008C7628">
        <w:rPr>
          <w:rFonts w:cs="Times New Roman"/>
        </w:rPr>
        <w:t>.</w:t>
      </w:r>
    </w:p>
    <w:p w14:paraId="27D9AEDF" w14:textId="77777777" w:rsidR="008C7628" w:rsidRPr="008C7628" w:rsidRDefault="008C7628" w:rsidP="008C7628">
      <w:pPr>
        <w:pStyle w:val="Bibliography"/>
        <w:rPr>
          <w:rFonts w:cs="Times New Roman"/>
        </w:rPr>
      </w:pPr>
      <w:r w:rsidRPr="008C7628">
        <w:rPr>
          <w:rFonts w:cs="Times New Roman"/>
        </w:rPr>
        <w:t xml:space="preserve">The European Parliament. (2016, December 13). </w:t>
      </w:r>
      <w:r w:rsidRPr="008C7628">
        <w:rPr>
          <w:rFonts w:cs="Times New Roman"/>
          <w:i/>
          <w:iCs/>
        </w:rPr>
        <w:t>MEPs ban deep-sea fishing below 800 meters in the North-East Atlantic | News | European Parliament</w:t>
      </w:r>
      <w:r w:rsidRPr="008C7628">
        <w:rPr>
          <w:rFonts w:cs="Times New Roman"/>
        </w:rPr>
        <w:t>. https://www.europarl.europa.eu/news/en/press-room/20161208IPR55152/meps-ban-deep-sea-fishing-below-800-meters-in-the-north-east-atlantic</w:t>
      </w:r>
    </w:p>
    <w:p w14:paraId="65165CCD" w14:textId="77777777" w:rsidR="008C7628" w:rsidRPr="008C7628" w:rsidRDefault="008C7628" w:rsidP="008C7628">
      <w:pPr>
        <w:pStyle w:val="Bibliography"/>
        <w:rPr>
          <w:rFonts w:cs="Times New Roman"/>
        </w:rPr>
      </w:pPr>
      <w:r w:rsidRPr="008C7628">
        <w:rPr>
          <w:rFonts w:cs="Times New Roman"/>
        </w:rPr>
        <w:t xml:space="preserve">The European Parliament. (2019). </w:t>
      </w:r>
      <w:r w:rsidRPr="008C7628">
        <w:rPr>
          <w:rFonts w:cs="Times New Roman"/>
          <w:i/>
          <w:iCs/>
        </w:rPr>
        <w:t>REGULATION (EU) 2019/1022 OF THE EUROPEAN PARLIAMENT AND OF THE COUNCIL of 20 June 2019 establishing a multiannual plan for the fisheries exploiting demersal stocks in the western Mediterranean Sea and amending Regulation (EU) No 508/2014</w:t>
      </w:r>
      <w:r w:rsidRPr="008C7628">
        <w:rPr>
          <w:rFonts w:cs="Times New Roman"/>
        </w:rPr>
        <w:t xml:space="preserve"> (508/2014).</w:t>
      </w:r>
    </w:p>
    <w:p w14:paraId="25F322BB" w14:textId="77777777" w:rsidR="008C7628" w:rsidRPr="008C7628" w:rsidRDefault="008C7628" w:rsidP="008C7628">
      <w:pPr>
        <w:pStyle w:val="Bibliography"/>
        <w:rPr>
          <w:rFonts w:cs="Times New Roman"/>
        </w:rPr>
      </w:pPr>
      <w:r w:rsidRPr="008C7628">
        <w:rPr>
          <w:rFonts w:cs="Times New Roman"/>
        </w:rPr>
        <w:t xml:space="preserve">United Nations. (2006). </w:t>
      </w:r>
      <w:r w:rsidRPr="008C7628">
        <w:rPr>
          <w:rFonts w:cs="Times New Roman"/>
          <w:i/>
          <w:iCs/>
        </w:rPr>
        <w:t>The Impacts of Fishing on Vulnerable Marine Ecosystems: Actions taken by States and regional fisheries management organizations and arrangements to give effect to paragraphs 66 to 69 of General Assembly resolution 59/25 on sustainable fisheries, regarding the impacts of fishing on vulnerable marine ecosystems</w:t>
      </w:r>
      <w:r w:rsidRPr="008C7628">
        <w:rPr>
          <w:rFonts w:cs="Times New Roman"/>
        </w:rPr>
        <w:t>. United Nations General Assembly.</w:t>
      </w:r>
    </w:p>
    <w:p w14:paraId="7B8815E1" w14:textId="77777777" w:rsidR="008C7628" w:rsidRPr="008C7628" w:rsidRDefault="008C7628" w:rsidP="008C7628">
      <w:pPr>
        <w:pStyle w:val="Bibliography"/>
        <w:rPr>
          <w:rFonts w:cs="Times New Roman"/>
        </w:rPr>
      </w:pPr>
      <w:r w:rsidRPr="008C7628">
        <w:rPr>
          <w:rFonts w:cs="Times New Roman"/>
        </w:rPr>
        <w:t xml:space="preserve">van de Velde, S., Van Lancker, V., Hidalgo-Martinez, S., Berelson, W. M., &amp; Meysman, F. J. R. (2018). Anthropogenic disturbance keeps the coastal seafloor biogeochemistry in a transient state. </w:t>
      </w:r>
      <w:r w:rsidRPr="008C7628">
        <w:rPr>
          <w:rFonts w:cs="Times New Roman"/>
          <w:i/>
          <w:iCs/>
        </w:rPr>
        <w:t>Scientific Reports</w:t>
      </w:r>
      <w:r w:rsidRPr="008C7628">
        <w:rPr>
          <w:rFonts w:cs="Times New Roman"/>
        </w:rPr>
        <w:t xml:space="preserve">, </w:t>
      </w:r>
      <w:r w:rsidRPr="008C7628">
        <w:rPr>
          <w:rFonts w:cs="Times New Roman"/>
          <w:i/>
          <w:iCs/>
        </w:rPr>
        <w:t>8</w:t>
      </w:r>
      <w:r w:rsidRPr="008C7628">
        <w:rPr>
          <w:rFonts w:cs="Times New Roman"/>
        </w:rPr>
        <w:t>. https://doi.org/10.1038/s41598-018-23925-y</w:t>
      </w:r>
    </w:p>
    <w:p w14:paraId="2EBC508D" w14:textId="77777777" w:rsidR="008C7628" w:rsidRPr="008C7628" w:rsidRDefault="008C7628" w:rsidP="008C7628">
      <w:pPr>
        <w:pStyle w:val="Bibliography"/>
        <w:rPr>
          <w:rFonts w:cs="Times New Roman"/>
        </w:rPr>
      </w:pPr>
      <w:r w:rsidRPr="008C7628">
        <w:rPr>
          <w:rFonts w:cs="Times New Roman"/>
        </w:rPr>
        <w:t xml:space="preserve">van Denderen, P. D., Bolam, S. G., Friedland, R., Hiddink, J. G., Norén, K., Rijnsdorp, A. D., Sköld, M., Törnroos, A., Virtanen, E. A., &amp; Valanko, S. (2020). Evaluating impacts of bottom trawling and </w:t>
      </w:r>
      <w:r w:rsidRPr="008C7628">
        <w:rPr>
          <w:rFonts w:cs="Times New Roman"/>
        </w:rPr>
        <w:lastRenderedPageBreak/>
        <w:t xml:space="preserve">hypoxia on benthic communities at the local, habitat, and regional scale using a modelling approach. </w:t>
      </w:r>
      <w:r w:rsidRPr="008C7628">
        <w:rPr>
          <w:rFonts w:cs="Times New Roman"/>
          <w:i/>
          <w:iCs/>
        </w:rPr>
        <w:t>ICES Journal of Marine Science</w:t>
      </w:r>
      <w:r w:rsidRPr="008C7628">
        <w:rPr>
          <w:rFonts w:cs="Times New Roman"/>
        </w:rPr>
        <w:t xml:space="preserve">, </w:t>
      </w:r>
      <w:r w:rsidRPr="008C7628">
        <w:rPr>
          <w:rFonts w:cs="Times New Roman"/>
          <w:i/>
          <w:iCs/>
        </w:rPr>
        <w:t>77</w:t>
      </w:r>
      <w:r w:rsidRPr="008C7628">
        <w:rPr>
          <w:rFonts w:cs="Times New Roman"/>
        </w:rPr>
        <w:t>(1), 278–289. https://doi.org/10.1093/icesjms/fsz219</w:t>
      </w:r>
    </w:p>
    <w:p w14:paraId="096AF5C9" w14:textId="77777777" w:rsidR="008C7628" w:rsidRPr="008C7628" w:rsidRDefault="008C7628" w:rsidP="008C7628">
      <w:pPr>
        <w:pStyle w:val="Bibliography"/>
        <w:rPr>
          <w:rFonts w:cs="Times New Roman"/>
        </w:rPr>
      </w:pPr>
      <w:r w:rsidRPr="008C7628">
        <w:rPr>
          <w:rFonts w:cs="Times New Roman"/>
          <w:i/>
          <w:iCs/>
        </w:rPr>
        <w:t>Venezuela outlaws bottom trawling in all its waters</w:t>
      </w:r>
      <w:r w:rsidRPr="008C7628">
        <w:rPr>
          <w:rFonts w:cs="Times New Roman"/>
        </w:rPr>
        <w:t>. (2020). https://www.ecoamericas.com/issues/article/2008/6/around-the-region</w:t>
      </w:r>
    </w:p>
    <w:p w14:paraId="6763DB36" w14:textId="77777777" w:rsidR="008C7628" w:rsidRPr="008C7628" w:rsidRDefault="008C7628" w:rsidP="008C7628">
      <w:pPr>
        <w:pStyle w:val="Bibliography"/>
        <w:rPr>
          <w:rFonts w:cs="Times New Roman"/>
        </w:rPr>
      </w:pPr>
      <w:r w:rsidRPr="008C7628">
        <w:rPr>
          <w:rFonts w:cs="Times New Roman"/>
        </w:rPr>
        <w:t xml:space="preserve">Victorero, L., Watling, L., Deng Palomares, M. L., &amp; Nouvian, C. (2018). Out of Sight, But Within Reach: A Global History of Bottom-Trawled Deep-Sea Fisheries From &gt;400 m Depth. </w:t>
      </w:r>
      <w:r w:rsidRPr="008C7628">
        <w:rPr>
          <w:rFonts w:cs="Times New Roman"/>
          <w:i/>
          <w:iCs/>
        </w:rPr>
        <w:t>Frontiers in Marine Science</w:t>
      </w:r>
      <w:r w:rsidRPr="008C7628">
        <w:rPr>
          <w:rFonts w:cs="Times New Roman"/>
        </w:rPr>
        <w:t xml:space="preserve">, </w:t>
      </w:r>
      <w:r w:rsidRPr="008C7628">
        <w:rPr>
          <w:rFonts w:cs="Times New Roman"/>
          <w:i/>
          <w:iCs/>
        </w:rPr>
        <w:t>5</w:t>
      </w:r>
      <w:r w:rsidRPr="008C7628">
        <w:rPr>
          <w:rFonts w:cs="Times New Roman"/>
        </w:rPr>
        <w:t>. https://doi.org/10.3389/fmars.2018.00098</w:t>
      </w:r>
    </w:p>
    <w:p w14:paraId="7CDD937C" w14:textId="77777777" w:rsidR="008C7628" w:rsidRPr="008C7628" w:rsidRDefault="008C7628" w:rsidP="008C7628">
      <w:pPr>
        <w:pStyle w:val="Bibliography"/>
        <w:rPr>
          <w:rFonts w:cs="Times New Roman"/>
        </w:rPr>
      </w:pPr>
      <w:r w:rsidRPr="008C7628">
        <w:rPr>
          <w:rFonts w:cs="Times New Roman"/>
        </w:rPr>
        <w:t xml:space="preserve">Wassenberg, T. J., Dews, G., &amp; Cook, S. D. (2002). The impact of fish trawls on megabenthos (sponges) on the north-west shelf of Australia. </w:t>
      </w:r>
      <w:r w:rsidRPr="008C7628">
        <w:rPr>
          <w:rFonts w:cs="Times New Roman"/>
          <w:i/>
          <w:iCs/>
        </w:rPr>
        <w:t>Fisheries Research</w:t>
      </w:r>
      <w:r w:rsidRPr="008C7628">
        <w:rPr>
          <w:rFonts w:cs="Times New Roman"/>
        </w:rPr>
        <w:t xml:space="preserve">, </w:t>
      </w:r>
      <w:r w:rsidRPr="008C7628">
        <w:rPr>
          <w:rFonts w:cs="Times New Roman"/>
          <w:i/>
          <w:iCs/>
        </w:rPr>
        <w:t>58</w:t>
      </w:r>
      <w:r w:rsidRPr="008C7628">
        <w:rPr>
          <w:rFonts w:cs="Times New Roman"/>
        </w:rPr>
        <w:t>(2), 141–151. https://doi.org/10.1016/S0165-7836(01)00382-4</w:t>
      </w:r>
    </w:p>
    <w:p w14:paraId="5B6FF953" w14:textId="77777777" w:rsidR="008C7628" w:rsidRPr="008C7628" w:rsidRDefault="008C7628" w:rsidP="008C7628">
      <w:pPr>
        <w:pStyle w:val="Bibliography"/>
        <w:rPr>
          <w:rFonts w:cs="Times New Roman"/>
        </w:rPr>
      </w:pPr>
      <w:r w:rsidRPr="008C7628">
        <w:rPr>
          <w:rFonts w:cs="Times New Roman"/>
        </w:rPr>
        <w:t xml:space="preserve">Watson, J. T., &amp; Haynie, A. C. (2016). Using Vessel Monitoring System Data to Identify and Characterize Trips Made by Fishing Vessels in the United States North Pacific. </w:t>
      </w:r>
      <w:r w:rsidRPr="008C7628">
        <w:rPr>
          <w:rFonts w:cs="Times New Roman"/>
          <w:i/>
          <w:iCs/>
        </w:rPr>
        <w:t>PLOS ONE</w:t>
      </w:r>
      <w:r w:rsidRPr="008C7628">
        <w:rPr>
          <w:rFonts w:cs="Times New Roman"/>
        </w:rPr>
        <w:t xml:space="preserve">, </w:t>
      </w:r>
      <w:r w:rsidRPr="008C7628">
        <w:rPr>
          <w:rFonts w:cs="Times New Roman"/>
          <w:i/>
          <w:iCs/>
        </w:rPr>
        <w:t>11</w:t>
      </w:r>
      <w:r w:rsidRPr="008C7628">
        <w:rPr>
          <w:rFonts w:cs="Times New Roman"/>
        </w:rPr>
        <w:t>(10), e0165173. https://doi.org/10.1371/journal.pone.0165173</w:t>
      </w:r>
    </w:p>
    <w:p w14:paraId="71BCD9F6" w14:textId="77777777" w:rsidR="008C7628" w:rsidRPr="008C7628" w:rsidRDefault="008C7628" w:rsidP="008C7628">
      <w:pPr>
        <w:pStyle w:val="Bibliography"/>
        <w:rPr>
          <w:rFonts w:cs="Times New Roman"/>
        </w:rPr>
      </w:pPr>
      <w:r w:rsidRPr="008C7628">
        <w:rPr>
          <w:rFonts w:cs="Times New Roman"/>
        </w:rPr>
        <w:t xml:space="preserve">Yu, C., Chen, Z., Chen, L., &amp; He, P. (2007). The rise and fall of electrical beam trawling for shrimp in the East China Sea: Technology, fishery, and conservation implications. </w:t>
      </w:r>
      <w:r w:rsidRPr="008C7628">
        <w:rPr>
          <w:rFonts w:cs="Times New Roman"/>
          <w:i/>
          <w:iCs/>
        </w:rPr>
        <w:t>ICES Journal of Marine Science</w:t>
      </w:r>
      <w:r w:rsidRPr="008C7628">
        <w:rPr>
          <w:rFonts w:cs="Times New Roman"/>
        </w:rPr>
        <w:t xml:space="preserve">, </w:t>
      </w:r>
      <w:r w:rsidRPr="008C7628">
        <w:rPr>
          <w:rFonts w:cs="Times New Roman"/>
          <w:i/>
          <w:iCs/>
        </w:rPr>
        <w:t>64</w:t>
      </w:r>
      <w:r w:rsidRPr="008C7628">
        <w:rPr>
          <w:rFonts w:cs="Times New Roman"/>
        </w:rPr>
        <w:t>(8), 1592–1597. https://doi.org/10.1093/icesjms/fsm137</w:t>
      </w:r>
    </w:p>
    <w:p w14:paraId="7502B963" w14:textId="77777777" w:rsidR="008C7628" w:rsidRPr="008C7628" w:rsidRDefault="008C7628" w:rsidP="008C7628">
      <w:pPr>
        <w:pStyle w:val="Bibliography"/>
        <w:rPr>
          <w:rFonts w:cs="Times New Roman"/>
        </w:rPr>
      </w:pPr>
      <w:r w:rsidRPr="008C7628">
        <w:rPr>
          <w:rFonts w:cs="Times New Roman"/>
        </w:rPr>
        <w:t xml:space="preserve">Zhongqi, H., &amp; Fengchang, W. (2015). </w:t>
      </w:r>
      <w:r w:rsidRPr="008C7628">
        <w:rPr>
          <w:rFonts w:cs="Times New Roman"/>
          <w:i/>
          <w:iCs/>
        </w:rPr>
        <w:t>Labile Organic Matter—Chemical Compositions, Function, and Significance in Soil and the Environment</w:t>
      </w:r>
      <w:r w:rsidRPr="008C7628">
        <w:rPr>
          <w:rFonts w:cs="Times New Roman"/>
        </w:rPr>
        <w:t xml:space="preserve"> (Vol. 62). Soil Science Society of America, Inc.</w:t>
      </w:r>
    </w:p>
    <w:p w14:paraId="64C46727" w14:textId="49C2FE8E" w:rsidR="008C7628" w:rsidRPr="008C7628" w:rsidRDefault="008C7628" w:rsidP="008C7628">
      <w:r>
        <w:fldChar w:fldCharType="end"/>
      </w:r>
    </w:p>
    <w:p w14:paraId="02EABFF3" w14:textId="6F23F628" w:rsidR="006745FF" w:rsidRPr="003A0234" w:rsidRDefault="006745FF" w:rsidP="00EC38FC">
      <w:pPr>
        <w:pStyle w:val="Heading1"/>
        <w:numPr>
          <w:ilvl w:val="0"/>
          <w:numId w:val="26"/>
        </w:numPr>
      </w:pPr>
      <w:bookmarkStart w:id="782" w:name="_Toc65144044"/>
      <w:r w:rsidRPr="00BB79D6">
        <w:t>Glossary</w:t>
      </w:r>
      <w:bookmarkEnd w:id="782"/>
    </w:p>
    <w:p w14:paraId="02D27B4A" w14:textId="77777777" w:rsidR="006745FF" w:rsidRPr="00BB79D6" w:rsidRDefault="006745FF" w:rsidP="002A757A">
      <w:pPr>
        <w:jc w:val="left"/>
      </w:pPr>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w:t>
      </w:r>
      <w:r w:rsidRPr="00BB79D6">
        <w:lastRenderedPageBreak/>
        <w:t xml:space="preserve">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2A757A">
      <w:pPr>
        <w:jc w:val="left"/>
      </w:pPr>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2A757A">
      <w:pPr>
        <w:jc w:val="left"/>
      </w:pPr>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2A757A">
      <w:pPr>
        <w:jc w:val="left"/>
      </w:pPr>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2A757A">
      <w:pPr>
        <w:jc w:val="left"/>
      </w:pPr>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2A757A">
      <w:pPr>
        <w:jc w:val="left"/>
      </w:pPr>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2A757A">
      <w:pPr>
        <w:jc w:val="left"/>
      </w:pPr>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2A757A">
      <w:pPr>
        <w:jc w:val="left"/>
      </w:pPr>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2A757A">
      <w:pPr>
        <w:jc w:val="left"/>
      </w:pPr>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w:t>
      </w:r>
      <w:r w:rsidRPr="00BB79D6">
        <w:lastRenderedPageBreak/>
        <w:t>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2A757A">
      <w:pPr>
        <w:jc w:val="left"/>
      </w:pPr>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BB79D6" w:rsidRDefault="006745FF" w:rsidP="002A757A">
      <w:pPr>
        <w:jc w:val="left"/>
      </w:pPr>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2A757A">
      <w:pPr>
        <w:jc w:val="left"/>
      </w:pPr>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2A757A">
      <w:pPr>
        <w:jc w:val="left"/>
      </w:pPr>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2A757A">
      <w:pPr>
        <w:jc w:val="left"/>
      </w:pPr>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77507D03" w14:textId="77777777" w:rsidR="006745FF" w:rsidRPr="00BB79D6" w:rsidRDefault="006745FF" w:rsidP="002A757A">
      <w:pPr>
        <w:jc w:val="left"/>
      </w:pPr>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w:t>
      </w:r>
      <w:proofErr w:type="spellStart"/>
      <w:r w:rsidRPr="00BB79D6">
        <w:t>TWh</w:t>
      </w:r>
      <w:proofErr w:type="spellEnd"/>
      <w:r w:rsidRPr="00BB79D6">
        <w:t xml:space="preserve">) per installed </w:t>
      </w:r>
      <w:r w:rsidRPr="00BB79D6">
        <w:lastRenderedPageBreak/>
        <w:t xml:space="preserve">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2A757A">
      <w:pPr>
        <w:jc w:val="left"/>
      </w:pPr>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2A757A">
      <w:pPr>
        <w:jc w:val="left"/>
      </w:pPr>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2A757A">
      <w:pPr>
        <w:jc w:val="left"/>
      </w:pPr>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2A757A">
      <w:pPr>
        <w:jc w:val="left"/>
      </w:pPr>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2A757A">
      <w:pPr>
        <w:jc w:val="left"/>
      </w:pPr>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2A757A">
      <w:pPr>
        <w:jc w:val="left"/>
      </w:pPr>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2A757A">
      <w:pPr>
        <w:jc w:val="left"/>
      </w:pPr>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2A757A">
      <w:pPr>
        <w:jc w:val="left"/>
      </w:pPr>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w:t>
      </w:r>
      <w:r w:rsidRPr="00BB79D6">
        <w:lastRenderedPageBreak/>
        <w:t xml:space="preserve">model. Additionally, the four outputs are calculated using the increased profit estimation instead of </w:t>
      </w:r>
      <w:r w:rsidRPr="00BB79D6">
        <w:rPr>
          <w:b/>
        </w:rPr>
        <w:t>Net Operating Savings</w:t>
      </w:r>
      <w:r w:rsidRPr="00BB79D6">
        <w:t>.</w:t>
      </w:r>
    </w:p>
    <w:p w14:paraId="69E0C8C0" w14:textId="0B33DB1F" w:rsidR="006745FF" w:rsidRPr="00BB79D6" w:rsidRDefault="006745FF" w:rsidP="002A757A">
      <w:pPr>
        <w:jc w:val="left"/>
      </w:pPr>
      <w:r w:rsidRPr="00BB79D6">
        <w:rPr>
          <w:b/>
        </w:rPr>
        <w:t xml:space="preserve">PDS/ Project </w:t>
      </w:r>
      <w:r w:rsidR="000A1B0D">
        <w:rPr>
          <w:b/>
        </w:rPr>
        <w:t>Ambitious</w:t>
      </w:r>
      <w:r w:rsidRPr="00BB79D6">
        <w:rPr>
          <w:b/>
        </w:rPr>
        <w:t xml:space="preserve"> Scenario</w:t>
      </w:r>
      <w:r w:rsidRPr="00BB79D6">
        <w:t xml:space="preserve"> – this is the high growth scenario for adoption of the solution</w:t>
      </w:r>
    </w:p>
    <w:p w14:paraId="6F8267F5" w14:textId="77777777" w:rsidR="006745FF" w:rsidRPr="00BB79D6" w:rsidRDefault="006745FF" w:rsidP="002A757A">
      <w:pPr>
        <w:jc w:val="left"/>
      </w:pPr>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2A757A">
      <w:pPr>
        <w:jc w:val="left"/>
      </w:pPr>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2A757A">
      <w:pPr>
        <w:jc w:val="left"/>
      </w:pPr>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2A757A">
      <w:pPr>
        <w:jc w:val="left"/>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2A757A">
      <w:pPr>
        <w:jc w:val="left"/>
      </w:pPr>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sidP="002A757A">
      <w:pPr>
        <w:jc w:val="left"/>
      </w:pPr>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2A757A">
      <w:pPr>
        <w:jc w:val="left"/>
      </w:pPr>
    </w:p>
    <w:p w14:paraId="06D9A50A" w14:textId="7CBFC779" w:rsidR="006745FF" w:rsidRPr="00BB79D6" w:rsidRDefault="006745FF" w:rsidP="002A757A">
      <w:pPr>
        <w:jc w:val="left"/>
      </w:pPr>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2A757A">
      <w:pPr>
        <w:jc w:val="left"/>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2A757A">
      <w:pPr>
        <w:jc w:val="left"/>
      </w:pPr>
      <w:proofErr w:type="spellStart"/>
      <w:r w:rsidRPr="00BB79D6">
        <w:rPr>
          <w:b/>
        </w:rPr>
        <w:t>TWh</w:t>
      </w:r>
      <w:proofErr w:type="spellEnd"/>
      <w:r w:rsidRPr="00BB79D6">
        <w:rPr>
          <w:b/>
        </w:rPr>
        <w:t>/ Terawatt-hour</w:t>
      </w:r>
      <w:r w:rsidRPr="00BB79D6">
        <w:t xml:space="preserve"> – A unit of energy equal to 1 billion kilowatt-hours</w:t>
      </w:r>
    </w:p>
    <w:sectPr w:rsidR="006745FF" w:rsidRPr="00996E91">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C3637" w14:textId="77777777" w:rsidR="00F4704C" w:rsidRDefault="00F4704C" w:rsidP="00D26F59">
      <w:pPr>
        <w:spacing w:after="0"/>
      </w:pPr>
      <w:r>
        <w:separator/>
      </w:r>
    </w:p>
  </w:endnote>
  <w:endnote w:type="continuationSeparator" w:id="0">
    <w:p w14:paraId="5BEA894B" w14:textId="77777777" w:rsidR="00F4704C" w:rsidRDefault="00F4704C"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ZWSCJY+AGaramondPro-Regular">
    <w:altName w:val="Cambria"/>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Times New Roman">
    <w:altName w:val="Helvetic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B320DB" w:rsidRPr="00F26176" w:rsidRDefault="00B320DB"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0FDDD" w14:textId="77777777" w:rsidR="00F4704C" w:rsidRDefault="00F4704C" w:rsidP="00D26F59">
      <w:pPr>
        <w:spacing w:after="0"/>
      </w:pPr>
      <w:r>
        <w:separator/>
      </w:r>
    </w:p>
  </w:footnote>
  <w:footnote w:type="continuationSeparator" w:id="0">
    <w:p w14:paraId="6642D8DB" w14:textId="77777777" w:rsidR="00F4704C" w:rsidRDefault="00F4704C" w:rsidP="00D26F59">
      <w:pPr>
        <w:spacing w:after="0"/>
      </w:pPr>
      <w:r>
        <w:continuationSeparator/>
      </w:r>
    </w:p>
  </w:footnote>
  <w:footnote w:id="1">
    <w:p w14:paraId="5EE6B2A9" w14:textId="4E1EF1B2" w:rsidR="00B320DB" w:rsidRPr="008D3BA5" w:rsidRDefault="00B320DB">
      <w:pPr>
        <w:pStyle w:val="FootnoteText"/>
      </w:pPr>
      <w:r w:rsidRPr="00286F27">
        <w:rPr>
          <w:rStyle w:val="FootnoteReference"/>
        </w:rPr>
        <w:footnoteRef/>
      </w:r>
      <w:r>
        <w:t xml:space="preserve"> </w:t>
      </w:r>
      <w:r>
        <w:rPr>
          <w:rStyle w:val="CommentReference"/>
        </w:rPr>
        <w:t>T</w:t>
      </w:r>
      <w:r>
        <w:t>his section should be populated once the other Ocean solutions are developed so that the comparison table can be developed.</w:t>
      </w:r>
    </w:p>
  </w:footnote>
  <w:footnote w:id="2">
    <w:p w14:paraId="606C0906" w14:textId="01735F72" w:rsidR="00B320DB" w:rsidRDefault="00B320DB" w:rsidP="00FB2C53">
      <w:pPr>
        <w:pStyle w:val="FootnoteText"/>
      </w:pPr>
      <w:r w:rsidRPr="00286F27">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2019-2050.</w:t>
      </w:r>
    </w:p>
  </w:footnote>
  <w:footnote w:id="3">
    <w:p w14:paraId="7AB70E43" w14:textId="77777777" w:rsidR="00B320DB" w:rsidRDefault="00B320DB" w:rsidP="007F3CEB">
      <w:pPr>
        <w:pStyle w:val="FootnoteText"/>
      </w:pPr>
      <w:r w:rsidRPr="00286F27">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383AFB"/>
    <w:multiLevelType w:val="multilevel"/>
    <w:tmpl w:val="E38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A77E6"/>
    <w:multiLevelType w:val="hybridMultilevel"/>
    <w:tmpl w:val="0344B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5054C3"/>
    <w:multiLevelType w:val="hybridMultilevel"/>
    <w:tmpl w:val="57E6A4DA"/>
    <w:lvl w:ilvl="0" w:tplc="175446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840560"/>
    <w:multiLevelType w:val="hybridMultilevel"/>
    <w:tmpl w:val="DECA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1656F"/>
    <w:multiLevelType w:val="hybridMultilevel"/>
    <w:tmpl w:val="649ABCF8"/>
    <w:lvl w:ilvl="0" w:tplc="EC38CDF8">
      <w:start w:val="1"/>
      <w:numFmt w:val="bullet"/>
      <w:lvlText w:val=""/>
      <w:lvlJc w:val="left"/>
      <w:pPr>
        <w:ind w:left="720" w:hanging="360"/>
      </w:pPr>
      <w:rPr>
        <w:rFonts w:ascii="Symbol" w:hAnsi="Symbol" w:hint="default"/>
      </w:rPr>
    </w:lvl>
    <w:lvl w:ilvl="1" w:tplc="4404C376">
      <w:start w:val="1"/>
      <w:numFmt w:val="bullet"/>
      <w:lvlText w:val="o"/>
      <w:lvlJc w:val="left"/>
      <w:pPr>
        <w:ind w:left="1440" w:hanging="360"/>
      </w:pPr>
      <w:rPr>
        <w:rFonts w:ascii="Courier New" w:hAnsi="Courier New" w:hint="default"/>
      </w:rPr>
    </w:lvl>
    <w:lvl w:ilvl="2" w:tplc="13863B7E">
      <w:start w:val="1"/>
      <w:numFmt w:val="bullet"/>
      <w:lvlText w:val=""/>
      <w:lvlJc w:val="left"/>
      <w:pPr>
        <w:ind w:left="2160" w:hanging="360"/>
      </w:pPr>
      <w:rPr>
        <w:rFonts w:ascii="Wingdings" w:hAnsi="Wingdings" w:hint="default"/>
      </w:rPr>
    </w:lvl>
    <w:lvl w:ilvl="3" w:tplc="A6B29914">
      <w:start w:val="1"/>
      <w:numFmt w:val="bullet"/>
      <w:lvlText w:val=""/>
      <w:lvlJc w:val="left"/>
      <w:pPr>
        <w:ind w:left="2880" w:hanging="360"/>
      </w:pPr>
      <w:rPr>
        <w:rFonts w:ascii="Symbol" w:hAnsi="Symbol" w:hint="default"/>
      </w:rPr>
    </w:lvl>
    <w:lvl w:ilvl="4" w:tplc="2D208322">
      <w:start w:val="1"/>
      <w:numFmt w:val="bullet"/>
      <w:lvlText w:val="o"/>
      <w:lvlJc w:val="left"/>
      <w:pPr>
        <w:ind w:left="3600" w:hanging="360"/>
      </w:pPr>
      <w:rPr>
        <w:rFonts w:ascii="Courier New" w:hAnsi="Courier New" w:hint="default"/>
      </w:rPr>
    </w:lvl>
    <w:lvl w:ilvl="5" w:tplc="3D72CD8C">
      <w:start w:val="1"/>
      <w:numFmt w:val="bullet"/>
      <w:lvlText w:val=""/>
      <w:lvlJc w:val="left"/>
      <w:pPr>
        <w:ind w:left="4320" w:hanging="360"/>
      </w:pPr>
      <w:rPr>
        <w:rFonts w:ascii="Wingdings" w:hAnsi="Wingdings" w:hint="default"/>
      </w:rPr>
    </w:lvl>
    <w:lvl w:ilvl="6" w:tplc="07EC2CC2">
      <w:start w:val="1"/>
      <w:numFmt w:val="bullet"/>
      <w:lvlText w:val=""/>
      <w:lvlJc w:val="left"/>
      <w:pPr>
        <w:ind w:left="5040" w:hanging="360"/>
      </w:pPr>
      <w:rPr>
        <w:rFonts w:ascii="Symbol" w:hAnsi="Symbol" w:hint="default"/>
      </w:rPr>
    </w:lvl>
    <w:lvl w:ilvl="7" w:tplc="9198F974">
      <w:start w:val="1"/>
      <w:numFmt w:val="bullet"/>
      <w:lvlText w:val="o"/>
      <w:lvlJc w:val="left"/>
      <w:pPr>
        <w:ind w:left="5760" w:hanging="360"/>
      </w:pPr>
      <w:rPr>
        <w:rFonts w:ascii="Courier New" w:hAnsi="Courier New" w:hint="default"/>
      </w:rPr>
    </w:lvl>
    <w:lvl w:ilvl="8" w:tplc="A46EA470">
      <w:start w:val="1"/>
      <w:numFmt w:val="bullet"/>
      <w:lvlText w:val=""/>
      <w:lvlJc w:val="left"/>
      <w:pPr>
        <w:ind w:left="6480" w:hanging="360"/>
      </w:pPr>
      <w:rPr>
        <w:rFonts w:ascii="Wingdings" w:hAnsi="Wingdings" w:hint="default"/>
      </w:rPr>
    </w:lvl>
  </w:abstractNum>
  <w:abstractNum w:abstractNumId="7"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76FF2"/>
    <w:multiLevelType w:val="hybridMultilevel"/>
    <w:tmpl w:val="C7D003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8A432D3"/>
    <w:multiLevelType w:val="hybridMultilevel"/>
    <w:tmpl w:val="1E12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2307BF"/>
    <w:multiLevelType w:val="hybridMultilevel"/>
    <w:tmpl w:val="77740E12"/>
    <w:lvl w:ilvl="0" w:tplc="CBBED9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16A38F0"/>
    <w:multiLevelType w:val="hybridMultilevel"/>
    <w:tmpl w:val="12D4C4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14"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16" w15:restartNumberingAfterBreak="0">
    <w:nsid w:val="19086A97"/>
    <w:multiLevelType w:val="hybridMultilevel"/>
    <w:tmpl w:val="D4D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3D0266"/>
    <w:multiLevelType w:val="hybridMultilevel"/>
    <w:tmpl w:val="5154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20"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21" w15:restartNumberingAfterBreak="0">
    <w:nsid w:val="227764BC"/>
    <w:multiLevelType w:val="hybridMultilevel"/>
    <w:tmpl w:val="67545E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24"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27" w15:restartNumberingAfterBreak="0">
    <w:nsid w:val="3B5E4AB3"/>
    <w:multiLevelType w:val="multilevel"/>
    <w:tmpl w:val="97CAB304"/>
    <w:lvl w:ilvl="0">
      <w:start w:val="1"/>
      <w:numFmt w:val="decimal"/>
      <w:lvlText w:val="%1."/>
      <w:lvlJc w:val="left"/>
      <w:pPr>
        <w:ind w:left="720" w:hanging="360"/>
      </w:pPr>
    </w:lvl>
    <w:lvl w:ilvl="1">
      <w:start w:val="1"/>
      <w:numFmt w:val="decimal"/>
      <w:pStyle w:val="Heading2"/>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3B81057C"/>
    <w:multiLevelType w:val="hybridMultilevel"/>
    <w:tmpl w:val="9A204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E94073E"/>
    <w:multiLevelType w:val="multilevel"/>
    <w:tmpl w:val="CCE4F15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1E40479"/>
    <w:multiLevelType w:val="hybridMultilevel"/>
    <w:tmpl w:val="CE567278"/>
    <w:lvl w:ilvl="0" w:tplc="CA384C26">
      <w:start w:val="1"/>
      <w:numFmt w:val="decimal"/>
      <w:lvlText w:val="Assumption %1:"/>
      <w:lvlJc w:val="left"/>
      <w:pPr>
        <w:ind w:left="785"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1" w15:restartNumberingAfterBreak="0">
    <w:nsid w:val="44DB4723"/>
    <w:multiLevelType w:val="hybridMultilevel"/>
    <w:tmpl w:val="A7948BF0"/>
    <w:lvl w:ilvl="0" w:tplc="FA5A0CCA">
      <w:start w:val="1"/>
      <w:numFmt w:val="bullet"/>
      <w:lvlText w:val=""/>
      <w:lvlJc w:val="left"/>
      <w:pPr>
        <w:ind w:left="720" w:hanging="360"/>
      </w:pPr>
      <w:rPr>
        <w:rFonts w:ascii="Symbol" w:hAnsi="Symbol" w:hint="default"/>
      </w:rPr>
    </w:lvl>
    <w:lvl w:ilvl="1" w:tplc="1D2C922C">
      <w:start w:val="1"/>
      <w:numFmt w:val="bullet"/>
      <w:lvlText w:val="o"/>
      <w:lvlJc w:val="left"/>
      <w:pPr>
        <w:ind w:left="1440" w:hanging="360"/>
      </w:pPr>
      <w:rPr>
        <w:rFonts w:ascii="Courier New" w:hAnsi="Courier New" w:hint="default"/>
      </w:rPr>
    </w:lvl>
    <w:lvl w:ilvl="2" w:tplc="43E659CE">
      <w:start w:val="1"/>
      <w:numFmt w:val="bullet"/>
      <w:lvlText w:val=""/>
      <w:lvlJc w:val="left"/>
      <w:pPr>
        <w:ind w:left="2160" w:hanging="360"/>
      </w:pPr>
      <w:rPr>
        <w:rFonts w:ascii="Wingdings" w:hAnsi="Wingdings" w:hint="default"/>
      </w:rPr>
    </w:lvl>
    <w:lvl w:ilvl="3" w:tplc="A08EF4D8">
      <w:start w:val="1"/>
      <w:numFmt w:val="bullet"/>
      <w:lvlText w:val=""/>
      <w:lvlJc w:val="left"/>
      <w:pPr>
        <w:ind w:left="2880" w:hanging="360"/>
      </w:pPr>
      <w:rPr>
        <w:rFonts w:ascii="Symbol" w:hAnsi="Symbol" w:hint="default"/>
      </w:rPr>
    </w:lvl>
    <w:lvl w:ilvl="4" w:tplc="BC6E7656">
      <w:start w:val="1"/>
      <w:numFmt w:val="bullet"/>
      <w:lvlText w:val="o"/>
      <w:lvlJc w:val="left"/>
      <w:pPr>
        <w:ind w:left="3600" w:hanging="360"/>
      </w:pPr>
      <w:rPr>
        <w:rFonts w:ascii="Courier New" w:hAnsi="Courier New" w:hint="default"/>
      </w:rPr>
    </w:lvl>
    <w:lvl w:ilvl="5" w:tplc="3560EEA6">
      <w:start w:val="1"/>
      <w:numFmt w:val="bullet"/>
      <w:lvlText w:val=""/>
      <w:lvlJc w:val="left"/>
      <w:pPr>
        <w:ind w:left="4320" w:hanging="360"/>
      </w:pPr>
      <w:rPr>
        <w:rFonts w:ascii="Wingdings" w:hAnsi="Wingdings" w:hint="default"/>
      </w:rPr>
    </w:lvl>
    <w:lvl w:ilvl="6" w:tplc="E252F5AC">
      <w:start w:val="1"/>
      <w:numFmt w:val="bullet"/>
      <w:lvlText w:val=""/>
      <w:lvlJc w:val="left"/>
      <w:pPr>
        <w:ind w:left="5040" w:hanging="360"/>
      </w:pPr>
      <w:rPr>
        <w:rFonts w:ascii="Symbol" w:hAnsi="Symbol" w:hint="default"/>
      </w:rPr>
    </w:lvl>
    <w:lvl w:ilvl="7" w:tplc="8F960A12">
      <w:start w:val="1"/>
      <w:numFmt w:val="bullet"/>
      <w:lvlText w:val="o"/>
      <w:lvlJc w:val="left"/>
      <w:pPr>
        <w:ind w:left="5760" w:hanging="360"/>
      </w:pPr>
      <w:rPr>
        <w:rFonts w:ascii="Courier New" w:hAnsi="Courier New" w:hint="default"/>
      </w:rPr>
    </w:lvl>
    <w:lvl w:ilvl="8" w:tplc="A9E414E4">
      <w:start w:val="1"/>
      <w:numFmt w:val="bullet"/>
      <w:lvlText w:val=""/>
      <w:lvlJc w:val="left"/>
      <w:pPr>
        <w:ind w:left="6480" w:hanging="360"/>
      </w:pPr>
      <w:rPr>
        <w:rFonts w:ascii="Wingdings" w:hAnsi="Wingdings" w:hint="default"/>
      </w:rPr>
    </w:lvl>
  </w:abstractNum>
  <w:abstractNum w:abstractNumId="32" w15:restartNumberingAfterBreak="0">
    <w:nsid w:val="460A2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5977D5"/>
    <w:multiLevelType w:val="hybridMultilevel"/>
    <w:tmpl w:val="F81E38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35"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36"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D52DF6"/>
    <w:multiLevelType w:val="multilevel"/>
    <w:tmpl w:val="BEB49A8C"/>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39" w15:restartNumberingAfterBreak="0">
    <w:nsid w:val="61D45935"/>
    <w:multiLevelType w:val="hybridMultilevel"/>
    <w:tmpl w:val="C164C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E31603"/>
    <w:multiLevelType w:val="hybridMultilevel"/>
    <w:tmpl w:val="49860896"/>
    <w:lvl w:ilvl="0" w:tplc="BFD4BF68">
      <w:start w:val="1"/>
      <w:numFmt w:val="bullet"/>
      <w:lvlText w:val=""/>
      <w:lvlJc w:val="left"/>
      <w:pPr>
        <w:ind w:left="720" w:hanging="360"/>
      </w:pPr>
      <w:rPr>
        <w:rFonts w:ascii="Symbol" w:hAnsi="Symbol" w:hint="default"/>
      </w:rPr>
    </w:lvl>
    <w:lvl w:ilvl="1" w:tplc="968052C6">
      <w:start w:val="1"/>
      <w:numFmt w:val="bullet"/>
      <w:lvlText w:val="o"/>
      <w:lvlJc w:val="left"/>
      <w:pPr>
        <w:ind w:left="1440" w:hanging="360"/>
      </w:pPr>
      <w:rPr>
        <w:rFonts w:ascii="Courier New" w:hAnsi="Courier New" w:hint="default"/>
      </w:rPr>
    </w:lvl>
    <w:lvl w:ilvl="2" w:tplc="EC5C0DFE">
      <w:start w:val="1"/>
      <w:numFmt w:val="bullet"/>
      <w:lvlText w:val=""/>
      <w:lvlJc w:val="left"/>
      <w:pPr>
        <w:ind w:left="2160" w:hanging="360"/>
      </w:pPr>
      <w:rPr>
        <w:rFonts w:ascii="Wingdings" w:hAnsi="Wingdings" w:hint="default"/>
      </w:rPr>
    </w:lvl>
    <w:lvl w:ilvl="3" w:tplc="1568BA6E">
      <w:start w:val="1"/>
      <w:numFmt w:val="bullet"/>
      <w:lvlText w:val=""/>
      <w:lvlJc w:val="left"/>
      <w:pPr>
        <w:ind w:left="2880" w:hanging="360"/>
      </w:pPr>
      <w:rPr>
        <w:rFonts w:ascii="Symbol" w:hAnsi="Symbol" w:hint="default"/>
      </w:rPr>
    </w:lvl>
    <w:lvl w:ilvl="4" w:tplc="BBDA3512">
      <w:start w:val="1"/>
      <w:numFmt w:val="bullet"/>
      <w:lvlText w:val="o"/>
      <w:lvlJc w:val="left"/>
      <w:pPr>
        <w:ind w:left="3600" w:hanging="360"/>
      </w:pPr>
      <w:rPr>
        <w:rFonts w:ascii="Courier New" w:hAnsi="Courier New" w:hint="default"/>
      </w:rPr>
    </w:lvl>
    <w:lvl w:ilvl="5" w:tplc="4912A0D2">
      <w:start w:val="1"/>
      <w:numFmt w:val="bullet"/>
      <w:lvlText w:val=""/>
      <w:lvlJc w:val="left"/>
      <w:pPr>
        <w:ind w:left="4320" w:hanging="360"/>
      </w:pPr>
      <w:rPr>
        <w:rFonts w:ascii="Wingdings" w:hAnsi="Wingdings" w:hint="default"/>
      </w:rPr>
    </w:lvl>
    <w:lvl w:ilvl="6" w:tplc="30C42DEE">
      <w:start w:val="1"/>
      <w:numFmt w:val="bullet"/>
      <w:lvlText w:val=""/>
      <w:lvlJc w:val="left"/>
      <w:pPr>
        <w:ind w:left="5040" w:hanging="360"/>
      </w:pPr>
      <w:rPr>
        <w:rFonts w:ascii="Symbol" w:hAnsi="Symbol" w:hint="default"/>
      </w:rPr>
    </w:lvl>
    <w:lvl w:ilvl="7" w:tplc="4A202BCE">
      <w:start w:val="1"/>
      <w:numFmt w:val="bullet"/>
      <w:lvlText w:val="o"/>
      <w:lvlJc w:val="left"/>
      <w:pPr>
        <w:ind w:left="5760" w:hanging="360"/>
      </w:pPr>
      <w:rPr>
        <w:rFonts w:ascii="Courier New" w:hAnsi="Courier New" w:hint="default"/>
      </w:rPr>
    </w:lvl>
    <w:lvl w:ilvl="8" w:tplc="F78A2072">
      <w:start w:val="1"/>
      <w:numFmt w:val="bullet"/>
      <w:lvlText w:val=""/>
      <w:lvlJc w:val="left"/>
      <w:pPr>
        <w:ind w:left="6480" w:hanging="360"/>
      </w:pPr>
      <w:rPr>
        <w:rFonts w:ascii="Wingdings" w:hAnsi="Wingdings" w:hint="default"/>
      </w:rPr>
    </w:lvl>
  </w:abstractNum>
  <w:abstractNum w:abstractNumId="42" w15:restartNumberingAfterBreak="0">
    <w:nsid w:val="66FA5A01"/>
    <w:multiLevelType w:val="hybridMultilevel"/>
    <w:tmpl w:val="1D5C92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C41259"/>
    <w:multiLevelType w:val="hybridMultilevel"/>
    <w:tmpl w:val="B20E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E6038C"/>
    <w:multiLevelType w:val="hybridMultilevel"/>
    <w:tmpl w:val="5E067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A1C04AF"/>
    <w:multiLevelType w:val="hybridMultilevel"/>
    <w:tmpl w:val="E04095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6CA95EB5"/>
    <w:multiLevelType w:val="hybridMultilevel"/>
    <w:tmpl w:val="C6A677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EDE0FE8"/>
    <w:multiLevelType w:val="hybridMultilevel"/>
    <w:tmpl w:val="850A5B0C"/>
    <w:lvl w:ilvl="0" w:tplc="0415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15:restartNumberingAfterBreak="0">
    <w:nsid w:val="6FBB32DF"/>
    <w:multiLevelType w:val="hybridMultilevel"/>
    <w:tmpl w:val="BE12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293284"/>
    <w:multiLevelType w:val="hybridMultilevel"/>
    <w:tmpl w:val="63564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abstractNum w:abstractNumId="51" w15:restartNumberingAfterBreak="0">
    <w:nsid w:val="76AB5190"/>
    <w:multiLevelType w:val="hybridMultilevel"/>
    <w:tmpl w:val="6F0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DA7597"/>
    <w:multiLevelType w:val="hybridMultilevel"/>
    <w:tmpl w:val="E724025A"/>
    <w:lvl w:ilvl="0" w:tplc="7F508DF0">
      <w:start w:val="1"/>
      <w:numFmt w:val="bullet"/>
      <w:lvlText w:val=""/>
      <w:lvlJc w:val="left"/>
      <w:pPr>
        <w:ind w:left="720" w:hanging="360"/>
      </w:pPr>
      <w:rPr>
        <w:rFonts w:ascii="Symbol" w:hAnsi="Symbol" w:hint="default"/>
      </w:rPr>
    </w:lvl>
    <w:lvl w:ilvl="1" w:tplc="9FC4AD62">
      <w:start w:val="1"/>
      <w:numFmt w:val="bullet"/>
      <w:lvlText w:val="o"/>
      <w:lvlJc w:val="left"/>
      <w:pPr>
        <w:ind w:left="1440" w:hanging="360"/>
      </w:pPr>
      <w:rPr>
        <w:rFonts w:ascii="Courier New" w:hAnsi="Courier New" w:hint="default"/>
      </w:rPr>
    </w:lvl>
    <w:lvl w:ilvl="2" w:tplc="18F4916E">
      <w:start w:val="1"/>
      <w:numFmt w:val="bullet"/>
      <w:lvlText w:val=""/>
      <w:lvlJc w:val="left"/>
      <w:pPr>
        <w:ind w:left="2160" w:hanging="360"/>
      </w:pPr>
      <w:rPr>
        <w:rFonts w:ascii="Wingdings" w:hAnsi="Wingdings" w:hint="default"/>
      </w:rPr>
    </w:lvl>
    <w:lvl w:ilvl="3" w:tplc="A1C46170">
      <w:start w:val="1"/>
      <w:numFmt w:val="bullet"/>
      <w:lvlText w:val=""/>
      <w:lvlJc w:val="left"/>
      <w:pPr>
        <w:ind w:left="2880" w:hanging="360"/>
      </w:pPr>
      <w:rPr>
        <w:rFonts w:ascii="Symbol" w:hAnsi="Symbol" w:hint="default"/>
      </w:rPr>
    </w:lvl>
    <w:lvl w:ilvl="4" w:tplc="5B38D394">
      <w:start w:val="1"/>
      <w:numFmt w:val="bullet"/>
      <w:lvlText w:val="o"/>
      <w:lvlJc w:val="left"/>
      <w:pPr>
        <w:ind w:left="3600" w:hanging="360"/>
      </w:pPr>
      <w:rPr>
        <w:rFonts w:ascii="Courier New" w:hAnsi="Courier New" w:hint="default"/>
      </w:rPr>
    </w:lvl>
    <w:lvl w:ilvl="5" w:tplc="4CE8D666">
      <w:start w:val="1"/>
      <w:numFmt w:val="bullet"/>
      <w:lvlText w:val=""/>
      <w:lvlJc w:val="left"/>
      <w:pPr>
        <w:ind w:left="4320" w:hanging="360"/>
      </w:pPr>
      <w:rPr>
        <w:rFonts w:ascii="Wingdings" w:hAnsi="Wingdings" w:hint="default"/>
      </w:rPr>
    </w:lvl>
    <w:lvl w:ilvl="6" w:tplc="86C0EF04">
      <w:start w:val="1"/>
      <w:numFmt w:val="bullet"/>
      <w:lvlText w:val=""/>
      <w:lvlJc w:val="left"/>
      <w:pPr>
        <w:ind w:left="5040" w:hanging="360"/>
      </w:pPr>
      <w:rPr>
        <w:rFonts w:ascii="Symbol" w:hAnsi="Symbol" w:hint="default"/>
      </w:rPr>
    </w:lvl>
    <w:lvl w:ilvl="7" w:tplc="19EE0436">
      <w:start w:val="1"/>
      <w:numFmt w:val="bullet"/>
      <w:lvlText w:val="o"/>
      <w:lvlJc w:val="left"/>
      <w:pPr>
        <w:ind w:left="5760" w:hanging="360"/>
      </w:pPr>
      <w:rPr>
        <w:rFonts w:ascii="Courier New" w:hAnsi="Courier New" w:hint="default"/>
      </w:rPr>
    </w:lvl>
    <w:lvl w:ilvl="8" w:tplc="D1180A82">
      <w:start w:val="1"/>
      <w:numFmt w:val="bullet"/>
      <w:lvlText w:val=""/>
      <w:lvlJc w:val="left"/>
      <w:pPr>
        <w:ind w:left="6480" w:hanging="360"/>
      </w:pPr>
      <w:rPr>
        <w:rFonts w:ascii="Wingdings" w:hAnsi="Wingdings" w:hint="default"/>
      </w:rPr>
    </w:lvl>
  </w:abstractNum>
  <w:abstractNum w:abstractNumId="53" w15:restartNumberingAfterBreak="0">
    <w:nsid w:val="7FCD31D1"/>
    <w:multiLevelType w:val="hybridMultilevel"/>
    <w:tmpl w:val="BE5EA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FEF4E3F"/>
    <w:multiLevelType w:val="hybridMultilevel"/>
    <w:tmpl w:val="18446CE6"/>
    <w:lvl w:ilvl="0" w:tplc="1BE0E7B4">
      <w:start w:val="1"/>
      <w:numFmt w:val="bullet"/>
      <w:lvlText w:val=""/>
      <w:lvlJc w:val="left"/>
      <w:pPr>
        <w:ind w:left="720" w:hanging="360"/>
      </w:pPr>
      <w:rPr>
        <w:rFonts w:ascii="Symbol" w:hAnsi="Symbol" w:hint="default"/>
      </w:rPr>
    </w:lvl>
    <w:lvl w:ilvl="1" w:tplc="A7760E0A">
      <w:start w:val="1"/>
      <w:numFmt w:val="bullet"/>
      <w:lvlText w:val="o"/>
      <w:lvlJc w:val="left"/>
      <w:pPr>
        <w:ind w:left="1440" w:hanging="360"/>
      </w:pPr>
      <w:rPr>
        <w:rFonts w:ascii="Courier New" w:hAnsi="Courier New" w:hint="default"/>
      </w:rPr>
    </w:lvl>
    <w:lvl w:ilvl="2" w:tplc="EBC467D2">
      <w:start w:val="1"/>
      <w:numFmt w:val="bullet"/>
      <w:lvlText w:val=""/>
      <w:lvlJc w:val="left"/>
      <w:pPr>
        <w:ind w:left="2160" w:hanging="360"/>
      </w:pPr>
      <w:rPr>
        <w:rFonts w:ascii="Wingdings" w:hAnsi="Wingdings" w:hint="default"/>
      </w:rPr>
    </w:lvl>
    <w:lvl w:ilvl="3" w:tplc="6A967CFE">
      <w:start w:val="1"/>
      <w:numFmt w:val="bullet"/>
      <w:lvlText w:val=""/>
      <w:lvlJc w:val="left"/>
      <w:pPr>
        <w:ind w:left="2880" w:hanging="360"/>
      </w:pPr>
      <w:rPr>
        <w:rFonts w:ascii="Symbol" w:hAnsi="Symbol" w:hint="default"/>
      </w:rPr>
    </w:lvl>
    <w:lvl w:ilvl="4" w:tplc="98F0C4F4">
      <w:start w:val="1"/>
      <w:numFmt w:val="bullet"/>
      <w:lvlText w:val="o"/>
      <w:lvlJc w:val="left"/>
      <w:pPr>
        <w:ind w:left="3600" w:hanging="360"/>
      </w:pPr>
      <w:rPr>
        <w:rFonts w:ascii="Courier New" w:hAnsi="Courier New" w:hint="default"/>
      </w:rPr>
    </w:lvl>
    <w:lvl w:ilvl="5" w:tplc="5C4097D6">
      <w:start w:val="1"/>
      <w:numFmt w:val="bullet"/>
      <w:lvlText w:val=""/>
      <w:lvlJc w:val="left"/>
      <w:pPr>
        <w:ind w:left="4320" w:hanging="360"/>
      </w:pPr>
      <w:rPr>
        <w:rFonts w:ascii="Wingdings" w:hAnsi="Wingdings" w:hint="default"/>
      </w:rPr>
    </w:lvl>
    <w:lvl w:ilvl="6" w:tplc="76727014">
      <w:start w:val="1"/>
      <w:numFmt w:val="bullet"/>
      <w:lvlText w:val=""/>
      <w:lvlJc w:val="left"/>
      <w:pPr>
        <w:ind w:left="5040" w:hanging="360"/>
      </w:pPr>
      <w:rPr>
        <w:rFonts w:ascii="Symbol" w:hAnsi="Symbol" w:hint="default"/>
      </w:rPr>
    </w:lvl>
    <w:lvl w:ilvl="7" w:tplc="17347CC0">
      <w:start w:val="1"/>
      <w:numFmt w:val="bullet"/>
      <w:lvlText w:val="o"/>
      <w:lvlJc w:val="left"/>
      <w:pPr>
        <w:ind w:left="5760" w:hanging="360"/>
      </w:pPr>
      <w:rPr>
        <w:rFonts w:ascii="Courier New" w:hAnsi="Courier New" w:hint="default"/>
      </w:rPr>
    </w:lvl>
    <w:lvl w:ilvl="8" w:tplc="54B4E62A">
      <w:start w:val="1"/>
      <w:numFmt w:val="bullet"/>
      <w:lvlText w:val=""/>
      <w:lvlJc w:val="left"/>
      <w:pPr>
        <w:ind w:left="6480" w:hanging="360"/>
      </w:pPr>
      <w:rPr>
        <w:rFonts w:ascii="Wingdings" w:hAnsi="Wingdings" w:hint="default"/>
      </w:rPr>
    </w:lvl>
  </w:abstractNum>
  <w:num w:numId="1">
    <w:abstractNumId w:val="15"/>
  </w:num>
  <w:num w:numId="2">
    <w:abstractNumId w:val="54"/>
  </w:num>
  <w:num w:numId="3">
    <w:abstractNumId w:val="34"/>
  </w:num>
  <w:num w:numId="4">
    <w:abstractNumId w:val="13"/>
  </w:num>
  <w:num w:numId="5">
    <w:abstractNumId w:val="52"/>
  </w:num>
  <w:num w:numId="6">
    <w:abstractNumId w:val="31"/>
  </w:num>
  <w:num w:numId="7">
    <w:abstractNumId w:val="41"/>
  </w:num>
  <w:num w:numId="8">
    <w:abstractNumId w:val="6"/>
  </w:num>
  <w:num w:numId="9">
    <w:abstractNumId w:val="14"/>
  </w:num>
  <w:num w:numId="10">
    <w:abstractNumId w:val="30"/>
  </w:num>
  <w:num w:numId="11">
    <w:abstractNumId w:val="25"/>
  </w:num>
  <w:num w:numId="12">
    <w:abstractNumId w:val="40"/>
  </w:num>
  <w:num w:numId="13">
    <w:abstractNumId w:val="16"/>
  </w:num>
  <w:num w:numId="14">
    <w:abstractNumId w:val="22"/>
  </w:num>
  <w:num w:numId="15">
    <w:abstractNumId w:val="2"/>
  </w:num>
  <w:num w:numId="16">
    <w:abstractNumId w:val="11"/>
  </w:num>
  <w:num w:numId="17">
    <w:abstractNumId w:val="42"/>
  </w:num>
  <w:num w:numId="18">
    <w:abstractNumId w:val="51"/>
  </w:num>
  <w:num w:numId="19">
    <w:abstractNumId w:val="49"/>
  </w:num>
  <w:num w:numId="20">
    <w:abstractNumId w:val="24"/>
  </w:num>
  <w:num w:numId="21">
    <w:abstractNumId w:val="14"/>
  </w:num>
  <w:num w:numId="22">
    <w:abstractNumId w:val="14"/>
  </w:num>
  <w:num w:numId="23">
    <w:abstractNumId w:val="19"/>
  </w:num>
  <w:num w:numId="24">
    <w:abstractNumId w:val="27"/>
  </w:num>
  <w:num w:numId="25">
    <w:abstractNumId w:val="32"/>
  </w:num>
  <w:num w:numId="26">
    <w:abstractNumId w:val="29"/>
  </w:num>
  <w:num w:numId="27">
    <w:abstractNumId w:val="29"/>
  </w:num>
  <w:num w:numId="28">
    <w:abstractNumId w:val="29"/>
    <w:lvlOverride w:ilvl="0">
      <w:startOverride w:val="2"/>
    </w:lvlOverride>
    <w:lvlOverride w:ilvl="1">
      <w:startOverride w:val="1"/>
    </w:lvlOverride>
  </w:num>
  <w:num w:numId="29">
    <w:abstractNumId w:val="29"/>
  </w:num>
  <w:num w:numId="30">
    <w:abstractNumId w:val="7"/>
  </w:num>
  <w:num w:numId="31">
    <w:abstractNumId w:val="35"/>
  </w:num>
  <w:num w:numId="32">
    <w:abstractNumId w:val="20"/>
  </w:num>
  <w:num w:numId="33">
    <w:abstractNumId w:val="26"/>
  </w:num>
  <w:num w:numId="34">
    <w:abstractNumId w:val="50"/>
  </w:num>
  <w:num w:numId="35">
    <w:abstractNumId w:val="36"/>
  </w:num>
  <w:num w:numId="36">
    <w:abstractNumId w:val="17"/>
  </w:num>
  <w:num w:numId="37">
    <w:abstractNumId w:val="23"/>
  </w:num>
  <w:num w:numId="38">
    <w:abstractNumId w:val="38"/>
  </w:num>
  <w:num w:numId="39">
    <w:abstractNumId w:val="27"/>
  </w:num>
  <w:num w:numId="40">
    <w:abstractNumId w:val="10"/>
  </w:num>
  <w:num w:numId="41">
    <w:abstractNumId w:val="5"/>
  </w:num>
  <w:num w:numId="42">
    <w:abstractNumId w:val="37"/>
  </w:num>
  <w:num w:numId="43">
    <w:abstractNumId w:val="9"/>
  </w:num>
  <w:num w:numId="44">
    <w:abstractNumId w:val="48"/>
  </w:num>
  <w:num w:numId="45">
    <w:abstractNumId w:val="18"/>
  </w:num>
  <w:num w:numId="46">
    <w:abstractNumId w:val="3"/>
  </w:num>
  <w:num w:numId="47">
    <w:abstractNumId w:val="21"/>
  </w:num>
  <w:num w:numId="48">
    <w:abstractNumId w:val="45"/>
  </w:num>
  <w:num w:numId="49">
    <w:abstractNumId w:val="46"/>
  </w:num>
  <w:num w:numId="50">
    <w:abstractNumId w:val="39"/>
  </w:num>
  <w:num w:numId="51">
    <w:abstractNumId w:val="44"/>
  </w:num>
  <w:num w:numId="52">
    <w:abstractNumId w:val="28"/>
  </w:num>
  <w:num w:numId="53">
    <w:abstractNumId w:val="53"/>
  </w:num>
  <w:num w:numId="54">
    <w:abstractNumId w:val="33"/>
  </w:num>
  <w:num w:numId="55">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
  </w:num>
  <w:num w:numId="57">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num>
  <w:num w:numId="59">
    <w:abstractNumId w:val="4"/>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3"/>
  </w:num>
  <w:num w:numId="62">
    <w:abstractNumId w:val="29"/>
    <w:lvlOverride w:ilvl="0">
      <w:startOverride w:val="4"/>
    </w:lvlOverride>
    <w:lvlOverride w:ilvl="1">
      <w:startOverride w:val="1"/>
    </w:lvlOverride>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ilia Jankowska">
    <w15:presenceInfo w15:providerId="Windows Live" w15:userId="716125ab883408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3NLMwtjAxsTA1tbRQ0lEKTi0uzszPAykwNqwFAIC13LUtAAAA"/>
  </w:docVars>
  <w:rsids>
    <w:rsidRoot w:val="00967E71"/>
    <w:rsid w:val="00000750"/>
    <w:rsid w:val="00001049"/>
    <w:rsid w:val="0000143C"/>
    <w:rsid w:val="0000294F"/>
    <w:rsid w:val="00003E81"/>
    <w:rsid w:val="00004943"/>
    <w:rsid w:val="0000668A"/>
    <w:rsid w:val="00007A0C"/>
    <w:rsid w:val="00011A54"/>
    <w:rsid w:val="00014CE5"/>
    <w:rsid w:val="000178CE"/>
    <w:rsid w:val="000178E9"/>
    <w:rsid w:val="00020EA9"/>
    <w:rsid w:val="0002141D"/>
    <w:rsid w:val="00023A9F"/>
    <w:rsid w:val="00024F11"/>
    <w:rsid w:val="00027B88"/>
    <w:rsid w:val="0003158E"/>
    <w:rsid w:val="00032A8D"/>
    <w:rsid w:val="000330C6"/>
    <w:rsid w:val="0003313C"/>
    <w:rsid w:val="00041540"/>
    <w:rsid w:val="00046617"/>
    <w:rsid w:val="00046A67"/>
    <w:rsid w:val="000500D3"/>
    <w:rsid w:val="00051C3A"/>
    <w:rsid w:val="00052245"/>
    <w:rsid w:val="00052BB3"/>
    <w:rsid w:val="00053181"/>
    <w:rsid w:val="00054158"/>
    <w:rsid w:val="00055AF9"/>
    <w:rsid w:val="00056ED1"/>
    <w:rsid w:val="00057050"/>
    <w:rsid w:val="00060931"/>
    <w:rsid w:val="00060997"/>
    <w:rsid w:val="000635D0"/>
    <w:rsid w:val="00064C70"/>
    <w:rsid w:val="000663BB"/>
    <w:rsid w:val="00075F31"/>
    <w:rsid w:val="00081F00"/>
    <w:rsid w:val="000828F9"/>
    <w:rsid w:val="000829DC"/>
    <w:rsid w:val="00082EB1"/>
    <w:rsid w:val="00083CB9"/>
    <w:rsid w:val="0008408B"/>
    <w:rsid w:val="000856B7"/>
    <w:rsid w:val="00085722"/>
    <w:rsid w:val="000859F9"/>
    <w:rsid w:val="00085D04"/>
    <w:rsid w:val="000875B5"/>
    <w:rsid w:val="000876B3"/>
    <w:rsid w:val="00087AE5"/>
    <w:rsid w:val="00087D3B"/>
    <w:rsid w:val="00087D47"/>
    <w:rsid w:val="000914A2"/>
    <w:rsid w:val="0009232E"/>
    <w:rsid w:val="0009271D"/>
    <w:rsid w:val="00093C23"/>
    <w:rsid w:val="00093D19"/>
    <w:rsid w:val="0009541F"/>
    <w:rsid w:val="00095CC1"/>
    <w:rsid w:val="00095EF0"/>
    <w:rsid w:val="000971F9"/>
    <w:rsid w:val="000A1B0D"/>
    <w:rsid w:val="000A69E2"/>
    <w:rsid w:val="000A6F40"/>
    <w:rsid w:val="000A7E42"/>
    <w:rsid w:val="000B142B"/>
    <w:rsid w:val="000B1609"/>
    <w:rsid w:val="000B1800"/>
    <w:rsid w:val="000B18FF"/>
    <w:rsid w:val="000B1918"/>
    <w:rsid w:val="000B2571"/>
    <w:rsid w:val="000B2C97"/>
    <w:rsid w:val="000B311D"/>
    <w:rsid w:val="000B3EE3"/>
    <w:rsid w:val="000B529E"/>
    <w:rsid w:val="000B73A6"/>
    <w:rsid w:val="000C0366"/>
    <w:rsid w:val="000C3205"/>
    <w:rsid w:val="000C3F49"/>
    <w:rsid w:val="000C50FC"/>
    <w:rsid w:val="000C6658"/>
    <w:rsid w:val="000C7A55"/>
    <w:rsid w:val="000D1BB9"/>
    <w:rsid w:val="000D27D1"/>
    <w:rsid w:val="000D30DE"/>
    <w:rsid w:val="000D3855"/>
    <w:rsid w:val="000D733D"/>
    <w:rsid w:val="000D7BC5"/>
    <w:rsid w:val="000E126D"/>
    <w:rsid w:val="000E3007"/>
    <w:rsid w:val="000E3B4F"/>
    <w:rsid w:val="000E594F"/>
    <w:rsid w:val="000E595C"/>
    <w:rsid w:val="000E61FA"/>
    <w:rsid w:val="000F131E"/>
    <w:rsid w:val="000F2C88"/>
    <w:rsid w:val="000F6DEC"/>
    <w:rsid w:val="000F746A"/>
    <w:rsid w:val="00101408"/>
    <w:rsid w:val="00102A2D"/>
    <w:rsid w:val="00103776"/>
    <w:rsid w:val="001046CC"/>
    <w:rsid w:val="00105855"/>
    <w:rsid w:val="001073C8"/>
    <w:rsid w:val="00112479"/>
    <w:rsid w:val="00115150"/>
    <w:rsid w:val="001155BF"/>
    <w:rsid w:val="00121F84"/>
    <w:rsid w:val="00123A28"/>
    <w:rsid w:val="001241A5"/>
    <w:rsid w:val="00124262"/>
    <w:rsid w:val="0012484D"/>
    <w:rsid w:val="00124C49"/>
    <w:rsid w:val="00125B80"/>
    <w:rsid w:val="001278A2"/>
    <w:rsid w:val="0013077F"/>
    <w:rsid w:val="00136093"/>
    <w:rsid w:val="001360F4"/>
    <w:rsid w:val="00136EF2"/>
    <w:rsid w:val="00137B82"/>
    <w:rsid w:val="00140C82"/>
    <w:rsid w:val="00140F1E"/>
    <w:rsid w:val="001412A7"/>
    <w:rsid w:val="00141FEB"/>
    <w:rsid w:val="00152B62"/>
    <w:rsid w:val="00152E49"/>
    <w:rsid w:val="00152E5D"/>
    <w:rsid w:val="001535EE"/>
    <w:rsid w:val="0015376F"/>
    <w:rsid w:val="001556F4"/>
    <w:rsid w:val="0016341E"/>
    <w:rsid w:val="00164BF8"/>
    <w:rsid w:val="00167CF8"/>
    <w:rsid w:val="00172AA1"/>
    <w:rsid w:val="001759D2"/>
    <w:rsid w:val="00176B3E"/>
    <w:rsid w:val="001800F6"/>
    <w:rsid w:val="001821A4"/>
    <w:rsid w:val="00185626"/>
    <w:rsid w:val="00185ECD"/>
    <w:rsid w:val="0019128B"/>
    <w:rsid w:val="00193F8B"/>
    <w:rsid w:val="001962FE"/>
    <w:rsid w:val="00196C42"/>
    <w:rsid w:val="00196EB7"/>
    <w:rsid w:val="001A0DFD"/>
    <w:rsid w:val="001A1AB8"/>
    <w:rsid w:val="001A213F"/>
    <w:rsid w:val="001A6EB0"/>
    <w:rsid w:val="001A7308"/>
    <w:rsid w:val="001A77DC"/>
    <w:rsid w:val="001B1300"/>
    <w:rsid w:val="001B15CA"/>
    <w:rsid w:val="001B3003"/>
    <w:rsid w:val="001B58F5"/>
    <w:rsid w:val="001B5CC4"/>
    <w:rsid w:val="001B6745"/>
    <w:rsid w:val="001C01BB"/>
    <w:rsid w:val="001C2B6F"/>
    <w:rsid w:val="001C3DC0"/>
    <w:rsid w:val="001C49CB"/>
    <w:rsid w:val="001C5872"/>
    <w:rsid w:val="001C587C"/>
    <w:rsid w:val="001C7689"/>
    <w:rsid w:val="001D17E8"/>
    <w:rsid w:val="001D5D94"/>
    <w:rsid w:val="001D6C53"/>
    <w:rsid w:val="001D6DAF"/>
    <w:rsid w:val="001D7F05"/>
    <w:rsid w:val="001E0AD2"/>
    <w:rsid w:val="001E0FF2"/>
    <w:rsid w:val="001E107E"/>
    <w:rsid w:val="001E12C0"/>
    <w:rsid w:val="001E2FCE"/>
    <w:rsid w:val="001E6E21"/>
    <w:rsid w:val="001F2EFC"/>
    <w:rsid w:val="001F3816"/>
    <w:rsid w:val="001F67A2"/>
    <w:rsid w:val="001F6FB0"/>
    <w:rsid w:val="00202788"/>
    <w:rsid w:val="002044B8"/>
    <w:rsid w:val="002054A2"/>
    <w:rsid w:val="002054FC"/>
    <w:rsid w:val="00206D6D"/>
    <w:rsid w:val="0021082B"/>
    <w:rsid w:val="00210A0C"/>
    <w:rsid w:val="00211F88"/>
    <w:rsid w:val="00212335"/>
    <w:rsid w:val="00212EDF"/>
    <w:rsid w:val="00215068"/>
    <w:rsid w:val="00215F04"/>
    <w:rsid w:val="00216B08"/>
    <w:rsid w:val="00216BF5"/>
    <w:rsid w:val="00216E00"/>
    <w:rsid w:val="00220C06"/>
    <w:rsid w:val="00221954"/>
    <w:rsid w:val="002237BF"/>
    <w:rsid w:val="002255E1"/>
    <w:rsid w:val="0023178B"/>
    <w:rsid w:val="0023297B"/>
    <w:rsid w:val="00232AAA"/>
    <w:rsid w:val="002332F1"/>
    <w:rsid w:val="00233C0E"/>
    <w:rsid w:val="00246CEE"/>
    <w:rsid w:val="00247377"/>
    <w:rsid w:val="002476A8"/>
    <w:rsid w:val="00247B8A"/>
    <w:rsid w:val="00250861"/>
    <w:rsid w:val="00251CAD"/>
    <w:rsid w:val="002525C5"/>
    <w:rsid w:val="002537F2"/>
    <w:rsid w:val="00255D19"/>
    <w:rsid w:val="00257C4E"/>
    <w:rsid w:val="00260326"/>
    <w:rsid w:val="002603E9"/>
    <w:rsid w:val="00262912"/>
    <w:rsid w:val="00263244"/>
    <w:rsid w:val="0026327C"/>
    <w:rsid w:val="00264D1A"/>
    <w:rsid w:val="002653C4"/>
    <w:rsid w:val="00266635"/>
    <w:rsid w:val="00270442"/>
    <w:rsid w:val="00270ECD"/>
    <w:rsid w:val="00272912"/>
    <w:rsid w:val="00274B56"/>
    <w:rsid w:val="00281B76"/>
    <w:rsid w:val="00282D24"/>
    <w:rsid w:val="00283529"/>
    <w:rsid w:val="00286F27"/>
    <w:rsid w:val="00287A97"/>
    <w:rsid w:val="00290D71"/>
    <w:rsid w:val="00291D3C"/>
    <w:rsid w:val="00293F9E"/>
    <w:rsid w:val="00294DD2"/>
    <w:rsid w:val="00295B82"/>
    <w:rsid w:val="00296302"/>
    <w:rsid w:val="002973E2"/>
    <w:rsid w:val="00297B78"/>
    <w:rsid w:val="002A0CB9"/>
    <w:rsid w:val="002A17EA"/>
    <w:rsid w:val="002A21B5"/>
    <w:rsid w:val="002A4E84"/>
    <w:rsid w:val="002A4FFF"/>
    <w:rsid w:val="002A62C7"/>
    <w:rsid w:val="002A6892"/>
    <w:rsid w:val="002A757A"/>
    <w:rsid w:val="002B0388"/>
    <w:rsid w:val="002B2A9D"/>
    <w:rsid w:val="002B4E23"/>
    <w:rsid w:val="002C0282"/>
    <w:rsid w:val="002C219D"/>
    <w:rsid w:val="002C4701"/>
    <w:rsid w:val="002C54F3"/>
    <w:rsid w:val="002C7643"/>
    <w:rsid w:val="002D0753"/>
    <w:rsid w:val="002D23F0"/>
    <w:rsid w:val="002D265A"/>
    <w:rsid w:val="002D402C"/>
    <w:rsid w:val="002D4B9E"/>
    <w:rsid w:val="002D5C14"/>
    <w:rsid w:val="002D6588"/>
    <w:rsid w:val="002D6F1F"/>
    <w:rsid w:val="002D7F93"/>
    <w:rsid w:val="002E1070"/>
    <w:rsid w:val="002E49AA"/>
    <w:rsid w:val="002E53F8"/>
    <w:rsid w:val="002E69FF"/>
    <w:rsid w:val="002F1DA0"/>
    <w:rsid w:val="002F259A"/>
    <w:rsid w:val="002F3D60"/>
    <w:rsid w:val="002F53E9"/>
    <w:rsid w:val="0030099E"/>
    <w:rsid w:val="00300BB1"/>
    <w:rsid w:val="00300CEE"/>
    <w:rsid w:val="00302619"/>
    <w:rsid w:val="00302B90"/>
    <w:rsid w:val="00303670"/>
    <w:rsid w:val="00304B1F"/>
    <w:rsid w:val="00306076"/>
    <w:rsid w:val="003069EE"/>
    <w:rsid w:val="00307999"/>
    <w:rsid w:val="00311ED7"/>
    <w:rsid w:val="0031322B"/>
    <w:rsid w:val="0031552B"/>
    <w:rsid w:val="0032014E"/>
    <w:rsid w:val="0032353F"/>
    <w:rsid w:val="0032431E"/>
    <w:rsid w:val="003249FA"/>
    <w:rsid w:val="00325925"/>
    <w:rsid w:val="00325AF7"/>
    <w:rsid w:val="003260E9"/>
    <w:rsid w:val="00327951"/>
    <w:rsid w:val="00327B08"/>
    <w:rsid w:val="003304C3"/>
    <w:rsid w:val="00330ACF"/>
    <w:rsid w:val="00333465"/>
    <w:rsid w:val="00333492"/>
    <w:rsid w:val="00333748"/>
    <w:rsid w:val="00335286"/>
    <w:rsid w:val="00335526"/>
    <w:rsid w:val="003376BA"/>
    <w:rsid w:val="00341243"/>
    <w:rsid w:val="00343CEB"/>
    <w:rsid w:val="00344262"/>
    <w:rsid w:val="003456E8"/>
    <w:rsid w:val="003466EF"/>
    <w:rsid w:val="0034746E"/>
    <w:rsid w:val="0035210F"/>
    <w:rsid w:val="0035617F"/>
    <w:rsid w:val="0035775E"/>
    <w:rsid w:val="00357A12"/>
    <w:rsid w:val="003616CC"/>
    <w:rsid w:val="00361FB4"/>
    <w:rsid w:val="003661CF"/>
    <w:rsid w:val="003675B1"/>
    <w:rsid w:val="00367667"/>
    <w:rsid w:val="0037089C"/>
    <w:rsid w:val="003717B0"/>
    <w:rsid w:val="003727F8"/>
    <w:rsid w:val="00374564"/>
    <w:rsid w:val="003761CC"/>
    <w:rsid w:val="00376E2C"/>
    <w:rsid w:val="00377453"/>
    <w:rsid w:val="00380021"/>
    <w:rsid w:val="0038334F"/>
    <w:rsid w:val="003858E8"/>
    <w:rsid w:val="003874CE"/>
    <w:rsid w:val="003909C1"/>
    <w:rsid w:val="00390A20"/>
    <w:rsid w:val="00390D40"/>
    <w:rsid w:val="003922A1"/>
    <w:rsid w:val="00392A65"/>
    <w:rsid w:val="003947B9"/>
    <w:rsid w:val="00394D36"/>
    <w:rsid w:val="00395868"/>
    <w:rsid w:val="00396CB5"/>
    <w:rsid w:val="003A0234"/>
    <w:rsid w:val="003A180B"/>
    <w:rsid w:val="003A2697"/>
    <w:rsid w:val="003A3F53"/>
    <w:rsid w:val="003A4CBC"/>
    <w:rsid w:val="003A7929"/>
    <w:rsid w:val="003A7FE2"/>
    <w:rsid w:val="003B1580"/>
    <w:rsid w:val="003B1EF1"/>
    <w:rsid w:val="003B2331"/>
    <w:rsid w:val="003B2BDF"/>
    <w:rsid w:val="003B4C27"/>
    <w:rsid w:val="003B4F9F"/>
    <w:rsid w:val="003C025A"/>
    <w:rsid w:val="003C044C"/>
    <w:rsid w:val="003C04AF"/>
    <w:rsid w:val="003C2441"/>
    <w:rsid w:val="003C3271"/>
    <w:rsid w:val="003C69B0"/>
    <w:rsid w:val="003D0DB7"/>
    <w:rsid w:val="003D1020"/>
    <w:rsid w:val="003D1511"/>
    <w:rsid w:val="003D2507"/>
    <w:rsid w:val="003D3458"/>
    <w:rsid w:val="003D40A9"/>
    <w:rsid w:val="003D5A02"/>
    <w:rsid w:val="003E0422"/>
    <w:rsid w:val="003E0AE3"/>
    <w:rsid w:val="003E17FC"/>
    <w:rsid w:val="003E30B0"/>
    <w:rsid w:val="003E5803"/>
    <w:rsid w:val="003F01AD"/>
    <w:rsid w:val="003F40B7"/>
    <w:rsid w:val="003F59FD"/>
    <w:rsid w:val="003F6000"/>
    <w:rsid w:val="00400783"/>
    <w:rsid w:val="00402111"/>
    <w:rsid w:val="00403006"/>
    <w:rsid w:val="004057C8"/>
    <w:rsid w:val="00407F88"/>
    <w:rsid w:val="00411333"/>
    <w:rsid w:val="00411CD1"/>
    <w:rsid w:val="00412D33"/>
    <w:rsid w:val="0041398C"/>
    <w:rsid w:val="00414B81"/>
    <w:rsid w:val="004150EC"/>
    <w:rsid w:val="004168D7"/>
    <w:rsid w:val="00416A4B"/>
    <w:rsid w:val="00416F0D"/>
    <w:rsid w:val="00417134"/>
    <w:rsid w:val="00417B61"/>
    <w:rsid w:val="00423AD2"/>
    <w:rsid w:val="0042727C"/>
    <w:rsid w:val="004276AA"/>
    <w:rsid w:val="004314EF"/>
    <w:rsid w:val="00433358"/>
    <w:rsid w:val="00433C6A"/>
    <w:rsid w:val="004340F9"/>
    <w:rsid w:val="00434F61"/>
    <w:rsid w:val="00435559"/>
    <w:rsid w:val="004355FD"/>
    <w:rsid w:val="004365A5"/>
    <w:rsid w:val="00440460"/>
    <w:rsid w:val="0044137C"/>
    <w:rsid w:val="00442F4B"/>
    <w:rsid w:val="00443752"/>
    <w:rsid w:val="00444E55"/>
    <w:rsid w:val="004451ED"/>
    <w:rsid w:val="004468D8"/>
    <w:rsid w:val="004511F8"/>
    <w:rsid w:val="0045190B"/>
    <w:rsid w:val="004561C8"/>
    <w:rsid w:val="0045676A"/>
    <w:rsid w:val="004575C6"/>
    <w:rsid w:val="00457DCB"/>
    <w:rsid w:val="004616F4"/>
    <w:rsid w:val="0046206A"/>
    <w:rsid w:val="00462205"/>
    <w:rsid w:val="004636AD"/>
    <w:rsid w:val="0046700B"/>
    <w:rsid w:val="00470954"/>
    <w:rsid w:val="00471832"/>
    <w:rsid w:val="00471F33"/>
    <w:rsid w:val="00476D6F"/>
    <w:rsid w:val="00480E3F"/>
    <w:rsid w:val="00480F50"/>
    <w:rsid w:val="00481F8C"/>
    <w:rsid w:val="00483FFA"/>
    <w:rsid w:val="004858E0"/>
    <w:rsid w:val="0048681A"/>
    <w:rsid w:val="00486ABB"/>
    <w:rsid w:val="00486C75"/>
    <w:rsid w:val="00487017"/>
    <w:rsid w:val="0049055A"/>
    <w:rsid w:val="00490F36"/>
    <w:rsid w:val="00492F5E"/>
    <w:rsid w:val="00494972"/>
    <w:rsid w:val="00496526"/>
    <w:rsid w:val="004A3056"/>
    <w:rsid w:val="004A4BD1"/>
    <w:rsid w:val="004A4DFA"/>
    <w:rsid w:val="004A6074"/>
    <w:rsid w:val="004A65B3"/>
    <w:rsid w:val="004B1A0B"/>
    <w:rsid w:val="004B2165"/>
    <w:rsid w:val="004B3EF6"/>
    <w:rsid w:val="004B3FDB"/>
    <w:rsid w:val="004B45D0"/>
    <w:rsid w:val="004B4859"/>
    <w:rsid w:val="004B4939"/>
    <w:rsid w:val="004B5386"/>
    <w:rsid w:val="004B75B7"/>
    <w:rsid w:val="004C1461"/>
    <w:rsid w:val="004C2EA3"/>
    <w:rsid w:val="004C56CE"/>
    <w:rsid w:val="004D0838"/>
    <w:rsid w:val="004D0C3C"/>
    <w:rsid w:val="004D1B65"/>
    <w:rsid w:val="004D1BBA"/>
    <w:rsid w:val="004D1C14"/>
    <w:rsid w:val="004D345F"/>
    <w:rsid w:val="004D4F6B"/>
    <w:rsid w:val="004D5125"/>
    <w:rsid w:val="004D5520"/>
    <w:rsid w:val="004D607C"/>
    <w:rsid w:val="004D6BF6"/>
    <w:rsid w:val="004E1945"/>
    <w:rsid w:val="004E25EB"/>
    <w:rsid w:val="004E4047"/>
    <w:rsid w:val="004E4194"/>
    <w:rsid w:val="004E7A62"/>
    <w:rsid w:val="004F0A31"/>
    <w:rsid w:val="004F0D58"/>
    <w:rsid w:val="004F1696"/>
    <w:rsid w:val="004F2726"/>
    <w:rsid w:val="004F3DE4"/>
    <w:rsid w:val="004F5425"/>
    <w:rsid w:val="004F5E1E"/>
    <w:rsid w:val="004F621D"/>
    <w:rsid w:val="004F7872"/>
    <w:rsid w:val="005013D0"/>
    <w:rsid w:val="00503D26"/>
    <w:rsid w:val="00503F11"/>
    <w:rsid w:val="00504649"/>
    <w:rsid w:val="005103D9"/>
    <w:rsid w:val="00510528"/>
    <w:rsid w:val="00513BFF"/>
    <w:rsid w:val="00520320"/>
    <w:rsid w:val="005221C2"/>
    <w:rsid w:val="005251A9"/>
    <w:rsid w:val="00525D1E"/>
    <w:rsid w:val="005264C6"/>
    <w:rsid w:val="00526F0B"/>
    <w:rsid w:val="00531EE3"/>
    <w:rsid w:val="00531F3B"/>
    <w:rsid w:val="0053240D"/>
    <w:rsid w:val="00532493"/>
    <w:rsid w:val="005332FE"/>
    <w:rsid w:val="005341AC"/>
    <w:rsid w:val="005353DF"/>
    <w:rsid w:val="00535AC0"/>
    <w:rsid w:val="00540434"/>
    <w:rsid w:val="00540530"/>
    <w:rsid w:val="00540552"/>
    <w:rsid w:val="005410B2"/>
    <w:rsid w:val="00541D39"/>
    <w:rsid w:val="00542221"/>
    <w:rsid w:val="00542FCB"/>
    <w:rsid w:val="00543EDF"/>
    <w:rsid w:val="00544144"/>
    <w:rsid w:val="005446EB"/>
    <w:rsid w:val="00546747"/>
    <w:rsid w:val="00550109"/>
    <w:rsid w:val="00550CC4"/>
    <w:rsid w:val="005536BD"/>
    <w:rsid w:val="00554A6C"/>
    <w:rsid w:val="005555C2"/>
    <w:rsid w:val="00557A3B"/>
    <w:rsid w:val="00561650"/>
    <w:rsid w:val="0056225E"/>
    <w:rsid w:val="00563509"/>
    <w:rsid w:val="00564C96"/>
    <w:rsid w:val="00570955"/>
    <w:rsid w:val="00570C51"/>
    <w:rsid w:val="00571C64"/>
    <w:rsid w:val="00571ED4"/>
    <w:rsid w:val="005730B4"/>
    <w:rsid w:val="00575F73"/>
    <w:rsid w:val="00576819"/>
    <w:rsid w:val="00576FC3"/>
    <w:rsid w:val="00580C4D"/>
    <w:rsid w:val="00581733"/>
    <w:rsid w:val="00581C70"/>
    <w:rsid w:val="00581CCD"/>
    <w:rsid w:val="00583ADC"/>
    <w:rsid w:val="005842EC"/>
    <w:rsid w:val="00584CBD"/>
    <w:rsid w:val="00584ECC"/>
    <w:rsid w:val="005856D0"/>
    <w:rsid w:val="00586AA5"/>
    <w:rsid w:val="00587C12"/>
    <w:rsid w:val="005925A3"/>
    <w:rsid w:val="00592C39"/>
    <w:rsid w:val="00592D80"/>
    <w:rsid w:val="00593010"/>
    <w:rsid w:val="00593612"/>
    <w:rsid w:val="0059474E"/>
    <w:rsid w:val="005A0AE6"/>
    <w:rsid w:val="005A2188"/>
    <w:rsid w:val="005A538D"/>
    <w:rsid w:val="005A5B00"/>
    <w:rsid w:val="005A5B8D"/>
    <w:rsid w:val="005A5B97"/>
    <w:rsid w:val="005A6986"/>
    <w:rsid w:val="005B0776"/>
    <w:rsid w:val="005B7A11"/>
    <w:rsid w:val="005C39F2"/>
    <w:rsid w:val="005C4BF6"/>
    <w:rsid w:val="005C6EC2"/>
    <w:rsid w:val="005C77F5"/>
    <w:rsid w:val="005C7E44"/>
    <w:rsid w:val="005D026A"/>
    <w:rsid w:val="005D2C9C"/>
    <w:rsid w:val="005D49A8"/>
    <w:rsid w:val="005E40E9"/>
    <w:rsid w:val="005E4B31"/>
    <w:rsid w:val="005F1B09"/>
    <w:rsid w:val="005F1E2F"/>
    <w:rsid w:val="005F38E3"/>
    <w:rsid w:val="005F4FCA"/>
    <w:rsid w:val="005F52A9"/>
    <w:rsid w:val="005F580B"/>
    <w:rsid w:val="005F6364"/>
    <w:rsid w:val="005F6F5D"/>
    <w:rsid w:val="005F7875"/>
    <w:rsid w:val="00602DF7"/>
    <w:rsid w:val="006035E9"/>
    <w:rsid w:val="006035EF"/>
    <w:rsid w:val="00603B31"/>
    <w:rsid w:val="00606045"/>
    <w:rsid w:val="0060672D"/>
    <w:rsid w:val="0061319E"/>
    <w:rsid w:val="0061398E"/>
    <w:rsid w:val="00613C00"/>
    <w:rsid w:val="00613D00"/>
    <w:rsid w:val="006143B9"/>
    <w:rsid w:val="00615103"/>
    <w:rsid w:val="006158D5"/>
    <w:rsid w:val="00620C95"/>
    <w:rsid w:val="00623B31"/>
    <w:rsid w:val="0062498C"/>
    <w:rsid w:val="00630CD1"/>
    <w:rsid w:val="006316AD"/>
    <w:rsid w:val="00631D39"/>
    <w:rsid w:val="0063355D"/>
    <w:rsid w:val="00635618"/>
    <w:rsid w:val="006365C9"/>
    <w:rsid w:val="00637BEC"/>
    <w:rsid w:val="00640665"/>
    <w:rsid w:val="006501D5"/>
    <w:rsid w:val="00652B00"/>
    <w:rsid w:val="00654D87"/>
    <w:rsid w:val="0065579A"/>
    <w:rsid w:val="00657109"/>
    <w:rsid w:val="006572CA"/>
    <w:rsid w:val="00657C53"/>
    <w:rsid w:val="00660C4E"/>
    <w:rsid w:val="00663A75"/>
    <w:rsid w:val="00665F59"/>
    <w:rsid w:val="00666AAB"/>
    <w:rsid w:val="0066753A"/>
    <w:rsid w:val="0066787A"/>
    <w:rsid w:val="0067071C"/>
    <w:rsid w:val="00671665"/>
    <w:rsid w:val="006745FF"/>
    <w:rsid w:val="00675D5C"/>
    <w:rsid w:val="00683100"/>
    <w:rsid w:val="00686965"/>
    <w:rsid w:val="0069014F"/>
    <w:rsid w:val="0069370D"/>
    <w:rsid w:val="00695682"/>
    <w:rsid w:val="00695839"/>
    <w:rsid w:val="00695E13"/>
    <w:rsid w:val="006A009B"/>
    <w:rsid w:val="006A106E"/>
    <w:rsid w:val="006A4A08"/>
    <w:rsid w:val="006A7503"/>
    <w:rsid w:val="006B267A"/>
    <w:rsid w:val="006B2831"/>
    <w:rsid w:val="006B5C1C"/>
    <w:rsid w:val="006B675D"/>
    <w:rsid w:val="006C273F"/>
    <w:rsid w:val="006C2DE2"/>
    <w:rsid w:val="006C4966"/>
    <w:rsid w:val="006C6111"/>
    <w:rsid w:val="006D0603"/>
    <w:rsid w:val="006D4412"/>
    <w:rsid w:val="006D4A3A"/>
    <w:rsid w:val="006D4C3E"/>
    <w:rsid w:val="006D578F"/>
    <w:rsid w:val="006D6012"/>
    <w:rsid w:val="006D6758"/>
    <w:rsid w:val="006E32FC"/>
    <w:rsid w:val="006E4D60"/>
    <w:rsid w:val="006E5314"/>
    <w:rsid w:val="006E56DA"/>
    <w:rsid w:val="006E62EF"/>
    <w:rsid w:val="006E6C65"/>
    <w:rsid w:val="006F2600"/>
    <w:rsid w:val="006F4E56"/>
    <w:rsid w:val="006F505C"/>
    <w:rsid w:val="006F6334"/>
    <w:rsid w:val="006F66B9"/>
    <w:rsid w:val="006F77F0"/>
    <w:rsid w:val="007038E8"/>
    <w:rsid w:val="00704BDF"/>
    <w:rsid w:val="0071020D"/>
    <w:rsid w:val="007102BE"/>
    <w:rsid w:val="00710612"/>
    <w:rsid w:val="00711A6B"/>
    <w:rsid w:val="007148E6"/>
    <w:rsid w:val="0071601F"/>
    <w:rsid w:val="00717861"/>
    <w:rsid w:val="00720673"/>
    <w:rsid w:val="00720EEE"/>
    <w:rsid w:val="00720F3A"/>
    <w:rsid w:val="00723C39"/>
    <w:rsid w:val="00723D4E"/>
    <w:rsid w:val="0072606A"/>
    <w:rsid w:val="00727690"/>
    <w:rsid w:val="007302B5"/>
    <w:rsid w:val="007351AA"/>
    <w:rsid w:val="00736A5C"/>
    <w:rsid w:val="00736D2D"/>
    <w:rsid w:val="007379F7"/>
    <w:rsid w:val="00740504"/>
    <w:rsid w:val="00741C5F"/>
    <w:rsid w:val="00742143"/>
    <w:rsid w:val="007421F0"/>
    <w:rsid w:val="0074386D"/>
    <w:rsid w:val="007446C8"/>
    <w:rsid w:val="00746D09"/>
    <w:rsid w:val="007500D3"/>
    <w:rsid w:val="0075059E"/>
    <w:rsid w:val="007517AA"/>
    <w:rsid w:val="00753F11"/>
    <w:rsid w:val="007546AE"/>
    <w:rsid w:val="007546C9"/>
    <w:rsid w:val="007558FE"/>
    <w:rsid w:val="007576C6"/>
    <w:rsid w:val="00761959"/>
    <w:rsid w:val="00762877"/>
    <w:rsid w:val="00763931"/>
    <w:rsid w:val="0076462C"/>
    <w:rsid w:val="00765B1B"/>
    <w:rsid w:val="00767436"/>
    <w:rsid w:val="00767F96"/>
    <w:rsid w:val="0077420F"/>
    <w:rsid w:val="007754C1"/>
    <w:rsid w:val="0077753F"/>
    <w:rsid w:val="00781178"/>
    <w:rsid w:val="00783549"/>
    <w:rsid w:val="007864AB"/>
    <w:rsid w:val="00786C6B"/>
    <w:rsid w:val="00791571"/>
    <w:rsid w:val="0079350D"/>
    <w:rsid w:val="0079541A"/>
    <w:rsid w:val="00796068"/>
    <w:rsid w:val="00796C46"/>
    <w:rsid w:val="007A2B74"/>
    <w:rsid w:val="007A58F9"/>
    <w:rsid w:val="007A6959"/>
    <w:rsid w:val="007A79E6"/>
    <w:rsid w:val="007B2C69"/>
    <w:rsid w:val="007B6910"/>
    <w:rsid w:val="007B6AED"/>
    <w:rsid w:val="007C0E27"/>
    <w:rsid w:val="007C2891"/>
    <w:rsid w:val="007C28E3"/>
    <w:rsid w:val="007C3C06"/>
    <w:rsid w:val="007C645A"/>
    <w:rsid w:val="007D1608"/>
    <w:rsid w:val="007D2C50"/>
    <w:rsid w:val="007D2C6A"/>
    <w:rsid w:val="007D4C43"/>
    <w:rsid w:val="007D7217"/>
    <w:rsid w:val="007D7C6B"/>
    <w:rsid w:val="007E1019"/>
    <w:rsid w:val="007E143B"/>
    <w:rsid w:val="007E21B9"/>
    <w:rsid w:val="007E348C"/>
    <w:rsid w:val="007E34F4"/>
    <w:rsid w:val="007E76A0"/>
    <w:rsid w:val="007E7748"/>
    <w:rsid w:val="007E7BBF"/>
    <w:rsid w:val="007F17E8"/>
    <w:rsid w:val="007F1A54"/>
    <w:rsid w:val="007F218C"/>
    <w:rsid w:val="007F3CEB"/>
    <w:rsid w:val="007F5F90"/>
    <w:rsid w:val="00800369"/>
    <w:rsid w:val="008006D0"/>
    <w:rsid w:val="00801004"/>
    <w:rsid w:val="008033C8"/>
    <w:rsid w:val="00803E71"/>
    <w:rsid w:val="00804046"/>
    <w:rsid w:val="00804DE9"/>
    <w:rsid w:val="00805B93"/>
    <w:rsid w:val="00807D37"/>
    <w:rsid w:val="008113FA"/>
    <w:rsid w:val="00811E0C"/>
    <w:rsid w:val="00813730"/>
    <w:rsid w:val="00813E7A"/>
    <w:rsid w:val="00814EF4"/>
    <w:rsid w:val="00816069"/>
    <w:rsid w:val="00816898"/>
    <w:rsid w:val="008203FB"/>
    <w:rsid w:val="00820BC1"/>
    <w:rsid w:val="00822929"/>
    <w:rsid w:val="00826962"/>
    <w:rsid w:val="00826C41"/>
    <w:rsid w:val="008274C2"/>
    <w:rsid w:val="0083113B"/>
    <w:rsid w:val="008312EF"/>
    <w:rsid w:val="008324D7"/>
    <w:rsid w:val="00832F8A"/>
    <w:rsid w:val="008332CA"/>
    <w:rsid w:val="0083467E"/>
    <w:rsid w:val="0083640C"/>
    <w:rsid w:val="0083647A"/>
    <w:rsid w:val="008368CA"/>
    <w:rsid w:val="00836E39"/>
    <w:rsid w:val="00837784"/>
    <w:rsid w:val="00843AC4"/>
    <w:rsid w:val="00843F48"/>
    <w:rsid w:val="0084641A"/>
    <w:rsid w:val="00846450"/>
    <w:rsid w:val="0084706D"/>
    <w:rsid w:val="00847A5E"/>
    <w:rsid w:val="00847D79"/>
    <w:rsid w:val="00847F8E"/>
    <w:rsid w:val="00850056"/>
    <w:rsid w:val="008510B7"/>
    <w:rsid w:val="008519D6"/>
    <w:rsid w:val="0085286D"/>
    <w:rsid w:val="00855D31"/>
    <w:rsid w:val="00860601"/>
    <w:rsid w:val="00861F62"/>
    <w:rsid w:val="00861FE7"/>
    <w:rsid w:val="008627CC"/>
    <w:rsid w:val="00862E9C"/>
    <w:rsid w:val="00863A0F"/>
    <w:rsid w:val="0087052E"/>
    <w:rsid w:val="00871976"/>
    <w:rsid w:val="0087327B"/>
    <w:rsid w:val="00874306"/>
    <w:rsid w:val="00874D3D"/>
    <w:rsid w:val="008779FD"/>
    <w:rsid w:val="008802A4"/>
    <w:rsid w:val="008806DE"/>
    <w:rsid w:val="0088744D"/>
    <w:rsid w:val="008877B7"/>
    <w:rsid w:val="0089075A"/>
    <w:rsid w:val="00890B98"/>
    <w:rsid w:val="00891909"/>
    <w:rsid w:val="0089609B"/>
    <w:rsid w:val="008A12E6"/>
    <w:rsid w:val="008A609C"/>
    <w:rsid w:val="008A7600"/>
    <w:rsid w:val="008A76A3"/>
    <w:rsid w:val="008B314D"/>
    <w:rsid w:val="008B69A2"/>
    <w:rsid w:val="008C0CAD"/>
    <w:rsid w:val="008C18DD"/>
    <w:rsid w:val="008C7628"/>
    <w:rsid w:val="008D1491"/>
    <w:rsid w:val="008D28D2"/>
    <w:rsid w:val="008D3BA5"/>
    <w:rsid w:val="008D5DAB"/>
    <w:rsid w:val="008D6D1A"/>
    <w:rsid w:val="008E07D6"/>
    <w:rsid w:val="008E250D"/>
    <w:rsid w:val="008E49AD"/>
    <w:rsid w:val="008E5809"/>
    <w:rsid w:val="008E6B1D"/>
    <w:rsid w:val="008E727F"/>
    <w:rsid w:val="008E7F60"/>
    <w:rsid w:val="008F1E2A"/>
    <w:rsid w:val="008F2ACC"/>
    <w:rsid w:val="008F358E"/>
    <w:rsid w:val="008F54BD"/>
    <w:rsid w:val="00901FF4"/>
    <w:rsid w:val="00905D63"/>
    <w:rsid w:val="00905FBB"/>
    <w:rsid w:val="0090736A"/>
    <w:rsid w:val="00907B1B"/>
    <w:rsid w:val="00910DE0"/>
    <w:rsid w:val="009127F9"/>
    <w:rsid w:val="0091496E"/>
    <w:rsid w:val="009177CC"/>
    <w:rsid w:val="00920B54"/>
    <w:rsid w:val="009219FC"/>
    <w:rsid w:val="00922FA3"/>
    <w:rsid w:val="00923CE4"/>
    <w:rsid w:val="00923F5D"/>
    <w:rsid w:val="00926C81"/>
    <w:rsid w:val="009273C4"/>
    <w:rsid w:val="0093067B"/>
    <w:rsid w:val="00930DE7"/>
    <w:rsid w:val="009323F1"/>
    <w:rsid w:val="00933FD7"/>
    <w:rsid w:val="00935059"/>
    <w:rsid w:val="00935470"/>
    <w:rsid w:val="00936B09"/>
    <w:rsid w:val="00937CEB"/>
    <w:rsid w:val="00940899"/>
    <w:rsid w:val="00941CE1"/>
    <w:rsid w:val="00942704"/>
    <w:rsid w:val="0094349E"/>
    <w:rsid w:val="009470AC"/>
    <w:rsid w:val="00951831"/>
    <w:rsid w:val="00951B63"/>
    <w:rsid w:val="009529FC"/>
    <w:rsid w:val="00954872"/>
    <w:rsid w:val="00954CF1"/>
    <w:rsid w:val="009556DA"/>
    <w:rsid w:val="00956EEA"/>
    <w:rsid w:val="00960703"/>
    <w:rsid w:val="0096211B"/>
    <w:rsid w:val="00962201"/>
    <w:rsid w:val="00966563"/>
    <w:rsid w:val="00967E71"/>
    <w:rsid w:val="00973DA6"/>
    <w:rsid w:val="00974DB0"/>
    <w:rsid w:val="00975091"/>
    <w:rsid w:val="00976C45"/>
    <w:rsid w:val="00976F3E"/>
    <w:rsid w:val="009777E1"/>
    <w:rsid w:val="00977F6D"/>
    <w:rsid w:val="00981511"/>
    <w:rsid w:val="00981605"/>
    <w:rsid w:val="00981A95"/>
    <w:rsid w:val="00981D54"/>
    <w:rsid w:val="00981ED0"/>
    <w:rsid w:val="00982379"/>
    <w:rsid w:val="00983E39"/>
    <w:rsid w:val="00984FF0"/>
    <w:rsid w:val="00985EC5"/>
    <w:rsid w:val="00986F4E"/>
    <w:rsid w:val="009902EC"/>
    <w:rsid w:val="00992B8D"/>
    <w:rsid w:val="00992BF8"/>
    <w:rsid w:val="00992E4D"/>
    <w:rsid w:val="00995F8E"/>
    <w:rsid w:val="00996E91"/>
    <w:rsid w:val="009A1009"/>
    <w:rsid w:val="009A171B"/>
    <w:rsid w:val="009A27CB"/>
    <w:rsid w:val="009A4537"/>
    <w:rsid w:val="009B472D"/>
    <w:rsid w:val="009B6688"/>
    <w:rsid w:val="009B7C4C"/>
    <w:rsid w:val="009C0F77"/>
    <w:rsid w:val="009C2A06"/>
    <w:rsid w:val="009C30D4"/>
    <w:rsid w:val="009C44A2"/>
    <w:rsid w:val="009C57FB"/>
    <w:rsid w:val="009C593C"/>
    <w:rsid w:val="009C784B"/>
    <w:rsid w:val="009D118F"/>
    <w:rsid w:val="009D15D6"/>
    <w:rsid w:val="009D3B78"/>
    <w:rsid w:val="009E031C"/>
    <w:rsid w:val="009E2F2F"/>
    <w:rsid w:val="009E374A"/>
    <w:rsid w:val="009E6074"/>
    <w:rsid w:val="009E635F"/>
    <w:rsid w:val="009E6588"/>
    <w:rsid w:val="009E6E89"/>
    <w:rsid w:val="009F078D"/>
    <w:rsid w:val="009F114A"/>
    <w:rsid w:val="009F306A"/>
    <w:rsid w:val="009F4361"/>
    <w:rsid w:val="009F5593"/>
    <w:rsid w:val="009F5599"/>
    <w:rsid w:val="009F6215"/>
    <w:rsid w:val="009F6A21"/>
    <w:rsid w:val="00A02139"/>
    <w:rsid w:val="00A0321D"/>
    <w:rsid w:val="00A0399A"/>
    <w:rsid w:val="00A07B5E"/>
    <w:rsid w:val="00A10297"/>
    <w:rsid w:val="00A10AD6"/>
    <w:rsid w:val="00A11B16"/>
    <w:rsid w:val="00A15761"/>
    <w:rsid w:val="00A15D6E"/>
    <w:rsid w:val="00A161C0"/>
    <w:rsid w:val="00A167DD"/>
    <w:rsid w:val="00A2204D"/>
    <w:rsid w:val="00A23A21"/>
    <w:rsid w:val="00A26D9E"/>
    <w:rsid w:val="00A27DF7"/>
    <w:rsid w:val="00A30010"/>
    <w:rsid w:val="00A300D4"/>
    <w:rsid w:val="00A30BD2"/>
    <w:rsid w:val="00A310D5"/>
    <w:rsid w:val="00A3261C"/>
    <w:rsid w:val="00A3343E"/>
    <w:rsid w:val="00A347CA"/>
    <w:rsid w:val="00A34C76"/>
    <w:rsid w:val="00A35BB5"/>
    <w:rsid w:val="00A36093"/>
    <w:rsid w:val="00A37324"/>
    <w:rsid w:val="00A40F43"/>
    <w:rsid w:val="00A40FA5"/>
    <w:rsid w:val="00A41D1D"/>
    <w:rsid w:val="00A43C08"/>
    <w:rsid w:val="00A443D6"/>
    <w:rsid w:val="00A44819"/>
    <w:rsid w:val="00A45AD8"/>
    <w:rsid w:val="00A45B45"/>
    <w:rsid w:val="00A47517"/>
    <w:rsid w:val="00A50677"/>
    <w:rsid w:val="00A52E22"/>
    <w:rsid w:val="00A53158"/>
    <w:rsid w:val="00A53CDF"/>
    <w:rsid w:val="00A549E2"/>
    <w:rsid w:val="00A5758D"/>
    <w:rsid w:val="00A62410"/>
    <w:rsid w:val="00A63C99"/>
    <w:rsid w:val="00A644AD"/>
    <w:rsid w:val="00A65656"/>
    <w:rsid w:val="00A660B7"/>
    <w:rsid w:val="00A6740A"/>
    <w:rsid w:val="00A67518"/>
    <w:rsid w:val="00A7030F"/>
    <w:rsid w:val="00A70D18"/>
    <w:rsid w:val="00A711A2"/>
    <w:rsid w:val="00A72762"/>
    <w:rsid w:val="00A73037"/>
    <w:rsid w:val="00A734FA"/>
    <w:rsid w:val="00A741D0"/>
    <w:rsid w:val="00A7474F"/>
    <w:rsid w:val="00A75172"/>
    <w:rsid w:val="00A80147"/>
    <w:rsid w:val="00A823C4"/>
    <w:rsid w:val="00A84C93"/>
    <w:rsid w:val="00A8560C"/>
    <w:rsid w:val="00A87030"/>
    <w:rsid w:val="00A87D0F"/>
    <w:rsid w:val="00A95567"/>
    <w:rsid w:val="00A957B7"/>
    <w:rsid w:val="00A9582D"/>
    <w:rsid w:val="00A96677"/>
    <w:rsid w:val="00AA0EE9"/>
    <w:rsid w:val="00AA228F"/>
    <w:rsid w:val="00AA3083"/>
    <w:rsid w:val="00AA43E3"/>
    <w:rsid w:val="00AA4A65"/>
    <w:rsid w:val="00AA57D2"/>
    <w:rsid w:val="00AB01A1"/>
    <w:rsid w:val="00AB65B3"/>
    <w:rsid w:val="00AB6E21"/>
    <w:rsid w:val="00AB71E0"/>
    <w:rsid w:val="00AB783D"/>
    <w:rsid w:val="00AC06E1"/>
    <w:rsid w:val="00AC07CF"/>
    <w:rsid w:val="00AC493E"/>
    <w:rsid w:val="00AC4C01"/>
    <w:rsid w:val="00AD0A02"/>
    <w:rsid w:val="00AD3ABE"/>
    <w:rsid w:val="00AD4CF8"/>
    <w:rsid w:val="00AD6741"/>
    <w:rsid w:val="00AE0D8E"/>
    <w:rsid w:val="00AE1C1F"/>
    <w:rsid w:val="00AE2647"/>
    <w:rsid w:val="00AE3F8B"/>
    <w:rsid w:val="00AE749D"/>
    <w:rsid w:val="00AE7A86"/>
    <w:rsid w:val="00AF0AA6"/>
    <w:rsid w:val="00AF1049"/>
    <w:rsid w:val="00AF220C"/>
    <w:rsid w:val="00AF30B5"/>
    <w:rsid w:val="00AF78D3"/>
    <w:rsid w:val="00AF7DA5"/>
    <w:rsid w:val="00B00FC9"/>
    <w:rsid w:val="00B040FD"/>
    <w:rsid w:val="00B04338"/>
    <w:rsid w:val="00B06315"/>
    <w:rsid w:val="00B06A60"/>
    <w:rsid w:val="00B06FC2"/>
    <w:rsid w:val="00B144E5"/>
    <w:rsid w:val="00B1561A"/>
    <w:rsid w:val="00B1689F"/>
    <w:rsid w:val="00B22C2D"/>
    <w:rsid w:val="00B24F59"/>
    <w:rsid w:val="00B251A2"/>
    <w:rsid w:val="00B261E0"/>
    <w:rsid w:val="00B3056D"/>
    <w:rsid w:val="00B320DB"/>
    <w:rsid w:val="00B36063"/>
    <w:rsid w:val="00B364AE"/>
    <w:rsid w:val="00B403FC"/>
    <w:rsid w:val="00B404A4"/>
    <w:rsid w:val="00B4107E"/>
    <w:rsid w:val="00B418F7"/>
    <w:rsid w:val="00B41A49"/>
    <w:rsid w:val="00B42CE8"/>
    <w:rsid w:val="00B43EF7"/>
    <w:rsid w:val="00B446A0"/>
    <w:rsid w:val="00B46603"/>
    <w:rsid w:val="00B47ABA"/>
    <w:rsid w:val="00B502A3"/>
    <w:rsid w:val="00B51ACB"/>
    <w:rsid w:val="00B51C20"/>
    <w:rsid w:val="00B5320C"/>
    <w:rsid w:val="00B53512"/>
    <w:rsid w:val="00B55370"/>
    <w:rsid w:val="00B55CE3"/>
    <w:rsid w:val="00B57236"/>
    <w:rsid w:val="00B607AA"/>
    <w:rsid w:val="00B60868"/>
    <w:rsid w:val="00B60A2D"/>
    <w:rsid w:val="00B61639"/>
    <w:rsid w:val="00B6183A"/>
    <w:rsid w:val="00B6274D"/>
    <w:rsid w:val="00B65A3B"/>
    <w:rsid w:val="00B70574"/>
    <w:rsid w:val="00B7202B"/>
    <w:rsid w:val="00B76D3C"/>
    <w:rsid w:val="00B826D7"/>
    <w:rsid w:val="00B87B45"/>
    <w:rsid w:val="00B90E3D"/>
    <w:rsid w:val="00B92652"/>
    <w:rsid w:val="00B93F4A"/>
    <w:rsid w:val="00B945AD"/>
    <w:rsid w:val="00B9497B"/>
    <w:rsid w:val="00B94F2A"/>
    <w:rsid w:val="00B952BF"/>
    <w:rsid w:val="00B96AE0"/>
    <w:rsid w:val="00BA0202"/>
    <w:rsid w:val="00BA2D74"/>
    <w:rsid w:val="00BB46A8"/>
    <w:rsid w:val="00BB6611"/>
    <w:rsid w:val="00BB79D6"/>
    <w:rsid w:val="00BC1813"/>
    <w:rsid w:val="00BC2F38"/>
    <w:rsid w:val="00BD0B8E"/>
    <w:rsid w:val="00BD1061"/>
    <w:rsid w:val="00BD136D"/>
    <w:rsid w:val="00BD3502"/>
    <w:rsid w:val="00BD4917"/>
    <w:rsid w:val="00BD5090"/>
    <w:rsid w:val="00BD662B"/>
    <w:rsid w:val="00BD6BE1"/>
    <w:rsid w:val="00BE0009"/>
    <w:rsid w:val="00BE068A"/>
    <w:rsid w:val="00BE2EE4"/>
    <w:rsid w:val="00BE7B0B"/>
    <w:rsid w:val="00BF0072"/>
    <w:rsid w:val="00BF198B"/>
    <w:rsid w:val="00BF19E3"/>
    <w:rsid w:val="00C002D1"/>
    <w:rsid w:val="00C01AD7"/>
    <w:rsid w:val="00C0224B"/>
    <w:rsid w:val="00C04501"/>
    <w:rsid w:val="00C057BF"/>
    <w:rsid w:val="00C078C1"/>
    <w:rsid w:val="00C102C1"/>
    <w:rsid w:val="00C110B5"/>
    <w:rsid w:val="00C12A1F"/>
    <w:rsid w:val="00C14471"/>
    <w:rsid w:val="00C15067"/>
    <w:rsid w:val="00C170B0"/>
    <w:rsid w:val="00C17D15"/>
    <w:rsid w:val="00C200E2"/>
    <w:rsid w:val="00C21847"/>
    <w:rsid w:val="00C21B41"/>
    <w:rsid w:val="00C23CAC"/>
    <w:rsid w:val="00C270D7"/>
    <w:rsid w:val="00C2732A"/>
    <w:rsid w:val="00C3057D"/>
    <w:rsid w:val="00C3146B"/>
    <w:rsid w:val="00C31DB3"/>
    <w:rsid w:val="00C323A9"/>
    <w:rsid w:val="00C328B0"/>
    <w:rsid w:val="00C40713"/>
    <w:rsid w:val="00C41868"/>
    <w:rsid w:val="00C41BC1"/>
    <w:rsid w:val="00C44058"/>
    <w:rsid w:val="00C519F1"/>
    <w:rsid w:val="00C53A13"/>
    <w:rsid w:val="00C54638"/>
    <w:rsid w:val="00C54C9C"/>
    <w:rsid w:val="00C57FAA"/>
    <w:rsid w:val="00C70809"/>
    <w:rsid w:val="00C71AB2"/>
    <w:rsid w:val="00C722C0"/>
    <w:rsid w:val="00C72855"/>
    <w:rsid w:val="00C73BA7"/>
    <w:rsid w:val="00C74103"/>
    <w:rsid w:val="00C75C52"/>
    <w:rsid w:val="00C76399"/>
    <w:rsid w:val="00C776A5"/>
    <w:rsid w:val="00C818D2"/>
    <w:rsid w:val="00C81D94"/>
    <w:rsid w:val="00C82925"/>
    <w:rsid w:val="00C85B45"/>
    <w:rsid w:val="00C90338"/>
    <w:rsid w:val="00C904CD"/>
    <w:rsid w:val="00C9069A"/>
    <w:rsid w:val="00C91BB5"/>
    <w:rsid w:val="00C93CFB"/>
    <w:rsid w:val="00C95A52"/>
    <w:rsid w:val="00CA2057"/>
    <w:rsid w:val="00CA2381"/>
    <w:rsid w:val="00CA2EB1"/>
    <w:rsid w:val="00CA4DD2"/>
    <w:rsid w:val="00CA52BF"/>
    <w:rsid w:val="00CA5758"/>
    <w:rsid w:val="00CA5811"/>
    <w:rsid w:val="00CB25BD"/>
    <w:rsid w:val="00CB603A"/>
    <w:rsid w:val="00CB6C2F"/>
    <w:rsid w:val="00CC30B0"/>
    <w:rsid w:val="00CC3B2F"/>
    <w:rsid w:val="00CC4A09"/>
    <w:rsid w:val="00CC6735"/>
    <w:rsid w:val="00CD1468"/>
    <w:rsid w:val="00CD1855"/>
    <w:rsid w:val="00CD1975"/>
    <w:rsid w:val="00CD4E18"/>
    <w:rsid w:val="00CD77C5"/>
    <w:rsid w:val="00CE2EDF"/>
    <w:rsid w:val="00CE2FEA"/>
    <w:rsid w:val="00CE38A3"/>
    <w:rsid w:val="00CE3FA7"/>
    <w:rsid w:val="00CF6B3C"/>
    <w:rsid w:val="00D0303E"/>
    <w:rsid w:val="00D058D7"/>
    <w:rsid w:val="00D05D25"/>
    <w:rsid w:val="00D072FD"/>
    <w:rsid w:val="00D1007B"/>
    <w:rsid w:val="00D118DD"/>
    <w:rsid w:val="00D14246"/>
    <w:rsid w:val="00D14B14"/>
    <w:rsid w:val="00D14D25"/>
    <w:rsid w:val="00D1508C"/>
    <w:rsid w:val="00D1548A"/>
    <w:rsid w:val="00D156CA"/>
    <w:rsid w:val="00D158BC"/>
    <w:rsid w:val="00D16AFB"/>
    <w:rsid w:val="00D201BF"/>
    <w:rsid w:val="00D2050B"/>
    <w:rsid w:val="00D25FC7"/>
    <w:rsid w:val="00D26D68"/>
    <w:rsid w:val="00D26F59"/>
    <w:rsid w:val="00D27C35"/>
    <w:rsid w:val="00D30E16"/>
    <w:rsid w:val="00D33791"/>
    <w:rsid w:val="00D34DF6"/>
    <w:rsid w:val="00D35237"/>
    <w:rsid w:val="00D35569"/>
    <w:rsid w:val="00D4094A"/>
    <w:rsid w:val="00D43813"/>
    <w:rsid w:val="00D43B8C"/>
    <w:rsid w:val="00D43CF9"/>
    <w:rsid w:val="00D44A7F"/>
    <w:rsid w:val="00D4582D"/>
    <w:rsid w:val="00D469F1"/>
    <w:rsid w:val="00D54046"/>
    <w:rsid w:val="00D541B8"/>
    <w:rsid w:val="00D60FE9"/>
    <w:rsid w:val="00D6242B"/>
    <w:rsid w:val="00D6471D"/>
    <w:rsid w:val="00D71800"/>
    <w:rsid w:val="00D72D0B"/>
    <w:rsid w:val="00D74DEB"/>
    <w:rsid w:val="00D75BB3"/>
    <w:rsid w:val="00D804D3"/>
    <w:rsid w:val="00D808D2"/>
    <w:rsid w:val="00D8097F"/>
    <w:rsid w:val="00D80CF8"/>
    <w:rsid w:val="00D83D6F"/>
    <w:rsid w:val="00D85366"/>
    <w:rsid w:val="00D9056D"/>
    <w:rsid w:val="00D9073E"/>
    <w:rsid w:val="00D91EFB"/>
    <w:rsid w:val="00D93BC3"/>
    <w:rsid w:val="00D95995"/>
    <w:rsid w:val="00D97F90"/>
    <w:rsid w:val="00DA06FE"/>
    <w:rsid w:val="00DA1392"/>
    <w:rsid w:val="00DA1677"/>
    <w:rsid w:val="00DA3F8A"/>
    <w:rsid w:val="00DA40F8"/>
    <w:rsid w:val="00DA44EB"/>
    <w:rsid w:val="00DA57F1"/>
    <w:rsid w:val="00DA594D"/>
    <w:rsid w:val="00DA6FA7"/>
    <w:rsid w:val="00DB2929"/>
    <w:rsid w:val="00DB6EB5"/>
    <w:rsid w:val="00DC1888"/>
    <w:rsid w:val="00DC4EC2"/>
    <w:rsid w:val="00DC62FC"/>
    <w:rsid w:val="00DD0040"/>
    <w:rsid w:val="00DD2BFC"/>
    <w:rsid w:val="00DD34C2"/>
    <w:rsid w:val="00DD43B9"/>
    <w:rsid w:val="00DD4B9A"/>
    <w:rsid w:val="00DD6B7C"/>
    <w:rsid w:val="00DD7616"/>
    <w:rsid w:val="00DE14C2"/>
    <w:rsid w:val="00DE1945"/>
    <w:rsid w:val="00DE44F6"/>
    <w:rsid w:val="00DE5CE3"/>
    <w:rsid w:val="00DF0213"/>
    <w:rsid w:val="00DF0D64"/>
    <w:rsid w:val="00DF11EC"/>
    <w:rsid w:val="00DF1E24"/>
    <w:rsid w:val="00DF4067"/>
    <w:rsid w:val="00DF4904"/>
    <w:rsid w:val="00DF4F9D"/>
    <w:rsid w:val="00DF5D64"/>
    <w:rsid w:val="00DF7993"/>
    <w:rsid w:val="00E06C87"/>
    <w:rsid w:val="00E116B4"/>
    <w:rsid w:val="00E11CD2"/>
    <w:rsid w:val="00E131B4"/>
    <w:rsid w:val="00E14F54"/>
    <w:rsid w:val="00E14F94"/>
    <w:rsid w:val="00E15E28"/>
    <w:rsid w:val="00E1761E"/>
    <w:rsid w:val="00E20786"/>
    <w:rsid w:val="00E212BC"/>
    <w:rsid w:val="00E22BEE"/>
    <w:rsid w:val="00E23241"/>
    <w:rsid w:val="00E24561"/>
    <w:rsid w:val="00E25194"/>
    <w:rsid w:val="00E2663F"/>
    <w:rsid w:val="00E27416"/>
    <w:rsid w:val="00E2775F"/>
    <w:rsid w:val="00E27C5D"/>
    <w:rsid w:val="00E30692"/>
    <w:rsid w:val="00E32D38"/>
    <w:rsid w:val="00E33621"/>
    <w:rsid w:val="00E33EF6"/>
    <w:rsid w:val="00E35B16"/>
    <w:rsid w:val="00E36AAB"/>
    <w:rsid w:val="00E4015D"/>
    <w:rsid w:val="00E410C3"/>
    <w:rsid w:val="00E41A52"/>
    <w:rsid w:val="00E439FB"/>
    <w:rsid w:val="00E43DEA"/>
    <w:rsid w:val="00E46436"/>
    <w:rsid w:val="00E47902"/>
    <w:rsid w:val="00E509BC"/>
    <w:rsid w:val="00E52954"/>
    <w:rsid w:val="00E544DB"/>
    <w:rsid w:val="00E55D69"/>
    <w:rsid w:val="00E62D9D"/>
    <w:rsid w:val="00E638C9"/>
    <w:rsid w:val="00E6531F"/>
    <w:rsid w:val="00E74B5E"/>
    <w:rsid w:val="00E74BD5"/>
    <w:rsid w:val="00E805A1"/>
    <w:rsid w:val="00E80922"/>
    <w:rsid w:val="00E815C8"/>
    <w:rsid w:val="00E82272"/>
    <w:rsid w:val="00E82D62"/>
    <w:rsid w:val="00E8320F"/>
    <w:rsid w:val="00E844EA"/>
    <w:rsid w:val="00E87A1B"/>
    <w:rsid w:val="00E92200"/>
    <w:rsid w:val="00E9305A"/>
    <w:rsid w:val="00E9782A"/>
    <w:rsid w:val="00E978D4"/>
    <w:rsid w:val="00E97B6E"/>
    <w:rsid w:val="00EA2404"/>
    <w:rsid w:val="00EA2581"/>
    <w:rsid w:val="00EA34EF"/>
    <w:rsid w:val="00EB0648"/>
    <w:rsid w:val="00EB247F"/>
    <w:rsid w:val="00EB2A9E"/>
    <w:rsid w:val="00EB52FE"/>
    <w:rsid w:val="00EB5B15"/>
    <w:rsid w:val="00EC3446"/>
    <w:rsid w:val="00EC3597"/>
    <w:rsid w:val="00EC38FC"/>
    <w:rsid w:val="00EC57B8"/>
    <w:rsid w:val="00EC5C73"/>
    <w:rsid w:val="00EC6257"/>
    <w:rsid w:val="00EC650F"/>
    <w:rsid w:val="00EC77A4"/>
    <w:rsid w:val="00ED4769"/>
    <w:rsid w:val="00ED7489"/>
    <w:rsid w:val="00EE0272"/>
    <w:rsid w:val="00EE1274"/>
    <w:rsid w:val="00EE14EC"/>
    <w:rsid w:val="00EE274A"/>
    <w:rsid w:val="00EE5EFB"/>
    <w:rsid w:val="00EE6E45"/>
    <w:rsid w:val="00EF0FE1"/>
    <w:rsid w:val="00EF10D3"/>
    <w:rsid w:val="00EF21F4"/>
    <w:rsid w:val="00EF2247"/>
    <w:rsid w:val="00EF33DE"/>
    <w:rsid w:val="00F03425"/>
    <w:rsid w:val="00F05491"/>
    <w:rsid w:val="00F0595F"/>
    <w:rsid w:val="00F0598F"/>
    <w:rsid w:val="00F06F88"/>
    <w:rsid w:val="00F11D23"/>
    <w:rsid w:val="00F128F0"/>
    <w:rsid w:val="00F15AEE"/>
    <w:rsid w:val="00F16212"/>
    <w:rsid w:val="00F24637"/>
    <w:rsid w:val="00F26176"/>
    <w:rsid w:val="00F326EF"/>
    <w:rsid w:val="00F346F2"/>
    <w:rsid w:val="00F36F50"/>
    <w:rsid w:val="00F37955"/>
    <w:rsid w:val="00F403D3"/>
    <w:rsid w:val="00F430C2"/>
    <w:rsid w:val="00F435A2"/>
    <w:rsid w:val="00F4393C"/>
    <w:rsid w:val="00F44619"/>
    <w:rsid w:val="00F4471D"/>
    <w:rsid w:val="00F46737"/>
    <w:rsid w:val="00F4704C"/>
    <w:rsid w:val="00F5068C"/>
    <w:rsid w:val="00F52595"/>
    <w:rsid w:val="00F52BFA"/>
    <w:rsid w:val="00F53092"/>
    <w:rsid w:val="00F530FC"/>
    <w:rsid w:val="00F54FCA"/>
    <w:rsid w:val="00F57620"/>
    <w:rsid w:val="00F616E5"/>
    <w:rsid w:val="00F61DCA"/>
    <w:rsid w:val="00F667AD"/>
    <w:rsid w:val="00F66C6E"/>
    <w:rsid w:val="00F66D25"/>
    <w:rsid w:val="00F70BFF"/>
    <w:rsid w:val="00F73235"/>
    <w:rsid w:val="00F73E39"/>
    <w:rsid w:val="00F74517"/>
    <w:rsid w:val="00F74A31"/>
    <w:rsid w:val="00F7676E"/>
    <w:rsid w:val="00F76CA2"/>
    <w:rsid w:val="00F771E7"/>
    <w:rsid w:val="00F82BC3"/>
    <w:rsid w:val="00F84DB6"/>
    <w:rsid w:val="00F85081"/>
    <w:rsid w:val="00F853AB"/>
    <w:rsid w:val="00F85FFB"/>
    <w:rsid w:val="00F87BDF"/>
    <w:rsid w:val="00F909BE"/>
    <w:rsid w:val="00F90D56"/>
    <w:rsid w:val="00F92A95"/>
    <w:rsid w:val="00F940A0"/>
    <w:rsid w:val="00F962CA"/>
    <w:rsid w:val="00F97586"/>
    <w:rsid w:val="00F97753"/>
    <w:rsid w:val="00FA2194"/>
    <w:rsid w:val="00FA2325"/>
    <w:rsid w:val="00FA5114"/>
    <w:rsid w:val="00FA639C"/>
    <w:rsid w:val="00FA6897"/>
    <w:rsid w:val="00FA784B"/>
    <w:rsid w:val="00FA7C26"/>
    <w:rsid w:val="00FB03C8"/>
    <w:rsid w:val="00FB2C53"/>
    <w:rsid w:val="00FB2DC0"/>
    <w:rsid w:val="00FB3767"/>
    <w:rsid w:val="00FB3AB3"/>
    <w:rsid w:val="00FB5D60"/>
    <w:rsid w:val="00FB649C"/>
    <w:rsid w:val="00FB77A0"/>
    <w:rsid w:val="00FC003E"/>
    <w:rsid w:val="00FC2C8B"/>
    <w:rsid w:val="00FC3568"/>
    <w:rsid w:val="00FC4333"/>
    <w:rsid w:val="00FC5063"/>
    <w:rsid w:val="00FD17CF"/>
    <w:rsid w:val="00FD2788"/>
    <w:rsid w:val="00FD77AF"/>
    <w:rsid w:val="00FD7820"/>
    <w:rsid w:val="00FE4D5C"/>
    <w:rsid w:val="00FE52D8"/>
    <w:rsid w:val="00FE53D4"/>
    <w:rsid w:val="00FE6343"/>
    <w:rsid w:val="00FF038A"/>
    <w:rsid w:val="00FF1650"/>
    <w:rsid w:val="00FF175E"/>
    <w:rsid w:val="00FF17DF"/>
    <w:rsid w:val="00FF2693"/>
    <w:rsid w:val="00FF47F5"/>
    <w:rsid w:val="00FF5986"/>
    <w:rsid w:val="0CDA7FDA"/>
    <w:rsid w:val="19B34150"/>
    <w:rsid w:val="29185782"/>
    <w:rsid w:val="2D56E7D4"/>
    <w:rsid w:val="2FC5C4D9"/>
    <w:rsid w:val="551A77D0"/>
    <w:rsid w:val="624BD695"/>
    <w:rsid w:val="74153A01"/>
    <w:rsid w:val="746FC05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06BC75"/>
  <w15:docId w15:val="{D9668701-09FF-47AB-A97E-0314B41AE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C38FC"/>
    <w:pPr>
      <w:keepNext/>
      <w:keepLines/>
      <w:spacing w:before="360"/>
      <w:ind w:left="720" w:hanging="360"/>
      <w:jc w:val="left"/>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24"/>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2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C38FC"/>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35210F"/>
    <w:pPr>
      <w:tabs>
        <w:tab w:val="right" w:leader="dot" w:pos="9350"/>
      </w:tabs>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AD6741"/>
    <w:pPr>
      <w:spacing w:after="0" w:line="480" w:lineRule="auto"/>
      <w:ind w:left="720" w:hanging="720"/>
    </w:pPr>
  </w:style>
  <w:style w:type="character" w:styleId="EndnoteReference">
    <w:name w:val="endnote reference"/>
    <w:basedOn w:val="DefaultParagraphFont"/>
    <w:uiPriority w:val="99"/>
    <w:semiHidden/>
    <w:unhideWhenUsed/>
    <w:rsid w:val="00286F27"/>
    <w:rPr>
      <w:vertAlign w:val="superscript"/>
    </w:rPr>
  </w:style>
  <w:style w:type="character" w:styleId="PlaceholderText">
    <w:name w:val="Placeholder Text"/>
    <w:basedOn w:val="DefaultParagraphFont"/>
    <w:uiPriority w:val="99"/>
    <w:semiHidden/>
    <w:rsid w:val="00EA24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715">
      <w:bodyDiv w:val="1"/>
      <w:marLeft w:val="0"/>
      <w:marRight w:val="0"/>
      <w:marTop w:val="0"/>
      <w:marBottom w:val="0"/>
      <w:divBdr>
        <w:top w:val="none" w:sz="0" w:space="0" w:color="auto"/>
        <w:left w:val="none" w:sz="0" w:space="0" w:color="auto"/>
        <w:bottom w:val="none" w:sz="0" w:space="0" w:color="auto"/>
        <w:right w:val="none" w:sz="0" w:space="0" w:color="auto"/>
      </w:divBdr>
    </w:div>
    <w:div w:id="14692741">
      <w:bodyDiv w:val="1"/>
      <w:marLeft w:val="0"/>
      <w:marRight w:val="0"/>
      <w:marTop w:val="0"/>
      <w:marBottom w:val="0"/>
      <w:divBdr>
        <w:top w:val="none" w:sz="0" w:space="0" w:color="auto"/>
        <w:left w:val="none" w:sz="0" w:space="0" w:color="auto"/>
        <w:bottom w:val="none" w:sz="0" w:space="0" w:color="auto"/>
        <w:right w:val="none" w:sz="0" w:space="0" w:color="auto"/>
      </w:divBdr>
    </w:div>
    <w:div w:id="21783337">
      <w:bodyDiv w:val="1"/>
      <w:marLeft w:val="0"/>
      <w:marRight w:val="0"/>
      <w:marTop w:val="0"/>
      <w:marBottom w:val="0"/>
      <w:divBdr>
        <w:top w:val="none" w:sz="0" w:space="0" w:color="auto"/>
        <w:left w:val="none" w:sz="0" w:space="0" w:color="auto"/>
        <w:bottom w:val="none" w:sz="0" w:space="0" w:color="auto"/>
        <w:right w:val="none" w:sz="0" w:space="0" w:color="auto"/>
      </w:divBdr>
      <w:divsChild>
        <w:div w:id="191651830">
          <w:marLeft w:val="0"/>
          <w:marRight w:val="0"/>
          <w:marTop w:val="0"/>
          <w:marBottom w:val="0"/>
          <w:divBdr>
            <w:top w:val="none" w:sz="0" w:space="0" w:color="auto"/>
            <w:left w:val="none" w:sz="0" w:space="0" w:color="auto"/>
            <w:bottom w:val="none" w:sz="0" w:space="0" w:color="auto"/>
            <w:right w:val="none" w:sz="0" w:space="0" w:color="auto"/>
          </w:divBdr>
          <w:divsChild>
            <w:div w:id="320735223">
              <w:marLeft w:val="0"/>
              <w:marRight w:val="0"/>
              <w:marTop w:val="0"/>
              <w:marBottom w:val="0"/>
              <w:divBdr>
                <w:top w:val="none" w:sz="0" w:space="0" w:color="auto"/>
                <w:left w:val="none" w:sz="0" w:space="0" w:color="auto"/>
                <w:bottom w:val="none" w:sz="0" w:space="0" w:color="auto"/>
                <w:right w:val="none" w:sz="0" w:space="0" w:color="auto"/>
              </w:divBdr>
              <w:divsChild>
                <w:div w:id="12150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5545">
      <w:bodyDiv w:val="1"/>
      <w:marLeft w:val="0"/>
      <w:marRight w:val="0"/>
      <w:marTop w:val="0"/>
      <w:marBottom w:val="0"/>
      <w:divBdr>
        <w:top w:val="none" w:sz="0" w:space="0" w:color="auto"/>
        <w:left w:val="none" w:sz="0" w:space="0" w:color="auto"/>
        <w:bottom w:val="none" w:sz="0" w:space="0" w:color="auto"/>
        <w:right w:val="none" w:sz="0" w:space="0" w:color="auto"/>
      </w:divBdr>
    </w:div>
    <w:div w:id="33235311">
      <w:bodyDiv w:val="1"/>
      <w:marLeft w:val="0"/>
      <w:marRight w:val="0"/>
      <w:marTop w:val="0"/>
      <w:marBottom w:val="0"/>
      <w:divBdr>
        <w:top w:val="none" w:sz="0" w:space="0" w:color="auto"/>
        <w:left w:val="none" w:sz="0" w:space="0" w:color="auto"/>
        <w:bottom w:val="none" w:sz="0" w:space="0" w:color="auto"/>
        <w:right w:val="none" w:sz="0" w:space="0" w:color="auto"/>
      </w:divBdr>
    </w:div>
    <w:div w:id="69081717">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85224859">
      <w:bodyDiv w:val="1"/>
      <w:marLeft w:val="0"/>
      <w:marRight w:val="0"/>
      <w:marTop w:val="0"/>
      <w:marBottom w:val="0"/>
      <w:divBdr>
        <w:top w:val="none" w:sz="0" w:space="0" w:color="auto"/>
        <w:left w:val="none" w:sz="0" w:space="0" w:color="auto"/>
        <w:bottom w:val="none" w:sz="0" w:space="0" w:color="auto"/>
        <w:right w:val="none" w:sz="0" w:space="0" w:color="auto"/>
      </w:divBdr>
    </w:div>
    <w:div w:id="90855405">
      <w:bodyDiv w:val="1"/>
      <w:marLeft w:val="0"/>
      <w:marRight w:val="0"/>
      <w:marTop w:val="0"/>
      <w:marBottom w:val="0"/>
      <w:divBdr>
        <w:top w:val="none" w:sz="0" w:space="0" w:color="auto"/>
        <w:left w:val="none" w:sz="0" w:space="0" w:color="auto"/>
        <w:bottom w:val="none" w:sz="0" w:space="0" w:color="auto"/>
        <w:right w:val="none" w:sz="0" w:space="0" w:color="auto"/>
      </w:divBdr>
      <w:divsChild>
        <w:div w:id="456801394">
          <w:marLeft w:val="0"/>
          <w:marRight w:val="0"/>
          <w:marTop w:val="0"/>
          <w:marBottom w:val="0"/>
          <w:divBdr>
            <w:top w:val="none" w:sz="0" w:space="0" w:color="auto"/>
            <w:left w:val="none" w:sz="0" w:space="0" w:color="auto"/>
            <w:bottom w:val="none" w:sz="0" w:space="0" w:color="auto"/>
            <w:right w:val="none" w:sz="0" w:space="0" w:color="auto"/>
          </w:divBdr>
          <w:divsChild>
            <w:div w:id="1505785051">
              <w:marLeft w:val="0"/>
              <w:marRight w:val="0"/>
              <w:marTop w:val="0"/>
              <w:marBottom w:val="0"/>
              <w:divBdr>
                <w:top w:val="none" w:sz="0" w:space="0" w:color="auto"/>
                <w:left w:val="none" w:sz="0" w:space="0" w:color="auto"/>
                <w:bottom w:val="none" w:sz="0" w:space="0" w:color="auto"/>
                <w:right w:val="none" w:sz="0" w:space="0" w:color="auto"/>
              </w:divBdr>
              <w:divsChild>
                <w:div w:id="1121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5164">
      <w:bodyDiv w:val="1"/>
      <w:marLeft w:val="0"/>
      <w:marRight w:val="0"/>
      <w:marTop w:val="0"/>
      <w:marBottom w:val="0"/>
      <w:divBdr>
        <w:top w:val="none" w:sz="0" w:space="0" w:color="auto"/>
        <w:left w:val="none" w:sz="0" w:space="0" w:color="auto"/>
        <w:bottom w:val="none" w:sz="0" w:space="0" w:color="auto"/>
        <w:right w:val="none" w:sz="0" w:space="0" w:color="auto"/>
      </w:divBdr>
    </w:div>
    <w:div w:id="1200033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42352898">
      <w:bodyDiv w:val="1"/>
      <w:marLeft w:val="0"/>
      <w:marRight w:val="0"/>
      <w:marTop w:val="0"/>
      <w:marBottom w:val="0"/>
      <w:divBdr>
        <w:top w:val="none" w:sz="0" w:space="0" w:color="auto"/>
        <w:left w:val="none" w:sz="0" w:space="0" w:color="auto"/>
        <w:bottom w:val="none" w:sz="0" w:space="0" w:color="auto"/>
        <w:right w:val="none" w:sz="0" w:space="0" w:color="auto"/>
      </w:divBdr>
      <w:divsChild>
        <w:div w:id="853298428">
          <w:marLeft w:val="0"/>
          <w:marRight w:val="0"/>
          <w:marTop w:val="0"/>
          <w:marBottom w:val="0"/>
          <w:divBdr>
            <w:top w:val="none" w:sz="0" w:space="0" w:color="auto"/>
            <w:left w:val="none" w:sz="0" w:space="0" w:color="auto"/>
            <w:bottom w:val="none" w:sz="0" w:space="0" w:color="auto"/>
            <w:right w:val="none" w:sz="0" w:space="0" w:color="auto"/>
          </w:divBdr>
          <w:divsChild>
            <w:div w:id="2100060054">
              <w:marLeft w:val="0"/>
              <w:marRight w:val="0"/>
              <w:marTop w:val="0"/>
              <w:marBottom w:val="0"/>
              <w:divBdr>
                <w:top w:val="none" w:sz="0" w:space="0" w:color="auto"/>
                <w:left w:val="none" w:sz="0" w:space="0" w:color="auto"/>
                <w:bottom w:val="none" w:sz="0" w:space="0" w:color="auto"/>
                <w:right w:val="none" w:sz="0" w:space="0" w:color="auto"/>
              </w:divBdr>
              <w:divsChild>
                <w:div w:id="19995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0472">
      <w:bodyDiv w:val="1"/>
      <w:marLeft w:val="0"/>
      <w:marRight w:val="0"/>
      <w:marTop w:val="0"/>
      <w:marBottom w:val="0"/>
      <w:divBdr>
        <w:top w:val="none" w:sz="0" w:space="0" w:color="auto"/>
        <w:left w:val="none" w:sz="0" w:space="0" w:color="auto"/>
        <w:bottom w:val="none" w:sz="0" w:space="0" w:color="auto"/>
        <w:right w:val="none" w:sz="0" w:space="0" w:color="auto"/>
      </w:divBdr>
    </w:div>
    <w:div w:id="177045106">
      <w:bodyDiv w:val="1"/>
      <w:marLeft w:val="0"/>
      <w:marRight w:val="0"/>
      <w:marTop w:val="0"/>
      <w:marBottom w:val="0"/>
      <w:divBdr>
        <w:top w:val="none" w:sz="0" w:space="0" w:color="auto"/>
        <w:left w:val="none" w:sz="0" w:space="0" w:color="auto"/>
        <w:bottom w:val="none" w:sz="0" w:space="0" w:color="auto"/>
        <w:right w:val="none" w:sz="0" w:space="0" w:color="auto"/>
      </w:divBdr>
      <w:divsChild>
        <w:div w:id="337391873">
          <w:marLeft w:val="0"/>
          <w:marRight w:val="0"/>
          <w:marTop w:val="0"/>
          <w:marBottom w:val="0"/>
          <w:divBdr>
            <w:top w:val="none" w:sz="0" w:space="0" w:color="auto"/>
            <w:left w:val="none" w:sz="0" w:space="0" w:color="auto"/>
            <w:bottom w:val="none" w:sz="0" w:space="0" w:color="auto"/>
            <w:right w:val="none" w:sz="0" w:space="0" w:color="auto"/>
          </w:divBdr>
          <w:divsChild>
            <w:div w:id="483203271">
              <w:marLeft w:val="0"/>
              <w:marRight w:val="0"/>
              <w:marTop w:val="0"/>
              <w:marBottom w:val="0"/>
              <w:divBdr>
                <w:top w:val="none" w:sz="0" w:space="0" w:color="auto"/>
                <w:left w:val="none" w:sz="0" w:space="0" w:color="auto"/>
                <w:bottom w:val="none" w:sz="0" w:space="0" w:color="auto"/>
                <w:right w:val="none" w:sz="0" w:space="0" w:color="auto"/>
              </w:divBdr>
              <w:divsChild>
                <w:div w:id="3093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5977">
      <w:bodyDiv w:val="1"/>
      <w:marLeft w:val="0"/>
      <w:marRight w:val="0"/>
      <w:marTop w:val="0"/>
      <w:marBottom w:val="0"/>
      <w:divBdr>
        <w:top w:val="none" w:sz="0" w:space="0" w:color="auto"/>
        <w:left w:val="none" w:sz="0" w:space="0" w:color="auto"/>
        <w:bottom w:val="none" w:sz="0" w:space="0" w:color="auto"/>
        <w:right w:val="none" w:sz="0" w:space="0" w:color="auto"/>
      </w:divBdr>
      <w:divsChild>
        <w:div w:id="143861776">
          <w:marLeft w:val="0"/>
          <w:marRight w:val="0"/>
          <w:marTop w:val="0"/>
          <w:marBottom w:val="0"/>
          <w:divBdr>
            <w:top w:val="none" w:sz="0" w:space="0" w:color="auto"/>
            <w:left w:val="none" w:sz="0" w:space="0" w:color="auto"/>
            <w:bottom w:val="none" w:sz="0" w:space="0" w:color="auto"/>
            <w:right w:val="none" w:sz="0" w:space="0" w:color="auto"/>
          </w:divBdr>
          <w:divsChild>
            <w:div w:id="830874393">
              <w:marLeft w:val="0"/>
              <w:marRight w:val="0"/>
              <w:marTop w:val="0"/>
              <w:marBottom w:val="0"/>
              <w:divBdr>
                <w:top w:val="none" w:sz="0" w:space="0" w:color="auto"/>
                <w:left w:val="none" w:sz="0" w:space="0" w:color="auto"/>
                <w:bottom w:val="none" w:sz="0" w:space="0" w:color="auto"/>
                <w:right w:val="none" w:sz="0" w:space="0" w:color="auto"/>
              </w:divBdr>
              <w:divsChild>
                <w:div w:id="4933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39508">
      <w:bodyDiv w:val="1"/>
      <w:marLeft w:val="0"/>
      <w:marRight w:val="0"/>
      <w:marTop w:val="0"/>
      <w:marBottom w:val="0"/>
      <w:divBdr>
        <w:top w:val="none" w:sz="0" w:space="0" w:color="auto"/>
        <w:left w:val="none" w:sz="0" w:space="0" w:color="auto"/>
        <w:bottom w:val="none" w:sz="0" w:space="0" w:color="auto"/>
        <w:right w:val="none" w:sz="0" w:space="0" w:color="auto"/>
      </w:divBdr>
      <w:divsChild>
        <w:div w:id="800881686">
          <w:marLeft w:val="0"/>
          <w:marRight w:val="0"/>
          <w:marTop w:val="0"/>
          <w:marBottom w:val="0"/>
          <w:divBdr>
            <w:top w:val="none" w:sz="0" w:space="0" w:color="auto"/>
            <w:left w:val="none" w:sz="0" w:space="0" w:color="auto"/>
            <w:bottom w:val="none" w:sz="0" w:space="0" w:color="auto"/>
            <w:right w:val="none" w:sz="0" w:space="0" w:color="auto"/>
          </w:divBdr>
          <w:divsChild>
            <w:div w:id="1415131898">
              <w:marLeft w:val="0"/>
              <w:marRight w:val="0"/>
              <w:marTop w:val="0"/>
              <w:marBottom w:val="0"/>
              <w:divBdr>
                <w:top w:val="none" w:sz="0" w:space="0" w:color="auto"/>
                <w:left w:val="none" w:sz="0" w:space="0" w:color="auto"/>
                <w:bottom w:val="none" w:sz="0" w:space="0" w:color="auto"/>
                <w:right w:val="none" w:sz="0" w:space="0" w:color="auto"/>
              </w:divBdr>
              <w:divsChild>
                <w:div w:id="3755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07031143">
      <w:bodyDiv w:val="1"/>
      <w:marLeft w:val="0"/>
      <w:marRight w:val="0"/>
      <w:marTop w:val="0"/>
      <w:marBottom w:val="0"/>
      <w:divBdr>
        <w:top w:val="none" w:sz="0" w:space="0" w:color="auto"/>
        <w:left w:val="none" w:sz="0" w:space="0" w:color="auto"/>
        <w:bottom w:val="none" w:sz="0" w:space="0" w:color="auto"/>
        <w:right w:val="none" w:sz="0" w:space="0" w:color="auto"/>
      </w:divBdr>
    </w:div>
    <w:div w:id="219638465">
      <w:bodyDiv w:val="1"/>
      <w:marLeft w:val="0"/>
      <w:marRight w:val="0"/>
      <w:marTop w:val="0"/>
      <w:marBottom w:val="0"/>
      <w:divBdr>
        <w:top w:val="none" w:sz="0" w:space="0" w:color="auto"/>
        <w:left w:val="none" w:sz="0" w:space="0" w:color="auto"/>
        <w:bottom w:val="none" w:sz="0" w:space="0" w:color="auto"/>
        <w:right w:val="none" w:sz="0" w:space="0" w:color="auto"/>
      </w:divBdr>
      <w:divsChild>
        <w:div w:id="2125683465">
          <w:marLeft w:val="0"/>
          <w:marRight w:val="0"/>
          <w:marTop w:val="0"/>
          <w:marBottom w:val="0"/>
          <w:divBdr>
            <w:top w:val="none" w:sz="0" w:space="0" w:color="auto"/>
            <w:left w:val="none" w:sz="0" w:space="0" w:color="auto"/>
            <w:bottom w:val="none" w:sz="0" w:space="0" w:color="auto"/>
            <w:right w:val="none" w:sz="0" w:space="0" w:color="auto"/>
          </w:divBdr>
          <w:divsChild>
            <w:div w:id="114758127">
              <w:marLeft w:val="0"/>
              <w:marRight w:val="0"/>
              <w:marTop w:val="0"/>
              <w:marBottom w:val="0"/>
              <w:divBdr>
                <w:top w:val="none" w:sz="0" w:space="0" w:color="auto"/>
                <w:left w:val="none" w:sz="0" w:space="0" w:color="auto"/>
                <w:bottom w:val="none" w:sz="0" w:space="0" w:color="auto"/>
                <w:right w:val="none" w:sz="0" w:space="0" w:color="auto"/>
              </w:divBdr>
              <w:divsChild>
                <w:div w:id="9874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19257">
      <w:bodyDiv w:val="1"/>
      <w:marLeft w:val="0"/>
      <w:marRight w:val="0"/>
      <w:marTop w:val="0"/>
      <w:marBottom w:val="0"/>
      <w:divBdr>
        <w:top w:val="none" w:sz="0" w:space="0" w:color="auto"/>
        <w:left w:val="none" w:sz="0" w:space="0" w:color="auto"/>
        <w:bottom w:val="none" w:sz="0" w:space="0" w:color="auto"/>
        <w:right w:val="none" w:sz="0" w:space="0" w:color="auto"/>
      </w:divBdr>
    </w:div>
    <w:div w:id="241531784">
      <w:bodyDiv w:val="1"/>
      <w:marLeft w:val="0"/>
      <w:marRight w:val="0"/>
      <w:marTop w:val="0"/>
      <w:marBottom w:val="0"/>
      <w:divBdr>
        <w:top w:val="none" w:sz="0" w:space="0" w:color="auto"/>
        <w:left w:val="none" w:sz="0" w:space="0" w:color="auto"/>
        <w:bottom w:val="none" w:sz="0" w:space="0" w:color="auto"/>
        <w:right w:val="none" w:sz="0" w:space="0" w:color="auto"/>
      </w:divBdr>
    </w:div>
    <w:div w:id="249236217">
      <w:bodyDiv w:val="1"/>
      <w:marLeft w:val="0"/>
      <w:marRight w:val="0"/>
      <w:marTop w:val="0"/>
      <w:marBottom w:val="0"/>
      <w:divBdr>
        <w:top w:val="none" w:sz="0" w:space="0" w:color="auto"/>
        <w:left w:val="none" w:sz="0" w:space="0" w:color="auto"/>
        <w:bottom w:val="none" w:sz="0" w:space="0" w:color="auto"/>
        <w:right w:val="none" w:sz="0" w:space="0" w:color="auto"/>
      </w:divBdr>
      <w:divsChild>
        <w:div w:id="537205912">
          <w:marLeft w:val="0"/>
          <w:marRight w:val="0"/>
          <w:marTop w:val="0"/>
          <w:marBottom w:val="0"/>
          <w:divBdr>
            <w:top w:val="none" w:sz="0" w:space="0" w:color="auto"/>
            <w:left w:val="none" w:sz="0" w:space="0" w:color="auto"/>
            <w:bottom w:val="none" w:sz="0" w:space="0" w:color="auto"/>
            <w:right w:val="none" w:sz="0" w:space="0" w:color="auto"/>
          </w:divBdr>
          <w:divsChild>
            <w:div w:id="1774935401">
              <w:marLeft w:val="0"/>
              <w:marRight w:val="0"/>
              <w:marTop w:val="0"/>
              <w:marBottom w:val="0"/>
              <w:divBdr>
                <w:top w:val="none" w:sz="0" w:space="0" w:color="auto"/>
                <w:left w:val="none" w:sz="0" w:space="0" w:color="auto"/>
                <w:bottom w:val="none" w:sz="0" w:space="0" w:color="auto"/>
                <w:right w:val="none" w:sz="0" w:space="0" w:color="auto"/>
              </w:divBdr>
              <w:divsChild>
                <w:div w:id="19396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15652">
      <w:bodyDiv w:val="1"/>
      <w:marLeft w:val="0"/>
      <w:marRight w:val="0"/>
      <w:marTop w:val="0"/>
      <w:marBottom w:val="0"/>
      <w:divBdr>
        <w:top w:val="none" w:sz="0" w:space="0" w:color="auto"/>
        <w:left w:val="none" w:sz="0" w:space="0" w:color="auto"/>
        <w:bottom w:val="none" w:sz="0" w:space="0" w:color="auto"/>
        <w:right w:val="none" w:sz="0" w:space="0" w:color="auto"/>
      </w:divBdr>
      <w:divsChild>
        <w:div w:id="1400784594">
          <w:marLeft w:val="0"/>
          <w:marRight w:val="0"/>
          <w:marTop w:val="0"/>
          <w:marBottom w:val="0"/>
          <w:divBdr>
            <w:top w:val="none" w:sz="0" w:space="0" w:color="auto"/>
            <w:left w:val="none" w:sz="0" w:space="0" w:color="auto"/>
            <w:bottom w:val="none" w:sz="0" w:space="0" w:color="auto"/>
            <w:right w:val="none" w:sz="0" w:space="0" w:color="auto"/>
          </w:divBdr>
          <w:divsChild>
            <w:div w:id="253170878">
              <w:marLeft w:val="0"/>
              <w:marRight w:val="0"/>
              <w:marTop w:val="0"/>
              <w:marBottom w:val="0"/>
              <w:divBdr>
                <w:top w:val="none" w:sz="0" w:space="0" w:color="auto"/>
                <w:left w:val="none" w:sz="0" w:space="0" w:color="auto"/>
                <w:bottom w:val="none" w:sz="0" w:space="0" w:color="auto"/>
                <w:right w:val="none" w:sz="0" w:space="0" w:color="auto"/>
              </w:divBdr>
              <w:divsChild>
                <w:div w:id="1193155957">
                  <w:marLeft w:val="0"/>
                  <w:marRight w:val="0"/>
                  <w:marTop w:val="0"/>
                  <w:marBottom w:val="0"/>
                  <w:divBdr>
                    <w:top w:val="none" w:sz="0" w:space="0" w:color="auto"/>
                    <w:left w:val="none" w:sz="0" w:space="0" w:color="auto"/>
                    <w:bottom w:val="none" w:sz="0" w:space="0" w:color="auto"/>
                    <w:right w:val="none" w:sz="0" w:space="0" w:color="auto"/>
                  </w:divBdr>
                  <w:divsChild>
                    <w:div w:id="11122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695616">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15496703">
      <w:bodyDiv w:val="1"/>
      <w:marLeft w:val="0"/>
      <w:marRight w:val="0"/>
      <w:marTop w:val="0"/>
      <w:marBottom w:val="0"/>
      <w:divBdr>
        <w:top w:val="none" w:sz="0" w:space="0" w:color="auto"/>
        <w:left w:val="none" w:sz="0" w:space="0" w:color="auto"/>
        <w:bottom w:val="none" w:sz="0" w:space="0" w:color="auto"/>
        <w:right w:val="none" w:sz="0" w:space="0" w:color="auto"/>
      </w:divBdr>
    </w:div>
    <w:div w:id="325674989">
      <w:bodyDiv w:val="1"/>
      <w:marLeft w:val="0"/>
      <w:marRight w:val="0"/>
      <w:marTop w:val="0"/>
      <w:marBottom w:val="0"/>
      <w:divBdr>
        <w:top w:val="none" w:sz="0" w:space="0" w:color="auto"/>
        <w:left w:val="none" w:sz="0" w:space="0" w:color="auto"/>
        <w:bottom w:val="none" w:sz="0" w:space="0" w:color="auto"/>
        <w:right w:val="none" w:sz="0" w:space="0" w:color="auto"/>
      </w:divBdr>
      <w:divsChild>
        <w:div w:id="2019886825">
          <w:marLeft w:val="0"/>
          <w:marRight w:val="0"/>
          <w:marTop w:val="0"/>
          <w:marBottom w:val="0"/>
          <w:divBdr>
            <w:top w:val="none" w:sz="0" w:space="0" w:color="auto"/>
            <w:left w:val="none" w:sz="0" w:space="0" w:color="auto"/>
            <w:bottom w:val="none" w:sz="0" w:space="0" w:color="auto"/>
            <w:right w:val="none" w:sz="0" w:space="0" w:color="auto"/>
          </w:divBdr>
          <w:divsChild>
            <w:div w:id="1959334289">
              <w:marLeft w:val="0"/>
              <w:marRight w:val="0"/>
              <w:marTop w:val="0"/>
              <w:marBottom w:val="0"/>
              <w:divBdr>
                <w:top w:val="none" w:sz="0" w:space="0" w:color="auto"/>
                <w:left w:val="none" w:sz="0" w:space="0" w:color="auto"/>
                <w:bottom w:val="none" w:sz="0" w:space="0" w:color="auto"/>
                <w:right w:val="none" w:sz="0" w:space="0" w:color="auto"/>
              </w:divBdr>
              <w:divsChild>
                <w:div w:id="2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442">
      <w:bodyDiv w:val="1"/>
      <w:marLeft w:val="0"/>
      <w:marRight w:val="0"/>
      <w:marTop w:val="0"/>
      <w:marBottom w:val="0"/>
      <w:divBdr>
        <w:top w:val="none" w:sz="0" w:space="0" w:color="auto"/>
        <w:left w:val="none" w:sz="0" w:space="0" w:color="auto"/>
        <w:bottom w:val="none" w:sz="0" w:space="0" w:color="auto"/>
        <w:right w:val="none" w:sz="0" w:space="0" w:color="auto"/>
      </w:divBdr>
      <w:divsChild>
        <w:div w:id="1481531182">
          <w:marLeft w:val="0"/>
          <w:marRight w:val="0"/>
          <w:marTop w:val="0"/>
          <w:marBottom w:val="0"/>
          <w:divBdr>
            <w:top w:val="none" w:sz="0" w:space="0" w:color="auto"/>
            <w:left w:val="none" w:sz="0" w:space="0" w:color="auto"/>
            <w:bottom w:val="none" w:sz="0" w:space="0" w:color="auto"/>
            <w:right w:val="none" w:sz="0" w:space="0" w:color="auto"/>
          </w:divBdr>
          <w:divsChild>
            <w:div w:id="2094204207">
              <w:marLeft w:val="0"/>
              <w:marRight w:val="0"/>
              <w:marTop w:val="0"/>
              <w:marBottom w:val="0"/>
              <w:divBdr>
                <w:top w:val="none" w:sz="0" w:space="0" w:color="auto"/>
                <w:left w:val="none" w:sz="0" w:space="0" w:color="auto"/>
                <w:bottom w:val="none" w:sz="0" w:space="0" w:color="auto"/>
                <w:right w:val="none" w:sz="0" w:space="0" w:color="auto"/>
              </w:divBdr>
              <w:divsChild>
                <w:div w:id="15645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9022">
      <w:bodyDiv w:val="1"/>
      <w:marLeft w:val="0"/>
      <w:marRight w:val="0"/>
      <w:marTop w:val="0"/>
      <w:marBottom w:val="0"/>
      <w:divBdr>
        <w:top w:val="none" w:sz="0" w:space="0" w:color="auto"/>
        <w:left w:val="none" w:sz="0" w:space="0" w:color="auto"/>
        <w:bottom w:val="none" w:sz="0" w:space="0" w:color="auto"/>
        <w:right w:val="none" w:sz="0" w:space="0" w:color="auto"/>
      </w:divBdr>
    </w:div>
    <w:div w:id="353768005">
      <w:bodyDiv w:val="1"/>
      <w:marLeft w:val="0"/>
      <w:marRight w:val="0"/>
      <w:marTop w:val="0"/>
      <w:marBottom w:val="0"/>
      <w:divBdr>
        <w:top w:val="none" w:sz="0" w:space="0" w:color="auto"/>
        <w:left w:val="none" w:sz="0" w:space="0" w:color="auto"/>
        <w:bottom w:val="none" w:sz="0" w:space="0" w:color="auto"/>
        <w:right w:val="none" w:sz="0" w:space="0" w:color="auto"/>
      </w:divBdr>
      <w:divsChild>
        <w:div w:id="1704206789">
          <w:marLeft w:val="0"/>
          <w:marRight w:val="0"/>
          <w:marTop w:val="0"/>
          <w:marBottom w:val="0"/>
          <w:divBdr>
            <w:top w:val="none" w:sz="0" w:space="0" w:color="auto"/>
            <w:left w:val="none" w:sz="0" w:space="0" w:color="auto"/>
            <w:bottom w:val="none" w:sz="0" w:space="0" w:color="auto"/>
            <w:right w:val="none" w:sz="0" w:space="0" w:color="auto"/>
          </w:divBdr>
          <w:divsChild>
            <w:div w:id="1409962646">
              <w:marLeft w:val="0"/>
              <w:marRight w:val="0"/>
              <w:marTop w:val="0"/>
              <w:marBottom w:val="0"/>
              <w:divBdr>
                <w:top w:val="none" w:sz="0" w:space="0" w:color="auto"/>
                <w:left w:val="none" w:sz="0" w:space="0" w:color="auto"/>
                <w:bottom w:val="none" w:sz="0" w:space="0" w:color="auto"/>
                <w:right w:val="none" w:sz="0" w:space="0" w:color="auto"/>
              </w:divBdr>
              <w:divsChild>
                <w:div w:id="1824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78282833">
      <w:bodyDiv w:val="1"/>
      <w:marLeft w:val="0"/>
      <w:marRight w:val="0"/>
      <w:marTop w:val="0"/>
      <w:marBottom w:val="0"/>
      <w:divBdr>
        <w:top w:val="none" w:sz="0" w:space="0" w:color="auto"/>
        <w:left w:val="none" w:sz="0" w:space="0" w:color="auto"/>
        <w:bottom w:val="none" w:sz="0" w:space="0" w:color="auto"/>
        <w:right w:val="none" w:sz="0" w:space="0" w:color="auto"/>
      </w:divBdr>
      <w:divsChild>
        <w:div w:id="113015413">
          <w:marLeft w:val="0"/>
          <w:marRight w:val="0"/>
          <w:marTop w:val="0"/>
          <w:marBottom w:val="0"/>
          <w:divBdr>
            <w:top w:val="none" w:sz="0" w:space="0" w:color="auto"/>
            <w:left w:val="none" w:sz="0" w:space="0" w:color="auto"/>
            <w:bottom w:val="none" w:sz="0" w:space="0" w:color="auto"/>
            <w:right w:val="none" w:sz="0" w:space="0" w:color="auto"/>
          </w:divBdr>
          <w:divsChild>
            <w:div w:id="1755929089">
              <w:marLeft w:val="0"/>
              <w:marRight w:val="0"/>
              <w:marTop w:val="0"/>
              <w:marBottom w:val="0"/>
              <w:divBdr>
                <w:top w:val="none" w:sz="0" w:space="0" w:color="auto"/>
                <w:left w:val="none" w:sz="0" w:space="0" w:color="auto"/>
                <w:bottom w:val="none" w:sz="0" w:space="0" w:color="auto"/>
                <w:right w:val="none" w:sz="0" w:space="0" w:color="auto"/>
              </w:divBdr>
              <w:divsChild>
                <w:div w:id="595215541">
                  <w:marLeft w:val="0"/>
                  <w:marRight w:val="0"/>
                  <w:marTop w:val="0"/>
                  <w:marBottom w:val="0"/>
                  <w:divBdr>
                    <w:top w:val="none" w:sz="0" w:space="0" w:color="auto"/>
                    <w:left w:val="none" w:sz="0" w:space="0" w:color="auto"/>
                    <w:bottom w:val="none" w:sz="0" w:space="0" w:color="auto"/>
                    <w:right w:val="none" w:sz="0" w:space="0" w:color="auto"/>
                  </w:divBdr>
                  <w:divsChild>
                    <w:div w:id="20582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23302004">
      <w:bodyDiv w:val="1"/>
      <w:marLeft w:val="0"/>
      <w:marRight w:val="0"/>
      <w:marTop w:val="0"/>
      <w:marBottom w:val="0"/>
      <w:divBdr>
        <w:top w:val="none" w:sz="0" w:space="0" w:color="auto"/>
        <w:left w:val="none" w:sz="0" w:space="0" w:color="auto"/>
        <w:bottom w:val="none" w:sz="0" w:space="0" w:color="auto"/>
        <w:right w:val="none" w:sz="0" w:space="0" w:color="auto"/>
      </w:divBdr>
    </w:div>
    <w:div w:id="425810959">
      <w:bodyDiv w:val="1"/>
      <w:marLeft w:val="0"/>
      <w:marRight w:val="0"/>
      <w:marTop w:val="0"/>
      <w:marBottom w:val="0"/>
      <w:divBdr>
        <w:top w:val="none" w:sz="0" w:space="0" w:color="auto"/>
        <w:left w:val="none" w:sz="0" w:space="0" w:color="auto"/>
        <w:bottom w:val="none" w:sz="0" w:space="0" w:color="auto"/>
        <w:right w:val="none" w:sz="0" w:space="0" w:color="auto"/>
      </w:divBdr>
      <w:divsChild>
        <w:div w:id="2017149550">
          <w:marLeft w:val="0"/>
          <w:marRight w:val="0"/>
          <w:marTop w:val="0"/>
          <w:marBottom w:val="0"/>
          <w:divBdr>
            <w:top w:val="none" w:sz="0" w:space="0" w:color="auto"/>
            <w:left w:val="none" w:sz="0" w:space="0" w:color="auto"/>
            <w:bottom w:val="none" w:sz="0" w:space="0" w:color="auto"/>
            <w:right w:val="none" w:sz="0" w:space="0" w:color="auto"/>
          </w:divBdr>
          <w:divsChild>
            <w:div w:id="1063530926">
              <w:marLeft w:val="0"/>
              <w:marRight w:val="0"/>
              <w:marTop w:val="0"/>
              <w:marBottom w:val="0"/>
              <w:divBdr>
                <w:top w:val="none" w:sz="0" w:space="0" w:color="auto"/>
                <w:left w:val="none" w:sz="0" w:space="0" w:color="auto"/>
                <w:bottom w:val="none" w:sz="0" w:space="0" w:color="auto"/>
                <w:right w:val="none" w:sz="0" w:space="0" w:color="auto"/>
              </w:divBdr>
              <w:divsChild>
                <w:div w:id="4323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91777">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01437466">
      <w:bodyDiv w:val="1"/>
      <w:marLeft w:val="0"/>
      <w:marRight w:val="0"/>
      <w:marTop w:val="0"/>
      <w:marBottom w:val="0"/>
      <w:divBdr>
        <w:top w:val="none" w:sz="0" w:space="0" w:color="auto"/>
        <w:left w:val="none" w:sz="0" w:space="0" w:color="auto"/>
        <w:bottom w:val="none" w:sz="0" w:space="0" w:color="auto"/>
        <w:right w:val="none" w:sz="0" w:space="0" w:color="auto"/>
      </w:divBdr>
      <w:divsChild>
        <w:div w:id="1221743075">
          <w:marLeft w:val="0"/>
          <w:marRight w:val="0"/>
          <w:marTop w:val="0"/>
          <w:marBottom w:val="0"/>
          <w:divBdr>
            <w:top w:val="none" w:sz="0" w:space="0" w:color="auto"/>
            <w:left w:val="none" w:sz="0" w:space="0" w:color="auto"/>
            <w:bottom w:val="none" w:sz="0" w:space="0" w:color="auto"/>
            <w:right w:val="none" w:sz="0" w:space="0" w:color="auto"/>
          </w:divBdr>
          <w:divsChild>
            <w:div w:id="822309217">
              <w:marLeft w:val="0"/>
              <w:marRight w:val="0"/>
              <w:marTop w:val="0"/>
              <w:marBottom w:val="0"/>
              <w:divBdr>
                <w:top w:val="none" w:sz="0" w:space="0" w:color="auto"/>
                <w:left w:val="none" w:sz="0" w:space="0" w:color="auto"/>
                <w:bottom w:val="none" w:sz="0" w:space="0" w:color="auto"/>
                <w:right w:val="none" w:sz="0" w:space="0" w:color="auto"/>
              </w:divBdr>
              <w:divsChild>
                <w:div w:id="20313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6103">
      <w:bodyDiv w:val="1"/>
      <w:marLeft w:val="0"/>
      <w:marRight w:val="0"/>
      <w:marTop w:val="0"/>
      <w:marBottom w:val="0"/>
      <w:divBdr>
        <w:top w:val="none" w:sz="0" w:space="0" w:color="auto"/>
        <w:left w:val="none" w:sz="0" w:space="0" w:color="auto"/>
        <w:bottom w:val="none" w:sz="0" w:space="0" w:color="auto"/>
        <w:right w:val="none" w:sz="0" w:space="0" w:color="auto"/>
      </w:divBdr>
      <w:divsChild>
        <w:div w:id="690422131">
          <w:marLeft w:val="480"/>
          <w:marRight w:val="0"/>
          <w:marTop w:val="0"/>
          <w:marBottom w:val="0"/>
          <w:divBdr>
            <w:top w:val="none" w:sz="0" w:space="0" w:color="auto"/>
            <w:left w:val="none" w:sz="0" w:space="0" w:color="auto"/>
            <w:bottom w:val="none" w:sz="0" w:space="0" w:color="auto"/>
            <w:right w:val="none" w:sz="0" w:space="0" w:color="auto"/>
          </w:divBdr>
          <w:divsChild>
            <w:div w:id="91127176">
              <w:marLeft w:val="0"/>
              <w:marRight w:val="0"/>
              <w:marTop w:val="0"/>
              <w:marBottom w:val="0"/>
              <w:divBdr>
                <w:top w:val="none" w:sz="0" w:space="0" w:color="auto"/>
                <w:left w:val="none" w:sz="0" w:space="0" w:color="auto"/>
                <w:bottom w:val="none" w:sz="0" w:space="0" w:color="auto"/>
                <w:right w:val="none" w:sz="0" w:space="0" w:color="auto"/>
              </w:divBdr>
            </w:div>
            <w:div w:id="120810155">
              <w:marLeft w:val="0"/>
              <w:marRight w:val="0"/>
              <w:marTop w:val="0"/>
              <w:marBottom w:val="0"/>
              <w:divBdr>
                <w:top w:val="none" w:sz="0" w:space="0" w:color="auto"/>
                <w:left w:val="none" w:sz="0" w:space="0" w:color="auto"/>
                <w:bottom w:val="none" w:sz="0" w:space="0" w:color="auto"/>
                <w:right w:val="none" w:sz="0" w:space="0" w:color="auto"/>
              </w:divBdr>
            </w:div>
            <w:div w:id="959723347">
              <w:marLeft w:val="0"/>
              <w:marRight w:val="0"/>
              <w:marTop w:val="0"/>
              <w:marBottom w:val="0"/>
              <w:divBdr>
                <w:top w:val="none" w:sz="0" w:space="0" w:color="auto"/>
                <w:left w:val="none" w:sz="0" w:space="0" w:color="auto"/>
                <w:bottom w:val="none" w:sz="0" w:space="0" w:color="auto"/>
                <w:right w:val="none" w:sz="0" w:space="0" w:color="auto"/>
              </w:divBdr>
            </w:div>
            <w:div w:id="1976174729">
              <w:marLeft w:val="0"/>
              <w:marRight w:val="0"/>
              <w:marTop w:val="0"/>
              <w:marBottom w:val="0"/>
              <w:divBdr>
                <w:top w:val="none" w:sz="0" w:space="0" w:color="auto"/>
                <w:left w:val="none" w:sz="0" w:space="0" w:color="auto"/>
                <w:bottom w:val="none" w:sz="0" w:space="0" w:color="auto"/>
                <w:right w:val="none" w:sz="0" w:space="0" w:color="auto"/>
              </w:divBdr>
            </w:div>
            <w:div w:id="92089557">
              <w:marLeft w:val="0"/>
              <w:marRight w:val="0"/>
              <w:marTop w:val="0"/>
              <w:marBottom w:val="0"/>
              <w:divBdr>
                <w:top w:val="none" w:sz="0" w:space="0" w:color="auto"/>
                <w:left w:val="none" w:sz="0" w:space="0" w:color="auto"/>
                <w:bottom w:val="none" w:sz="0" w:space="0" w:color="auto"/>
                <w:right w:val="none" w:sz="0" w:space="0" w:color="auto"/>
              </w:divBdr>
            </w:div>
            <w:div w:id="1773043137">
              <w:marLeft w:val="0"/>
              <w:marRight w:val="0"/>
              <w:marTop w:val="0"/>
              <w:marBottom w:val="0"/>
              <w:divBdr>
                <w:top w:val="none" w:sz="0" w:space="0" w:color="auto"/>
                <w:left w:val="none" w:sz="0" w:space="0" w:color="auto"/>
                <w:bottom w:val="none" w:sz="0" w:space="0" w:color="auto"/>
                <w:right w:val="none" w:sz="0" w:space="0" w:color="auto"/>
              </w:divBdr>
            </w:div>
            <w:div w:id="2111771954">
              <w:marLeft w:val="0"/>
              <w:marRight w:val="0"/>
              <w:marTop w:val="0"/>
              <w:marBottom w:val="0"/>
              <w:divBdr>
                <w:top w:val="none" w:sz="0" w:space="0" w:color="auto"/>
                <w:left w:val="none" w:sz="0" w:space="0" w:color="auto"/>
                <w:bottom w:val="none" w:sz="0" w:space="0" w:color="auto"/>
                <w:right w:val="none" w:sz="0" w:space="0" w:color="auto"/>
              </w:divBdr>
            </w:div>
            <w:div w:id="899438032">
              <w:marLeft w:val="0"/>
              <w:marRight w:val="0"/>
              <w:marTop w:val="0"/>
              <w:marBottom w:val="0"/>
              <w:divBdr>
                <w:top w:val="none" w:sz="0" w:space="0" w:color="auto"/>
                <w:left w:val="none" w:sz="0" w:space="0" w:color="auto"/>
                <w:bottom w:val="none" w:sz="0" w:space="0" w:color="auto"/>
                <w:right w:val="none" w:sz="0" w:space="0" w:color="auto"/>
              </w:divBdr>
            </w:div>
            <w:div w:id="621154406">
              <w:marLeft w:val="0"/>
              <w:marRight w:val="0"/>
              <w:marTop w:val="0"/>
              <w:marBottom w:val="0"/>
              <w:divBdr>
                <w:top w:val="none" w:sz="0" w:space="0" w:color="auto"/>
                <w:left w:val="none" w:sz="0" w:space="0" w:color="auto"/>
                <w:bottom w:val="none" w:sz="0" w:space="0" w:color="auto"/>
                <w:right w:val="none" w:sz="0" w:space="0" w:color="auto"/>
              </w:divBdr>
            </w:div>
            <w:div w:id="771512876">
              <w:marLeft w:val="0"/>
              <w:marRight w:val="0"/>
              <w:marTop w:val="0"/>
              <w:marBottom w:val="0"/>
              <w:divBdr>
                <w:top w:val="none" w:sz="0" w:space="0" w:color="auto"/>
                <w:left w:val="none" w:sz="0" w:space="0" w:color="auto"/>
                <w:bottom w:val="none" w:sz="0" w:space="0" w:color="auto"/>
                <w:right w:val="none" w:sz="0" w:space="0" w:color="auto"/>
              </w:divBdr>
            </w:div>
            <w:div w:id="2140370369">
              <w:marLeft w:val="0"/>
              <w:marRight w:val="0"/>
              <w:marTop w:val="0"/>
              <w:marBottom w:val="0"/>
              <w:divBdr>
                <w:top w:val="none" w:sz="0" w:space="0" w:color="auto"/>
                <w:left w:val="none" w:sz="0" w:space="0" w:color="auto"/>
                <w:bottom w:val="none" w:sz="0" w:space="0" w:color="auto"/>
                <w:right w:val="none" w:sz="0" w:space="0" w:color="auto"/>
              </w:divBdr>
            </w:div>
            <w:div w:id="637342041">
              <w:marLeft w:val="0"/>
              <w:marRight w:val="0"/>
              <w:marTop w:val="0"/>
              <w:marBottom w:val="0"/>
              <w:divBdr>
                <w:top w:val="none" w:sz="0" w:space="0" w:color="auto"/>
                <w:left w:val="none" w:sz="0" w:space="0" w:color="auto"/>
                <w:bottom w:val="none" w:sz="0" w:space="0" w:color="auto"/>
                <w:right w:val="none" w:sz="0" w:space="0" w:color="auto"/>
              </w:divBdr>
            </w:div>
            <w:div w:id="449710942">
              <w:marLeft w:val="0"/>
              <w:marRight w:val="0"/>
              <w:marTop w:val="0"/>
              <w:marBottom w:val="0"/>
              <w:divBdr>
                <w:top w:val="none" w:sz="0" w:space="0" w:color="auto"/>
                <w:left w:val="none" w:sz="0" w:space="0" w:color="auto"/>
                <w:bottom w:val="none" w:sz="0" w:space="0" w:color="auto"/>
                <w:right w:val="none" w:sz="0" w:space="0" w:color="auto"/>
              </w:divBdr>
            </w:div>
            <w:div w:id="701323596">
              <w:marLeft w:val="0"/>
              <w:marRight w:val="0"/>
              <w:marTop w:val="0"/>
              <w:marBottom w:val="0"/>
              <w:divBdr>
                <w:top w:val="none" w:sz="0" w:space="0" w:color="auto"/>
                <w:left w:val="none" w:sz="0" w:space="0" w:color="auto"/>
                <w:bottom w:val="none" w:sz="0" w:space="0" w:color="auto"/>
                <w:right w:val="none" w:sz="0" w:space="0" w:color="auto"/>
              </w:divBdr>
            </w:div>
            <w:div w:id="1849909509">
              <w:marLeft w:val="0"/>
              <w:marRight w:val="0"/>
              <w:marTop w:val="0"/>
              <w:marBottom w:val="0"/>
              <w:divBdr>
                <w:top w:val="none" w:sz="0" w:space="0" w:color="auto"/>
                <w:left w:val="none" w:sz="0" w:space="0" w:color="auto"/>
                <w:bottom w:val="none" w:sz="0" w:space="0" w:color="auto"/>
                <w:right w:val="none" w:sz="0" w:space="0" w:color="auto"/>
              </w:divBdr>
            </w:div>
            <w:div w:id="771782513">
              <w:marLeft w:val="0"/>
              <w:marRight w:val="0"/>
              <w:marTop w:val="0"/>
              <w:marBottom w:val="0"/>
              <w:divBdr>
                <w:top w:val="none" w:sz="0" w:space="0" w:color="auto"/>
                <w:left w:val="none" w:sz="0" w:space="0" w:color="auto"/>
                <w:bottom w:val="none" w:sz="0" w:space="0" w:color="auto"/>
                <w:right w:val="none" w:sz="0" w:space="0" w:color="auto"/>
              </w:divBdr>
            </w:div>
            <w:div w:id="1253389793">
              <w:marLeft w:val="0"/>
              <w:marRight w:val="0"/>
              <w:marTop w:val="0"/>
              <w:marBottom w:val="0"/>
              <w:divBdr>
                <w:top w:val="none" w:sz="0" w:space="0" w:color="auto"/>
                <w:left w:val="none" w:sz="0" w:space="0" w:color="auto"/>
                <w:bottom w:val="none" w:sz="0" w:space="0" w:color="auto"/>
                <w:right w:val="none" w:sz="0" w:space="0" w:color="auto"/>
              </w:divBdr>
            </w:div>
            <w:div w:id="448940820">
              <w:marLeft w:val="0"/>
              <w:marRight w:val="0"/>
              <w:marTop w:val="0"/>
              <w:marBottom w:val="0"/>
              <w:divBdr>
                <w:top w:val="none" w:sz="0" w:space="0" w:color="auto"/>
                <w:left w:val="none" w:sz="0" w:space="0" w:color="auto"/>
                <w:bottom w:val="none" w:sz="0" w:space="0" w:color="auto"/>
                <w:right w:val="none" w:sz="0" w:space="0" w:color="auto"/>
              </w:divBdr>
            </w:div>
            <w:div w:id="1564635348">
              <w:marLeft w:val="0"/>
              <w:marRight w:val="0"/>
              <w:marTop w:val="0"/>
              <w:marBottom w:val="0"/>
              <w:divBdr>
                <w:top w:val="none" w:sz="0" w:space="0" w:color="auto"/>
                <w:left w:val="none" w:sz="0" w:space="0" w:color="auto"/>
                <w:bottom w:val="none" w:sz="0" w:space="0" w:color="auto"/>
                <w:right w:val="none" w:sz="0" w:space="0" w:color="auto"/>
              </w:divBdr>
            </w:div>
            <w:div w:id="670376976">
              <w:marLeft w:val="0"/>
              <w:marRight w:val="0"/>
              <w:marTop w:val="0"/>
              <w:marBottom w:val="0"/>
              <w:divBdr>
                <w:top w:val="none" w:sz="0" w:space="0" w:color="auto"/>
                <w:left w:val="none" w:sz="0" w:space="0" w:color="auto"/>
                <w:bottom w:val="none" w:sz="0" w:space="0" w:color="auto"/>
                <w:right w:val="none" w:sz="0" w:space="0" w:color="auto"/>
              </w:divBdr>
            </w:div>
            <w:div w:id="218824904">
              <w:marLeft w:val="0"/>
              <w:marRight w:val="0"/>
              <w:marTop w:val="0"/>
              <w:marBottom w:val="0"/>
              <w:divBdr>
                <w:top w:val="none" w:sz="0" w:space="0" w:color="auto"/>
                <w:left w:val="none" w:sz="0" w:space="0" w:color="auto"/>
                <w:bottom w:val="none" w:sz="0" w:space="0" w:color="auto"/>
                <w:right w:val="none" w:sz="0" w:space="0" w:color="auto"/>
              </w:divBdr>
            </w:div>
            <w:div w:id="2077437586">
              <w:marLeft w:val="0"/>
              <w:marRight w:val="0"/>
              <w:marTop w:val="0"/>
              <w:marBottom w:val="0"/>
              <w:divBdr>
                <w:top w:val="none" w:sz="0" w:space="0" w:color="auto"/>
                <w:left w:val="none" w:sz="0" w:space="0" w:color="auto"/>
                <w:bottom w:val="none" w:sz="0" w:space="0" w:color="auto"/>
                <w:right w:val="none" w:sz="0" w:space="0" w:color="auto"/>
              </w:divBdr>
            </w:div>
            <w:div w:id="569967758">
              <w:marLeft w:val="0"/>
              <w:marRight w:val="0"/>
              <w:marTop w:val="0"/>
              <w:marBottom w:val="0"/>
              <w:divBdr>
                <w:top w:val="none" w:sz="0" w:space="0" w:color="auto"/>
                <w:left w:val="none" w:sz="0" w:space="0" w:color="auto"/>
                <w:bottom w:val="none" w:sz="0" w:space="0" w:color="auto"/>
                <w:right w:val="none" w:sz="0" w:space="0" w:color="auto"/>
              </w:divBdr>
            </w:div>
            <w:div w:id="1168864910">
              <w:marLeft w:val="0"/>
              <w:marRight w:val="0"/>
              <w:marTop w:val="0"/>
              <w:marBottom w:val="0"/>
              <w:divBdr>
                <w:top w:val="none" w:sz="0" w:space="0" w:color="auto"/>
                <w:left w:val="none" w:sz="0" w:space="0" w:color="auto"/>
                <w:bottom w:val="none" w:sz="0" w:space="0" w:color="auto"/>
                <w:right w:val="none" w:sz="0" w:space="0" w:color="auto"/>
              </w:divBdr>
            </w:div>
            <w:div w:id="1039161936">
              <w:marLeft w:val="0"/>
              <w:marRight w:val="0"/>
              <w:marTop w:val="0"/>
              <w:marBottom w:val="0"/>
              <w:divBdr>
                <w:top w:val="none" w:sz="0" w:space="0" w:color="auto"/>
                <w:left w:val="none" w:sz="0" w:space="0" w:color="auto"/>
                <w:bottom w:val="none" w:sz="0" w:space="0" w:color="auto"/>
                <w:right w:val="none" w:sz="0" w:space="0" w:color="auto"/>
              </w:divBdr>
            </w:div>
            <w:div w:id="1325664280">
              <w:marLeft w:val="0"/>
              <w:marRight w:val="0"/>
              <w:marTop w:val="0"/>
              <w:marBottom w:val="0"/>
              <w:divBdr>
                <w:top w:val="none" w:sz="0" w:space="0" w:color="auto"/>
                <w:left w:val="none" w:sz="0" w:space="0" w:color="auto"/>
                <w:bottom w:val="none" w:sz="0" w:space="0" w:color="auto"/>
                <w:right w:val="none" w:sz="0" w:space="0" w:color="auto"/>
              </w:divBdr>
            </w:div>
            <w:div w:id="78211355">
              <w:marLeft w:val="0"/>
              <w:marRight w:val="0"/>
              <w:marTop w:val="0"/>
              <w:marBottom w:val="0"/>
              <w:divBdr>
                <w:top w:val="none" w:sz="0" w:space="0" w:color="auto"/>
                <w:left w:val="none" w:sz="0" w:space="0" w:color="auto"/>
                <w:bottom w:val="none" w:sz="0" w:space="0" w:color="auto"/>
                <w:right w:val="none" w:sz="0" w:space="0" w:color="auto"/>
              </w:divBdr>
            </w:div>
            <w:div w:id="1547138838">
              <w:marLeft w:val="0"/>
              <w:marRight w:val="0"/>
              <w:marTop w:val="0"/>
              <w:marBottom w:val="0"/>
              <w:divBdr>
                <w:top w:val="none" w:sz="0" w:space="0" w:color="auto"/>
                <w:left w:val="none" w:sz="0" w:space="0" w:color="auto"/>
                <w:bottom w:val="none" w:sz="0" w:space="0" w:color="auto"/>
                <w:right w:val="none" w:sz="0" w:space="0" w:color="auto"/>
              </w:divBdr>
            </w:div>
            <w:div w:id="888687112">
              <w:marLeft w:val="0"/>
              <w:marRight w:val="0"/>
              <w:marTop w:val="0"/>
              <w:marBottom w:val="0"/>
              <w:divBdr>
                <w:top w:val="none" w:sz="0" w:space="0" w:color="auto"/>
                <w:left w:val="none" w:sz="0" w:space="0" w:color="auto"/>
                <w:bottom w:val="none" w:sz="0" w:space="0" w:color="auto"/>
                <w:right w:val="none" w:sz="0" w:space="0" w:color="auto"/>
              </w:divBdr>
            </w:div>
            <w:div w:id="1005018744">
              <w:marLeft w:val="0"/>
              <w:marRight w:val="0"/>
              <w:marTop w:val="0"/>
              <w:marBottom w:val="0"/>
              <w:divBdr>
                <w:top w:val="none" w:sz="0" w:space="0" w:color="auto"/>
                <w:left w:val="none" w:sz="0" w:space="0" w:color="auto"/>
                <w:bottom w:val="none" w:sz="0" w:space="0" w:color="auto"/>
                <w:right w:val="none" w:sz="0" w:space="0" w:color="auto"/>
              </w:divBdr>
            </w:div>
            <w:div w:id="1141078414">
              <w:marLeft w:val="0"/>
              <w:marRight w:val="0"/>
              <w:marTop w:val="0"/>
              <w:marBottom w:val="0"/>
              <w:divBdr>
                <w:top w:val="none" w:sz="0" w:space="0" w:color="auto"/>
                <w:left w:val="none" w:sz="0" w:space="0" w:color="auto"/>
                <w:bottom w:val="none" w:sz="0" w:space="0" w:color="auto"/>
                <w:right w:val="none" w:sz="0" w:space="0" w:color="auto"/>
              </w:divBdr>
            </w:div>
            <w:div w:id="1964189579">
              <w:marLeft w:val="0"/>
              <w:marRight w:val="0"/>
              <w:marTop w:val="0"/>
              <w:marBottom w:val="0"/>
              <w:divBdr>
                <w:top w:val="none" w:sz="0" w:space="0" w:color="auto"/>
                <w:left w:val="none" w:sz="0" w:space="0" w:color="auto"/>
                <w:bottom w:val="none" w:sz="0" w:space="0" w:color="auto"/>
                <w:right w:val="none" w:sz="0" w:space="0" w:color="auto"/>
              </w:divBdr>
            </w:div>
            <w:div w:id="356320783">
              <w:marLeft w:val="0"/>
              <w:marRight w:val="0"/>
              <w:marTop w:val="0"/>
              <w:marBottom w:val="0"/>
              <w:divBdr>
                <w:top w:val="none" w:sz="0" w:space="0" w:color="auto"/>
                <w:left w:val="none" w:sz="0" w:space="0" w:color="auto"/>
                <w:bottom w:val="none" w:sz="0" w:space="0" w:color="auto"/>
                <w:right w:val="none" w:sz="0" w:space="0" w:color="auto"/>
              </w:divBdr>
            </w:div>
            <w:div w:id="1992522115">
              <w:marLeft w:val="0"/>
              <w:marRight w:val="0"/>
              <w:marTop w:val="0"/>
              <w:marBottom w:val="0"/>
              <w:divBdr>
                <w:top w:val="none" w:sz="0" w:space="0" w:color="auto"/>
                <w:left w:val="none" w:sz="0" w:space="0" w:color="auto"/>
                <w:bottom w:val="none" w:sz="0" w:space="0" w:color="auto"/>
                <w:right w:val="none" w:sz="0" w:space="0" w:color="auto"/>
              </w:divBdr>
            </w:div>
            <w:div w:id="1402485893">
              <w:marLeft w:val="0"/>
              <w:marRight w:val="0"/>
              <w:marTop w:val="0"/>
              <w:marBottom w:val="0"/>
              <w:divBdr>
                <w:top w:val="none" w:sz="0" w:space="0" w:color="auto"/>
                <w:left w:val="none" w:sz="0" w:space="0" w:color="auto"/>
                <w:bottom w:val="none" w:sz="0" w:space="0" w:color="auto"/>
                <w:right w:val="none" w:sz="0" w:space="0" w:color="auto"/>
              </w:divBdr>
            </w:div>
            <w:div w:id="1725644392">
              <w:marLeft w:val="0"/>
              <w:marRight w:val="0"/>
              <w:marTop w:val="0"/>
              <w:marBottom w:val="0"/>
              <w:divBdr>
                <w:top w:val="none" w:sz="0" w:space="0" w:color="auto"/>
                <w:left w:val="none" w:sz="0" w:space="0" w:color="auto"/>
                <w:bottom w:val="none" w:sz="0" w:space="0" w:color="auto"/>
                <w:right w:val="none" w:sz="0" w:space="0" w:color="auto"/>
              </w:divBdr>
            </w:div>
            <w:div w:id="859782919">
              <w:marLeft w:val="0"/>
              <w:marRight w:val="0"/>
              <w:marTop w:val="0"/>
              <w:marBottom w:val="0"/>
              <w:divBdr>
                <w:top w:val="none" w:sz="0" w:space="0" w:color="auto"/>
                <w:left w:val="none" w:sz="0" w:space="0" w:color="auto"/>
                <w:bottom w:val="none" w:sz="0" w:space="0" w:color="auto"/>
                <w:right w:val="none" w:sz="0" w:space="0" w:color="auto"/>
              </w:divBdr>
            </w:div>
            <w:div w:id="478813031">
              <w:marLeft w:val="0"/>
              <w:marRight w:val="0"/>
              <w:marTop w:val="0"/>
              <w:marBottom w:val="0"/>
              <w:divBdr>
                <w:top w:val="none" w:sz="0" w:space="0" w:color="auto"/>
                <w:left w:val="none" w:sz="0" w:space="0" w:color="auto"/>
                <w:bottom w:val="none" w:sz="0" w:space="0" w:color="auto"/>
                <w:right w:val="none" w:sz="0" w:space="0" w:color="auto"/>
              </w:divBdr>
            </w:div>
            <w:div w:id="1369644693">
              <w:marLeft w:val="0"/>
              <w:marRight w:val="0"/>
              <w:marTop w:val="0"/>
              <w:marBottom w:val="0"/>
              <w:divBdr>
                <w:top w:val="none" w:sz="0" w:space="0" w:color="auto"/>
                <w:left w:val="none" w:sz="0" w:space="0" w:color="auto"/>
                <w:bottom w:val="none" w:sz="0" w:space="0" w:color="auto"/>
                <w:right w:val="none" w:sz="0" w:space="0" w:color="auto"/>
              </w:divBdr>
            </w:div>
            <w:div w:id="946159162">
              <w:marLeft w:val="0"/>
              <w:marRight w:val="0"/>
              <w:marTop w:val="0"/>
              <w:marBottom w:val="0"/>
              <w:divBdr>
                <w:top w:val="none" w:sz="0" w:space="0" w:color="auto"/>
                <w:left w:val="none" w:sz="0" w:space="0" w:color="auto"/>
                <w:bottom w:val="none" w:sz="0" w:space="0" w:color="auto"/>
                <w:right w:val="none" w:sz="0" w:space="0" w:color="auto"/>
              </w:divBdr>
            </w:div>
            <w:div w:id="1555241521">
              <w:marLeft w:val="0"/>
              <w:marRight w:val="0"/>
              <w:marTop w:val="0"/>
              <w:marBottom w:val="0"/>
              <w:divBdr>
                <w:top w:val="none" w:sz="0" w:space="0" w:color="auto"/>
                <w:left w:val="none" w:sz="0" w:space="0" w:color="auto"/>
                <w:bottom w:val="none" w:sz="0" w:space="0" w:color="auto"/>
                <w:right w:val="none" w:sz="0" w:space="0" w:color="auto"/>
              </w:divBdr>
            </w:div>
            <w:div w:id="1761484807">
              <w:marLeft w:val="0"/>
              <w:marRight w:val="0"/>
              <w:marTop w:val="0"/>
              <w:marBottom w:val="0"/>
              <w:divBdr>
                <w:top w:val="none" w:sz="0" w:space="0" w:color="auto"/>
                <w:left w:val="none" w:sz="0" w:space="0" w:color="auto"/>
                <w:bottom w:val="none" w:sz="0" w:space="0" w:color="auto"/>
                <w:right w:val="none" w:sz="0" w:space="0" w:color="auto"/>
              </w:divBdr>
            </w:div>
            <w:div w:id="1311521280">
              <w:marLeft w:val="0"/>
              <w:marRight w:val="0"/>
              <w:marTop w:val="0"/>
              <w:marBottom w:val="0"/>
              <w:divBdr>
                <w:top w:val="none" w:sz="0" w:space="0" w:color="auto"/>
                <w:left w:val="none" w:sz="0" w:space="0" w:color="auto"/>
                <w:bottom w:val="none" w:sz="0" w:space="0" w:color="auto"/>
                <w:right w:val="none" w:sz="0" w:space="0" w:color="auto"/>
              </w:divBdr>
            </w:div>
            <w:div w:id="568421658">
              <w:marLeft w:val="0"/>
              <w:marRight w:val="0"/>
              <w:marTop w:val="0"/>
              <w:marBottom w:val="0"/>
              <w:divBdr>
                <w:top w:val="none" w:sz="0" w:space="0" w:color="auto"/>
                <w:left w:val="none" w:sz="0" w:space="0" w:color="auto"/>
                <w:bottom w:val="none" w:sz="0" w:space="0" w:color="auto"/>
                <w:right w:val="none" w:sz="0" w:space="0" w:color="auto"/>
              </w:divBdr>
            </w:div>
            <w:div w:id="598684506">
              <w:marLeft w:val="0"/>
              <w:marRight w:val="0"/>
              <w:marTop w:val="0"/>
              <w:marBottom w:val="0"/>
              <w:divBdr>
                <w:top w:val="none" w:sz="0" w:space="0" w:color="auto"/>
                <w:left w:val="none" w:sz="0" w:space="0" w:color="auto"/>
                <w:bottom w:val="none" w:sz="0" w:space="0" w:color="auto"/>
                <w:right w:val="none" w:sz="0" w:space="0" w:color="auto"/>
              </w:divBdr>
            </w:div>
            <w:div w:id="390159615">
              <w:marLeft w:val="0"/>
              <w:marRight w:val="0"/>
              <w:marTop w:val="0"/>
              <w:marBottom w:val="0"/>
              <w:divBdr>
                <w:top w:val="none" w:sz="0" w:space="0" w:color="auto"/>
                <w:left w:val="none" w:sz="0" w:space="0" w:color="auto"/>
                <w:bottom w:val="none" w:sz="0" w:space="0" w:color="auto"/>
                <w:right w:val="none" w:sz="0" w:space="0" w:color="auto"/>
              </w:divBdr>
            </w:div>
            <w:div w:id="1251937098">
              <w:marLeft w:val="0"/>
              <w:marRight w:val="0"/>
              <w:marTop w:val="0"/>
              <w:marBottom w:val="0"/>
              <w:divBdr>
                <w:top w:val="none" w:sz="0" w:space="0" w:color="auto"/>
                <w:left w:val="none" w:sz="0" w:space="0" w:color="auto"/>
                <w:bottom w:val="none" w:sz="0" w:space="0" w:color="auto"/>
                <w:right w:val="none" w:sz="0" w:space="0" w:color="auto"/>
              </w:divBdr>
            </w:div>
            <w:div w:id="876552791">
              <w:marLeft w:val="0"/>
              <w:marRight w:val="0"/>
              <w:marTop w:val="0"/>
              <w:marBottom w:val="0"/>
              <w:divBdr>
                <w:top w:val="none" w:sz="0" w:space="0" w:color="auto"/>
                <w:left w:val="none" w:sz="0" w:space="0" w:color="auto"/>
                <w:bottom w:val="none" w:sz="0" w:space="0" w:color="auto"/>
                <w:right w:val="none" w:sz="0" w:space="0" w:color="auto"/>
              </w:divBdr>
            </w:div>
            <w:div w:id="1691294444">
              <w:marLeft w:val="0"/>
              <w:marRight w:val="0"/>
              <w:marTop w:val="0"/>
              <w:marBottom w:val="0"/>
              <w:divBdr>
                <w:top w:val="none" w:sz="0" w:space="0" w:color="auto"/>
                <w:left w:val="none" w:sz="0" w:space="0" w:color="auto"/>
                <w:bottom w:val="none" w:sz="0" w:space="0" w:color="auto"/>
                <w:right w:val="none" w:sz="0" w:space="0" w:color="auto"/>
              </w:divBdr>
            </w:div>
            <w:div w:id="1893809089">
              <w:marLeft w:val="0"/>
              <w:marRight w:val="0"/>
              <w:marTop w:val="0"/>
              <w:marBottom w:val="0"/>
              <w:divBdr>
                <w:top w:val="none" w:sz="0" w:space="0" w:color="auto"/>
                <w:left w:val="none" w:sz="0" w:space="0" w:color="auto"/>
                <w:bottom w:val="none" w:sz="0" w:space="0" w:color="auto"/>
                <w:right w:val="none" w:sz="0" w:space="0" w:color="auto"/>
              </w:divBdr>
            </w:div>
            <w:div w:id="1739358048">
              <w:marLeft w:val="0"/>
              <w:marRight w:val="0"/>
              <w:marTop w:val="0"/>
              <w:marBottom w:val="0"/>
              <w:divBdr>
                <w:top w:val="none" w:sz="0" w:space="0" w:color="auto"/>
                <w:left w:val="none" w:sz="0" w:space="0" w:color="auto"/>
                <w:bottom w:val="none" w:sz="0" w:space="0" w:color="auto"/>
                <w:right w:val="none" w:sz="0" w:space="0" w:color="auto"/>
              </w:divBdr>
            </w:div>
            <w:div w:id="885801389">
              <w:marLeft w:val="0"/>
              <w:marRight w:val="0"/>
              <w:marTop w:val="0"/>
              <w:marBottom w:val="0"/>
              <w:divBdr>
                <w:top w:val="none" w:sz="0" w:space="0" w:color="auto"/>
                <w:left w:val="none" w:sz="0" w:space="0" w:color="auto"/>
                <w:bottom w:val="none" w:sz="0" w:space="0" w:color="auto"/>
                <w:right w:val="none" w:sz="0" w:space="0" w:color="auto"/>
              </w:divBdr>
            </w:div>
            <w:div w:id="485324215">
              <w:marLeft w:val="0"/>
              <w:marRight w:val="0"/>
              <w:marTop w:val="0"/>
              <w:marBottom w:val="0"/>
              <w:divBdr>
                <w:top w:val="none" w:sz="0" w:space="0" w:color="auto"/>
                <w:left w:val="none" w:sz="0" w:space="0" w:color="auto"/>
                <w:bottom w:val="none" w:sz="0" w:space="0" w:color="auto"/>
                <w:right w:val="none" w:sz="0" w:space="0" w:color="auto"/>
              </w:divBdr>
            </w:div>
            <w:div w:id="194084149">
              <w:marLeft w:val="0"/>
              <w:marRight w:val="0"/>
              <w:marTop w:val="0"/>
              <w:marBottom w:val="0"/>
              <w:divBdr>
                <w:top w:val="none" w:sz="0" w:space="0" w:color="auto"/>
                <w:left w:val="none" w:sz="0" w:space="0" w:color="auto"/>
                <w:bottom w:val="none" w:sz="0" w:space="0" w:color="auto"/>
                <w:right w:val="none" w:sz="0" w:space="0" w:color="auto"/>
              </w:divBdr>
            </w:div>
            <w:div w:id="2011907886">
              <w:marLeft w:val="0"/>
              <w:marRight w:val="0"/>
              <w:marTop w:val="0"/>
              <w:marBottom w:val="0"/>
              <w:divBdr>
                <w:top w:val="none" w:sz="0" w:space="0" w:color="auto"/>
                <w:left w:val="none" w:sz="0" w:space="0" w:color="auto"/>
                <w:bottom w:val="none" w:sz="0" w:space="0" w:color="auto"/>
                <w:right w:val="none" w:sz="0" w:space="0" w:color="auto"/>
              </w:divBdr>
            </w:div>
            <w:div w:id="1543206915">
              <w:marLeft w:val="0"/>
              <w:marRight w:val="0"/>
              <w:marTop w:val="0"/>
              <w:marBottom w:val="0"/>
              <w:divBdr>
                <w:top w:val="none" w:sz="0" w:space="0" w:color="auto"/>
                <w:left w:val="none" w:sz="0" w:space="0" w:color="auto"/>
                <w:bottom w:val="none" w:sz="0" w:space="0" w:color="auto"/>
                <w:right w:val="none" w:sz="0" w:space="0" w:color="auto"/>
              </w:divBdr>
            </w:div>
            <w:div w:id="1110276280">
              <w:marLeft w:val="0"/>
              <w:marRight w:val="0"/>
              <w:marTop w:val="0"/>
              <w:marBottom w:val="0"/>
              <w:divBdr>
                <w:top w:val="none" w:sz="0" w:space="0" w:color="auto"/>
                <w:left w:val="none" w:sz="0" w:space="0" w:color="auto"/>
                <w:bottom w:val="none" w:sz="0" w:space="0" w:color="auto"/>
                <w:right w:val="none" w:sz="0" w:space="0" w:color="auto"/>
              </w:divBdr>
            </w:div>
            <w:div w:id="1633168685">
              <w:marLeft w:val="0"/>
              <w:marRight w:val="0"/>
              <w:marTop w:val="0"/>
              <w:marBottom w:val="0"/>
              <w:divBdr>
                <w:top w:val="none" w:sz="0" w:space="0" w:color="auto"/>
                <w:left w:val="none" w:sz="0" w:space="0" w:color="auto"/>
                <w:bottom w:val="none" w:sz="0" w:space="0" w:color="auto"/>
                <w:right w:val="none" w:sz="0" w:space="0" w:color="auto"/>
              </w:divBdr>
            </w:div>
            <w:div w:id="682783115">
              <w:marLeft w:val="0"/>
              <w:marRight w:val="0"/>
              <w:marTop w:val="0"/>
              <w:marBottom w:val="0"/>
              <w:divBdr>
                <w:top w:val="none" w:sz="0" w:space="0" w:color="auto"/>
                <w:left w:val="none" w:sz="0" w:space="0" w:color="auto"/>
                <w:bottom w:val="none" w:sz="0" w:space="0" w:color="auto"/>
                <w:right w:val="none" w:sz="0" w:space="0" w:color="auto"/>
              </w:divBdr>
            </w:div>
            <w:div w:id="320622633">
              <w:marLeft w:val="0"/>
              <w:marRight w:val="0"/>
              <w:marTop w:val="0"/>
              <w:marBottom w:val="0"/>
              <w:divBdr>
                <w:top w:val="none" w:sz="0" w:space="0" w:color="auto"/>
                <w:left w:val="none" w:sz="0" w:space="0" w:color="auto"/>
                <w:bottom w:val="none" w:sz="0" w:space="0" w:color="auto"/>
                <w:right w:val="none" w:sz="0" w:space="0" w:color="auto"/>
              </w:divBdr>
            </w:div>
            <w:div w:id="1265268230">
              <w:marLeft w:val="0"/>
              <w:marRight w:val="0"/>
              <w:marTop w:val="0"/>
              <w:marBottom w:val="0"/>
              <w:divBdr>
                <w:top w:val="none" w:sz="0" w:space="0" w:color="auto"/>
                <w:left w:val="none" w:sz="0" w:space="0" w:color="auto"/>
                <w:bottom w:val="none" w:sz="0" w:space="0" w:color="auto"/>
                <w:right w:val="none" w:sz="0" w:space="0" w:color="auto"/>
              </w:divBdr>
            </w:div>
            <w:div w:id="2116947162">
              <w:marLeft w:val="0"/>
              <w:marRight w:val="0"/>
              <w:marTop w:val="0"/>
              <w:marBottom w:val="0"/>
              <w:divBdr>
                <w:top w:val="none" w:sz="0" w:space="0" w:color="auto"/>
                <w:left w:val="none" w:sz="0" w:space="0" w:color="auto"/>
                <w:bottom w:val="none" w:sz="0" w:space="0" w:color="auto"/>
                <w:right w:val="none" w:sz="0" w:space="0" w:color="auto"/>
              </w:divBdr>
            </w:div>
            <w:div w:id="399904560">
              <w:marLeft w:val="0"/>
              <w:marRight w:val="0"/>
              <w:marTop w:val="0"/>
              <w:marBottom w:val="0"/>
              <w:divBdr>
                <w:top w:val="none" w:sz="0" w:space="0" w:color="auto"/>
                <w:left w:val="none" w:sz="0" w:space="0" w:color="auto"/>
                <w:bottom w:val="none" w:sz="0" w:space="0" w:color="auto"/>
                <w:right w:val="none" w:sz="0" w:space="0" w:color="auto"/>
              </w:divBdr>
            </w:div>
            <w:div w:id="1102260963">
              <w:marLeft w:val="0"/>
              <w:marRight w:val="0"/>
              <w:marTop w:val="0"/>
              <w:marBottom w:val="0"/>
              <w:divBdr>
                <w:top w:val="none" w:sz="0" w:space="0" w:color="auto"/>
                <w:left w:val="none" w:sz="0" w:space="0" w:color="auto"/>
                <w:bottom w:val="none" w:sz="0" w:space="0" w:color="auto"/>
                <w:right w:val="none" w:sz="0" w:space="0" w:color="auto"/>
              </w:divBdr>
            </w:div>
            <w:div w:id="1647855236">
              <w:marLeft w:val="0"/>
              <w:marRight w:val="0"/>
              <w:marTop w:val="0"/>
              <w:marBottom w:val="0"/>
              <w:divBdr>
                <w:top w:val="none" w:sz="0" w:space="0" w:color="auto"/>
                <w:left w:val="none" w:sz="0" w:space="0" w:color="auto"/>
                <w:bottom w:val="none" w:sz="0" w:space="0" w:color="auto"/>
                <w:right w:val="none" w:sz="0" w:space="0" w:color="auto"/>
              </w:divBdr>
            </w:div>
            <w:div w:id="1618753823">
              <w:marLeft w:val="0"/>
              <w:marRight w:val="0"/>
              <w:marTop w:val="0"/>
              <w:marBottom w:val="0"/>
              <w:divBdr>
                <w:top w:val="none" w:sz="0" w:space="0" w:color="auto"/>
                <w:left w:val="none" w:sz="0" w:space="0" w:color="auto"/>
                <w:bottom w:val="none" w:sz="0" w:space="0" w:color="auto"/>
                <w:right w:val="none" w:sz="0" w:space="0" w:color="auto"/>
              </w:divBdr>
            </w:div>
            <w:div w:id="1902325353">
              <w:marLeft w:val="0"/>
              <w:marRight w:val="0"/>
              <w:marTop w:val="0"/>
              <w:marBottom w:val="0"/>
              <w:divBdr>
                <w:top w:val="none" w:sz="0" w:space="0" w:color="auto"/>
                <w:left w:val="none" w:sz="0" w:space="0" w:color="auto"/>
                <w:bottom w:val="none" w:sz="0" w:space="0" w:color="auto"/>
                <w:right w:val="none" w:sz="0" w:space="0" w:color="auto"/>
              </w:divBdr>
            </w:div>
            <w:div w:id="260531947">
              <w:marLeft w:val="0"/>
              <w:marRight w:val="0"/>
              <w:marTop w:val="0"/>
              <w:marBottom w:val="0"/>
              <w:divBdr>
                <w:top w:val="none" w:sz="0" w:space="0" w:color="auto"/>
                <w:left w:val="none" w:sz="0" w:space="0" w:color="auto"/>
                <w:bottom w:val="none" w:sz="0" w:space="0" w:color="auto"/>
                <w:right w:val="none" w:sz="0" w:space="0" w:color="auto"/>
              </w:divBdr>
            </w:div>
            <w:div w:id="1844081004">
              <w:marLeft w:val="0"/>
              <w:marRight w:val="0"/>
              <w:marTop w:val="0"/>
              <w:marBottom w:val="0"/>
              <w:divBdr>
                <w:top w:val="none" w:sz="0" w:space="0" w:color="auto"/>
                <w:left w:val="none" w:sz="0" w:space="0" w:color="auto"/>
                <w:bottom w:val="none" w:sz="0" w:space="0" w:color="auto"/>
                <w:right w:val="none" w:sz="0" w:space="0" w:color="auto"/>
              </w:divBdr>
            </w:div>
            <w:div w:id="1643996063">
              <w:marLeft w:val="0"/>
              <w:marRight w:val="0"/>
              <w:marTop w:val="0"/>
              <w:marBottom w:val="0"/>
              <w:divBdr>
                <w:top w:val="none" w:sz="0" w:space="0" w:color="auto"/>
                <w:left w:val="none" w:sz="0" w:space="0" w:color="auto"/>
                <w:bottom w:val="none" w:sz="0" w:space="0" w:color="auto"/>
                <w:right w:val="none" w:sz="0" w:space="0" w:color="auto"/>
              </w:divBdr>
            </w:div>
            <w:div w:id="1625427999">
              <w:marLeft w:val="0"/>
              <w:marRight w:val="0"/>
              <w:marTop w:val="0"/>
              <w:marBottom w:val="0"/>
              <w:divBdr>
                <w:top w:val="none" w:sz="0" w:space="0" w:color="auto"/>
                <w:left w:val="none" w:sz="0" w:space="0" w:color="auto"/>
                <w:bottom w:val="none" w:sz="0" w:space="0" w:color="auto"/>
                <w:right w:val="none" w:sz="0" w:space="0" w:color="auto"/>
              </w:divBdr>
            </w:div>
            <w:div w:id="2080593502">
              <w:marLeft w:val="0"/>
              <w:marRight w:val="0"/>
              <w:marTop w:val="0"/>
              <w:marBottom w:val="0"/>
              <w:divBdr>
                <w:top w:val="none" w:sz="0" w:space="0" w:color="auto"/>
                <w:left w:val="none" w:sz="0" w:space="0" w:color="auto"/>
                <w:bottom w:val="none" w:sz="0" w:space="0" w:color="auto"/>
                <w:right w:val="none" w:sz="0" w:space="0" w:color="auto"/>
              </w:divBdr>
            </w:div>
            <w:div w:id="1721324588">
              <w:marLeft w:val="0"/>
              <w:marRight w:val="0"/>
              <w:marTop w:val="0"/>
              <w:marBottom w:val="0"/>
              <w:divBdr>
                <w:top w:val="none" w:sz="0" w:space="0" w:color="auto"/>
                <w:left w:val="none" w:sz="0" w:space="0" w:color="auto"/>
                <w:bottom w:val="none" w:sz="0" w:space="0" w:color="auto"/>
                <w:right w:val="none" w:sz="0" w:space="0" w:color="auto"/>
              </w:divBdr>
            </w:div>
            <w:div w:id="914238310">
              <w:marLeft w:val="0"/>
              <w:marRight w:val="0"/>
              <w:marTop w:val="0"/>
              <w:marBottom w:val="0"/>
              <w:divBdr>
                <w:top w:val="none" w:sz="0" w:space="0" w:color="auto"/>
                <w:left w:val="none" w:sz="0" w:space="0" w:color="auto"/>
                <w:bottom w:val="none" w:sz="0" w:space="0" w:color="auto"/>
                <w:right w:val="none" w:sz="0" w:space="0" w:color="auto"/>
              </w:divBdr>
            </w:div>
            <w:div w:id="71775300">
              <w:marLeft w:val="0"/>
              <w:marRight w:val="0"/>
              <w:marTop w:val="0"/>
              <w:marBottom w:val="0"/>
              <w:divBdr>
                <w:top w:val="none" w:sz="0" w:space="0" w:color="auto"/>
                <w:left w:val="none" w:sz="0" w:space="0" w:color="auto"/>
                <w:bottom w:val="none" w:sz="0" w:space="0" w:color="auto"/>
                <w:right w:val="none" w:sz="0" w:space="0" w:color="auto"/>
              </w:divBdr>
            </w:div>
            <w:div w:id="640497406">
              <w:marLeft w:val="0"/>
              <w:marRight w:val="0"/>
              <w:marTop w:val="0"/>
              <w:marBottom w:val="0"/>
              <w:divBdr>
                <w:top w:val="none" w:sz="0" w:space="0" w:color="auto"/>
                <w:left w:val="none" w:sz="0" w:space="0" w:color="auto"/>
                <w:bottom w:val="none" w:sz="0" w:space="0" w:color="auto"/>
                <w:right w:val="none" w:sz="0" w:space="0" w:color="auto"/>
              </w:divBdr>
            </w:div>
            <w:div w:id="1102608195">
              <w:marLeft w:val="0"/>
              <w:marRight w:val="0"/>
              <w:marTop w:val="0"/>
              <w:marBottom w:val="0"/>
              <w:divBdr>
                <w:top w:val="none" w:sz="0" w:space="0" w:color="auto"/>
                <w:left w:val="none" w:sz="0" w:space="0" w:color="auto"/>
                <w:bottom w:val="none" w:sz="0" w:space="0" w:color="auto"/>
                <w:right w:val="none" w:sz="0" w:space="0" w:color="auto"/>
              </w:divBdr>
            </w:div>
            <w:div w:id="2022277053">
              <w:marLeft w:val="0"/>
              <w:marRight w:val="0"/>
              <w:marTop w:val="0"/>
              <w:marBottom w:val="0"/>
              <w:divBdr>
                <w:top w:val="none" w:sz="0" w:space="0" w:color="auto"/>
                <w:left w:val="none" w:sz="0" w:space="0" w:color="auto"/>
                <w:bottom w:val="none" w:sz="0" w:space="0" w:color="auto"/>
                <w:right w:val="none" w:sz="0" w:space="0" w:color="auto"/>
              </w:divBdr>
            </w:div>
            <w:div w:id="528377025">
              <w:marLeft w:val="0"/>
              <w:marRight w:val="0"/>
              <w:marTop w:val="0"/>
              <w:marBottom w:val="0"/>
              <w:divBdr>
                <w:top w:val="none" w:sz="0" w:space="0" w:color="auto"/>
                <w:left w:val="none" w:sz="0" w:space="0" w:color="auto"/>
                <w:bottom w:val="none" w:sz="0" w:space="0" w:color="auto"/>
                <w:right w:val="none" w:sz="0" w:space="0" w:color="auto"/>
              </w:divBdr>
            </w:div>
            <w:div w:id="1552224726">
              <w:marLeft w:val="0"/>
              <w:marRight w:val="0"/>
              <w:marTop w:val="0"/>
              <w:marBottom w:val="0"/>
              <w:divBdr>
                <w:top w:val="none" w:sz="0" w:space="0" w:color="auto"/>
                <w:left w:val="none" w:sz="0" w:space="0" w:color="auto"/>
                <w:bottom w:val="none" w:sz="0" w:space="0" w:color="auto"/>
                <w:right w:val="none" w:sz="0" w:space="0" w:color="auto"/>
              </w:divBdr>
            </w:div>
            <w:div w:id="1369143580">
              <w:marLeft w:val="0"/>
              <w:marRight w:val="0"/>
              <w:marTop w:val="0"/>
              <w:marBottom w:val="0"/>
              <w:divBdr>
                <w:top w:val="none" w:sz="0" w:space="0" w:color="auto"/>
                <w:left w:val="none" w:sz="0" w:space="0" w:color="auto"/>
                <w:bottom w:val="none" w:sz="0" w:space="0" w:color="auto"/>
                <w:right w:val="none" w:sz="0" w:space="0" w:color="auto"/>
              </w:divBdr>
            </w:div>
            <w:div w:id="1085766778">
              <w:marLeft w:val="0"/>
              <w:marRight w:val="0"/>
              <w:marTop w:val="0"/>
              <w:marBottom w:val="0"/>
              <w:divBdr>
                <w:top w:val="none" w:sz="0" w:space="0" w:color="auto"/>
                <w:left w:val="none" w:sz="0" w:space="0" w:color="auto"/>
                <w:bottom w:val="none" w:sz="0" w:space="0" w:color="auto"/>
                <w:right w:val="none" w:sz="0" w:space="0" w:color="auto"/>
              </w:divBdr>
            </w:div>
            <w:div w:id="2087191852">
              <w:marLeft w:val="0"/>
              <w:marRight w:val="0"/>
              <w:marTop w:val="0"/>
              <w:marBottom w:val="0"/>
              <w:divBdr>
                <w:top w:val="none" w:sz="0" w:space="0" w:color="auto"/>
                <w:left w:val="none" w:sz="0" w:space="0" w:color="auto"/>
                <w:bottom w:val="none" w:sz="0" w:space="0" w:color="auto"/>
                <w:right w:val="none" w:sz="0" w:space="0" w:color="auto"/>
              </w:divBdr>
            </w:div>
            <w:div w:id="1788741090">
              <w:marLeft w:val="0"/>
              <w:marRight w:val="0"/>
              <w:marTop w:val="0"/>
              <w:marBottom w:val="0"/>
              <w:divBdr>
                <w:top w:val="none" w:sz="0" w:space="0" w:color="auto"/>
                <w:left w:val="none" w:sz="0" w:space="0" w:color="auto"/>
                <w:bottom w:val="none" w:sz="0" w:space="0" w:color="auto"/>
                <w:right w:val="none" w:sz="0" w:space="0" w:color="auto"/>
              </w:divBdr>
            </w:div>
            <w:div w:id="1237862428">
              <w:marLeft w:val="0"/>
              <w:marRight w:val="0"/>
              <w:marTop w:val="0"/>
              <w:marBottom w:val="0"/>
              <w:divBdr>
                <w:top w:val="none" w:sz="0" w:space="0" w:color="auto"/>
                <w:left w:val="none" w:sz="0" w:space="0" w:color="auto"/>
                <w:bottom w:val="none" w:sz="0" w:space="0" w:color="auto"/>
                <w:right w:val="none" w:sz="0" w:space="0" w:color="auto"/>
              </w:divBdr>
            </w:div>
            <w:div w:id="2095128479">
              <w:marLeft w:val="0"/>
              <w:marRight w:val="0"/>
              <w:marTop w:val="0"/>
              <w:marBottom w:val="0"/>
              <w:divBdr>
                <w:top w:val="none" w:sz="0" w:space="0" w:color="auto"/>
                <w:left w:val="none" w:sz="0" w:space="0" w:color="auto"/>
                <w:bottom w:val="none" w:sz="0" w:space="0" w:color="auto"/>
                <w:right w:val="none" w:sz="0" w:space="0" w:color="auto"/>
              </w:divBdr>
            </w:div>
            <w:div w:id="993488200">
              <w:marLeft w:val="0"/>
              <w:marRight w:val="0"/>
              <w:marTop w:val="0"/>
              <w:marBottom w:val="0"/>
              <w:divBdr>
                <w:top w:val="none" w:sz="0" w:space="0" w:color="auto"/>
                <w:left w:val="none" w:sz="0" w:space="0" w:color="auto"/>
                <w:bottom w:val="none" w:sz="0" w:space="0" w:color="auto"/>
                <w:right w:val="none" w:sz="0" w:space="0" w:color="auto"/>
              </w:divBdr>
            </w:div>
            <w:div w:id="269970054">
              <w:marLeft w:val="0"/>
              <w:marRight w:val="0"/>
              <w:marTop w:val="0"/>
              <w:marBottom w:val="0"/>
              <w:divBdr>
                <w:top w:val="none" w:sz="0" w:space="0" w:color="auto"/>
                <w:left w:val="none" w:sz="0" w:space="0" w:color="auto"/>
                <w:bottom w:val="none" w:sz="0" w:space="0" w:color="auto"/>
                <w:right w:val="none" w:sz="0" w:space="0" w:color="auto"/>
              </w:divBdr>
            </w:div>
            <w:div w:id="941450701">
              <w:marLeft w:val="0"/>
              <w:marRight w:val="0"/>
              <w:marTop w:val="0"/>
              <w:marBottom w:val="0"/>
              <w:divBdr>
                <w:top w:val="none" w:sz="0" w:space="0" w:color="auto"/>
                <w:left w:val="none" w:sz="0" w:space="0" w:color="auto"/>
                <w:bottom w:val="none" w:sz="0" w:space="0" w:color="auto"/>
                <w:right w:val="none" w:sz="0" w:space="0" w:color="auto"/>
              </w:divBdr>
            </w:div>
            <w:div w:id="96561055">
              <w:marLeft w:val="0"/>
              <w:marRight w:val="0"/>
              <w:marTop w:val="0"/>
              <w:marBottom w:val="0"/>
              <w:divBdr>
                <w:top w:val="none" w:sz="0" w:space="0" w:color="auto"/>
                <w:left w:val="none" w:sz="0" w:space="0" w:color="auto"/>
                <w:bottom w:val="none" w:sz="0" w:space="0" w:color="auto"/>
                <w:right w:val="none" w:sz="0" w:space="0" w:color="auto"/>
              </w:divBdr>
            </w:div>
            <w:div w:id="1412772088">
              <w:marLeft w:val="0"/>
              <w:marRight w:val="0"/>
              <w:marTop w:val="0"/>
              <w:marBottom w:val="0"/>
              <w:divBdr>
                <w:top w:val="none" w:sz="0" w:space="0" w:color="auto"/>
                <w:left w:val="none" w:sz="0" w:space="0" w:color="auto"/>
                <w:bottom w:val="none" w:sz="0" w:space="0" w:color="auto"/>
                <w:right w:val="none" w:sz="0" w:space="0" w:color="auto"/>
              </w:divBdr>
            </w:div>
            <w:div w:id="1098522238">
              <w:marLeft w:val="0"/>
              <w:marRight w:val="0"/>
              <w:marTop w:val="0"/>
              <w:marBottom w:val="0"/>
              <w:divBdr>
                <w:top w:val="none" w:sz="0" w:space="0" w:color="auto"/>
                <w:left w:val="none" w:sz="0" w:space="0" w:color="auto"/>
                <w:bottom w:val="none" w:sz="0" w:space="0" w:color="auto"/>
                <w:right w:val="none" w:sz="0" w:space="0" w:color="auto"/>
              </w:divBdr>
            </w:div>
            <w:div w:id="1281835559">
              <w:marLeft w:val="0"/>
              <w:marRight w:val="0"/>
              <w:marTop w:val="0"/>
              <w:marBottom w:val="0"/>
              <w:divBdr>
                <w:top w:val="none" w:sz="0" w:space="0" w:color="auto"/>
                <w:left w:val="none" w:sz="0" w:space="0" w:color="auto"/>
                <w:bottom w:val="none" w:sz="0" w:space="0" w:color="auto"/>
                <w:right w:val="none" w:sz="0" w:space="0" w:color="auto"/>
              </w:divBdr>
            </w:div>
            <w:div w:id="2125421508">
              <w:marLeft w:val="0"/>
              <w:marRight w:val="0"/>
              <w:marTop w:val="0"/>
              <w:marBottom w:val="0"/>
              <w:divBdr>
                <w:top w:val="none" w:sz="0" w:space="0" w:color="auto"/>
                <w:left w:val="none" w:sz="0" w:space="0" w:color="auto"/>
                <w:bottom w:val="none" w:sz="0" w:space="0" w:color="auto"/>
                <w:right w:val="none" w:sz="0" w:space="0" w:color="auto"/>
              </w:divBdr>
            </w:div>
            <w:div w:id="401105132">
              <w:marLeft w:val="0"/>
              <w:marRight w:val="0"/>
              <w:marTop w:val="0"/>
              <w:marBottom w:val="0"/>
              <w:divBdr>
                <w:top w:val="none" w:sz="0" w:space="0" w:color="auto"/>
                <w:left w:val="none" w:sz="0" w:space="0" w:color="auto"/>
                <w:bottom w:val="none" w:sz="0" w:space="0" w:color="auto"/>
                <w:right w:val="none" w:sz="0" w:space="0" w:color="auto"/>
              </w:divBdr>
            </w:div>
            <w:div w:id="1436905561">
              <w:marLeft w:val="0"/>
              <w:marRight w:val="0"/>
              <w:marTop w:val="0"/>
              <w:marBottom w:val="0"/>
              <w:divBdr>
                <w:top w:val="none" w:sz="0" w:space="0" w:color="auto"/>
                <w:left w:val="none" w:sz="0" w:space="0" w:color="auto"/>
                <w:bottom w:val="none" w:sz="0" w:space="0" w:color="auto"/>
                <w:right w:val="none" w:sz="0" w:space="0" w:color="auto"/>
              </w:divBdr>
            </w:div>
            <w:div w:id="1002515494">
              <w:marLeft w:val="0"/>
              <w:marRight w:val="0"/>
              <w:marTop w:val="0"/>
              <w:marBottom w:val="0"/>
              <w:divBdr>
                <w:top w:val="none" w:sz="0" w:space="0" w:color="auto"/>
                <w:left w:val="none" w:sz="0" w:space="0" w:color="auto"/>
                <w:bottom w:val="none" w:sz="0" w:space="0" w:color="auto"/>
                <w:right w:val="none" w:sz="0" w:space="0" w:color="auto"/>
              </w:divBdr>
            </w:div>
            <w:div w:id="1054933328">
              <w:marLeft w:val="0"/>
              <w:marRight w:val="0"/>
              <w:marTop w:val="0"/>
              <w:marBottom w:val="0"/>
              <w:divBdr>
                <w:top w:val="none" w:sz="0" w:space="0" w:color="auto"/>
                <w:left w:val="none" w:sz="0" w:space="0" w:color="auto"/>
                <w:bottom w:val="none" w:sz="0" w:space="0" w:color="auto"/>
                <w:right w:val="none" w:sz="0" w:space="0" w:color="auto"/>
              </w:divBdr>
            </w:div>
            <w:div w:id="1872570933">
              <w:marLeft w:val="0"/>
              <w:marRight w:val="0"/>
              <w:marTop w:val="0"/>
              <w:marBottom w:val="0"/>
              <w:divBdr>
                <w:top w:val="none" w:sz="0" w:space="0" w:color="auto"/>
                <w:left w:val="none" w:sz="0" w:space="0" w:color="auto"/>
                <w:bottom w:val="none" w:sz="0" w:space="0" w:color="auto"/>
                <w:right w:val="none" w:sz="0" w:space="0" w:color="auto"/>
              </w:divBdr>
            </w:div>
            <w:div w:id="1345404131">
              <w:marLeft w:val="0"/>
              <w:marRight w:val="0"/>
              <w:marTop w:val="0"/>
              <w:marBottom w:val="0"/>
              <w:divBdr>
                <w:top w:val="none" w:sz="0" w:space="0" w:color="auto"/>
                <w:left w:val="none" w:sz="0" w:space="0" w:color="auto"/>
                <w:bottom w:val="none" w:sz="0" w:space="0" w:color="auto"/>
                <w:right w:val="none" w:sz="0" w:space="0" w:color="auto"/>
              </w:divBdr>
            </w:div>
            <w:div w:id="2026441907">
              <w:marLeft w:val="0"/>
              <w:marRight w:val="0"/>
              <w:marTop w:val="0"/>
              <w:marBottom w:val="0"/>
              <w:divBdr>
                <w:top w:val="none" w:sz="0" w:space="0" w:color="auto"/>
                <w:left w:val="none" w:sz="0" w:space="0" w:color="auto"/>
                <w:bottom w:val="none" w:sz="0" w:space="0" w:color="auto"/>
                <w:right w:val="none" w:sz="0" w:space="0" w:color="auto"/>
              </w:divBdr>
            </w:div>
            <w:div w:id="9332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1703">
      <w:bodyDiv w:val="1"/>
      <w:marLeft w:val="0"/>
      <w:marRight w:val="0"/>
      <w:marTop w:val="0"/>
      <w:marBottom w:val="0"/>
      <w:divBdr>
        <w:top w:val="none" w:sz="0" w:space="0" w:color="auto"/>
        <w:left w:val="none" w:sz="0" w:space="0" w:color="auto"/>
        <w:bottom w:val="none" w:sz="0" w:space="0" w:color="auto"/>
        <w:right w:val="none" w:sz="0" w:space="0" w:color="auto"/>
      </w:divBdr>
      <w:divsChild>
        <w:div w:id="1828402230">
          <w:marLeft w:val="0"/>
          <w:marRight w:val="0"/>
          <w:marTop w:val="0"/>
          <w:marBottom w:val="0"/>
          <w:divBdr>
            <w:top w:val="none" w:sz="0" w:space="0" w:color="auto"/>
            <w:left w:val="none" w:sz="0" w:space="0" w:color="auto"/>
            <w:bottom w:val="none" w:sz="0" w:space="0" w:color="auto"/>
            <w:right w:val="none" w:sz="0" w:space="0" w:color="auto"/>
          </w:divBdr>
          <w:divsChild>
            <w:div w:id="170144514">
              <w:marLeft w:val="0"/>
              <w:marRight w:val="0"/>
              <w:marTop w:val="0"/>
              <w:marBottom w:val="0"/>
              <w:divBdr>
                <w:top w:val="none" w:sz="0" w:space="0" w:color="auto"/>
                <w:left w:val="none" w:sz="0" w:space="0" w:color="auto"/>
                <w:bottom w:val="none" w:sz="0" w:space="0" w:color="auto"/>
                <w:right w:val="none" w:sz="0" w:space="0" w:color="auto"/>
              </w:divBdr>
              <w:divsChild>
                <w:div w:id="1887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3887">
      <w:bodyDiv w:val="1"/>
      <w:marLeft w:val="0"/>
      <w:marRight w:val="0"/>
      <w:marTop w:val="0"/>
      <w:marBottom w:val="0"/>
      <w:divBdr>
        <w:top w:val="none" w:sz="0" w:space="0" w:color="auto"/>
        <w:left w:val="none" w:sz="0" w:space="0" w:color="auto"/>
        <w:bottom w:val="none" w:sz="0" w:space="0" w:color="auto"/>
        <w:right w:val="none" w:sz="0" w:space="0" w:color="auto"/>
      </w:divBdr>
    </w:div>
    <w:div w:id="602879456">
      <w:bodyDiv w:val="1"/>
      <w:marLeft w:val="0"/>
      <w:marRight w:val="0"/>
      <w:marTop w:val="0"/>
      <w:marBottom w:val="0"/>
      <w:divBdr>
        <w:top w:val="none" w:sz="0" w:space="0" w:color="auto"/>
        <w:left w:val="none" w:sz="0" w:space="0" w:color="auto"/>
        <w:bottom w:val="none" w:sz="0" w:space="0" w:color="auto"/>
        <w:right w:val="none" w:sz="0" w:space="0" w:color="auto"/>
      </w:divBdr>
      <w:divsChild>
        <w:div w:id="867181805">
          <w:marLeft w:val="480"/>
          <w:marRight w:val="0"/>
          <w:marTop w:val="0"/>
          <w:marBottom w:val="0"/>
          <w:divBdr>
            <w:top w:val="none" w:sz="0" w:space="0" w:color="auto"/>
            <w:left w:val="none" w:sz="0" w:space="0" w:color="auto"/>
            <w:bottom w:val="none" w:sz="0" w:space="0" w:color="auto"/>
            <w:right w:val="none" w:sz="0" w:space="0" w:color="auto"/>
          </w:divBdr>
          <w:divsChild>
            <w:div w:id="189729057">
              <w:marLeft w:val="0"/>
              <w:marRight w:val="0"/>
              <w:marTop w:val="0"/>
              <w:marBottom w:val="0"/>
              <w:divBdr>
                <w:top w:val="none" w:sz="0" w:space="0" w:color="auto"/>
                <w:left w:val="none" w:sz="0" w:space="0" w:color="auto"/>
                <w:bottom w:val="none" w:sz="0" w:space="0" w:color="auto"/>
                <w:right w:val="none" w:sz="0" w:space="0" w:color="auto"/>
              </w:divBdr>
            </w:div>
            <w:div w:id="1146891583">
              <w:marLeft w:val="0"/>
              <w:marRight w:val="0"/>
              <w:marTop w:val="0"/>
              <w:marBottom w:val="0"/>
              <w:divBdr>
                <w:top w:val="none" w:sz="0" w:space="0" w:color="auto"/>
                <w:left w:val="none" w:sz="0" w:space="0" w:color="auto"/>
                <w:bottom w:val="none" w:sz="0" w:space="0" w:color="auto"/>
                <w:right w:val="none" w:sz="0" w:space="0" w:color="auto"/>
              </w:divBdr>
            </w:div>
            <w:div w:id="1686243468">
              <w:marLeft w:val="0"/>
              <w:marRight w:val="0"/>
              <w:marTop w:val="0"/>
              <w:marBottom w:val="0"/>
              <w:divBdr>
                <w:top w:val="none" w:sz="0" w:space="0" w:color="auto"/>
                <w:left w:val="none" w:sz="0" w:space="0" w:color="auto"/>
                <w:bottom w:val="none" w:sz="0" w:space="0" w:color="auto"/>
                <w:right w:val="none" w:sz="0" w:space="0" w:color="auto"/>
              </w:divBdr>
            </w:div>
            <w:div w:id="1942176866">
              <w:marLeft w:val="0"/>
              <w:marRight w:val="0"/>
              <w:marTop w:val="0"/>
              <w:marBottom w:val="0"/>
              <w:divBdr>
                <w:top w:val="none" w:sz="0" w:space="0" w:color="auto"/>
                <w:left w:val="none" w:sz="0" w:space="0" w:color="auto"/>
                <w:bottom w:val="none" w:sz="0" w:space="0" w:color="auto"/>
                <w:right w:val="none" w:sz="0" w:space="0" w:color="auto"/>
              </w:divBdr>
            </w:div>
            <w:div w:id="142738416">
              <w:marLeft w:val="0"/>
              <w:marRight w:val="0"/>
              <w:marTop w:val="0"/>
              <w:marBottom w:val="0"/>
              <w:divBdr>
                <w:top w:val="none" w:sz="0" w:space="0" w:color="auto"/>
                <w:left w:val="none" w:sz="0" w:space="0" w:color="auto"/>
                <w:bottom w:val="none" w:sz="0" w:space="0" w:color="auto"/>
                <w:right w:val="none" w:sz="0" w:space="0" w:color="auto"/>
              </w:divBdr>
            </w:div>
            <w:div w:id="480777262">
              <w:marLeft w:val="0"/>
              <w:marRight w:val="0"/>
              <w:marTop w:val="0"/>
              <w:marBottom w:val="0"/>
              <w:divBdr>
                <w:top w:val="none" w:sz="0" w:space="0" w:color="auto"/>
                <w:left w:val="none" w:sz="0" w:space="0" w:color="auto"/>
                <w:bottom w:val="none" w:sz="0" w:space="0" w:color="auto"/>
                <w:right w:val="none" w:sz="0" w:space="0" w:color="auto"/>
              </w:divBdr>
            </w:div>
            <w:div w:id="718358079">
              <w:marLeft w:val="0"/>
              <w:marRight w:val="0"/>
              <w:marTop w:val="0"/>
              <w:marBottom w:val="0"/>
              <w:divBdr>
                <w:top w:val="none" w:sz="0" w:space="0" w:color="auto"/>
                <w:left w:val="none" w:sz="0" w:space="0" w:color="auto"/>
                <w:bottom w:val="none" w:sz="0" w:space="0" w:color="auto"/>
                <w:right w:val="none" w:sz="0" w:space="0" w:color="auto"/>
              </w:divBdr>
            </w:div>
            <w:div w:id="73359179">
              <w:marLeft w:val="0"/>
              <w:marRight w:val="0"/>
              <w:marTop w:val="0"/>
              <w:marBottom w:val="0"/>
              <w:divBdr>
                <w:top w:val="none" w:sz="0" w:space="0" w:color="auto"/>
                <w:left w:val="none" w:sz="0" w:space="0" w:color="auto"/>
                <w:bottom w:val="none" w:sz="0" w:space="0" w:color="auto"/>
                <w:right w:val="none" w:sz="0" w:space="0" w:color="auto"/>
              </w:divBdr>
            </w:div>
            <w:div w:id="1429808093">
              <w:marLeft w:val="0"/>
              <w:marRight w:val="0"/>
              <w:marTop w:val="0"/>
              <w:marBottom w:val="0"/>
              <w:divBdr>
                <w:top w:val="none" w:sz="0" w:space="0" w:color="auto"/>
                <w:left w:val="none" w:sz="0" w:space="0" w:color="auto"/>
                <w:bottom w:val="none" w:sz="0" w:space="0" w:color="auto"/>
                <w:right w:val="none" w:sz="0" w:space="0" w:color="auto"/>
              </w:divBdr>
            </w:div>
            <w:div w:id="2030136907">
              <w:marLeft w:val="0"/>
              <w:marRight w:val="0"/>
              <w:marTop w:val="0"/>
              <w:marBottom w:val="0"/>
              <w:divBdr>
                <w:top w:val="none" w:sz="0" w:space="0" w:color="auto"/>
                <w:left w:val="none" w:sz="0" w:space="0" w:color="auto"/>
                <w:bottom w:val="none" w:sz="0" w:space="0" w:color="auto"/>
                <w:right w:val="none" w:sz="0" w:space="0" w:color="auto"/>
              </w:divBdr>
            </w:div>
            <w:div w:id="1226837138">
              <w:marLeft w:val="0"/>
              <w:marRight w:val="0"/>
              <w:marTop w:val="0"/>
              <w:marBottom w:val="0"/>
              <w:divBdr>
                <w:top w:val="none" w:sz="0" w:space="0" w:color="auto"/>
                <w:left w:val="none" w:sz="0" w:space="0" w:color="auto"/>
                <w:bottom w:val="none" w:sz="0" w:space="0" w:color="auto"/>
                <w:right w:val="none" w:sz="0" w:space="0" w:color="auto"/>
              </w:divBdr>
            </w:div>
            <w:div w:id="1381978632">
              <w:marLeft w:val="0"/>
              <w:marRight w:val="0"/>
              <w:marTop w:val="0"/>
              <w:marBottom w:val="0"/>
              <w:divBdr>
                <w:top w:val="none" w:sz="0" w:space="0" w:color="auto"/>
                <w:left w:val="none" w:sz="0" w:space="0" w:color="auto"/>
                <w:bottom w:val="none" w:sz="0" w:space="0" w:color="auto"/>
                <w:right w:val="none" w:sz="0" w:space="0" w:color="auto"/>
              </w:divBdr>
            </w:div>
            <w:div w:id="346829664">
              <w:marLeft w:val="0"/>
              <w:marRight w:val="0"/>
              <w:marTop w:val="0"/>
              <w:marBottom w:val="0"/>
              <w:divBdr>
                <w:top w:val="none" w:sz="0" w:space="0" w:color="auto"/>
                <w:left w:val="none" w:sz="0" w:space="0" w:color="auto"/>
                <w:bottom w:val="none" w:sz="0" w:space="0" w:color="auto"/>
                <w:right w:val="none" w:sz="0" w:space="0" w:color="auto"/>
              </w:divBdr>
            </w:div>
            <w:div w:id="35853615">
              <w:marLeft w:val="0"/>
              <w:marRight w:val="0"/>
              <w:marTop w:val="0"/>
              <w:marBottom w:val="0"/>
              <w:divBdr>
                <w:top w:val="none" w:sz="0" w:space="0" w:color="auto"/>
                <w:left w:val="none" w:sz="0" w:space="0" w:color="auto"/>
                <w:bottom w:val="none" w:sz="0" w:space="0" w:color="auto"/>
                <w:right w:val="none" w:sz="0" w:space="0" w:color="auto"/>
              </w:divBdr>
            </w:div>
            <w:div w:id="1215583688">
              <w:marLeft w:val="0"/>
              <w:marRight w:val="0"/>
              <w:marTop w:val="0"/>
              <w:marBottom w:val="0"/>
              <w:divBdr>
                <w:top w:val="none" w:sz="0" w:space="0" w:color="auto"/>
                <w:left w:val="none" w:sz="0" w:space="0" w:color="auto"/>
                <w:bottom w:val="none" w:sz="0" w:space="0" w:color="auto"/>
                <w:right w:val="none" w:sz="0" w:space="0" w:color="auto"/>
              </w:divBdr>
            </w:div>
            <w:div w:id="166558775">
              <w:marLeft w:val="0"/>
              <w:marRight w:val="0"/>
              <w:marTop w:val="0"/>
              <w:marBottom w:val="0"/>
              <w:divBdr>
                <w:top w:val="none" w:sz="0" w:space="0" w:color="auto"/>
                <w:left w:val="none" w:sz="0" w:space="0" w:color="auto"/>
                <w:bottom w:val="none" w:sz="0" w:space="0" w:color="auto"/>
                <w:right w:val="none" w:sz="0" w:space="0" w:color="auto"/>
              </w:divBdr>
            </w:div>
            <w:div w:id="2128356477">
              <w:marLeft w:val="0"/>
              <w:marRight w:val="0"/>
              <w:marTop w:val="0"/>
              <w:marBottom w:val="0"/>
              <w:divBdr>
                <w:top w:val="none" w:sz="0" w:space="0" w:color="auto"/>
                <w:left w:val="none" w:sz="0" w:space="0" w:color="auto"/>
                <w:bottom w:val="none" w:sz="0" w:space="0" w:color="auto"/>
                <w:right w:val="none" w:sz="0" w:space="0" w:color="auto"/>
              </w:divBdr>
            </w:div>
            <w:div w:id="1422222288">
              <w:marLeft w:val="0"/>
              <w:marRight w:val="0"/>
              <w:marTop w:val="0"/>
              <w:marBottom w:val="0"/>
              <w:divBdr>
                <w:top w:val="none" w:sz="0" w:space="0" w:color="auto"/>
                <w:left w:val="none" w:sz="0" w:space="0" w:color="auto"/>
                <w:bottom w:val="none" w:sz="0" w:space="0" w:color="auto"/>
                <w:right w:val="none" w:sz="0" w:space="0" w:color="auto"/>
              </w:divBdr>
            </w:div>
            <w:div w:id="1498036826">
              <w:marLeft w:val="0"/>
              <w:marRight w:val="0"/>
              <w:marTop w:val="0"/>
              <w:marBottom w:val="0"/>
              <w:divBdr>
                <w:top w:val="none" w:sz="0" w:space="0" w:color="auto"/>
                <w:left w:val="none" w:sz="0" w:space="0" w:color="auto"/>
                <w:bottom w:val="none" w:sz="0" w:space="0" w:color="auto"/>
                <w:right w:val="none" w:sz="0" w:space="0" w:color="auto"/>
              </w:divBdr>
            </w:div>
            <w:div w:id="618487264">
              <w:marLeft w:val="0"/>
              <w:marRight w:val="0"/>
              <w:marTop w:val="0"/>
              <w:marBottom w:val="0"/>
              <w:divBdr>
                <w:top w:val="none" w:sz="0" w:space="0" w:color="auto"/>
                <w:left w:val="none" w:sz="0" w:space="0" w:color="auto"/>
                <w:bottom w:val="none" w:sz="0" w:space="0" w:color="auto"/>
                <w:right w:val="none" w:sz="0" w:space="0" w:color="auto"/>
              </w:divBdr>
            </w:div>
            <w:div w:id="56131249">
              <w:marLeft w:val="0"/>
              <w:marRight w:val="0"/>
              <w:marTop w:val="0"/>
              <w:marBottom w:val="0"/>
              <w:divBdr>
                <w:top w:val="none" w:sz="0" w:space="0" w:color="auto"/>
                <w:left w:val="none" w:sz="0" w:space="0" w:color="auto"/>
                <w:bottom w:val="none" w:sz="0" w:space="0" w:color="auto"/>
                <w:right w:val="none" w:sz="0" w:space="0" w:color="auto"/>
              </w:divBdr>
            </w:div>
            <w:div w:id="1960142559">
              <w:marLeft w:val="0"/>
              <w:marRight w:val="0"/>
              <w:marTop w:val="0"/>
              <w:marBottom w:val="0"/>
              <w:divBdr>
                <w:top w:val="none" w:sz="0" w:space="0" w:color="auto"/>
                <w:left w:val="none" w:sz="0" w:space="0" w:color="auto"/>
                <w:bottom w:val="none" w:sz="0" w:space="0" w:color="auto"/>
                <w:right w:val="none" w:sz="0" w:space="0" w:color="auto"/>
              </w:divBdr>
            </w:div>
            <w:div w:id="326322667">
              <w:marLeft w:val="0"/>
              <w:marRight w:val="0"/>
              <w:marTop w:val="0"/>
              <w:marBottom w:val="0"/>
              <w:divBdr>
                <w:top w:val="none" w:sz="0" w:space="0" w:color="auto"/>
                <w:left w:val="none" w:sz="0" w:space="0" w:color="auto"/>
                <w:bottom w:val="none" w:sz="0" w:space="0" w:color="auto"/>
                <w:right w:val="none" w:sz="0" w:space="0" w:color="auto"/>
              </w:divBdr>
            </w:div>
            <w:div w:id="1820658607">
              <w:marLeft w:val="0"/>
              <w:marRight w:val="0"/>
              <w:marTop w:val="0"/>
              <w:marBottom w:val="0"/>
              <w:divBdr>
                <w:top w:val="none" w:sz="0" w:space="0" w:color="auto"/>
                <w:left w:val="none" w:sz="0" w:space="0" w:color="auto"/>
                <w:bottom w:val="none" w:sz="0" w:space="0" w:color="auto"/>
                <w:right w:val="none" w:sz="0" w:space="0" w:color="auto"/>
              </w:divBdr>
            </w:div>
            <w:div w:id="1144657100">
              <w:marLeft w:val="0"/>
              <w:marRight w:val="0"/>
              <w:marTop w:val="0"/>
              <w:marBottom w:val="0"/>
              <w:divBdr>
                <w:top w:val="none" w:sz="0" w:space="0" w:color="auto"/>
                <w:left w:val="none" w:sz="0" w:space="0" w:color="auto"/>
                <w:bottom w:val="none" w:sz="0" w:space="0" w:color="auto"/>
                <w:right w:val="none" w:sz="0" w:space="0" w:color="auto"/>
              </w:divBdr>
            </w:div>
            <w:div w:id="1612858798">
              <w:marLeft w:val="0"/>
              <w:marRight w:val="0"/>
              <w:marTop w:val="0"/>
              <w:marBottom w:val="0"/>
              <w:divBdr>
                <w:top w:val="none" w:sz="0" w:space="0" w:color="auto"/>
                <w:left w:val="none" w:sz="0" w:space="0" w:color="auto"/>
                <w:bottom w:val="none" w:sz="0" w:space="0" w:color="auto"/>
                <w:right w:val="none" w:sz="0" w:space="0" w:color="auto"/>
              </w:divBdr>
            </w:div>
            <w:div w:id="877550906">
              <w:marLeft w:val="0"/>
              <w:marRight w:val="0"/>
              <w:marTop w:val="0"/>
              <w:marBottom w:val="0"/>
              <w:divBdr>
                <w:top w:val="none" w:sz="0" w:space="0" w:color="auto"/>
                <w:left w:val="none" w:sz="0" w:space="0" w:color="auto"/>
                <w:bottom w:val="none" w:sz="0" w:space="0" w:color="auto"/>
                <w:right w:val="none" w:sz="0" w:space="0" w:color="auto"/>
              </w:divBdr>
            </w:div>
            <w:div w:id="655106265">
              <w:marLeft w:val="0"/>
              <w:marRight w:val="0"/>
              <w:marTop w:val="0"/>
              <w:marBottom w:val="0"/>
              <w:divBdr>
                <w:top w:val="none" w:sz="0" w:space="0" w:color="auto"/>
                <w:left w:val="none" w:sz="0" w:space="0" w:color="auto"/>
                <w:bottom w:val="none" w:sz="0" w:space="0" w:color="auto"/>
                <w:right w:val="none" w:sz="0" w:space="0" w:color="auto"/>
              </w:divBdr>
            </w:div>
            <w:div w:id="827747435">
              <w:marLeft w:val="0"/>
              <w:marRight w:val="0"/>
              <w:marTop w:val="0"/>
              <w:marBottom w:val="0"/>
              <w:divBdr>
                <w:top w:val="none" w:sz="0" w:space="0" w:color="auto"/>
                <w:left w:val="none" w:sz="0" w:space="0" w:color="auto"/>
                <w:bottom w:val="none" w:sz="0" w:space="0" w:color="auto"/>
                <w:right w:val="none" w:sz="0" w:space="0" w:color="auto"/>
              </w:divBdr>
            </w:div>
            <w:div w:id="2078434101">
              <w:marLeft w:val="0"/>
              <w:marRight w:val="0"/>
              <w:marTop w:val="0"/>
              <w:marBottom w:val="0"/>
              <w:divBdr>
                <w:top w:val="none" w:sz="0" w:space="0" w:color="auto"/>
                <w:left w:val="none" w:sz="0" w:space="0" w:color="auto"/>
                <w:bottom w:val="none" w:sz="0" w:space="0" w:color="auto"/>
                <w:right w:val="none" w:sz="0" w:space="0" w:color="auto"/>
              </w:divBdr>
            </w:div>
            <w:div w:id="75901909">
              <w:marLeft w:val="0"/>
              <w:marRight w:val="0"/>
              <w:marTop w:val="0"/>
              <w:marBottom w:val="0"/>
              <w:divBdr>
                <w:top w:val="none" w:sz="0" w:space="0" w:color="auto"/>
                <w:left w:val="none" w:sz="0" w:space="0" w:color="auto"/>
                <w:bottom w:val="none" w:sz="0" w:space="0" w:color="auto"/>
                <w:right w:val="none" w:sz="0" w:space="0" w:color="auto"/>
              </w:divBdr>
            </w:div>
            <w:div w:id="298413340">
              <w:marLeft w:val="0"/>
              <w:marRight w:val="0"/>
              <w:marTop w:val="0"/>
              <w:marBottom w:val="0"/>
              <w:divBdr>
                <w:top w:val="none" w:sz="0" w:space="0" w:color="auto"/>
                <w:left w:val="none" w:sz="0" w:space="0" w:color="auto"/>
                <w:bottom w:val="none" w:sz="0" w:space="0" w:color="auto"/>
                <w:right w:val="none" w:sz="0" w:space="0" w:color="auto"/>
              </w:divBdr>
            </w:div>
            <w:div w:id="1632326029">
              <w:marLeft w:val="0"/>
              <w:marRight w:val="0"/>
              <w:marTop w:val="0"/>
              <w:marBottom w:val="0"/>
              <w:divBdr>
                <w:top w:val="none" w:sz="0" w:space="0" w:color="auto"/>
                <w:left w:val="none" w:sz="0" w:space="0" w:color="auto"/>
                <w:bottom w:val="none" w:sz="0" w:space="0" w:color="auto"/>
                <w:right w:val="none" w:sz="0" w:space="0" w:color="auto"/>
              </w:divBdr>
            </w:div>
            <w:div w:id="923033624">
              <w:marLeft w:val="0"/>
              <w:marRight w:val="0"/>
              <w:marTop w:val="0"/>
              <w:marBottom w:val="0"/>
              <w:divBdr>
                <w:top w:val="none" w:sz="0" w:space="0" w:color="auto"/>
                <w:left w:val="none" w:sz="0" w:space="0" w:color="auto"/>
                <w:bottom w:val="none" w:sz="0" w:space="0" w:color="auto"/>
                <w:right w:val="none" w:sz="0" w:space="0" w:color="auto"/>
              </w:divBdr>
            </w:div>
            <w:div w:id="814418980">
              <w:marLeft w:val="0"/>
              <w:marRight w:val="0"/>
              <w:marTop w:val="0"/>
              <w:marBottom w:val="0"/>
              <w:divBdr>
                <w:top w:val="none" w:sz="0" w:space="0" w:color="auto"/>
                <w:left w:val="none" w:sz="0" w:space="0" w:color="auto"/>
                <w:bottom w:val="none" w:sz="0" w:space="0" w:color="auto"/>
                <w:right w:val="none" w:sz="0" w:space="0" w:color="auto"/>
              </w:divBdr>
            </w:div>
            <w:div w:id="1577856163">
              <w:marLeft w:val="0"/>
              <w:marRight w:val="0"/>
              <w:marTop w:val="0"/>
              <w:marBottom w:val="0"/>
              <w:divBdr>
                <w:top w:val="none" w:sz="0" w:space="0" w:color="auto"/>
                <w:left w:val="none" w:sz="0" w:space="0" w:color="auto"/>
                <w:bottom w:val="none" w:sz="0" w:space="0" w:color="auto"/>
                <w:right w:val="none" w:sz="0" w:space="0" w:color="auto"/>
              </w:divBdr>
            </w:div>
            <w:div w:id="1973946597">
              <w:marLeft w:val="0"/>
              <w:marRight w:val="0"/>
              <w:marTop w:val="0"/>
              <w:marBottom w:val="0"/>
              <w:divBdr>
                <w:top w:val="none" w:sz="0" w:space="0" w:color="auto"/>
                <w:left w:val="none" w:sz="0" w:space="0" w:color="auto"/>
                <w:bottom w:val="none" w:sz="0" w:space="0" w:color="auto"/>
                <w:right w:val="none" w:sz="0" w:space="0" w:color="auto"/>
              </w:divBdr>
            </w:div>
            <w:div w:id="1149057272">
              <w:marLeft w:val="0"/>
              <w:marRight w:val="0"/>
              <w:marTop w:val="0"/>
              <w:marBottom w:val="0"/>
              <w:divBdr>
                <w:top w:val="none" w:sz="0" w:space="0" w:color="auto"/>
                <w:left w:val="none" w:sz="0" w:space="0" w:color="auto"/>
                <w:bottom w:val="none" w:sz="0" w:space="0" w:color="auto"/>
                <w:right w:val="none" w:sz="0" w:space="0" w:color="auto"/>
              </w:divBdr>
            </w:div>
            <w:div w:id="302077566">
              <w:marLeft w:val="0"/>
              <w:marRight w:val="0"/>
              <w:marTop w:val="0"/>
              <w:marBottom w:val="0"/>
              <w:divBdr>
                <w:top w:val="none" w:sz="0" w:space="0" w:color="auto"/>
                <w:left w:val="none" w:sz="0" w:space="0" w:color="auto"/>
                <w:bottom w:val="none" w:sz="0" w:space="0" w:color="auto"/>
                <w:right w:val="none" w:sz="0" w:space="0" w:color="auto"/>
              </w:divBdr>
            </w:div>
            <w:div w:id="1407146660">
              <w:marLeft w:val="0"/>
              <w:marRight w:val="0"/>
              <w:marTop w:val="0"/>
              <w:marBottom w:val="0"/>
              <w:divBdr>
                <w:top w:val="none" w:sz="0" w:space="0" w:color="auto"/>
                <w:left w:val="none" w:sz="0" w:space="0" w:color="auto"/>
                <w:bottom w:val="none" w:sz="0" w:space="0" w:color="auto"/>
                <w:right w:val="none" w:sz="0" w:space="0" w:color="auto"/>
              </w:divBdr>
            </w:div>
            <w:div w:id="1769277669">
              <w:marLeft w:val="0"/>
              <w:marRight w:val="0"/>
              <w:marTop w:val="0"/>
              <w:marBottom w:val="0"/>
              <w:divBdr>
                <w:top w:val="none" w:sz="0" w:space="0" w:color="auto"/>
                <w:left w:val="none" w:sz="0" w:space="0" w:color="auto"/>
                <w:bottom w:val="none" w:sz="0" w:space="0" w:color="auto"/>
                <w:right w:val="none" w:sz="0" w:space="0" w:color="auto"/>
              </w:divBdr>
            </w:div>
            <w:div w:id="1071463035">
              <w:marLeft w:val="0"/>
              <w:marRight w:val="0"/>
              <w:marTop w:val="0"/>
              <w:marBottom w:val="0"/>
              <w:divBdr>
                <w:top w:val="none" w:sz="0" w:space="0" w:color="auto"/>
                <w:left w:val="none" w:sz="0" w:space="0" w:color="auto"/>
                <w:bottom w:val="none" w:sz="0" w:space="0" w:color="auto"/>
                <w:right w:val="none" w:sz="0" w:space="0" w:color="auto"/>
              </w:divBdr>
            </w:div>
            <w:div w:id="480853636">
              <w:marLeft w:val="0"/>
              <w:marRight w:val="0"/>
              <w:marTop w:val="0"/>
              <w:marBottom w:val="0"/>
              <w:divBdr>
                <w:top w:val="none" w:sz="0" w:space="0" w:color="auto"/>
                <w:left w:val="none" w:sz="0" w:space="0" w:color="auto"/>
                <w:bottom w:val="none" w:sz="0" w:space="0" w:color="auto"/>
                <w:right w:val="none" w:sz="0" w:space="0" w:color="auto"/>
              </w:divBdr>
            </w:div>
            <w:div w:id="1716006271">
              <w:marLeft w:val="0"/>
              <w:marRight w:val="0"/>
              <w:marTop w:val="0"/>
              <w:marBottom w:val="0"/>
              <w:divBdr>
                <w:top w:val="none" w:sz="0" w:space="0" w:color="auto"/>
                <w:left w:val="none" w:sz="0" w:space="0" w:color="auto"/>
                <w:bottom w:val="none" w:sz="0" w:space="0" w:color="auto"/>
                <w:right w:val="none" w:sz="0" w:space="0" w:color="auto"/>
              </w:divBdr>
            </w:div>
            <w:div w:id="1928491832">
              <w:marLeft w:val="0"/>
              <w:marRight w:val="0"/>
              <w:marTop w:val="0"/>
              <w:marBottom w:val="0"/>
              <w:divBdr>
                <w:top w:val="none" w:sz="0" w:space="0" w:color="auto"/>
                <w:left w:val="none" w:sz="0" w:space="0" w:color="auto"/>
                <w:bottom w:val="none" w:sz="0" w:space="0" w:color="auto"/>
                <w:right w:val="none" w:sz="0" w:space="0" w:color="auto"/>
              </w:divBdr>
            </w:div>
            <w:div w:id="1127429354">
              <w:marLeft w:val="0"/>
              <w:marRight w:val="0"/>
              <w:marTop w:val="0"/>
              <w:marBottom w:val="0"/>
              <w:divBdr>
                <w:top w:val="none" w:sz="0" w:space="0" w:color="auto"/>
                <w:left w:val="none" w:sz="0" w:space="0" w:color="auto"/>
                <w:bottom w:val="none" w:sz="0" w:space="0" w:color="auto"/>
                <w:right w:val="none" w:sz="0" w:space="0" w:color="auto"/>
              </w:divBdr>
            </w:div>
            <w:div w:id="341785537">
              <w:marLeft w:val="0"/>
              <w:marRight w:val="0"/>
              <w:marTop w:val="0"/>
              <w:marBottom w:val="0"/>
              <w:divBdr>
                <w:top w:val="none" w:sz="0" w:space="0" w:color="auto"/>
                <w:left w:val="none" w:sz="0" w:space="0" w:color="auto"/>
                <w:bottom w:val="none" w:sz="0" w:space="0" w:color="auto"/>
                <w:right w:val="none" w:sz="0" w:space="0" w:color="auto"/>
              </w:divBdr>
            </w:div>
            <w:div w:id="1847745317">
              <w:marLeft w:val="0"/>
              <w:marRight w:val="0"/>
              <w:marTop w:val="0"/>
              <w:marBottom w:val="0"/>
              <w:divBdr>
                <w:top w:val="none" w:sz="0" w:space="0" w:color="auto"/>
                <w:left w:val="none" w:sz="0" w:space="0" w:color="auto"/>
                <w:bottom w:val="none" w:sz="0" w:space="0" w:color="auto"/>
                <w:right w:val="none" w:sz="0" w:space="0" w:color="auto"/>
              </w:divBdr>
            </w:div>
            <w:div w:id="830680772">
              <w:marLeft w:val="0"/>
              <w:marRight w:val="0"/>
              <w:marTop w:val="0"/>
              <w:marBottom w:val="0"/>
              <w:divBdr>
                <w:top w:val="none" w:sz="0" w:space="0" w:color="auto"/>
                <w:left w:val="none" w:sz="0" w:space="0" w:color="auto"/>
                <w:bottom w:val="none" w:sz="0" w:space="0" w:color="auto"/>
                <w:right w:val="none" w:sz="0" w:space="0" w:color="auto"/>
              </w:divBdr>
            </w:div>
            <w:div w:id="958754263">
              <w:marLeft w:val="0"/>
              <w:marRight w:val="0"/>
              <w:marTop w:val="0"/>
              <w:marBottom w:val="0"/>
              <w:divBdr>
                <w:top w:val="none" w:sz="0" w:space="0" w:color="auto"/>
                <w:left w:val="none" w:sz="0" w:space="0" w:color="auto"/>
                <w:bottom w:val="none" w:sz="0" w:space="0" w:color="auto"/>
                <w:right w:val="none" w:sz="0" w:space="0" w:color="auto"/>
              </w:divBdr>
            </w:div>
            <w:div w:id="99567990">
              <w:marLeft w:val="0"/>
              <w:marRight w:val="0"/>
              <w:marTop w:val="0"/>
              <w:marBottom w:val="0"/>
              <w:divBdr>
                <w:top w:val="none" w:sz="0" w:space="0" w:color="auto"/>
                <w:left w:val="none" w:sz="0" w:space="0" w:color="auto"/>
                <w:bottom w:val="none" w:sz="0" w:space="0" w:color="auto"/>
                <w:right w:val="none" w:sz="0" w:space="0" w:color="auto"/>
              </w:divBdr>
            </w:div>
            <w:div w:id="1455103111">
              <w:marLeft w:val="0"/>
              <w:marRight w:val="0"/>
              <w:marTop w:val="0"/>
              <w:marBottom w:val="0"/>
              <w:divBdr>
                <w:top w:val="none" w:sz="0" w:space="0" w:color="auto"/>
                <w:left w:val="none" w:sz="0" w:space="0" w:color="auto"/>
                <w:bottom w:val="none" w:sz="0" w:space="0" w:color="auto"/>
                <w:right w:val="none" w:sz="0" w:space="0" w:color="auto"/>
              </w:divBdr>
            </w:div>
            <w:div w:id="21177029">
              <w:marLeft w:val="0"/>
              <w:marRight w:val="0"/>
              <w:marTop w:val="0"/>
              <w:marBottom w:val="0"/>
              <w:divBdr>
                <w:top w:val="none" w:sz="0" w:space="0" w:color="auto"/>
                <w:left w:val="none" w:sz="0" w:space="0" w:color="auto"/>
                <w:bottom w:val="none" w:sz="0" w:space="0" w:color="auto"/>
                <w:right w:val="none" w:sz="0" w:space="0" w:color="auto"/>
              </w:divBdr>
            </w:div>
            <w:div w:id="1843546179">
              <w:marLeft w:val="0"/>
              <w:marRight w:val="0"/>
              <w:marTop w:val="0"/>
              <w:marBottom w:val="0"/>
              <w:divBdr>
                <w:top w:val="none" w:sz="0" w:space="0" w:color="auto"/>
                <w:left w:val="none" w:sz="0" w:space="0" w:color="auto"/>
                <w:bottom w:val="none" w:sz="0" w:space="0" w:color="auto"/>
                <w:right w:val="none" w:sz="0" w:space="0" w:color="auto"/>
              </w:divBdr>
            </w:div>
            <w:div w:id="1036541666">
              <w:marLeft w:val="0"/>
              <w:marRight w:val="0"/>
              <w:marTop w:val="0"/>
              <w:marBottom w:val="0"/>
              <w:divBdr>
                <w:top w:val="none" w:sz="0" w:space="0" w:color="auto"/>
                <w:left w:val="none" w:sz="0" w:space="0" w:color="auto"/>
                <w:bottom w:val="none" w:sz="0" w:space="0" w:color="auto"/>
                <w:right w:val="none" w:sz="0" w:space="0" w:color="auto"/>
              </w:divBdr>
            </w:div>
            <w:div w:id="459955401">
              <w:marLeft w:val="0"/>
              <w:marRight w:val="0"/>
              <w:marTop w:val="0"/>
              <w:marBottom w:val="0"/>
              <w:divBdr>
                <w:top w:val="none" w:sz="0" w:space="0" w:color="auto"/>
                <w:left w:val="none" w:sz="0" w:space="0" w:color="auto"/>
                <w:bottom w:val="none" w:sz="0" w:space="0" w:color="auto"/>
                <w:right w:val="none" w:sz="0" w:space="0" w:color="auto"/>
              </w:divBdr>
            </w:div>
            <w:div w:id="741872986">
              <w:marLeft w:val="0"/>
              <w:marRight w:val="0"/>
              <w:marTop w:val="0"/>
              <w:marBottom w:val="0"/>
              <w:divBdr>
                <w:top w:val="none" w:sz="0" w:space="0" w:color="auto"/>
                <w:left w:val="none" w:sz="0" w:space="0" w:color="auto"/>
                <w:bottom w:val="none" w:sz="0" w:space="0" w:color="auto"/>
                <w:right w:val="none" w:sz="0" w:space="0" w:color="auto"/>
              </w:divBdr>
            </w:div>
            <w:div w:id="938104935">
              <w:marLeft w:val="0"/>
              <w:marRight w:val="0"/>
              <w:marTop w:val="0"/>
              <w:marBottom w:val="0"/>
              <w:divBdr>
                <w:top w:val="none" w:sz="0" w:space="0" w:color="auto"/>
                <w:left w:val="none" w:sz="0" w:space="0" w:color="auto"/>
                <w:bottom w:val="none" w:sz="0" w:space="0" w:color="auto"/>
                <w:right w:val="none" w:sz="0" w:space="0" w:color="auto"/>
              </w:divBdr>
            </w:div>
            <w:div w:id="60639475">
              <w:marLeft w:val="0"/>
              <w:marRight w:val="0"/>
              <w:marTop w:val="0"/>
              <w:marBottom w:val="0"/>
              <w:divBdr>
                <w:top w:val="none" w:sz="0" w:space="0" w:color="auto"/>
                <w:left w:val="none" w:sz="0" w:space="0" w:color="auto"/>
                <w:bottom w:val="none" w:sz="0" w:space="0" w:color="auto"/>
                <w:right w:val="none" w:sz="0" w:space="0" w:color="auto"/>
              </w:divBdr>
            </w:div>
            <w:div w:id="717049813">
              <w:marLeft w:val="0"/>
              <w:marRight w:val="0"/>
              <w:marTop w:val="0"/>
              <w:marBottom w:val="0"/>
              <w:divBdr>
                <w:top w:val="none" w:sz="0" w:space="0" w:color="auto"/>
                <w:left w:val="none" w:sz="0" w:space="0" w:color="auto"/>
                <w:bottom w:val="none" w:sz="0" w:space="0" w:color="auto"/>
                <w:right w:val="none" w:sz="0" w:space="0" w:color="auto"/>
              </w:divBdr>
            </w:div>
            <w:div w:id="965160094">
              <w:marLeft w:val="0"/>
              <w:marRight w:val="0"/>
              <w:marTop w:val="0"/>
              <w:marBottom w:val="0"/>
              <w:divBdr>
                <w:top w:val="none" w:sz="0" w:space="0" w:color="auto"/>
                <w:left w:val="none" w:sz="0" w:space="0" w:color="auto"/>
                <w:bottom w:val="none" w:sz="0" w:space="0" w:color="auto"/>
                <w:right w:val="none" w:sz="0" w:space="0" w:color="auto"/>
              </w:divBdr>
            </w:div>
            <w:div w:id="1280137646">
              <w:marLeft w:val="0"/>
              <w:marRight w:val="0"/>
              <w:marTop w:val="0"/>
              <w:marBottom w:val="0"/>
              <w:divBdr>
                <w:top w:val="none" w:sz="0" w:space="0" w:color="auto"/>
                <w:left w:val="none" w:sz="0" w:space="0" w:color="auto"/>
                <w:bottom w:val="none" w:sz="0" w:space="0" w:color="auto"/>
                <w:right w:val="none" w:sz="0" w:space="0" w:color="auto"/>
              </w:divBdr>
            </w:div>
            <w:div w:id="217515780">
              <w:marLeft w:val="0"/>
              <w:marRight w:val="0"/>
              <w:marTop w:val="0"/>
              <w:marBottom w:val="0"/>
              <w:divBdr>
                <w:top w:val="none" w:sz="0" w:space="0" w:color="auto"/>
                <w:left w:val="none" w:sz="0" w:space="0" w:color="auto"/>
                <w:bottom w:val="none" w:sz="0" w:space="0" w:color="auto"/>
                <w:right w:val="none" w:sz="0" w:space="0" w:color="auto"/>
              </w:divBdr>
            </w:div>
            <w:div w:id="705064663">
              <w:marLeft w:val="0"/>
              <w:marRight w:val="0"/>
              <w:marTop w:val="0"/>
              <w:marBottom w:val="0"/>
              <w:divBdr>
                <w:top w:val="none" w:sz="0" w:space="0" w:color="auto"/>
                <w:left w:val="none" w:sz="0" w:space="0" w:color="auto"/>
                <w:bottom w:val="none" w:sz="0" w:space="0" w:color="auto"/>
                <w:right w:val="none" w:sz="0" w:space="0" w:color="auto"/>
              </w:divBdr>
            </w:div>
            <w:div w:id="1484155319">
              <w:marLeft w:val="0"/>
              <w:marRight w:val="0"/>
              <w:marTop w:val="0"/>
              <w:marBottom w:val="0"/>
              <w:divBdr>
                <w:top w:val="none" w:sz="0" w:space="0" w:color="auto"/>
                <w:left w:val="none" w:sz="0" w:space="0" w:color="auto"/>
                <w:bottom w:val="none" w:sz="0" w:space="0" w:color="auto"/>
                <w:right w:val="none" w:sz="0" w:space="0" w:color="auto"/>
              </w:divBdr>
            </w:div>
            <w:div w:id="1148011817">
              <w:marLeft w:val="0"/>
              <w:marRight w:val="0"/>
              <w:marTop w:val="0"/>
              <w:marBottom w:val="0"/>
              <w:divBdr>
                <w:top w:val="none" w:sz="0" w:space="0" w:color="auto"/>
                <w:left w:val="none" w:sz="0" w:space="0" w:color="auto"/>
                <w:bottom w:val="none" w:sz="0" w:space="0" w:color="auto"/>
                <w:right w:val="none" w:sz="0" w:space="0" w:color="auto"/>
              </w:divBdr>
            </w:div>
            <w:div w:id="1108163215">
              <w:marLeft w:val="0"/>
              <w:marRight w:val="0"/>
              <w:marTop w:val="0"/>
              <w:marBottom w:val="0"/>
              <w:divBdr>
                <w:top w:val="none" w:sz="0" w:space="0" w:color="auto"/>
                <w:left w:val="none" w:sz="0" w:space="0" w:color="auto"/>
                <w:bottom w:val="none" w:sz="0" w:space="0" w:color="auto"/>
                <w:right w:val="none" w:sz="0" w:space="0" w:color="auto"/>
              </w:divBdr>
            </w:div>
            <w:div w:id="242646308">
              <w:marLeft w:val="0"/>
              <w:marRight w:val="0"/>
              <w:marTop w:val="0"/>
              <w:marBottom w:val="0"/>
              <w:divBdr>
                <w:top w:val="none" w:sz="0" w:space="0" w:color="auto"/>
                <w:left w:val="none" w:sz="0" w:space="0" w:color="auto"/>
                <w:bottom w:val="none" w:sz="0" w:space="0" w:color="auto"/>
                <w:right w:val="none" w:sz="0" w:space="0" w:color="auto"/>
              </w:divBdr>
            </w:div>
            <w:div w:id="14039857">
              <w:marLeft w:val="0"/>
              <w:marRight w:val="0"/>
              <w:marTop w:val="0"/>
              <w:marBottom w:val="0"/>
              <w:divBdr>
                <w:top w:val="none" w:sz="0" w:space="0" w:color="auto"/>
                <w:left w:val="none" w:sz="0" w:space="0" w:color="auto"/>
                <w:bottom w:val="none" w:sz="0" w:space="0" w:color="auto"/>
                <w:right w:val="none" w:sz="0" w:space="0" w:color="auto"/>
              </w:divBdr>
            </w:div>
            <w:div w:id="1336031220">
              <w:marLeft w:val="0"/>
              <w:marRight w:val="0"/>
              <w:marTop w:val="0"/>
              <w:marBottom w:val="0"/>
              <w:divBdr>
                <w:top w:val="none" w:sz="0" w:space="0" w:color="auto"/>
                <w:left w:val="none" w:sz="0" w:space="0" w:color="auto"/>
                <w:bottom w:val="none" w:sz="0" w:space="0" w:color="auto"/>
                <w:right w:val="none" w:sz="0" w:space="0" w:color="auto"/>
              </w:divBdr>
            </w:div>
            <w:div w:id="808594898">
              <w:marLeft w:val="0"/>
              <w:marRight w:val="0"/>
              <w:marTop w:val="0"/>
              <w:marBottom w:val="0"/>
              <w:divBdr>
                <w:top w:val="none" w:sz="0" w:space="0" w:color="auto"/>
                <w:left w:val="none" w:sz="0" w:space="0" w:color="auto"/>
                <w:bottom w:val="none" w:sz="0" w:space="0" w:color="auto"/>
                <w:right w:val="none" w:sz="0" w:space="0" w:color="auto"/>
              </w:divBdr>
            </w:div>
            <w:div w:id="1733504088">
              <w:marLeft w:val="0"/>
              <w:marRight w:val="0"/>
              <w:marTop w:val="0"/>
              <w:marBottom w:val="0"/>
              <w:divBdr>
                <w:top w:val="none" w:sz="0" w:space="0" w:color="auto"/>
                <w:left w:val="none" w:sz="0" w:space="0" w:color="auto"/>
                <w:bottom w:val="none" w:sz="0" w:space="0" w:color="auto"/>
                <w:right w:val="none" w:sz="0" w:space="0" w:color="auto"/>
              </w:divBdr>
            </w:div>
            <w:div w:id="776412505">
              <w:marLeft w:val="0"/>
              <w:marRight w:val="0"/>
              <w:marTop w:val="0"/>
              <w:marBottom w:val="0"/>
              <w:divBdr>
                <w:top w:val="none" w:sz="0" w:space="0" w:color="auto"/>
                <w:left w:val="none" w:sz="0" w:space="0" w:color="auto"/>
                <w:bottom w:val="none" w:sz="0" w:space="0" w:color="auto"/>
                <w:right w:val="none" w:sz="0" w:space="0" w:color="auto"/>
              </w:divBdr>
            </w:div>
            <w:div w:id="2049909834">
              <w:marLeft w:val="0"/>
              <w:marRight w:val="0"/>
              <w:marTop w:val="0"/>
              <w:marBottom w:val="0"/>
              <w:divBdr>
                <w:top w:val="none" w:sz="0" w:space="0" w:color="auto"/>
                <w:left w:val="none" w:sz="0" w:space="0" w:color="auto"/>
                <w:bottom w:val="none" w:sz="0" w:space="0" w:color="auto"/>
                <w:right w:val="none" w:sz="0" w:space="0" w:color="auto"/>
              </w:divBdr>
            </w:div>
            <w:div w:id="1270820387">
              <w:marLeft w:val="0"/>
              <w:marRight w:val="0"/>
              <w:marTop w:val="0"/>
              <w:marBottom w:val="0"/>
              <w:divBdr>
                <w:top w:val="none" w:sz="0" w:space="0" w:color="auto"/>
                <w:left w:val="none" w:sz="0" w:space="0" w:color="auto"/>
                <w:bottom w:val="none" w:sz="0" w:space="0" w:color="auto"/>
                <w:right w:val="none" w:sz="0" w:space="0" w:color="auto"/>
              </w:divBdr>
            </w:div>
            <w:div w:id="239296004">
              <w:marLeft w:val="0"/>
              <w:marRight w:val="0"/>
              <w:marTop w:val="0"/>
              <w:marBottom w:val="0"/>
              <w:divBdr>
                <w:top w:val="none" w:sz="0" w:space="0" w:color="auto"/>
                <w:left w:val="none" w:sz="0" w:space="0" w:color="auto"/>
                <w:bottom w:val="none" w:sz="0" w:space="0" w:color="auto"/>
                <w:right w:val="none" w:sz="0" w:space="0" w:color="auto"/>
              </w:divBdr>
            </w:div>
            <w:div w:id="1719934974">
              <w:marLeft w:val="0"/>
              <w:marRight w:val="0"/>
              <w:marTop w:val="0"/>
              <w:marBottom w:val="0"/>
              <w:divBdr>
                <w:top w:val="none" w:sz="0" w:space="0" w:color="auto"/>
                <w:left w:val="none" w:sz="0" w:space="0" w:color="auto"/>
                <w:bottom w:val="none" w:sz="0" w:space="0" w:color="auto"/>
                <w:right w:val="none" w:sz="0" w:space="0" w:color="auto"/>
              </w:divBdr>
            </w:div>
            <w:div w:id="1569806346">
              <w:marLeft w:val="0"/>
              <w:marRight w:val="0"/>
              <w:marTop w:val="0"/>
              <w:marBottom w:val="0"/>
              <w:divBdr>
                <w:top w:val="none" w:sz="0" w:space="0" w:color="auto"/>
                <w:left w:val="none" w:sz="0" w:space="0" w:color="auto"/>
                <w:bottom w:val="none" w:sz="0" w:space="0" w:color="auto"/>
                <w:right w:val="none" w:sz="0" w:space="0" w:color="auto"/>
              </w:divBdr>
            </w:div>
            <w:div w:id="187455810">
              <w:marLeft w:val="0"/>
              <w:marRight w:val="0"/>
              <w:marTop w:val="0"/>
              <w:marBottom w:val="0"/>
              <w:divBdr>
                <w:top w:val="none" w:sz="0" w:space="0" w:color="auto"/>
                <w:left w:val="none" w:sz="0" w:space="0" w:color="auto"/>
                <w:bottom w:val="none" w:sz="0" w:space="0" w:color="auto"/>
                <w:right w:val="none" w:sz="0" w:space="0" w:color="auto"/>
              </w:divBdr>
            </w:div>
            <w:div w:id="1369263491">
              <w:marLeft w:val="0"/>
              <w:marRight w:val="0"/>
              <w:marTop w:val="0"/>
              <w:marBottom w:val="0"/>
              <w:divBdr>
                <w:top w:val="none" w:sz="0" w:space="0" w:color="auto"/>
                <w:left w:val="none" w:sz="0" w:space="0" w:color="auto"/>
                <w:bottom w:val="none" w:sz="0" w:space="0" w:color="auto"/>
                <w:right w:val="none" w:sz="0" w:space="0" w:color="auto"/>
              </w:divBdr>
            </w:div>
            <w:div w:id="1041058938">
              <w:marLeft w:val="0"/>
              <w:marRight w:val="0"/>
              <w:marTop w:val="0"/>
              <w:marBottom w:val="0"/>
              <w:divBdr>
                <w:top w:val="none" w:sz="0" w:space="0" w:color="auto"/>
                <w:left w:val="none" w:sz="0" w:space="0" w:color="auto"/>
                <w:bottom w:val="none" w:sz="0" w:space="0" w:color="auto"/>
                <w:right w:val="none" w:sz="0" w:space="0" w:color="auto"/>
              </w:divBdr>
            </w:div>
            <w:div w:id="307244817">
              <w:marLeft w:val="0"/>
              <w:marRight w:val="0"/>
              <w:marTop w:val="0"/>
              <w:marBottom w:val="0"/>
              <w:divBdr>
                <w:top w:val="none" w:sz="0" w:space="0" w:color="auto"/>
                <w:left w:val="none" w:sz="0" w:space="0" w:color="auto"/>
                <w:bottom w:val="none" w:sz="0" w:space="0" w:color="auto"/>
                <w:right w:val="none" w:sz="0" w:space="0" w:color="auto"/>
              </w:divBdr>
            </w:div>
            <w:div w:id="931014209">
              <w:marLeft w:val="0"/>
              <w:marRight w:val="0"/>
              <w:marTop w:val="0"/>
              <w:marBottom w:val="0"/>
              <w:divBdr>
                <w:top w:val="none" w:sz="0" w:space="0" w:color="auto"/>
                <w:left w:val="none" w:sz="0" w:space="0" w:color="auto"/>
                <w:bottom w:val="none" w:sz="0" w:space="0" w:color="auto"/>
                <w:right w:val="none" w:sz="0" w:space="0" w:color="auto"/>
              </w:divBdr>
            </w:div>
            <w:div w:id="468936967">
              <w:marLeft w:val="0"/>
              <w:marRight w:val="0"/>
              <w:marTop w:val="0"/>
              <w:marBottom w:val="0"/>
              <w:divBdr>
                <w:top w:val="none" w:sz="0" w:space="0" w:color="auto"/>
                <w:left w:val="none" w:sz="0" w:space="0" w:color="auto"/>
                <w:bottom w:val="none" w:sz="0" w:space="0" w:color="auto"/>
                <w:right w:val="none" w:sz="0" w:space="0" w:color="auto"/>
              </w:divBdr>
            </w:div>
            <w:div w:id="1179930210">
              <w:marLeft w:val="0"/>
              <w:marRight w:val="0"/>
              <w:marTop w:val="0"/>
              <w:marBottom w:val="0"/>
              <w:divBdr>
                <w:top w:val="none" w:sz="0" w:space="0" w:color="auto"/>
                <w:left w:val="none" w:sz="0" w:space="0" w:color="auto"/>
                <w:bottom w:val="none" w:sz="0" w:space="0" w:color="auto"/>
                <w:right w:val="none" w:sz="0" w:space="0" w:color="auto"/>
              </w:divBdr>
            </w:div>
            <w:div w:id="871499076">
              <w:marLeft w:val="0"/>
              <w:marRight w:val="0"/>
              <w:marTop w:val="0"/>
              <w:marBottom w:val="0"/>
              <w:divBdr>
                <w:top w:val="none" w:sz="0" w:space="0" w:color="auto"/>
                <w:left w:val="none" w:sz="0" w:space="0" w:color="auto"/>
                <w:bottom w:val="none" w:sz="0" w:space="0" w:color="auto"/>
                <w:right w:val="none" w:sz="0" w:space="0" w:color="auto"/>
              </w:divBdr>
            </w:div>
            <w:div w:id="330373976">
              <w:marLeft w:val="0"/>
              <w:marRight w:val="0"/>
              <w:marTop w:val="0"/>
              <w:marBottom w:val="0"/>
              <w:divBdr>
                <w:top w:val="none" w:sz="0" w:space="0" w:color="auto"/>
                <w:left w:val="none" w:sz="0" w:space="0" w:color="auto"/>
                <w:bottom w:val="none" w:sz="0" w:space="0" w:color="auto"/>
                <w:right w:val="none" w:sz="0" w:space="0" w:color="auto"/>
              </w:divBdr>
            </w:div>
            <w:div w:id="479999095">
              <w:marLeft w:val="0"/>
              <w:marRight w:val="0"/>
              <w:marTop w:val="0"/>
              <w:marBottom w:val="0"/>
              <w:divBdr>
                <w:top w:val="none" w:sz="0" w:space="0" w:color="auto"/>
                <w:left w:val="none" w:sz="0" w:space="0" w:color="auto"/>
                <w:bottom w:val="none" w:sz="0" w:space="0" w:color="auto"/>
                <w:right w:val="none" w:sz="0" w:space="0" w:color="auto"/>
              </w:divBdr>
            </w:div>
            <w:div w:id="1063061997">
              <w:marLeft w:val="0"/>
              <w:marRight w:val="0"/>
              <w:marTop w:val="0"/>
              <w:marBottom w:val="0"/>
              <w:divBdr>
                <w:top w:val="none" w:sz="0" w:space="0" w:color="auto"/>
                <w:left w:val="none" w:sz="0" w:space="0" w:color="auto"/>
                <w:bottom w:val="none" w:sz="0" w:space="0" w:color="auto"/>
                <w:right w:val="none" w:sz="0" w:space="0" w:color="auto"/>
              </w:divBdr>
            </w:div>
            <w:div w:id="1393189698">
              <w:marLeft w:val="0"/>
              <w:marRight w:val="0"/>
              <w:marTop w:val="0"/>
              <w:marBottom w:val="0"/>
              <w:divBdr>
                <w:top w:val="none" w:sz="0" w:space="0" w:color="auto"/>
                <w:left w:val="none" w:sz="0" w:space="0" w:color="auto"/>
                <w:bottom w:val="none" w:sz="0" w:space="0" w:color="auto"/>
                <w:right w:val="none" w:sz="0" w:space="0" w:color="auto"/>
              </w:divBdr>
            </w:div>
            <w:div w:id="2116436123">
              <w:marLeft w:val="0"/>
              <w:marRight w:val="0"/>
              <w:marTop w:val="0"/>
              <w:marBottom w:val="0"/>
              <w:divBdr>
                <w:top w:val="none" w:sz="0" w:space="0" w:color="auto"/>
                <w:left w:val="none" w:sz="0" w:space="0" w:color="auto"/>
                <w:bottom w:val="none" w:sz="0" w:space="0" w:color="auto"/>
                <w:right w:val="none" w:sz="0" w:space="0" w:color="auto"/>
              </w:divBdr>
            </w:div>
            <w:div w:id="493648474">
              <w:marLeft w:val="0"/>
              <w:marRight w:val="0"/>
              <w:marTop w:val="0"/>
              <w:marBottom w:val="0"/>
              <w:divBdr>
                <w:top w:val="none" w:sz="0" w:space="0" w:color="auto"/>
                <w:left w:val="none" w:sz="0" w:space="0" w:color="auto"/>
                <w:bottom w:val="none" w:sz="0" w:space="0" w:color="auto"/>
                <w:right w:val="none" w:sz="0" w:space="0" w:color="auto"/>
              </w:divBdr>
            </w:div>
            <w:div w:id="206378076">
              <w:marLeft w:val="0"/>
              <w:marRight w:val="0"/>
              <w:marTop w:val="0"/>
              <w:marBottom w:val="0"/>
              <w:divBdr>
                <w:top w:val="none" w:sz="0" w:space="0" w:color="auto"/>
                <w:left w:val="none" w:sz="0" w:space="0" w:color="auto"/>
                <w:bottom w:val="none" w:sz="0" w:space="0" w:color="auto"/>
                <w:right w:val="none" w:sz="0" w:space="0" w:color="auto"/>
              </w:divBdr>
            </w:div>
            <w:div w:id="575169589">
              <w:marLeft w:val="0"/>
              <w:marRight w:val="0"/>
              <w:marTop w:val="0"/>
              <w:marBottom w:val="0"/>
              <w:divBdr>
                <w:top w:val="none" w:sz="0" w:space="0" w:color="auto"/>
                <w:left w:val="none" w:sz="0" w:space="0" w:color="auto"/>
                <w:bottom w:val="none" w:sz="0" w:space="0" w:color="auto"/>
                <w:right w:val="none" w:sz="0" w:space="0" w:color="auto"/>
              </w:divBdr>
            </w:div>
            <w:div w:id="1632249397">
              <w:marLeft w:val="0"/>
              <w:marRight w:val="0"/>
              <w:marTop w:val="0"/>
              <w:marBottom w:val="0"/>
              <w:divBdr>
                <w:top w:val="none" w:sz="0" w:space="0" w:color="auto"/>
                <w:left w:val="none" w:sz="0" w:space="0" w:color="auto"/>
                <w:bottom w:val="none" w:sz="0" w:space="0" w:color="auto"/>
                <w:right w:val="none" w:sz="0" w:space="0" w:color="auto"/>
              </w:divBdr>
            </w:div>
            <w:div w:id="1064721500">
              <w:marLeft w:val="0"/>
              <w:marRight w:val="0"/>
              <w:marTop w:val="0"/>
              <w:marBottom w:val="0"/>
              <w:divBdr>
                <w:top w:val="none" w:sz="0" w:space="0" w:color="auto"/>
                <w:left w:val="none" w:sz="0" w:space="0" w:color="auto"/>
                <w:bottom w:val="none" w:sz="0" w:space="0" w:color="auto"/>
                <w:right w:val="none" w:sz="0" w:space="0" w:color="auto"/>
              </w:divBdr>
            </w:div>
            <w:div w:id="1603076429">
              <w:marLeft w:val="0"/>
              <w:marRight w:val="0"/>
              <w:marTop w:val="0"/>
              <w:marBottom w:val="0"/>
              <w:divBdr>
                <w:top w:val="none" w:sz="0" w:space="0" w:color="auto"/>
                <w:left w:val="none" w:sz="0" w:space="0" w:color="auto"/>
                <w:bottom w:val="none" w:sz="0" w:space="0" w:color="auto"/>
                <w:right w:val="none" w:sz="0" w:space="0" w:color="auto"/>
              </w:divBdr>
            </w:div>
            <w:div w:id="2133287596">
              <w:marLeft w:val="0"/>
              <w:marRight w:val="0"/>
              <w:marTop w:val="0"/>
              <w:marBottom w:val="0"/>
              <w:divBdr>
                <w:top w:val="none" w:sz="0" w:space="0" w:color="auto"/>
                <w:left w:val="none" w:sz="0" w:space="0" w:color="auto"/>
                <w:bottom w:val="none" w:sz="0" w:space="0" w:color="auto"/>
                <w:right w:val="none" w:sz="0" w:space="0" w:color="auto"/>
              </w:divBdr>
            </w:div>
            <w:div w:id="24645355">
              <w:marLeft w:val="0"/>
              <w:marRight w:val="0"/>
              <w:marTop w:val="0"/>
              <w:marBottom w:val="0"/>
              <w:divBdr>
                <w:top w:val="none" w:sz="0" w:space="0" w:color="auto"/>
                <w:left w:val="none" w:sz="0" w:space="0" w:color="auto"/>
                <w:bottom w:val="none" w:sz="0" w:space="0" w:color="auto"/>
                <w:right w:val="none" w:sz="0" w:space="0" w:color="auto"/>
              </w:divBdr>
            </w:div>
            <w:div w:id="1332875767">
              <w:marLeft w:val="0"/>
              <w:marRight w:val="0"/>
              <w:marTop w:val="0"/>
              <w:marBottom w:val="0"/>
              <w:divBdr>
                <w:top w:val="none" w:sz="0" w:space="0" w:color="auto"/>
                <w:left w:val="none" w:sz="0" w:space="0" w:color="auto"/>
                <w:bottom w:val="none" w:sz="0" w:space="0" w:color="auto"/>
                <w:right w:val="none" w:sz="0" w:space="0" w:color="auto"/>
              </w:divBdr>
            </w:div>
            <w:div w:id="1322730148">
              <w:marLeft w:val="0"/>
              <w:marRight w:val="0"/>
              <w:marTop w:val="0"/>
              <w:marBottom w:val="0"/>
              <w:divBdr>
                <w:top w:val="none" w:sz="0" w:space="0" w:color="auto"/>
                <w:left w:val="none" w:sz="0" w:space="0" w:color="auto"/>
                <w:bottom w:val="none" w:sz="0" w:space="0" w:color="auto"/>
                <w:right w:val="none" w:sz="0" w:space="0" w:color="auto"/>
              </w:divBdr>
            </w:div>
            <w:div w:id="608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0806">
      <w:bodyDiv w:val="1"/>
      <w:marLeft w:val="0"/>
      <w:marRight w:val="0"/>
      <w:marTop w:val="0"/>
      <w:marBottom w:val="0"/>
      <w:divBdr>
        <w:top w:val="none" w:sz="0" w:space="0" w:color="auto"/>
        <w:left w:val="none" w:sz="0" w:space="0" w:color="auto"/>
        <w:bottom w:val="none" w:sz="0" w:space="0" w:color="auto"/>
        <w:right w:val="none" w:sz="0" w:space="0" w:color="auto"/>
      </w:divBdr>
      <w:divsChild>
        <w:div w:id="424497635">
          <w:marLeft w:val="0"/>
          <w:marRight w:val="0"/>
          <w:marTop w:val="0"/>
          <w:marBottom w:val="0"/>
          <w:divBdr>
            <w:top w:val="none" w:sz="0" w:space="0" w:color="auto"/>
            <w:left w:val="none" w:sz="0" w:space="0" w:color="auto"/>
            <w:bottom w:val="none" w:sz="0" w:space="0" w:color="auto"/>
            <w:right w:val="none" w:sz="0" w:space="0" w:color="auto"/>
          </w:divBdr>
          <w:divsChild>
            <w:div w:id="394358926">
              <w:marLeft w:val="0"/>
              <w:marRight w:val="0"/>
              <w:marTop w:val="0"/>
              <w:marBottom w:val="0"/>
              <w:divBdr>
                <w:top w:val="none" w:sz="0" w:space="0" w:color="auto"/>
                <w:left w:val="none" w:sz="0" w:space="0" w:color="auto"/>
                <w:bottom w:val="none" w:sz="0" w:space="0" w:color="auto"/>
                <w:right w:val="none" w:sz="0" w:space="0" w:color="auto"/>
              </w:divBdr>
              <w:divsChild>
                <w:div w:id="2266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1620">
      <w:bodyDiv w:val="1"/>
      <w:marLeft w:val="0"/>
      <w:marRight w:val="0"/>
      <w:marTop w:val="0"/>
      <w:marBottom w:val="0"/>
      <w:divBdr>
        <w:top w:val="none" w:sz="0" w:space="0" w:color="auto"/>
        <w:left w:val="none" w:sz="0" w:space="0" w:color="auto"/>
        <w:bottom w:val="none" w:sz="0" w:space="0" w:color="auto"/>
        <w:right w:val="none" w:sz="0" w:space="0" w:color="auto"/>
      </w:divBdr>
      <w:divsChild>
        <w:div w:id="602111446">
          <w:marLeft w:val="0"/>
          <w:marRight w:val="0"/>
          <w:marTop w:val="0"/>
          <w:marBottom w:val="0"/>
          <w:divBdr>
            <w:top w:val="none" w:sz="0" w:space="0" w:color="auto"/>
            <w:left w:val="none" w:sz="0" w:space="0" w:color="auto"/>
            <w:bottom w:val="none" w:sz="0" w:space="0" w:color="auto"/>
            <w:right w:val="none" w:sz="0" w:space="0" w:color="auto"/>
          </w:divBdr>
          <w:divsChild>
            <w:div w:id="1921980352">
              <w:marLeft w:val="0"/>
              <w:marRight w:val="0"/>
              <w:marTop w:val="0"/>
              <w:marBottom w:val="0"/>
              <w:divBdr>
                <w:top w:val="none" w:sz="0" w:space="0" w:color="auto"/>
                <w:left w:val="none" w:sz="0" w:space="0" w:color="auto"/>
                <w:bottom w:val="none" w:sz="0" w:space="0" w:color="auto"/>
                <w:right w:val="none" w:sz="0" w:space="0" w:color="auto"/>
              </w:divBdr>
              <w:divsChild>
                <w:div w:id="17891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3233">
      <w:bodyDiv w:val="1"/>
      <w:marLeft w:val="0"/>
      <w:marRight w:val="0"/>
      <w:marTop w:val="0"/>
      <w:marBottom w:val="0"/>
      <w:divBdr>
        <w:top w:val="none" w:sz="0" w:space="0" w:color="auto"/>
        <w:left w:val="none" w:sz="0" w:space="0" w:color="auto"/>
        <w:bottom w:val="none" w:sz="0" w:space="0" w:color="auto"/>
        <w:right w:val="none" w:sz="0" w:space="0" w:color="auto"/>
      </w:divBdr>
    </w:div>
    <w:div w:id="630866932">
      <w:bodyDiv w:val="1"/>
      <w:marLeft w:val="0"/>
      <w:marRight w:val="0"/>
      <w:marTop w:val="0"/>
      <w:marBottom w:val="0"/>
      <w:divBdr>
        <w:top w:val="none" w:sz="0" w:space="0" w:color="auto"/>
        <w:left w:val="none" w:sz="0" w:space="0" w:color="auto"/>
        <w:bottom w:val="none" w:sz="0" w:space="0" w:color="auto"/>
        <w:right w:val="none" w:sz="0" w:space="0" w:color="auto"/>
      </w:divBdr>
    </w:div>
    <w:div w:id="641615726">
      <w:bodyDiv w:val="1"/>
      <w:marLeft w:val="0"/>
      <w:marRight w:val="0"/>
      <w:marTop w:val="0"/>
      <w:marBottom w:val="0"/>
      <w:divBdr>
        <w:top w:val="none" w:sz="0" w:space="0" w:color="auto"/>
        <w:left w:val="none" w:sz="0" w:space="0" w:color="auto"/>
        <w:bottom w:val="none" w:sz="0" w:space="0" w:color="auto"/>
        <w:right w:val="none" w:sz="0" w:space="0" w:color="auto"/>
      </w:divBdr>
      <w:divsChild>
        <w:div w:id="662857032">
          <w:marLeft w:val="0"/>
          <w:marRight w:val="0"/>
          <w:marTop w:val="0"/>
          <w:marBottom w:val="0"/>
          <w:divBdr>
            <w:top w:val="none" w:sz="0" w:space="0" w:color="auto"/>
            <w:left w:val="none" w:sz="0" w:space="0" w:color="auto"/>
            <w:bottom w:val="none" w:sz="0" w:space="0" w:color="auto"/>
            <w:right w:val="none" w:sz="0" w:space="0" w:color="auto"/>
          </w:divBdr>
          <w:divsChild>
            <w:div w:id="2011906824">
              <w:marLeft w:val="0"/>
              <w:marRight w:val="0"/>
              <w:marTop w:val="0"/>
              <w:marBottom w:val="0"/>
              <w:divBdr>
                <w:top w:val="none" w:sz="0" w:space="0" w:color="auto"/>
                <w:left w:val="none" w:sz="0" w:space="0" w:color="auto"/>
                <w:bottom w:val="none" w:sz="0" w:space="0" w:color="auto"/>
                <w:right w:val="none" w:sz="0" w:space="0" w:color="auto"/>
              </w:divBdr>
              <w:divsChild>
                <w:div w:id="9807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3360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695084239">
      <w:bodyDiv w:val="1"/>
      <w:marLeft w:val="0"/>
      <w:marRight w:val="0"/>
      <w:marTop w:val="0"/>
      <w:marBottom w:val="0"/>
      <w:divBdr>
        <w:top w:val="none" w:sz="0" w:space="0" w:color="auto"/>
        <w:left w:val="none" w:sz="0" w:space="0" w:color="auto"/>
        <w:bottom w:val="none" w:sz="0" w:space="0" w:color="auto"/>
        <w:right w:val="none" w:sz="0" w:space="0" w:color="auto"/>
      </w:divBdr>
    </w:div>
    <w:div w:id="698824384">
      <w:bodyDiv w:val="1"/>
      <w:marLeft w:val="0"/>
      <w:marRight w:val="0"/>
      <w:marTop w:val="0"/>
      <w:marBottom w:val="0"/>
      <w:divBdr>
        <w:top w:val="none" w:sz="0" w:space="0" w:color="auto"/>
        <w:left w:val="none" w:sz="0" w:space="0" w:color="auto"/>
        <w:bottom w:val="none" w:sz="0" w:space="0" w:color="auto"/>
        <w:right w:val="none" w:sz="0" w:space="0" w:color="auto"/>
      </w:divBdr>
    </w:div>
    <w:div w:id="724107357">
      <w:bodyDiv w:val="1"/>
      <w:marLeft w:val="0"/>
      <w:marRight w:val="0"/>
      <w:marTop w:val="0"/>
      <w:marBottom w:val="0"/>
      <w:divBdr>
        <w:top w:val="none" w:sz="0" w:space="0" w:color="auto"/>
        <w:left w:val="none" w:sz="0" w:space="0" w:color="auto"/>
        <w:bottom w:val="none" w:sz="0" w:space="0" w:color="auto"/>
        <w:right w:val="none" w:sz="0" w:space="0" w:color="auto"/>
      </w:divBdr>
    </w:div>
    <w:div w:id="726800312">
      <w:bodyDiv w:val="1"/>
      <w:marLeft w:val="0"/>
      <w:marRight w:val="0"/>
      <w:marTop w:val="0"/>
      <w:marBottom w:val="0"/>
      <w:divBdr>
        <w:top w:val="none" w:sz="0" w:space="0" w:color="auto"/>
        <w:left w:val="none" w:sz="0" w:space="0" w:color="auto"/>
        <w:bottom w:val="none" w:sz="0" w:space="0" w:color="auto"/>
        <w:right w:val="none" w:sz="0" w:space="0" w:color="auto"/>
      </w:divBdr>
      <w:divsChild>
        <w:div w:id="38282464">
          <w:marLeft w:val="0"/>
          <w:marRight w:val="0"/>
          <w:marTop w:val="0"/>
          <w:marBottom w:val="0"/>
          <w:divBdr>
            <w:top w:val="none" w:sz="0" w:space="0" w:color="auto"/>
            <w:left w:val="none" w:sz="0" w:space="0" w:color="auto"/>
            <w:bottom w:val="none" w:sz="0" w:space="0" w:color="auto"/>
            <w:right w:val="none" w:sz="0" w:space="0" w:color="auto"/>
          </w:divBdr>
          <w:divsChild>
            <w:div w:id="1468861951">
              <w:marLeft w:val="0"/>
              <w:marRight w:val="0"/>
              <w:marTop w:val="0"/>
              <w:marBottom w:val="0"/>
              <w:divBdr>
                <w:top w:val="none" w:sz="0" w:space="0" w:color="auto"/>
                <w:left w:val="none" w:sz="0" w:space="0" w:color="auto"/>
                <w:bottom w:val="none" w:sz="0" w:space="0" w:color="auto"/>
                <w:right w:val="none" w:sz="0" w:space="0" w:color="auto"/>
              </w:divBdr>
              <w:divsChild>
                <w:div w:id="19130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46961">
      <w:bodyDiv w:val="1"/>
      <w:marLeft w:val="0"/>
      <w:marRight w:val="0"/>
      <w:marTop w:val="0"/>
      <w:marBottom w:val="0"/>
      <w:divBdr>
        <w:top w:val="none" w:sz="0" w:space="0" w:color="auto"/>
        <w:left w:val="none" w:sz="0" w:space="0" w:color="auto"/>
        <w:bottom w:val="none" w:sz="0" w:space="0" w:color="auto"/>
        <w:right w:val="none" w:sz="0" w:space="0" w:color="auto"/>
      </w:divBdr>
      <w:divsChild>
        <w:div w:id="1439325135">
          <w:marLeft w:val="0"/>
          <w:marRight w:val="0"/>
          <w:marTop w:val="0"/>
          <w:marBottom w:val="0"/>
          <w:divBdr>
            <w:top w:val="none" w:sz="0" w:space="0" w:color="auto"/>
            <w:left w:val="none" w:sz="0" w:space="0" w:color="auto"/>
            <w:bottom w:val="none" w:sz="0" w:space="0" w:color="auto"/>
            <w:right w:val="none" w:sz="0" w:space="0" w:color="auto"/>
          </w:divBdr>
          <w:divsChild>
            <w:div w:id="180165786">
              <w:marLeft w:val="0"/>
              <w:marRight w:val="0"/>
              <w:marTop w:val="0"/>
              <w:marBottom w:val="0"/>
              <w:divBdr>
                <w:top w:val="none" w:sz="0" w:space="0" w:color="auto"/>
                <w:left w:val="none" w:sz="0" w:space="0" w:color="auto"/>
                <w:bottom w:val="none" w:sz="0" w:space="0" w:color="auto"/>
                <w:right w:val="none" w:sz="0" w:space="0" w:color="auto"/>
              </w:divBdr>
              <w:divsChild>
                <w:div w:id="18677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46494">
      <w:bodyDiv w:val="1"/>
      <w:marLeft w:val="0"/>
      <w:marRight w:val="0"/>
      <w:marTop w:val="0"/>
      <w:marBottom w:val="0"/>
      <w:divBdr>
        <w:top w:val="none" w:sz="0" w:space="0" w:color="auto"/>
        <w:left w:val="none" w:sz="0" w:space="0" w:color="auto"/>
        <w:bottom w:val="none" w:sz="0" w:space="0" w:color="auto"/>
        <w:right w:val="none" w:sz="0" w:space="0" w:color="auto"/>
      </w:divBdr>
      <w:divsChild>
        <w:div w:id="729110729">
          <w:marLeft w:val="0"/>
          <w:marRight w:val="0"/>
          <w:marTop w:val="0"/>
          <w:marBottom w:val="0"/>
          <w:divBdr>
            <w:top w:val="none" w:sz="0" w:space="0" w:color="auto"/>
            <w:left w:val="none" w:sz="0" w:space="0" w:color="auto"/>
            <w:bottom w:val="none" w:sz="0" w:space="0" w:color="auto"/>
            <w:right w:val="none" w:sz="0" w:space="0" w:color="auto"/>
          </w:divBdr>
          <w:divsChild>
            <w:div w:id="802695699">
              <w:marLeft w:val="0"/>
              <w:marRight w:val="0"/>
              <w:marTop w:val="0"/>
              <w:marBottom w:val="0"/>
              <w:divBdr>
                <w:top w:val="none" w:sz="0" w:space="0" w:color="auto"/>
                <w:left w:val="none" w:sz="0" w:space="0" w:color="auto"/>
                <w:bottom w:val="none" w:sz="0" w:space="0" w:color="auto"/>
                <w:right w:val="none" w:sz="0" w:space="0" w:color="auto"/>
              </w:divBdr>
              <w:divsChild>
                <w:div w:id="15954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6453">
      <w:bodyDiv w:val="1"/>
      <w:marLeft w:val="0"/>
      <w:marRight w:val="0"/>
      <w:marTop w:val="0"/>
      <w:marBottom w:val="0"/>
      <w:divBdr>
        <w:top w:val="none" w:sz="0" w:space="0" w:color="auto"/>
        <w:left w:val="none" w:sz="0" w:space="0" w:color="auto"/>
        <w:bottom w:val="none" w:sz="0" w:space="0" w:color="auto"/>
        <w:right w:val="none" w:sz="0" w:space="0" w:color="auto"/>
      </w:divBdr>
      <w:divsChild>
        <w:div w:id="288897056">
          <w:marLeft w:val="0"/>
          <w:marRight w:val="0"/>
          <w:marTop w:val="0"/>
          <w:marBottom w:val="0"/>
          <w:divBdr>
            <w:top w:val="none" w:sz="0" w:space="0" w:color="auto"/>
            <w:left w:val="none" w:sz="0" w:space="0" w:color="auto"/>
            <w:bottom w:val="none" w:sz="0" w:space="0" w:color="auto"/>
            <w:right w:val="none" w:sz="0" w:space="0" w:color="auto"/>
          </w:divBdr>
          <w:divsChild>
            <w:div w:id="322859567">
              <w:marLeft w:val="0"/>
              <w:marRight w:val="0"/>
              <w:marTop w:val="0"/>
              <w:marBottom w:val="0"/>
              <w:divBdr>
                <w:top w:val="none" w:sz="0" w:space="0" w:color="auto"/>
                <w:left w:val="none" w:sz="0" w:space="0" w:color="auto"/>
                <w:bottom w:val="none" w:sz="0" w:space="0" w:color="auto"/>
                <w:right w:val="none" w:sz="0" w:space="0" w:color="auto"/>
              </w:divBdr>
              <w:divsChild>
                <w:div w:id="1304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32180215">
      <w:bodyDiv w:val="1"/>
      <w:marLeft w:val="0"/>
      <w:marRight w:val="0"/>
      <w:marTop w:val="0"/>
      <w:marBottom w:val="0"/>
      <w:divBdr>
        <w:top w:val="none" w:sz="0" w:space="0" w:color="auto"/>
        <w:left w:val="none" w:sz="0" w:space="0" w:color="auto"/>
        <w:bottom w:val="none" w:sz="0" w:space="0" w:color="auto"/>
        <w:right w:val="none" w:sz="0" w:space="0" w:color="auto"/>
      </w:divBdr>
    </w:div>
    <w:div w:id="834999683">
      <w:bodyDiv w:val="1"/>
      <w:marLeft w:val="0"/>
      <w:marRight w:val="0"/>
      <w:marTop w:val="0"/>
      <w:marBottom w:val="0"/>
      <w:divBdr>
        <w:top w:val="none" w:sz="0" w:space="0" w:color="auto"/>
        <w:left w:val="none" w:sz="0" w:space="0" w:color="auto"/>
        <w:bottom w:val="none" w:sz="0" w:space="0" w:color="auto"/>
        <w:right w:val="none" w:sz="0" w:space="0" w:color="auto"/>
      </w:divBdr>
      <w:divsChild>
        <w:div w:id="490603588">
          <w:marLeft w:val="0"/>
          <w:marRight w:val="0"/>
          <w:marTop w:val="0"/>
          <w:marBottom w:val="0"/>
          <w:divBdr>
            <w:top w:val="none" w:sz="0" w:space="0" w:color="auto"/>
            <w:left w:val="none" w:sz="0" w:space="0" w:color="auto"/>
            <w:bottom w:val="none" w:sz="0" w:space="0" w:color="auto"/>
            <w:right w:val="none" w:sz="0" w:space="0" w:color="auto"/>
          </w:divBdr>
          <w:divsChild>
            <w:div w:id="112680200">
              <w:marLeft w:val="0"/>
              <w:marRight w:val="0"/>
              <w:marTop w:val="0"/>
              <w:marBottom w:val="0"/>
              <w:divBdr>
                <w:top w:val="none" w:sz="0" w:space="0" w:color="auto"/>
                <w:left w:val="none" w:sz="0" w:space="0" w:color="auto"/>
                <w:bottom w:val="none" w:sz="0" w:space="0" w:color="auto"/>
                <w:right w:val="none" w:sz="0" w:space="0" w:color="auto"/>
              </w:divBdr>
              <w:divsChild>
                <w:div w:id="9386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827">
      <w:bodyDiv w:val="1"/>
      <w:marLeft w:val="0"/>
      <w:marRight w:val="0"/>
      <w:marTop w:val="0"/>
      <w:marBottom w:val="0"/>
      <w:divBdr>
        <w:top w:val="none" w:sz="0" w:space="0" w:color="auto"/>
        <w:left w:val="none" w:sz="0" w:space="0" w:color="auto"/>
        <w:bottom w:val="none" w:sz="0" w:space="0" w:color="auto"/>
        <w:right w:val="none" w:sz="0" w:space="0" w:color="auto"/>
      </w:divBdr>
      <w:divsChild>
        <w:div w:id="1477910862">
          <w:marLeft w:val="0"/>
          <w:marRight w:val="0"/>
          <w:marTop w:val="0"/>
          <w:marBottom w:val="0"/>
          <w:divBdr>
            <w:top w:val="none" w:sz="0" w:space="0" w:color="auto"/>
            <w:left w:val="none" w:sz="0" w:space="0" w:color="auto"/>
            <w:bottom w:val="none" w:sz="0" w:space="0" w:color="auto"/>
            <w:right w:val="none" w:sz="0" w:space="0" w:color="auto"/>
          </w:divBdr>
          <w:divsChild>
            <w:div w:id="1960601850">
              <w:marLeft w:val="0"/>
              <w:marRight w:val="0"/>
              <w:marTop w:val="0"/>
              <w:marBottom w:val="0"/>
              <w:divBdr>
                <w:top w:val="none" w:sz="0" w:space="0" w:color="auto"/>
                <w:left w:val="none" w:sz="0" w:space="0" w:color="auto"/>
                <w:bottom w:val="none" w:sz="0" w:space="0" w:color="auto"/>
                <w:right w:val="none" w:sz="0" w:space="0" w:color="auto"/>
              </w:divBdr>
              <w:divsChild>
                <w:div w:id="5567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70945">
      <w:bodyDiv w:val="1"/>
      <w:marLeft w:val="0"/>
      <w:marRight w:val="0"/>
      <w:marTop w:val="0"/>
      <w:marBottom w:val="0"/>
      <w:divBdr>
        <w:top w:val="none" w:sz="0" w:space="0" w:color="auto"/>
        <w:left w:val="none" w:sz="0" w:space="0" w:color="auto"/>
        <w:bottom w:val="none" w:sz="0" w:space="0" w:color="auto"/>
        <w:right w:val="none" w:sz="0" w:space="0" w:color="auto"/>
      </w:divBdr>
    </w:div>
    <w:div w:id="859124914">
      <w:bodyDiv w:val="1"/>
      <w:marLeft w:val="0"/>
      <w:marRight w:val="0"/>
      <w:marTop w:val="0"/>
      <w:marBottom w:val="0"/>
      <w:divBdr>
        <w:top w:val="none" w:sz="0" w:space="0" w:color="auto"/>
        <w:left w:val="none" w:sz="0" w:space="0" w:color="auto"/>
        <w:bottom w:val="none" w:sz="0" w:space="0" w:color="auto"/>
        <w:right w:val="none" w:sz="0" w:space="0" w:color="auto"/>
      </w:divBdr>
      <w:divsChild>
        <w:div w:id="5910286">
          <w:marLeft w:val="0"/>
          <w:marRight w:val="0"/>
          <w:marTop w:val="0"/>
          <w:marBottom w:val="0"/>
          <w:divBdr>
            <w:top w:val="none" w:sz="0" w:space="0" w:color="auto"/>
            <w:left w:val="none" w:sz="0" w:space="0" w:color="auto"/>
            <w:bottom w:val="none" w:sz="0" w:space="0" w:color="auto"/>
            <w:right w:val="none" w:sz="0" w:space="0" w:color="auto"/>
          </w:divBdr>
          <w:divsChild>
            <w:div w:id="826558923">
              <w:marLeft w:val="0"/>
              <w:marRight w:val="0"/>
              <w:marTop w:val="0"/>
              <w:marBottom w:val="0"/>
              <w:divBdr>
                <w:top w:val="none" w:sz="0" w:space="0" w:color="auto"/>
                <w:left w:val="none" w:sz="0" w:space="0" w:color="auto"/>
                <w:bottom w:val="none" w:sz="0" w:space="0" w:color="auto"/>
                <w:right w:val="none" w:sz="0" w:space="0" w:color="auto"/>
              </w:divBdr>
              <w:divsChild>
                <w:div w:id="20463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83809">
      <w:bodyDiv w:val="1"/>
      <w:marLeft w:val="0"/>
      <w:marRight w:val="0"/>
      <w:marTop w:val="0"/>
      <w:marBottom w:val="0"/>
      <w:divBdr>
        <w:top w:val="none" w:sz="0" w:space="0" w:color="auto"/>
        <w:left w:val="none" w:sz="0" w:space="0" w:color="auto"/>
        <w:bottom w:val="none" w:sz="0" w:space="0" w:color="auto"/>
        <w:right w:val="none" w:sz="0" w:space="0" w:color="auto"/>
      </w:divBdr>
    </w:div>
    <w:div w:id="884178771">
      <w:bodyDiv w:val="1"/>
      <w:marLeft w:val="0"/>
      <w:marRight w:val="0"/>
      <w:marTop w:val="0"/>
      <w:marBottom w:val="0"/>
      <w:divBdr>
        <w:top w:val="none" w:sz="0" w:space="0" w:color="auto"/>
        <w:left w:val="none" w:sz="0" w:space="0" w:color="auto"/>
        <w:bottom w:val="none" w:sz="0" w:space="0" w:color="auto"/>
        <w:right w:val="none" w:sz="0" w:space="0" w:color="auto"/>
      </w:divBdr>
      <w:divsChild>
        <w:div w:id="356122629">
          <w:marLeft w:val="0"/>
          <w:marRight w:val="0"/>
          <w:marTop w:val="0"/>
          <w:marBottom w:val="0"/>
          <w:divBdr>
            <w:top w:val="none" w:sz="0" w:space="0" w:color="auto"/>
            <w:left w:val="none" w:sz="0" w:space="0" w:color="auto"/>
            <w:bottom w:val="none" w:sz="0" w:space="0" w:color="auto"/>
            <w:right w:val="none" w:sz="0" w:space="0" w:color="auto"/>
          </w:divBdr>
          <w:divsChild>
            <w:div w:id="115999161">
              <w:marLeft w:val="0"/>
              <w:marRight w:val="0"/>
              <w:marTop w:val="0"/>
              <w:marBottom w:val="0"/>
              <w:divBdr>
                <w:top w:val="none" w:sz="0" w:space="0" w:color="auto"/>
                <w:left w:val="none" w:sz="0" w:space="0" w:color="auto"/>
                <w:bottom w:val="none" w:sz="0" w:space="0" w:color="auto"/>
                <w:right w:val="none" w:sz="0" w:space="0" w:color="auto"/>
              </w:divBdr>
              <w:divsChild>
                <w:div w:id="8580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06031">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32930123">
      <w:bodyDiv w:val="1"/>
      <w:marLeft w:val="0"/>
      <w:marRight w:val="0"/>
      <w:marTop w:val="0"/>
      <w:marBottom w:val="0"/>
      <w:divBdr>
        <w:top w:val="none" w:sz="0" w:space="0" w:color="auto"/>
        <w:left w:val="none" w:sz="0" w:space="0" w:color="auto"/>
        <w:bottom w:val="none" w:sz="0" w:space="0" w:color="auto"/>
        <w:right w:val="none" w:sz="0" w:space="0" w:color="auto"/>
      </w:divBdr>
      <w:divsChild>
        <w:div w:id="836846581">
          <w:marLeft w:val="0"/>
          <w:marRight w:val="0"/>
          <w:marTop w:val="0"/>
          <w:marBottom w:val="0"/>
          <w:divBdr>
            <w:top w:val="none" w:sz="0" w:space="0" w:color="auto"/>
            <w:left w:val="none" w:sz="0" w:space="0" w:color="auto"/>
            <w:bottom w:val="none" w:sz="0" w:space="0" w:color="auto"/>
            <w:right w:val="none" w:sz="0" w:space="0" w:color="auto"/>
          </w:divBdr>
          <w:divsChild>
            <w:div w:id="1023245989">
              <w:marLeft w:val="0"/>
              <w:marRight w:val="0"/>
              <w:marTop w:val="0"/>
              <w:marBottom w:val="0"/>
              <w:divBdr>
                <w:top w:val="none" w:sz="0" w:space="0" w:color="auto"/>
                <w:left w:val="none" w:sz="0" w:space="0" w:color="auto"/>
                <w:bottom w:val="none" w:sz="0" w:space="0" w:color="auto"/>
                <w:right w:val="none" w:sz="0" w:space="0" w:color="auto"/>
              </w:divBdr>
              <w:divsChild>
                <w:div w:id="18462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92954">
      <w:bodyDiv w:val="1"/>
      <w:marLeft w:val="0"/>
      <w:marRight w:val="0"/>
      <w:marTop w:val="0"/>
      <w:marBottom w:val="0"/>
      <w:divBdr>
        <w:top w:val="none" w:sz="0" w:space="0" w:color="auto"/>
        <w:left w:val="none" w:sz="0" w:space="0" w:color="auto"/>
        <w:bottom w:val="none" w:sz="0" w:space="0" w:color="auto"/>
        <w:right w:val="none" w:sz="0" w:space="0" w:color="auto"/>
      </w:divBdr>
    </w:div>
    <w:div w:id="976566238">
      <w:bodyDiv w:val="1"/>
      <w:marLeft w:val="0"/>
      <w:marRight w:val="0"/>
      <w:marTop w:val="0"/>
      <w:marBottom w:val="0"/>
      <w:divBdr>
        <w:top w:val="none" w:sz="0" w:space="0" w:color="auto"/>
        <w:left w:val="none" w:sz="0" w:space="0" w:color="auto"/>
        <w:bottom w:val="none" w:sz="0" w:space="0" w:color="auto"/>
        <w:right w:val="none" w:sz="0" w:space="0" w:color="auto"/>
      </w:divBdr>
    </w:div>
    <w:div w:id="1012301208">
      <w:bodyDiv w:val="1"/>
      <w:marLeft w:val="0"/>
      <w:marRight w:val="0"/>
      <w:marTop w:val="0"/>
      <w:marBottom w:val="0"/>
      <w:divBdr>
        <w:top w:val="none" w:sz="0" w:space="0" w:color="auto"/>
        <w:left w:val="none" w:sz="0" w:space="0" w:color="auto"/>
        <w:bottom w:val="none" w:sz="0" w:space="0" w:color="auto"/>
        <w:right w:val="none" w:sz="0" w:space="0" w:color="auto"/>
      </w:divBdr>
    </w:div>
    <w:div w:id="1013415868">
      <w:bodyDiv w:val="1"/>
      <w:marLeft w:val="0"/>
      <w:marRight w:val="0"/>
      <w:marTop w:val="0"/>
      <w:marBottom w:val="0"/>
      <w:divBdr>
        <w:top w:val="none" w:sz="0" w:space="0" w:color="auto"/>
        <w:left w:val="none" w:sz="0" w:space="0" w:color="auto"/>
        <w:bottom w:val="none" w:sz="0" w:space="0" w:color="auto"/>
        <w:right w:val="none" w:sz="0" w:space="0" w:color="auto"/>
      </w:divBdr>
    </w:div>
    <w:div w:id="1102991157">
      <w:bodyDiv w:val="1"/>
      <w:marLeft w:val="0"/>
      <w:marRight w:val="0"/>
      <w:marTop w:val="0"/>
      <w:marBottom w:val="0"/>
      <w:divBdr>
        <w:top w:val="none" w:sz="0" w:space="0" w:color="auto"/>
        <w:left w:val="none" w:sz="0" w:space="0" w:color="auto"/>
        <w:bottom w:val="none" w:sz="0" w:space="0" w:color="auto"/>
        <w:right w:val="none" w:sz="0" w:space="0" w:color="auto"/>
      </w:divBdr>
    </w:div>
    <w:div w:id="1104426503">
      <w:bodyDiv w:val="1"/>
      <w:marLeft w:val="0"/>
      <w:marRight w:val="0"/>
      <w:marTop w:val="0"/>
      <w:marBottom w:val="0"/>
      <w:divBdr>
        <w:top w:val="none" w:sz="0" w:space="0" w:color="auto"/>
        <w:left w:val="none" w:sz="0" w:space="0" w:color="auto"/>
        <w:bottom w:val="none" w:sz="0" w:space="0" w:color="auto"/>
        <w:right w:val="none" w:sz="0" w:space="0" w:color="auto"/>
      </w:divBdr>
      <w:divsChild>
        <w:div w:id="740759178">
          <w:marLeft w:val="0"/>
          <w:marRight w:val="0"/>
          <w:marTop w:val="0"/>
          <w:marBottom w:val="0"/>
          <w:divBdr>
            <w:top w:val="none" w:sz="0" w:space="0" w:color="auto"/>
            <w:left w:val="none" w:sz="0" w:space="0" w:color="auto"/>
            <w:bottom w:val="none" w:sz="0" w:space="0" w:color="auto"/>
            <w:right w:val="none" w:sz="0" w:space="0" w:color="auto"/>
          </w:divBdr>
          <w:divsChild>
            <w:div w:id="1246107928">
              <w:marLeft w:val="0"/>
              <w:marRight w:val="0"/>
              <w:marTop w:val="0"/>
              <w:marBottom w:val="0"/>
              <w:divBdr>
                <w:top w:val="none" w:sz="0" w:space="0" w:color="auto"/>
                <w:left w:val="none" w:sz="0" w:space="0" w:color="auto"/>
                <w:bottom w:val="none" w:sz="0" w:space="0" w:color="auto"/>
                <w:right w:val="none" w:sz="0" w:space="0" w:color="auto"/>
              </w:divBdr>
              <w:divsChild>
                <w:div w:id="1095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2703">
      <w:bodyDiv w:val="1"/>
      <w:marLeft w:val="0"/>
      <w:marRight w:val="0"/>
      <w:marTop w:val="0"/>
      <w:marBottom w:val="0"/>
      <w:divBdr>
        <w:top w:val="none" w:sz="0" w:space="0" w:color="auto"/>
        <w:left w:val="none" w:sz="0" w:space="0" w:color="auto"/>
        <w:bottom w:val="none" w:sz="0" w:space="0" w:color="auto"/>
        <w:right w:val="none" w:sz="0" w:space="0" w:color="auto"/>
      </w:divBdr>
    </w:div>
    <w:div w:id="1130903138">
      <w:bodyDiv w:val="1"/>
      <w:marLeft w:val="0"/>
      <w:marRight w:val="0"/>
      <w:marTop w:val="0"/>
      <w:marBottom w:val="0"/>
      <w:divBdr>
        <w:top w:val="none" w:sz="0" w:space="0" w:color="auto"/>
        <w:left w:val="none" w:sz="0" w:space="0" w:color="auto"/>
        <w:bottom w:val="none" w:sz="0" w:space="0" w:color="auto"/>
        <w:right w:val="none" w:sz="0" w:space="0" w:color="auto"/>
      </w:divBdr>
      <w:divsChild>
        <w:div w:id="1093672680">
          <w:marLeft w:val="0"/>
          <w:marRight w:val="0"/>
          <w:marTop w:val="0"/>
          <w:marBottom w:val="0"/>
          <w:divBdr>
            <w:top w:val="none" w:sz="0" w:space="0" w:color="auto"/>
            <w:left w:val="none" w:sz="0" w:space="0" w:color="auto"/>
            <w:bottom w:val="none" w:sz="0" w:space="0" w:color="auto"/>
            <w:right w:val="none" w:sz="0" w:space="0" w:color="auto"/>
          </w:divBdr>
          <w:divsChild>
            <w:div w:id="768351589">
              <w:marLeft w:val="0"/>
              <w:marRight w:val="0"/>
              <w:marTop w:val="0"/>
              <w:marBottom w:val="0"/>
              <w:divBdr>
                <w:top w:val="none" w:sz="0" w:space="0" w:color="auto"/>
                <w:left w:val="none" w:sz="0" w:space="0" w:color="auto"/>
                <w:bottom w:val="none" w:sz="0" w:space="0" w:color="auto"/>
                <w:right w:val="none" w:sz="0" w:space="0" w:color="auto"/>
              </w:divBdr>
              <w:divsChild>
                <w:div w:id="13747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523853">
      <w:bodyDiv w:val="1"/>
      <w:marLeft w:val="0"/>
      <w:marRight w:val="0"/>
      <w:marTop w:val="0"/>
      <w:marBottom w:val="0"/>
      <w:divBdr>
        <w:top w:val="none" w:sz="0" w:space="0" w:color="auto"/>
        <w:left w:val="none" w:sz="0" w:space="0" w:color="auto"/>
        <w:bottom w:val="none" w:sz="0" w:space="0" w:color="auto"/>
        <w:right w:val="none" w:sz="0" w:space="0" w:color="auto"/>
      </w:divBdr>
      <w:divsChild>
        <w:div w:id="2125148268">
          <w:marLeft w:val="0"/>
          <w:marRight w:val="0"/>
          <w:marTop w:val="0"/>
          <w:marBottom w:val="0"/>
          <w:divBdr>
            <w:top w:val="none" w:sz="0" w:space="0" w:color="auto"/>
            <w:left w:val="none" w:sz="0" w:space="0" w:color="auto"/>
            <w:bottom w:val="none" w:sz="0" w:space="0" w:color="auto"/>
            <w:right w:val="none" w:sz="0" w:space="0" w:color="auto"/>
          </w:divBdr>
          <w:divsChild>
            <w:div w:id="256594119">
              <w:marLeft w:val="0"/>
              <w:marRight w:val="0"/>
              <w:marTop w:val="0"/>
              <w:marBottom w:val="0"/>
              <w:divBdr>
                <w:top w:val="none" w:sz="0" w:space="0" w:color="auto"/>
                <w:left w:val="none" w:sz="0" w:space="0" w:color="auto"/>
                <w:bottom w:val="none" w:sz="0" w:space="0" w:color="auto"/>
                <w:right w:val="none" w:sz="0" w:space="0" w:color="auto"/>
              </w:divBdr>
              <w:divsChild>
                <w:div w:id="7357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71725">
      <w:bodyDiv w:val="1"/>
      <w:marLeft w:val="0"/>
      <w:marRight w:val="0"/>
      <w:marTop w:val="0"/>
      <w:marBottom w:val="0"/>
      <w:divBdr>
        <w:top w:val="none" w:sz="0" w:space="0" w:color="auto"/>
        <w:left w:val="none" w:sz="0" w:space="0" w:color="auto"/>
        <w:bottom w:val="none" w:sz="0" w:space="0" w:color="auto"/>
        <w:right w:val="none" w:sz="0" w:space="0" w:color="auto"/>
      </w:divBdr>
      <w:divsChild>
        <w:div w:id="16348927">
          <w:marLeft w:val="0"/>
          <w:marRight w:val="0"/>
          <w:marTop w:val="0"/>
          <w:marBottom w:val="0"/>
          <w:divBdr>
            <w:top w:val="none" w:sz="0" w:space="0" w:color="auto"/>
            <w:left w:val="none" w:sz="0" w:space="0" w:color="auto"/>
            <w:bottom w:val="none" w:sz="0" w:space="0" w:color="auto"/>
            <w:right w:val="none" w:sz="0" w:space="0" w:color="auto"/>
          </w:divBdr>
          <w:divsChild>
            <w:div w:id="957177629">
              <w:marLeft w:val="0"/>
              <w:marRight w:val="0"/>
              <w:marTop w:val="0"/>
              <w:marBottom w:val="0"/>
              <w:divBdr>
                <w:top w:val="none" w:sz="0" w:space="0" w:color="auto"/>
                <w:left w:val="none" w:sz="0" w:space="0" w:color="auto"/>
                <w:bottom w:val="none" w:sz="0" w:space="0" w:color="auto"/>
                <w:right w:val="none" w:sz="0" w:space="0" w:color="auto"/>
              </w:divBdr>
              <w:divsChild>
                <w:div w:id="17757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4013">
      <w:bodyDiv w:val="1"/>
      <w:marLeft w:val="0"/>
      <w:marRight w:val="0"/>
      <w:marTop w:val="0"/>
      <w:marBottom w:val="0"/>
      <w:divBdr>
        <w:top w:val="none" w:sz="0" w:space="0" w:color="auto"/>
        <w:left w:val="none" w:sz="0" w:space="0" w:color="auto"/>
        <w:bottom w:val="none" w:sz="0" w:space="0" w:color="auto"/>
        <w:right w:val="none" w:sz="0" w:space="0" w:color="auto"/>
      </w:divBdr>
      <w:divsChild>
        <w:div w:id="1481996939">
          <w:marLeft w:val="480"/>
          <w:marRight w:val="0"/>
          <w:marTop w:val="0"/>
          <w:marBottom w:val="0"/>
          <w:divBdr>
            <w:top w:val="none" w:sz="0" w:space="0" w:color="auto"/>
            <w:left w:val="none" w:sz="0" w:space="0" w:color="auto"/>
            <w:bottom w:val="none" w:sz="0" w:space="0" w:color="auto"/>
            <w:right w:val="none" w:sz="0" w:space="0" w:color="auto"/>
          </w:divBdr>
          <w:divsChild>
            <w:div w:id="1469207542">
              <w:marLeft w:val="0"/>
              <w:marRight w:val="0"/>
              <w:marTop w:val="0"/>
              <w:marBottom w:val="0"/>
              <w:divBdr>
                <w:top w:val="none" w:sz="0" w:space="0" w:color="auto"/>
                <w:left w:val="none" w:sz="0" w:space="0" w:color="auto"/>
                <w:bottom w:val="none" w:sz="0" w:space="0" w:color="auto"/>
                <w:right w:val="none" w:sz="0" w:space="0" w:color="auto"/>
              </w:divBdr>
            </w:div>
            <w:div w:id="656349589">
              <w:marLeft w:val="0"/>
              <w:marRight w:val="0"/>
              <w:marTop w:val="0"/>
              <w:marBottom w:val="0"/>
              <w:divBdr>
                <w:top w:val="none" w:sz="0" w:space="0" w:color="auto"/>
                <w:left w:val="none" w:sz="0" w:space="0" w:color="auto"/>
                <w:bottom w:val="none" w:sz="0" w:space="0" w:color="auto"/>
                <w:right w:val="none" w:sz="0" w:space="0" w:color="auto"/>
              </w:divBdr>
            </w:div>
            <w:div w:id="146290492">
              <w:marLeft w:val="0"/>
              <w:marRight w:val="0"/>
              <w:marTop w:val="0"/>
              <w:marBottom w:val="0"/>
              <w:divBdr>
                <w:top w:val="none" w:sz="0" w:space="0" w:color="auto"/>
                <w:left w:val="none" w:sz="0" w:space="0" w:color="auto"/>
                <w:bottom w:val="none" w:sz="0" w:space="0" w:color="auto"/>
                <w:right w:val="none" w:sz="0" w:space="0" w:color="auto"/>
              </w:divBdr>
            </w:div>
            <w:div w:id="15278415">
              <w:marLeft w:val="0"/>
              <w:marRight w:val="0"/>
              <w:marTop w:val="0"/>
              <w:marBottom w:val="0"/>
              <w:divBdr>
                <w:top w:val="none" w:sz="0" w:space="0" w:color="auto"/>
                <w:left w:val="none" w:sz="0" w:space="0" w:color="auto"/>
                <w:bottom w:val="none" w:sz="0" w:space="0" w:color="auto"/>
                <w:right w:val="none" w:sz="0" w:space="0" w:color="auto"/>
              </w:divBdr>
            </w:div>
            <w:div w:id="1694456339">
              <w:marLeft w:val="0"/>
              <w:marRight w:val="0"/>
              <w:marTop w:val="0"/>
              <w:marBottom w:val="0"/>
              <w:divBdr>
                <w:top w:val="none" w:sz="0" w:space="0" w:color="auto"/>
                <w:left w:val="none" w:sz="0" w:space="0" w:color="auto"/>
                <w:bottom w:val="none" w:sz="0" w:space="0" w:color="auto"/>
                <w:right w:val="none" w:sz="0" w:space="0" w:color="auto"/>
              </w:divBdr>
            </w:div>
            <w:div w:id="1030029449">
              <w:marLeft w:val="0"/>
              <w:marRight w:val="0"/>
              <w:marTop w:val="0"/>
              <w:marBottom w:val="0"/>
              <w:divBdr>
                <w:top w:val="none" w:sz="0" w:space="0" w:color="auto"/>
                <w:left w:val="none" w:sz="0" w:space="0" w:color="auto"/>
                <w:bottom w:val="none" w:sz="0" w:space="0" w:color="auto"/>
                <w:right w:val="none" w:sz="0" w:space="0" w:color="auto"/>
              </w:divBdr>
            </w:div>
            <w:div w:id="345789209">
              <w:marLeft w:val="0"/>
              <w:marRight w:val="0"/>
              <w:marTop w:val="0"/>
              <w:marBottom w:val="0"/>
              <w:divBdr>
                <w:top w:val="none" w:sz="0" w:space="0" w:color="auto"/>
                <w:left w:val="none" w:sz="0" w:space="0" w:color="auto"/>
                <w:bottom w:val="none" w:sz="0" w:space="0" w:color="auto"/>
                <w:right w:val="none" w:sz="0" w:space="0" w:color="auto"/>
              </w:divBdr>
            </w:div>
            <w:div w:id="364674360">
              <w:marLeft w:val="0"/>
              <w:marRight w:val="0"/>
              <w:marTop w:val="0"/>
              <w:marBottom w:val="0"/>
              <w:divBdr>
                <w:top w:val="none" w:sz="0" w:space="0" w:color="auto"/>
                <w:left w:val="none" w:sz="0" w:space="0" w:color="auto"/>
                <w:bottom w:val="none" w:sz="0" w:space="0" w:color="auto"/>
                <w:right w:val="none" w:sz="0" w:space="0" w:color="auto"/>
              </w:divBdr>
            </w:div>
            <w:div w:id="2048607125">
              <w:marLeft w:val="0"/>
              <w:marRight w:val="0"/>
              <w:marTop w:val="0"/>
              <w:marBottom w:val="0"/>
              <w:divBdr>
                <w:top w:val="none" w:sz="0" w:space="0" w:color="auto"/>
                <w:left w:val="none" w:sz="0" w:space="0" w:color="auto"/>
                <w:bottom w:val="none" w:sz="0" w:space="0" w:color="auto"/>
                <w:right w:val="none" w:sz="0" w:space="0" w:color="auto"/>
              </w:divBdr>
            </w:div>
            <w:div w:id="1073507053">
              <w:marLeft w:val="0"/>
              <w:marRight w:val="0"/>
              <w:marTop w:val="0"/>
              <w:marBottom w:val="0"/>
              <w:divBdr>
                <w:top w:val="none" w:sz="0" w:space="0" w:color="auto"/>
                <w:left w:val="none" w:sz="0" w:space="0" w:color="auto"/>
                <w:bottom w:val="none" w:sz="0" w:space="0" w:color="auto"/>
                <w:right w:val="none" w:sz="0" w:space="0" w:color="auto"/>
              </w:divBdr>
            </w:div>
            <w:div w:id="834147892">
              <w:marLeft w:val="0"/>
              <w:marRight w:val="0"/>
              <w:marTop w:val="0"/>
              <w:marBottom w:val="0"/>
              <w:divBdr>
                <w:top w:val="none" w:sz="0" w:space="0" w:color="auto"/>
                <w:left w:val="none" w:sz="0" w:space="0" w:color="auto"/>
                <w:bottom w:val="none" w:sz="0" w:space="0" w:color="auto"/>
                <w:right w:val="none" w:sz="0" w:space="0" w:color="auto"/>
              </w:divBdr>
            </w:div>
            <w:div w:id="1491600498">
              <w:marLeft w:val="0"/>
              <w:marRight w:val="0"/>
              <w:marTop w:val="0"/>
              <w:marBottom w:val="0"/>
              <w:divBdr>
                <w:top w:val="none" w:sz="0" w:space="0" w:color="auto"/>
                <w:left w:val="none" w:sz="0" w:space="0" w:color="auto"/>
                <w:bottom w:val="none" w:sz="0" w:space="0" w:color="auto"/>
                <w:right w:val="none" w:sz="0" w:space="0" w:color="auto"/>
              </w:divBdr>
            </w:div>
            <w:div w:id="383261743">
              <w:marLeft w:val="0"/>
              <w:marRight w:val="0"/>
              <w:marTop w:val="0"/>
              <w:marBottom w:val="0"/>
              <w:divBdr>
                <w:top w:val="none" w:sz="0" w:space="0" w:color="auto"/>
                <w:left w:val="none" w:sz="0" w:space="0" w:color="auto"/>
                <w:bottom w:val="none" w:sz="0" w:space="0" w:color="auto"/>
                <w:right w:val="none" w:sz="0" w:space="0" w:color="auto"/>
              </w:divBdr>
            </w:div>
            <w:div w:id="981419968">
              <w:marLeft w:val="0"/>
              <w:marRight w:val="0"/>
              <w:marTop w:val="0"/>
              <w:marBottom w:val="0"/>
              <w:divBdr>
                <w:top w:val="none" w:sz="0" w:space="0" w:color="auto"/>
                <w:left w:val="none" w:sz="0" w:space="0" w:color="auto"/>
                <w:bottom w:val="none" w:sz="0" w:space="0" w:color="auto"/>
                <w:right w:val="none" w:sz="0" w:space="0" w:color="auto"/>
              </w:divBdr>
            </w:div>
            <w:div w:id="701631584">
              <w:marLeft w:val="0"/>
              <w:marRight w:val="0"/>
              <w:marTop w:val="0"/>
              <w:marBottom w:val="0"/>
              <w:divBdr>
                <w:top w:val="none" w:sz="0" w:space="0" w:color="auto"/>
                <w:left w:val="none" w:sz="0" w:space="0" w:color="auto"/>
                <w:bottom w:val="none" w:sz="0" w:space="0" w:color="auto"/>
                <w:right w:val="none" w:sz="0" w:space="0" w:color="auto"/>
              </w:divBdr>
            </w:div>
            <w:div w:id="972057243">
              <w:marLeft w:val="0"/>
              <w:marRight w:val="0"/>
              <w:marTop w:val="0"/>
              <w:marBottom w:val="0"/>
              <w:divBdr>
                <w:top w:val="none" w:sz="0" w:space="0" w:color="auto"/>
                <w:left w:val="none" w:sz="0" w:space="0" w:color="auto"/>
                <w:bottom w:val="none" w:sz="0" w:space="0" w:color="auto"/>
                <w:right w:val="none" w:sz="0" w:space="0" w:color="auto"/>
              </w:divBdr>
            </w:div>
            <w:div w:id="1673023698">
              <w:marLeft w:val="0"/>
              <w:marRight w:val="0"/>
              <w:marTop w:val="0"/>
              <w:marBottom w:val="0"/>
              <w:divBdr>
                <w:top w:val="none" w:sz="0" w:space="0" w:color="auto"/>
                <w:left w:val="none" w:sz="0" w:space="0" w:color="auto"/>
                <w:bottom w:val="none" w:sz="0" w:space="0" w:color="auto"/>
                <w:right w:val="none" w:sz="0" w:space="0" w:color="auto"/>
              </w:divBdr>
            </w:div>
            <w:div w:id="890460984">
              <w:marLeft w:val="0"/>
              <w:marRight w:val="0"/>
              <w:marTop w:val="0"/>
              <w:marBottom w:val="0"/>
              <w:divBdr>
                <w:top w:val="none" w:sz="0" w:space="0" w:color="auto"/>
                <w:left w:val="none" w:sz="0" w:space="0" w:color="auto"/>
                <w:bottom w:val="none" w:sz="0" w:space="0" w:color="auto"/>
                <w:right w:val="none" w:sz="0" w:space="0" w:color="auto"/>
              </w:divBdr>
            </w:div>
            <w:div w:id="561674615">
              <w:marLeft w:val="0"/>
              <w:marRight w:val="0"/>
              <w:marTop w:val="0"/>
              <w:marBottom w:val="0"/>
              <w:divBdr>
                <w:top w:val="none" w:sz="0" w:space="0" w:color="auto"/>
                <w:left w:val="none" w:sz="0" w:space="0" w:color="auto"/>
                <w:bottom w:val="none" w:sz="0" w:space="0" w:color="auto"/>
                <w:right w:val="none" w:sz="0" w:space="0" w:color="auto"/>
              </w:divBdr>
            </w:div>
            <w:div w:id="1938369068">
              <w:marLeft w:val="0"/>
              <w:marRight w:val="0"/>
              <w:marTop w:val="0"/>
              <w:marBottom w:val="0"/>
              <w:divBdr>
                <w:top w:val="none" w:sz="0" w:space="0" w:color="auto"/>
                <w:left w:val="none" w:sz="0" w:space="0" w:color="auto"/>
                <w:bottom w:val="none" w:sz="0" w:space="0" w:color="auto"/>
                <w:right w:val="none" w:sz="0" w:space="0" w:color="auto"/>
              </w:divBdr>
            </w:div>
            <w:div w:id="1761634955">
              <w:marLeft w:val="0"/>
              <w:marRight w:val="0"/>
              <w:marTop w:val="0"/>
              <w:marBottom w:val="0"/>
              <w:divBdr>
                <w:top w:val="none" w:sz="0" w:space="0" w:color="auto"/>
                <w:left w:val="none" w:sz="0" w:space="0" w:color="auto"/>
                <w:bottom w:val="none" w:sz="0" w:space="0" w:color="auto"/>
                <w:right w:val="none" w:sz="0" w:space="0" w:color="auto"/>
              </w:divBdr>
            </w:div>
            <w:div w:id="1900242708">
              <w:marLeft w:val="0"/>
              <w:marRight w:val="0"/>
              <w:marTop w:val="0"/>
              <w:marBottom w:val="0"/>
              <w:divBdr>
                <w:top w:val="none" w:sz="0" w:space="0" w:color="auto"/>
                <w:left w:val="none" w:sz="0" w:space="0" w:color="auto"/>
                <w:bottom w:val="none" w:sz="0" w:space="0" w:color="auto"/>
                <w:right w:val="none" w:sz="0" w:space="0" w:color="auto"/>
              </w:divBdr>
            </w:div>
            <w:div w:id="404568984">
              <w:marLeft w:val="0"/>
              <w:marRight w:val="0"/>
              <w:marTop w:val="0"/>
              <w:marBottom w:val="0"/>
              <w:divBdr>
                <w:top w:val="none" w:sz="0" w:space="0" w:color="auto"/>
                <w:left w:val="none" w:sz="0" w:space="0" w:color="auto"/>
                <w:bottom w:val="none" w:sz="0" w:space="0" w:color="auto"/>
                <w:right w:val="none" w:sz="0" w:space="0" w:color="auto"/>
              </w:divBdr>
            </w:div>
            <w:div w:id="1622882100">
              <w:marLeft w:val="0"/>
              <w:marRight w:val="0"/>
              <w:marTop w:val="0"/>
              <w:marBottom w:val="0"/>
              <w:divBdr>
                <w:top w:val="none" w:sz="0" w:space="0" w:color="auto"/>
                <w:left w:val="none" w:sz="0" w:space="0" w:color="auto"/>
                <w:bottom w:val="none" w:sz="0" w:space="0" w:color="auto"/>
                <w:right w:val="none" w:sz="0" w:space="0" w:color="auto"/>
              </w:divBdr>
            </w:div>
            <w:div w:id="1262181781">
              <w:marLeft w:val="0"/>
              <w:marRight w:val="0"/>
              <w:marTop w:val="0"/>
              <w:marBottom w:val="0"/>
              <w:divBdr>
                <w:top w:val="none" w:sz="0" w:space="0" w:color="auto"/>
                <w:left w:val="none" w:sz="0" w:space="0" w:color="auto"/>
                <w:bottom w:val="none" w:sz="0" w:space="0" w:color="auto"/>
                <w:right w:val="none" w:sz="0" w:space="0" w:color="auto"/>
              </w:divBdr>
            </w:div>
            <w:div w:id="1078207300">
              <w:marLeft w:val="0"/>
              <w:marRight w:val="0"/>
              <w:marTop w:val="0"/>
              <w:marBottom w:val="0"/>
              <w:divBdr>
                <w:top w:val="none" w:sz="0" w:space="0" w:color="auto"/>
                <w:left w:val="none" w:sz="0" w:space="0" w:color="auto"/>
                <w:bottom w:val="none" w:sz="0" w:space="0" w:color="auto"/>
                <w:right w:val="none" w:sz="0" w:space="0" w:color="auto"/>
              </w:divBdr>
            </w:div>
            <w:div w:id="42799698">
              <w:marLeft w:val="0"/>
              <w:marRight w:val="0"/>
              <w:marTop w:val="0"/>
              <w:marBottom w:val="0"/>
              <w:divBdr>
                <w:top w:val="none" w:sz="0" w:space="0" w:color="auto"/>
                <w:left w:val="none" w:sz="0" w:space="0" w:color="auto"/>
                <w:bottom w:val="none" w:sz="0" w:space="0" w:color="auto"/>
                <w:right w:val="none" w:sz="0" w:space="0" w:color="auto"/>
              </w:divBdr>
            </w:div>
            <w:div w:id="1925647769">
              <w:marLeft w:val="0"/>
              <w:marRight w:val="0"/>
              <w:marTop w:val="0"/>
              <w:marBottom w:val="0"/>
              <w:divBdr>
                <w:top w:val="none" w:sz="0" w:space="0" w:color="auto"/>
                <w:left w:val="none" w:sz="0" w:space="0" w:color="auto"/>
                <w:bottom w:val="none" w:sz="0" w:space="0" w:color="auto"/>
                <w:right w:val="none" w:sz="0" w:space="0" w:color="auto"/>
              </w:divBdr>
            </w:div>
            <w:div w:id="591816614">
              <w:marLeft w:val="0"/>
              <w:marRight w:val="0"/>
              <w:marTop w:val="0"/>
              <w:marBottom w:val="0"/>
              <w:divBdr>
                <w:top w:val="none" w:sz="0" w:space="0" w:color="auto"/>
                <w:left w:val="none" w:sz="0" w:space="0" w:color="auto"/>
                <w:bottom w:val="none" w:sz="0" w:space="0" w:color="auto"/>
                <w:right w:val="none" w:sz="0" w:space="0" w:color="auto"/>
              </w:divBdr>
            </w:div>
            <w:div w:id="2013946129">
              <w:marLeft w:val="0"/>
              <w:marRight w:val="0"/>
              <w:marTop w:val="0"/>
              <w:marBottom w:val="0"/>
              <w:divBdr>
                <w:top w:val="none" w:sz="0" w:space="0" w:color="auto"/>
                <w:left w:val="none" w:sz="0" w:space="0" w:color="auto"/>
                <w:bottom w:val="none" w:sz="0" w:space="0" w:color="auto"/>
                <w:right w:val="none" w:sz="0" w:space="0" w:color="auto"/>
              </w:divBdr>
            </w:div>
            <w:div w:id="1807089847">
              <w:marLeft w:val="0"/>
              <w:marRight w:val="0"/>
              <w:marTop w:val="0"/>
              <w:marBottom w:val="0"/>
              <w:divBdr>
                <w:top w:val="none" w:sz="0" w:space="0" w:color="auto"/>
                <w:left w:val="none" w:sz="0" w:space="0" w:color="auto"/>
                <w:bottom w:val="none" w:sz="0" w:space="0" w:color="auto"/>
                <w:right w:val="none" w:sz="0" w:space="0" w:color="auto"/>
              </w:divBdr>
            </w:div>
            <w:div w:id="2081902428">
              <w:marLeft w:val="0"/>
              <w:marRight w:val="0"/>
              <w:marTop w:val="0"/>
              <w:marBottom w:val="0"/>
              <w:divBdr>
                <w:top w:val="none" w:sz="0" w:space="0" w:color="auto"/>
                <w:left w:val="none" w:sz="0" w:space="0" w:color="auto"/>
                <w:bottom w:val="none" w:sz="0" w:space="0" w:color="auto"/>
                <w:right w:val="none" w:sz="0" w:space="0" w:color="auto"/>
              </w:divBdr>
            </w:div>
            <w:div w:id="474689334">
              <w:marLeft w:val="0"/>
              <w:marRight w:val="0"/>
              <w:marTop w:val="0"/>
              <w:marBottom w:val="0"/>
              <w:divBdr>
                <w:top w:val="none" w:sz="0" w:space="0" w:color="auto"/>
                <w:left w:val="none" w:sz="0" w:space="0" w:color="auto"/>
                <w:bottom w:val="none" w:sz="0" w:space="0" w:color="auto"/>
                <w:right w:val="none" w:sz="0" w:space="0" w:color="auto"/>
              </w:divBdr>
            </w:div>
            <w:div w:id="1042631389">
              <w:marLeft w:val="0"/>
              <w:marRight w:val="0"/>
              <w:marTop w:val="0"/>
              <w:marBottom w:val="0"/>
              <w:divBdr>
                <w:top w:val="none" w:sz="0" w:space="0" w:color="auto"/>
                <w:left w:val="none" w:sz="0" w:space="0" w:color="auto"/>
                <w:bottom w:val="none" w:sz="0" w:space="0" w:color="auto"/>
                <w:right w:val="none" w:sz="0" w:space="0" w:color="auto"/>
              </w:divBdr>
            </w:div>
            <w:div w:id="628127749">
              <w:marLeft w:val="0"/>
              <w:marRight w:val="0"/>
              <w:marTop w:val="0"/>
              <w:marBottom w:val="0"/>
              <w:divBdr>
                <w:top w:val="none" w:sz="0" w:space="0" w:color="auto"/>
                <w:left w:val="none" w:sz="0" w:space="0" w:color="auto"/>
                <w:bottom w:val="none" w:sz="0" w:space="0" w:color="auto"/>
                <w:right w:val="none" w:sz="0" w:space="0" w:color="auto"/>
              </w:divBdr>
            </w:div>
            <w:div w:id="1992517261">
              <w:marLeft w:val="0"/>
              <w:marRight w:val="0"/>
              <w:marTop w:val="0"/>
              <w:marBottom w:val="0"/>
              <w:divBdr>
                <w:top w:val="none" w:sz="0" w:space="0" w:color="auto"/>
                <w:left w:val="none" w:sz="0" w:space="0" w:color="auto"/>
                <w:bottom w:val="none" w:sz="0" w:space="0" w:color="auto"/>
                <w:right w:val="none" w:sz="0" w:space="0" w:color="auto"/>
              </w:divBdr>
            </w:div>
            <w:div w:id="1681465892">
              <w:marLeft w:val="0"/>
              <w:marRight w:val="0"/>
              <w:marTop w:val="0"/>
              <w:marBottom w:val="0"/>
              <w:divBdr>
                <w:top w:val="none" w:sz="0" w:space="0" w:color="auto"/>
                <w:left w:val="none" w:sz="0" w:space="0" w:color="auto"/>
                <w:bottom w:val="none" w:sz="0" w:space="0" w:color="auto"/>
                <w:right w:val="none" w:sz="0" w:space="0" w:color="auto"/>
              </w:divBdr>
            </w:div>
            <w:div w:id="1678775840">
              <w:marLeft w:val="0"/>
              <w:marRight w:val="0"/>
              <w:marTop w:val="0"/>
              <w:marBottom w:val="0"/>
              <w:divBdr>
                <w:top w:val="none" w:sz="0" w:space="0" w:color="auto"/>
                <w:left w:val="none" w:sz="0" w:space="0" w:color="auto"/>
                <w:bottom w:val="none" w:sz="0" w:space="0" w:color="auto"/>
                <w:right w:val="none" w:sz="0" w:space="0" w:color="auto"/>
              </w:divBdr>
            </w:div>
            <w:div w:id="1348363662">
              <w:marLeft w:val="0"/>
              <w:marRight w:val="0"/>
              <w:marTop w:val="0"/>
              <w:marBottom w:val="0"/>
              <w:divBdr>
                <w:top w:val="none" w:sz="0" w:space="0" w:color="auto"/>
                <w:left w:val="none" w:sz="0" w:space="0" w:color="auto"/>
                <w:bottom w:val="none" w:sz="0" w:space="0" w:color="auto"/>
                <w:right w:val="none" w:sz="0" w:space="0" w:color="auto"/>
              </w:divBdr>
            </w:div>
            <w:div w:id="443233871">
              <w:marLeft w:val="0"/>
              <w:marRight w:val="0"/>
              <w:marTop w:val="0"/>
              <w:marBottom w:val="0"/>
              <w:divBdr>
                <w:top w:val="none" w:sz="0" w:space="0" w:color="auto"/>
                <w:left w:val="none" w:sz="0" w:space="0" w:color="auto"/>
                <w:bottom w:val="none" w:sz="0" w:space="0" w:color="auto"/>
                <w:right w:val="none" w:sz="0" w:space="0" w:color="auto"/>
              </w:divBdr>
            </w:div>
            <w:div w:id="475224947">
              <w:marLeft w:val="0"/>
              <w:marRight w:val="0"/>
              <w:marTop w:val="0"/>
              <w:marBottom w:val="0"/>
              <w:divBdr>
                <w:top w:val="none" w:sz="0" w:space="0" w:color="auto"/>
                <w:left w:val="none" w:sz="0" w:space="0" w:color="auto"/>
                <w:bottom w:val="none" w:sz="0" w:space="0" w:color="auto"/>
                <w:right w:val="none" w:sz="0" w:space="0" w:color="auto"/>
              </w:divBdr>
            </w:div>
            <w:div w:id="1871261930">
              <w:marLeft w:val="0"/>
              <w:marRight w:val="0"/>
              <w:marTop w:val="0"/>
              <w:marBottom w:val="0"/>
              <w:divBdr>
                <w:top w:val="none" w:sz="0" w:space="0" w:color="auto"/>
                <w:left w:val="none" w:sz="0" w:space="0" w:color="auto"/>
                <w:bottom w:val="none" w:sz="0" w:space="0" w:color="auto"/>
                <w:right w:val="none" w:sz="0" w:space="0" w:color="auto"/>
              </w:divBdr>
            </w:div>
            <w:div w:id="377973828">
              <w:marLeft w:val="0"/>
              <w:marRight w:val="0"/>
              <w:marTop w:val="0"/>
              <w:marBottom w:val="0"/>
              <w:divBdr>
                <w:top w:val="none" w:sz="0" w:space="0" w:color="auto"/>
                <w:left w:val="none" w:sz="0" w:space="0" w:color="auto"/>
                <w:bottom w:val="none" w:sz="0" w:space="0" w:color="auto"/>
                <w:right w:val="none" w:sz="0" w:space="0" w:color="auto"/>
              </w:divBdr>
            </w:div>
            <w:div w:id="152450161">
              <w:marLeft w:val="0"/>
              <w:marRight w:val="0"/>
              <w:marTop w:val="0"/>
              <w:marBottom w:val="0"/>
              <w:divBdr>
                <w:top w:val="none" w:sz="0" w:space="0" w:color="auto"/>
                <w:left w:val="none" w:sz="0" w:space="0" w:color="auto"/>
                <w:bottom w:val="none" w:sz="0" w:space="0" w:color="auto"/>
                <w:right w:val="none" w:sz="0" w:space="0" w:color="auto"/>
              </w:divBdr>
            </w:div>
            <w:div w:id="1796218267">
              <w:marLeft w:val="0"/>
              <w:marRight w:val="0"/>
              <w:marTop w:val="0"/>
              <w:marBottom w:val="0"/>
              <w:divBdr>
                <w:top w:val="none" w:sz="0" w:space="0" w:color="auto"/>
                <w:left w:val="none" w:sz="0" w:space="0" w:color="auto"/>
                <w:bottom w:val="none" w:sz="0" w:space="0" w:color="auto"/>
                <w:right w:val="none" w:sz="0" w:space="0" w:color="auto"/>
              </w:divBdr>
            </w:div>
            <w:div w:id="1605185582">
              <w:marLeft w:val="0"/>
              <w:marRight w:val="0"/>
              <w:marTop w:val="0"/>
              <w:marBottom w:val="0"/>
              <w:divBdr>
                <w:top w:val="none" w:sz="0" w:space="0" w:color="auto"/>
                <w:left w:val="none" w:sz="0" w:space="0" w:color="auto"/>
                <w:bottom w:val="none" w:sz="0" w:space="0" w:color="auto"/>
                <w:right w:val="none" w:sz="0" w:space="0" w:color="auto"/>
              </w:divBdr>
            </w:div>
            <w:div w:id="2052000576">
              <w:marLeft w:val="0"/>
              <w:marRight w:val="0"/>
              <w:marTop w:val="0"/>
              <w:marBottom w:val="0"/>
              <w:divBdr>
                <w:top w:val="none" w:sz="0" w:space="0" w:color="auto"/>
                <w:left w:val="none" w:sz="0" w:space="0" w:color="auto"/>
                <w:bottom w:val="none" w:sz="0" w:space="0" w:color="auto"/>
                <w:right w:val="none" w:sz="0" w:space="0" w:color="auto"/>
              </w:divBdr>
            </w:div>
            <w:div w:id="800533362">
              <w:marLeft w:val="0"/>
              <w:marRight w:val="0"/>
              <w:marTop w:val="0"/>
              <w:marBottom w:val="0"/>
              <w:divBdr>
                <w:top w:val="none" w:sz="0" w:space="0" w:color="auto"/>
                <w:left w:val="none" w:sz="0" w:space="0" w:color="auto"/>
                <w:bottom w:val="none" w:sz="0" w:space="0" w:color="auto"/>
                <w:right w:val="none" w:sz="0" w:space="0" w:color="auto"/>
              </w:divBdr>
            </w:div>
            <w:div w:id="1401365318">
              <w:marLeft w:val="0"/>
              <w:marRight w:val="0"/>
              <w:marTop w:val="0"/>
              <w:marBottom w:val="0"/>
              <w:divBdr>
                <w:top w:val="none" w:sz="0" w:space="0" w:color="auto"/>
                <w:left w:val="none" w:sz="0" w:space="0" w:color="auto"/>
                <w:bottom w:val="none" w:sz="0" w:space="0" w:color="auto"/>
                <w:right w:val="none" w:sz="0" w:space="0" w:color="auto"/>
              </w:divBdr>
            </w:div>
            <w:div w:id="1404183855">
              <w:marLeft w:val="0"/>
              <w:marRight w:val="0"/>
              <w:marTop w:val="0"/>
              <w:marBottom w:val="0"/>
              <w:divBdr>
                <w:top w:val="none" w:sz="0" w:space="0" w:color="auto"/>
                <w:left w:val="none" w:sz="0" w:space="0" w:color="auto"/>
                <w:bottom w:val="none" w:sz="0" w:space="0" w:color="auto"/>
                <w:right w:val="none" w:sz="0" w:space="0" w:color="auto"/>
              </w:divBdr>
            </w:div>
            <w:div w:id="267852947">
              <w:marLeft w:val="0"/>
              <w:marRight w:val="0"/>
              <w:marTop w:val="0"/>
              <w:marBottom w:val="0"/>
              <w:divBdr>
                <w:top w:val="none" w:sz="0" w:space="0" w:color="auto"/>
                <w:left w:val="none" w:sz="0" w:space="0" w:color="auto"/>
                <w:bottom w:val="none" w:sz="0" w:space="0" w:color="auto"/>
                <w:right w:val="none" w:sz="0" w:space="0" w:color="auto"/>
              </w:divBdr>
            </w:div>
            <w:div w:id="1075973767">
              <w:marLeft w:val="0"/>
              <w:marRight w:val="0"/>
              <w:marTop w:val="0"/>
              <w:marBottom w:val="0"/>
              <w:divBdr>
                <w:top w:val="none" w:sz="0" w:space="0" w:color="auto"/>
                <w:left w:val="none" w:sz="0" w:space="0" w:color="auto"/>
                <w:bottom w:val="none" w:sz="0" w:space="0" w:color="auto"/>
                <w:right w:val="none" w:sz="0" w:space="0" w:color="auto"/>
              </w:divBdr>
            </w:div>
            <w:div w:id="1421758650">
              <w:marLeft w:val="0"/>
              <w:marRight w:val="0"/>
              <w:marTop w:val="0"/>
              <w:marBottom w:val="0"/>
              <w:divBdr>
                <w:top w:val="none" w:sz="0" w:space="0" w:color="auto"/>
                <w:left w:val="none" w:sz="0" w:space="0" w:color="auto"/>
                <w:bottom w:val="none" w:sz="0" w:space="0" w:color="auto"/>
                <w:right w:val="none" w:sz="0" w:space="0" w:color="auto"/>
              </w:divBdr>
            </w:div>
            <w:div w:id="380252896">
              <w:marLeft w:val="0"/>
              <w:marRight w:val="0"/>
              <w:marTop w:val="0"/>
              <w:marBottom w:val="0"/>
              <w:divBdr>
                <w:top w:val="none" w:sz="0" w:space="0" w:color="auto"/>
                <w:left w:val="none" w:sz="0" w:space="0" w:color="auto"/>
                <w:bottom w:val="none" w:sz="0" w:space="0" w:color="auto"/>
                <w:right w:val="none" w:sz="0" w:space="0" w:color="auto"/>
              </w:divBdr>
            </w:div>
            <w:div w:id="1402748003">
              <w:marLeft w:val="0"/>
              <w:marRight w:val="0"/>
              <w:marTop w:val="0"/>
              <w:marBottom w:val="0"/>
              <w:divBdr>
                <w:top w:val="none" w:sz="0" w:space="0" w:color="auto"/>
                <w:left w:val="none" w:sz="0" w:space="0" w:color="auto"/>
                <w:bottom w:val="none" w:sz="0" w:space="0" w:color="auto"/>
                <w:right w:val="none" w:sz="0" w:space="0" w:color="auto"/>
              </w:divBdr>
            </w:div>
            <w:div w:id="798957708">
              <w:marLeft w:val="0"/>
              <w:marRight w:val="0"/>
              <w:marTop w:val="0"/>
              <w:marBottom w:val="0"/>
              <w:divBdr>
                <w:top w:val="none" w:sz="0" w:space="0" w:color="auto"/>
                <w:left w:val="none" w:sz="0" w:space="0" w:color="auto"/>
                <w:bottom w:val="none" w:sz="0" w:space="0" w:color="auto"/>
                <w:right w:val="none" w:sz="0" w:space="0" w:color="auto"/>
              </w:divBdr>
            </w:div>
            <w:div w:id="1012536899">
              <w:marLeft w:val="0"/>
              <w:marRight w:val="0"/>
              <w:marTop w:val="0"/>
              <w:marBottom w:val="0"/>
              <w:divBdr>
                <w:top w:val="none" w:sz="0" w:space="0" w:color="auto"/>
                <w:left w:val="none" w:sz="0" w:space="0" w:color="auto"/>
                <w:bottom w:val="none" w:sz="0" w:space="0" w:color="auto"/>
                <w:right w:val="none" w:sz="0" w:space="0" w:color="auto"/>
              </w:divBdr>
            </w:div>
            <w:div w:id="222957023">
              <w:marLeft w:val="0"/>
              <w:marRight w:val="0"/>
              <w:marTop w:val="0"/>
              <w:marBottom w:val="0"/>
              <w:divBdr>
                <w:top w:val="none" w:sz="0" w:space="0" w:color="auto"/>
                <w:left w:val="none" w:sz="0" w:space="0" w:color="auto"/>
                <w:bottom w:val="none" w:sz="0" w:space="0" w:color="auto"/>
                <w:right w:val="none" w:sz="0" w:space="0" w:color="auto"/>
              </w:divBdr>
            </w:div>
            <w:div w:id="879433684">
              <w:marLeft w:val="0"/>
              <w:marRight w:val="0"/>
              <w:marTop w:val="0"/>
              <w:marBottom w:val="0"/>
              <w:divBdr>
                <w:top w:val="none" w:sz="0" w:space="0" w:color="auto"/>
                <w:left w:val="none" w:sz="0" w:space="0" w:color="auto"/>
                <w:bottom w:val="none" w:sz="0" w:space="0" w:color="auto"/>
                <w:right w:val="none" w:sz="0" w:space="0" w:color="auto"/>
              </w:divBdr>
            </w:div>
            <w:div w:id="980960734">
              <w:marLeft w:val="0"/>
              <w:marRight w:val="0"/>
              <w:marTop w:val="0"/>
              <w:marBottom w:val="0"/>
              <w:divBdr>
                <w:top w:val="none" w:sz="0" w:space="0" w:color="auto"/>
                <w:left w:val="none" w:sz="0" w:space="0" w:color="auto"/>
                <w:bottom w:val="none" w:sz="0" w:space="0" w:color="auto"/>
                <w:right w:val="none" w:sz="0" w:space="0" w:color="auto"/>
              </w:divBdr>
            </w:div>
            <w:div w:id="1810517867">
              <w:marLeft w:val="0"/>
              <w:marRight w:val="0"/>
              <w:marTop w:val="0"/>
              <w:marBottom w:val="0"/>
              <w:divBdr>
                <w:top w:val="none" w:sz="0" w:space="0" w:color="auto"/>
                <w:left w:val="none" w:sz="0" w:space="0" w:color="auto"/>
                <w:bottom w:val="none" w:sz="0" w:space="0" w:color="auto"/>
                <w:right w:val="none" w:sz="0" w:space="0" w:color="auto"/>
              </w:divBdr>
            </w:div>
            <w:div w:id="1542938955">
              <w:marLeft w:val="0"/>
              <w:marRight w:val="0"/>
              <w:marTop w:val="0"/>
              <w:marBottom w:val="0"/>
              <w:divBdr>
                <w:top w:val="none" w:sz="0" w:space="0" w:color="auto"/>
                <w:left w:val="none" w:sz="0" w:space="0" w:color="auto"/>
                <w:bottom w:val="none" w:sz="0" w:space="0" w:color="auto"/>
                <w:right w:val="none" w:sz="0" w:space="0" w:color="auto"/>
              </w:divBdr>
            </w:div>
            <w:div w:id="380056065">
              <w:marLeft w:val="0"/>
              <w:marRight w:val="0"/>
              <w:marTop w:val="0"/>
              <w:marBottom w:val="0"/>
              <w:divBdr>
                <w:top w:val="none" w:sz="0" w:space="0" w:color="auto"/>
                <w:left w:val="none" w:sz="0" w:space="0" w:color="auto"/>
                <w:bottom w:val="none" w:sz="0" w:space="0" w:color="auto"/>
                <w:right w:val="none" w:sz="0" w:space="0" w:color="auto"/>
              </w:divBdr>
            </w:div>
            <w:div w:id="1557429349">
              <w:marLeft w:val="0"/>
              <w:marRight w:val="0"/>
              <w:marTop w:val="0"/>
              <w:marBottom w:val="0"/>
              <w:divBdr>
                <w:top w:val="none" w:sz="0" w:space="0" w:color="auto"/>
                <w:left w:val="none" w:sz="0" w:space="0" w:color="auto"/>
                <w:bottom w:val="none" w:sz="0" w:space="0" w:color="auto"/>
                <w:right w:val="none" w:sz="0" w:space="0" w:color="auto"/>
              </w:divBdr>
            </w:div>
            <w:div w:id="1755202469">
              <w:marLeft w:val="0"/>
              <w:marRight w:val="0"/>
              <w:marTop w:val="0"/>
              <w:marBottom w:val="0"/>
              <w:divBdr>
                <w:top w:val="none" w:sz="0" w:space="0" w:color="auto"/>
                <w:left w:val="none" w:sz="0" w:space="0" w:color="auto"/>
                <w:bottom w:val="none" w:sz="0" w:space="0" w:color="auto"/>
                <w:right w:val="none" w:sz="0" w:space="0" w:color="auto"/>
              </w:divBdr>
            </w:div>
            <w:div w:id="926500274">
              <w:marLeft w:val="0"/>
              <w:marRight w:val="0"/>
              <w:marTop w:val="0"/>
              <w:marBottom w:val="0"/>
              <w:divBdr>
                <w:top w:val="none" w:sz="0" w:space="0" w:color="auto"/>
                <w:left w:val="none" w:sz="0" w:space="0" w:color="auto"/>
                <w:bottom w:val="none" w:sz="0" w:space="0" w:color="auto"/>
                <w:right w:val="none" w:sz="0" w:space="0" w:color="auto"/>
              </w:divBdr>
            </w:div>
            <w:div w:id="15459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2560">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187216382">
      <w:bodyDiv w:val="1"/>
      <w:marLeft w:val="0"/>
      <w:marRight w:val="0"/>
      <w:marTop w:val="0"/>
      <w:marBottom w:val="0"/>
      <w:divBdr>
        <w:top w:val="none" w:sz="0" w:space="0" w:color="auto"/>
        <w:left w:val="none" w:sz="0" w:space="0" w:color="auto"/>
        <w:bottom w:val="none" w:sz="0" w:space="0" w:color="auto"/>
        <w:right w:val="none" w:sz="0" w:space="0" w:color="auto"/>
      </w:divBdr>
    </w:div>
    <w:div w:id="1221865684">
      <w:bodyDiv w:val="1"/>
      <w:marLeft w:val="0"/>
      <w:marRight w:val="0"/>
      <w:marTop w:val="0"/>
      <w:marBottom w:val="0"/>
      <w:divBdr>
        <w:top w:val="none" w:sz="0" w:space="0" w:color="auto"/>
        <w:left w:val="none" w:sz="0" w:space="0" w:color="auto"/>
        <w:bottom w:val="none" w:sz="0" w:space="0" w:color="auto"/>
        <w:right w:val="none" w:sz="0" w:space="0" w:color="auto"/>
      </w:divBdr>
      <w:divsChild>
        <w:div w:id="1695614501">
          <w:marLeft w:val="0"/>
          <w:marRight w:val="0"/>
          <w:marTop w:val="0"/>
          <w:marBottom w:val="0"/>
          <w:divBdr>
            <w:top w:val="none" w:sz="0" w:space="0" w:color="auto"/>
            <w:left w:val="none" w:sz="0" w:space="0" w:color="auto"/>
            <w:bottom w:val="none" w:sz="0" w:space="0" w:color="auto"/>
            <w:right w:val="none" w:sz="0" w:space="0" w:color="auto"/>
          </w:divBdr>
          <w:divsChild>
            <w:div w:id="341857692">
              <w:marLeft w:val="0"/>
              <w:marRight w:val="0"/>
              <w:marTop w:val="0"/>
              <w:marBottom w:val="0"/>
              <w:divBdr>
                <w:top w:val="none" w:sz="0" w:space="0" w:color="auto"/>
                <w:left w:val="none" w:sz="0" w:space="0" w:color="auto"/>
                <w:bottom w:val="none" w:sz="0" w:space="0" w:color="auto"/>
                <w:right w:val="none" w:sz="0" w:space="0" w:color="auto"/>
              </w:divBdr>
              <w:divsChild>
                <w:div w:id="185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0813">
      <w:bodyDiv w:val="1"/>
      <w:marLeft w:val="0"/>
      <w:marRight w:val="0"/>
      <w:marTop w:val="0"/>
      <w:marBottom w:val="0"/>
      <w:divBdr>
        <w:top w:val="none" w:sz="0" w:space="0" w:color="auto"/>
        <w:left w:val="none" w:sz="0" w:space="0" w:color="auto"/>
        <w:bottom w:val="none" w:sz="0" w:space="0" w:color="auto"/>
        <w:right w:val="none" w:sz="0" w:space="0" w:color="auto"/>
      </w:divBdr>
    </w:div>
    <w:div w:id="1232541212">
      <w:bodyDiv w:val="1"/>
      <w:marLeft w:val="0"/>
      <w:marRight w:val="0"/>
      <w:marTop w:val="0"/>
      <w:marBottom w:val="0"/>
      <w:divBdr>
        <w:top w:val="none" w:sz="0" w:space="0" w:color="auto"/>
        <w:left w:val="none" w:sz="0" w:space="0" w:color="auto"/>
        <w:bottom w:val="none" w:sz="0" w:space="0" w:color="auto"/>
        <w:right w:val="none" w:sz="0" w:space="0" w:color="auto"/>
      </w:divBdr>
    </w:div>
    <w:div w:id="1246958988">
      <w:bodyDiv w:val="1"/>
      <w:marLeft w:val="0"/>
      <w:marRight w:val="0"/>
      <w:marTop w:val="0"/>
      <w:marBottom w:val="0"/>
      <w:divBdr>
        <w:top w:val="none" w:sz="0" w:space="0" w:color="auto"/>
        <w:left w:val="none" w:sz="0" w:space="0" w:color="auto"/>
        <w:bottom w:val="none" w:sz="0" w:space="0" w:color="auto"/>
        <w:right w:val="none" w:sz="0" w:space="0" w:color="auto"/>
      </w:divBdr>
    </w:div>
    <w:div w:id="1251088228">
      <w:bodyDiv w:val="1"/>
      <w:marLeft w:val="0"/>
      <w:marRight w:val="0"/>
      <w:marTop w:val="0"/>
      <w:marBottom w:val="0"/>
      <w:divBdr>
        <w:top w:val="none" w:sz="0" w:space="0" w:color="auto"/>
        <w:left w:val="none" w:sz="0" w:space="0" w:color="auto"/>
        <w:bottom w:val="none" w:sz="0" w:space="0" w:color="auto"/>
        <w:right w:val="none" w:sz="0" w:space="0" w:color="auto"/>
      </w:divBdr>
    </w:div>
    <w:div w:id="1253511197">
      <w:bodyDiv w:val="1"/>
      <w:marLeft w:val="0"/>
      <w:marRight w:val="0"/>
      <w:marTop w:val="0"/>
      <w:marBottom w:val="0"/>
      <w:divBdr>
        <w:top w:val="none" w:sz="0" w:space="0" w:color="auto"/>
        <w:left w:val="none" w:sz="0" w:space="0" w:color="auto"/>
        <w:bottom w:val="none" w:sz="0" w:space="0" w:color="auto"/>
        <w:right w:val="none" w:sz="0" w:space="0" w:color="auto"/>
      </w:divBdr>
      <w:divsChild>
        <w:div w:id="1359702425">
          <w:marLeft w:val="0"/>
          <w:marRight w:val="0"/>
          <w:marTop w:val="0"/>
          <w:marBottom w:val="0"/>
          <w:divBdr>
            <w:top w:val="none" w:sz="0" w:space="0" w:color="auto"/>
            <w:left w:val="none" w:sz="0" w:space="0" w:color="auto"/>
            <w:bottom w:val="none" w:sz="0" w:space="0" w:color="auto"/>
            <w:right w:val="none" w:sz="0" w:space="0" w:color="auto"/>
          </w:divBdr>
          <w:divsChild>
            <w:div w:id="1279487419">
              <w:marLeft w:val="0"/>
              <w:marRight w:val="0"/>
              <w:marTop w:val="0"/>
              <w:marBottom w:val="0"/>
              <w:divBdr>
                <w:top w:val="none" w:sz="0" w:space="0" w:color="auto"/>
                <w:left w:val="none" w:sz="0" w:space="0" w:color="auto"/>
                <w:bottom w:val="none" w:sz="0" w:space="0" w:color="auto"/>
                <w:right w:val="none" w:sz="0" w:space="0" w:color="auto"/>
              </w:divBdr>
              <w:divsChild>
                <w:div w:id="3316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49072">
      <w:bodyDiv w:val="1"/>
      <w:marLeft w:val="0"/>
      <w:marRight w:val="0"/>
      <w:marTop w:val="0"/>
      <w:marBottom w:val="0"/>
      <w:divBdr>
        <w:top w:val="none" w:sz="0" w:space="0" w:color="auto"/>
        <w:left w:val="none" w:sz="0" w:space="0" w:color="auto"/>
        <w:bottom w:val="none" w:sz="0" w:space="0" w:color="auto"/>
        <w:right w:val="none" w:sz="0" w:space="0" w:color="auto"/>
      </w:divBdr>
      <w:divsChild>
        <w:div w:id="1850631093">
          <w:marLeft w:val="0"/>
          <w:marRight w:val="0"/>
          <w:marTop w:val="0"/>
          <w:marBottom w:val="0"/>
          <w:divBdr>
            <w:top w:val="none" w:sz="0" w:space="0" w:color="auto"/>
            <w:left w:val="none" w:sz="0" w:space="0" w:color="auto"/>
            <w:bottom w:val="none" w:sz="0" w:space="0" w:color="auto"/>
            <w:right w:val="none" w:sz="0" w:space="0" w:color="auto"/>
          </w:divBdr>
          <w:divsChild>
            <w:div w:id="921332783">
              <w:marLeft w:val="0"/>
              <w:marRight w:val="0"/>
              <w:marTop w:val="0"/>
              <w:marBottom w:val="0"/>
              <w:divBdr>
                <w:top w:val="none" w:sz="0" w:space="0" w:color="auto"/>
                <w:left w:val="none" w:sz="0" w:space="0" w:color="auto"/>
                <w:bottom w:val="none" w:sz="0" w:space="0" w:color="auto"/>
                <w:right w:val="none" w:sz="0" w:space="0" w:color="auto"/>
              </w:divBdr>
              <w:divsChild>
                <w:div w:id="1522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3978">
      <w:bodyDiv w:val="1"/>
      <w:marLeft w:val="0"/>
      <w:marRight w:val="0"/>
      <w:marTop w:val="0"/>
      <w:marBottom w:val="0"/>
      <w:divBdr>
        <w:top w:val="none" w:sz="0" w:space="0" w:color="auto"/>
        <w:left w:val="none" w:sz="0" w:space="0" w:color="auto"/>
        <w:bottom w:val="none" w:sz="0" w:space="0" w:color="auto"/>
        <w:right w:val="none" w:sz="0" w:space="0" w:color="auto"/>
      </w:divBdr>
      <w:divsChild>
        <w:div w:id="1832721592">
          <w:marLeft w:val="0"/>
          <w:marRight w:val="0"/>
          <w:marTop w:val="0"/>
          <w:marBottom w:val="0"/>
          <w:divBdr>
            <w:top w:val="none" w:sz="0" w:space="0" w:color="auto"/>
            <w:left w:val="none" w:sz="0" w:space="0" w:color="auto"/>
            <w:bottom w:val="none" w:sz="0" w:space="0" w:color="auto"/>
            <w:right w:val="none" w:sz="0" w:space="0" w:color="auto"/>
          </w:divBdr>
          <w:divsChild>
            <w:div w:id="1342007940">
              <w:marLeft w:val="0"/>
              <w:marRight w:val="0"/>
              <w:marTop w:val="0"/>
              <w:marBottom w:val="0"/>
              <w:divBdr>
                <w:top w:val="none" w:sz="0" w:space="0" w:color="auto"/>
                <w:left w:val="none" w:sz="0" w:space="0" w:color="auto"/>
                <w:bottom w:val="none" w:sz="0" w:space="0" w:color="auto"/>
                <w:right w:val="none" w:sz="0" w:space="0" w:color="auto"/>
              </w:divBdr>
              <w:divsChild>
                <w:div w:id="20405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61661">
      <w:bodyDiv w:val="1"/>
      <w:marLeft w:val="0"/>
      <w:marRight w:val="0"/>
      <w:marTop w:val="0"/>
      <w:marBottom w:val="0"/>
      <w:divBdr>
        <w:top w:val="none" w:sz="0" w:space="0" w:color="auto"/>
        <w:left w:val="none" w:sz="0" w:space="0" w:color="auto"/>
        <w:bottom w:val="none" w:sz="0" w:space="0" w:color="auto"/>
        <w:right w:val="none" w:sz="0" w:space="0" w:color="auto"/>
      </w:divBdr>
      <w:divsChild>
        <w:div w:id="1012999299">
          <w:marLeft w:val="0"/>
          <w:marRight w:val="0"/>
          <w:marTop w:val="0"/>
          <w:marBottom w:val="0"/>
          <w:divBdr>
            <w:top w:val="none" w:sz="0" w:space="0" w:color="auto"/>
            <w:left w:val="none" w:sz="0" w:space="0" w:color="auto"/>
            <w:bottom w:val="none" w:sz="0" w:space="0" w:color="auto"/>
            <w:right w:val="none" w:sz="0" w:space="0" w:color="auto"/>
          </w:divBdr>
          <w:divsChild>
            <w:div w:id="783501756">
              <w:marLeft w:val="0"/>
              <w:marRight w:val="0"/>
              <w:marTop w:val="0"/>
              <w:marBottom w:val="0"/>
              <w:divBdr>
                <w:top w:val="none" w:sz="0" w:space="0" w:color="auto"/>
                <w:left w:val="none" w:sz="0" w:space="0" w:color="auto"/>
                <w:bottom w:val="none" w:sz="0" w:space="0" w:color="auto"/>
                <w:right w:val="none" w:sz="0" w:space="0" w:color="auto"/>
              </w:divBdr>
              <w:divsChild>
                <w:div w:id="3851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3323">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61859691">
      <w:bodyDiv w:val="1"/>
      <w:marLeft w:val="0"/>
      <w:marRight w:val="0"/>
      <w:marTop w:val="0"/>
      <w:marBottom w:val="0"/>
      <w:divBdr>
        <w:top w:val="none" w:sz="0" w:space="0" w:color="auto"/>
        <w:left w:val="none" w:sz="0" w:space="0" w:color="auto"/>
        <w:bottom w:val="none" w:sz="0" w:space="0" w:color="auto"/>
        <w:right w:val="none" w:sz="0" w:space="0" w:color="auto"/>
      </w:divBdr>
    </w:div>
    <w:div w:id="1365057300">
      <w:bodyDiv w:val="1"/>
      <w:marLeft w:val="0"/>
      <w:marRight w:val="0"/>
      <w:marTop w:val="0"/>
      <w:marBottom w:val="0"/>
      <w:divBdr>
        <w:top w:val="none" w:sz="0" w:space="0" w:color="auto"/>
        <w:left w:val="none" w:sz="0" w:space="0" w:color="auto"/>
        <w:bottom w:val="none" w:sz="0" w:space="0" w:color="auto"/>
        <w:right w:val="none" w:sz="0" w:space="0" w:color="auto"/>
      </w:divBdr>
    </w:div>
    <w:div w:id="1382748699">
      <w:bodyDiv w:val="1"/>
      <w:marLeft w:val="0"/>
      <w:marRight w:val="0"/>
      <w:marTop w:val="0"/>
      <w:marBottom w:val="0"/>
      <w:divBdr>
        <w:top w:val="none" w:sz="0" w:space="0" w:color="auto"/>
        <w:left w:val="none" w:sz="0" w:space="0" w:color="auto"/>
        <w:bottom w:val="none" w:sz="0" w:space="0" w:color="auto"/>
        <w:right w:val="none" w:sz="0" w:space="0" w:color="auto"/>
      </w:divBdr>
    </w:div>
    <w:div w:id="1384334377">
      <w:bodyDiv w:val="1"/>
      <w:marLeft w:val="0"/>
      <w:marRight w:val="0"/>
      <w:marTop w:val="0"/>
      <w:marBottom w:val="0"/>
      <w:divBdr>
        <w:top w:val="none" w:sz="0" w:space="0" w:color="auto"/>
        <w:left w:val="none" w:sz="0" w:space="0" w:color="auto"/>
        <w:bottom w:val="none" w:sz="0" w:space="0" w:color="auto"/>
        <w:right w:val="none" w:sz="0" w:space="0" w:color="auto"/>
      </w:divBdr>
    </w:div>
    <w:div w:id="1401444018">
      <w:bodyDiv w:val="1"/>
      <w:marLeft w:val="0"/>
      <w:marRight w:val="0"/>
      <w:marTop w:val="0"/>
      <w:marBottom w:val="0"/>
      <w:divBdr>
        <w:top w:val="none" w:sz="0" w:space="0" w:color="auto"/>
        <w:left w:val="none" w:sz="0" w:space="0" w:color="auto"/>
        <w:bottom w:val="none" w:sz="0" w:space="0" w:color="auto"/>
        <w:right w:val="none" w:sz="0" w:space="0" w:color="auto"/>
      </w:divBdr>
    </w:div>
    <w:div w:id="1404839584">
      <w:bodyDiv w:val="1"/>
      <w:marLeft w:val="0"/>
      <w:marRight w:val="0"/>
      <w:marTop w:val="0"/>
      <w:marBottom w:val="0"/>
      <w:divBdr>
        <w:top w:val="none" w:sz="0" w:space="0" w:color="auto"/>
        <w:left w:val="none" w:sz="0" w:space="0" w:color="auto"/>
        <w:bottom w:val="none" w:sz="0" w:space="0" w:color="auto"/>
        <w:right w:val="none" w:sz="0" w:space="0" w:color="auto"/>
      </w:divBdr>
      <w:divsChild>
        <w:div w:id="1022439263">
          <w:marLeft w:val="0"/>
          <w:marRight w:val="0"/>
          <w:marTop w:val="0"/>
          <w:marBottom w:val="0"/>
          <w:divBdr>
            <w:top w:val="none" w:sz="0" w:space="0" w:color="auto"/>
            <w:left w:val="none" w:sz="0" w:space="0" w:color="auto"/>
            <w:bottom w:val="none" w:sz="0" w:space="0" w:color="auto"/>
            <w:right w:val="none" w:sz="0" w:space="0" w:color="auto"/>
          </w:divBdr>
          <w:divsChild>
            <w:div w:id="1748308785">
              <w:marLeft w:val="0"/>
              <w:marRight w:val="0"/>
              <w:marTop w:val="0"/>
              <w:marBottom w:val="0"/>
              <w:divBdr>
                <w:top w:val="none" w:sz="0" w:space="0" w:color="auto"/>
                <w:left w:val="none" w:sz="0" w:space="0" w:color="auto"/>
                <w:bottom w:val="none" w:sz="0" w:space="0" w:color="auto"/>
                <w:right w:val="none" w:sz="0" w:space="0" w:color="auto"/>
              </w:divBdr>
              <w:divsChild>
                <w:div w:id="10698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27041">
      <w:bodyDiv w:val="1"/>
      <w:marLeft w:val="0"/>
      <w:marRight w:val="0"/>
      <w:marTop w:val="0"/>
      <w:marBottom w:val="0"/>
      <w:divBdr>
        <w:top w:val="none" w:sz="0" w:space="0" w:color="auto"/>
        <w:left w:val="none" w:sz="0" w:space="0" w:color="auto"/>
        <w:bottom w:val="none" w:sz="0" w:space="0" w:color="auto"/>
        <w:right w:val="none" w:sz="0" w:space="0" w:color="auto"/>
      </w:divBdr>
      <w:divsChild>
        <w:div w:id="1877614900">
          <w:marLeft w:val="0"/>
          <w:marRight w:val="0"/>
          <w:marTop w:val="0"/>
          <w:marBottom w:val="0"/>
          <w:divBdr>
            <w:top w:val="none" w:sz="0" w:space="0" w:color="auto"/>
            <w:left w:val="none" w:sz="0" w:space="0" w:color="auto"/>
            <w:bottom w:val="none" w:sz="0" w:space="0" w:color="auto"/>
            <w:right w:val="none" w:sz="0" w:space="0" w:color="auto"/>
          </w:divBdr>
          <w:divsChild>
            <w:div w:id="1786343805">
              <w:marLeft w:val="0"/>
              <w:marRight w:val="0"/>
              <w:marTop w:val="0"/>
              <w:marBottom w:val="0"/>
              <w:divBdr>
                <w:top w:val="none" w:sz="0" w:space="0" w:color="auto"/>
                <w:left w:val="none" w:sz="0" w:space="0" w:color="auto"/>
                <w:bottom w:val="none" w:sz="0" w:space="0" w:color="auto"/>
                <w:right w:val="none" w:sz="0" w:space="0" w:color="auto"/>
              </w:divBdr>
              <w:divsChild>
                <w:div w:id="11955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25618">
      <w:bodyDiv w:val="1"/>
      <w:marLeft w:val="0"/>
      <w:marRight w:val="0"/>
      <w:marTop w:val="0"/>
      <w:marBottom w:val="0"/>
      <w:divBdr>
        <w:top w:val="none" w:sz="0" w:space="0" w:color="auto"/>
        <w:left w:val="none" w:sz="0" w:space="0" w:color="auto"/>
        <w:bottom w:val="none" w:sz="0" w:space="0" w:color="auto"/>
        <w:right w:val="none" w:sz="0" w:space="0" w:color="auto"/>
      </w:divBdr>
    </w:div>
    <w:div w:id="1445006093">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28251292">
      <w:bodyDiv w:val="1"/>
      <w:marLeft w:val="0"/>
      <w:marRight w:val="0"/>
      <w:marTop w:val="0"/>
      <w:marBottom w:val="0"/>
      <w:divBdr>
        <w:top w:val="none" w:sz="0" w:space="0" w:color="auto"/>
        <w:left w:val="none" w:sz="0" w:space="0" w:color="auto"/>
        <w:bottom w:val="none" w:sz="0" w:space="0" w:color="auto"/>
        <w:right w:val="none" w:sz="0" w:space="0" w:color="auto"/>
      </w:divBdr>
    </w:div>
    <w:div w:id="1548029074">
      <w:bodyDiv w:val="1"/>
      <w:marLeft w:val="0"/>
      <w:marRight w:val="0"/>
      <w:marTop w:val="0"/>
      <w:marBottom w:val="0"/>
      <w:divBdr>
        <w:top w:val="none" w:sz="0" w:space="0" w:color="auto"/>
        <w:left w:val="none" w:sz="0" w:space="0" w:color="auto"/>
        <w:bottom w:val="none" w:sz="0" w:space="0" w:color="auto"/>
        <w:right w:val="none" w:sz="0" w:space="0" w:color="auto"/>
      </w:divBdr>
    </w:div>
    <w:div w:id="1572690025">
      <w:bodyDiv w:val="1"/>
      <w:marLeft w:val="0"/>
      <w:marRight w:val="0"/>
      <w:marTop w:val="0"/>
      <w:marBottom w:val="0"/>
      <w:divBdr>
        <w:top w:val="none" w:sz="0" w:space="0" w:color="auto"/>
        <w:left w:val="none" w:sz="0" w:space="0" w:color="auto"/>
        <w:bottom w:val="none" w:sz="0" w:space="0" w:color="auto"/>
        <w:right w:val="none" w:sz="0" w:space="0" w:color="auto"/>
      </w:divBdr>
    </w:div>
    <w:div w:id="1576668999">
      <w:bodyDiv w:val="1"/>
      <w:marLeft w:val="0"/>
      <w:marRight w:val="0"/>
      <w:marTop w:val="0"/>
      <w:marBottom w:val="0"/>
      <w:divBdr>
        <w:top w:val="none" w:sz="0" w:space="0" w:color="auto"/>
        <w:left w:val="none" w:sz="0" w:space="0" w:color="auto"/>
        <w:bottom w:val="none" w:sz="0" w:space="0" w:color="auto"/>
        <w:right w:val="none" w:sz="0" w:space="0" w:color="auto"/>
      </w:divBdr>
    </w:div>
    <w:div w:id="1606377272">
      <w:bodyDiv w:val="1"/>
      <w:marLeft w:val="0"/>
      <w:marRight w:val="0"/>
      <w:marTop w:val="0"/>
      <w:marBottom w:val="0"/>
      <w:divBdr>
        <w:top w:val="none" w:sz="0" w:space="0" w:color="auto"/>
        <w:left w:val="none" w:sz="0" w:space="0" w:color="auto"/>
        <w:bottom w:val="none" w:sz="0" w:space="0" w:color="auto"/>
        <w:right w:val="none" w:sz="0" w:space="0" w:color="auto"/>
      </w:divBdr>
      <w:divsChild>
        <w:div w:id="256598369">
          <w:marLeft w:val="0"/>
          <w:marRight w:val="0"/>
          <w:marTop w:val="0"/>
          <w:marBottom w:val="0"/>
          <w:divBdr>
            <w:top w:val="none" w:sz="0" w:space="0" w:color="auto"/>
            <w:left w:val="none" w:sz="0" w:space="0" w:color="auto"/>
            <w:bottom w:val="none" w:sz="0" w:space="0" w:color="auto"/>
            <w:right w:val="none" w:sz="0" w:space="0" w:color="auto"/>
          </w:divBdr>
          <w:divsChild>
            <w:div w:id="428697868">
              <w:marLeft w:val="0"/>
              <w:marRight w:val="0"/>
              <w:marTop w:val="0"/>
              <w:marBottom w:val="0"/>
              <w:divBdr>
                <w:top w:val="none" w:sz="0" w:space="0" w:color="auto"/>
                <w:left w:val="none" w:sz="0" w:space="0" w:color="auto"/>
                <w:bottom w:val="none" w:sz="0" w:space="0" w:color="auto"/>
                <w:right w:val="none" w:sz="0" w:space="0" w:color="auto"/>
              </w:divBdr>
              <w:divsChild>
                <w:div w:id="9454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331">
      <w:bodyDiv w:val="1"/>
      <w:marLeft w:val="0"/>
      <w:marRight w:val="0"/>
      <w:marTop w:val="0"/>
      <w:marBottom w:val="0"/>
      <w:divBdr>
        <w:top w:val="none" w:sz="0" w:space="0" w:color="auto"/>
        <w:left w:val="none" w:sz="0" w:space="0" w:color="auto"/>
        <w:bottom w:val="none" w:sz="0" w:space="0" w:color="auto"/>
        <w:right w:val="none" w:sz="0" w:space="0" w:color="auto"/>
      </w:divBdr>
    </w:div>
    <w:div w:id="1614821573">
      <w:bodyDiv w:val="1"/>
      <w:marLeft w:val="0"/>
      <w:marRight w:val="0"/>
      <w:marTop w:val="0"/>
      <w:marBottom w:val="0"/>
      <w:divBdr>
        <w:top w:val="none" w:sz="0" w:space="0" w:color="auto"/>
        <w:left w:val="none" w:sz="0" w:space="0" w:color="auto"/>
        <w:bottom w:val="none" w:sz="0" w:space="0" w:color="auto"/>
        <w:right w:val="none" w:sz="0" w:space="0" w:color="auto"/>
      </w:divBdr>
    </w:div>
    <w:div w:id="1618826158">
      <w:bodyDiv w:val="1"/>
      <w:marLeft w:val="0"/>
      <w:marRight w:val="0"/>
      <w:marTop w:val="0"/>
      <w:marBottom w:val="0"/>
      <w:divBdr>
        <w:top w:val="none" w:sz="0" w:space="0" w:color="auto"/>
        <w:left w:val="none" w:sz="0" w:space="0" w:color="auto"/>
        <w:bottom w:val="none" w:sz="0" w:space="0" w:color="auto"/>
        <w:right w:val="none" w:sz="0" w:space="0" w:color="auto"/>
      </w:divBdr>
    </w:div>
    <w:div w:id="1620061559">
      <w:bodyDiv w:val="1"/>
      <w:marLeft w:val="0"/>
      <w:marRight w:val="0"/>
      <w:marTop w:val="0"/>
      <w:marBottom w:val="0"/>
      <w:divBdr>
        <w:top w:val="none" w:sz="0" w:space="0" w:color="auto"/>
        <w:left w:val="none" w:sz="0" w:space="0" w:color="auto"/>
        <w:bottom w:val="none" w:sz="0" w:space="0" w:color="auto"/>
        <w:right w:val="none" w:sz="0" w:space="0" w:color="auto"/>
      </w:divBdr>
      <w:divsChild>
        <w:div w:id="221723091">
          <w:marLeft w:val="480"/>
          <w:marRight w:val="0"/>
          <w:marTop w:val="0"/>
          <w:marBottom w:val="0"/>
          <w:divBdr>
            <w:top w:val="none" w:sz="0" w:space="0" w:color="auto"/>
            <w:left w:val="none" w:sz="0" w:space="0" w:color="auto"/>
            <w:bottom w:val="none" w:sz="0" w:space="0" w:color="auto"/>
            <w:right w:val="none" w:sz="0" w:space="0" w:color="auto"/>
          </w:divBdr>
          <w:divsChild>
            <w:div w:id="17400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215">
      <w:bodyDiv w:val="1"/>
      <w:marLeft w:val="0"/>
      <w:marRight w:val="0"/>
      <w:marTop w:val="0"/>
      <w:marBottom w:val="0"/>
      <w:divBdr>
        <w:top w:val="none" w:sz="0" w:space="0" w:color="auto"/>
        <w:left w:val="none" w:sz="0" w:space="0" w:color="auto"/>
        <w:bottom w:val="none" w:sz="0" w:space="0" w:color="auto"/>
        <w:right w:val="none" w:sz="0" w:space="0" w:color="auto"/>
      </w:divBdr>
      <w:divsChild>
        <w:div w:id="468209445">
          <w:marLeft w:val="0"/>
          <w:marRight w:val="0"/>
          <w:marTop w:val="0"/>
          <w:marBottom w:val="0"/>
          <w:divBdr>
            <w:top w:val="none" w:sz="0" w:space="0" w:color="auto"/>
            <w:left w:val="none" w:sz="0" w:space="0" w:color="auto"/>
            <w:bottom w:val="none" w:sz="0" w:space="0" w:color="auto"/>
            <w:right w:val="none" w:sz="0" w:space="0" w:color="auto"/>
          </w:divBdr>
          <w:divsChild>
            <w:div w:id="733966818">
              <w:marLeft w:val="0"/>
              <w:marRight w:val="0"/>
              <w:marTop w:val="0"/>
              <w:marBottom w:val="0"/>
              <w:divBdr>
                <w:top w:val="none" w:sz="0" w:space="0" w:color="auto"/>
                <w:left w:val="none" w:sz="0" w:space="0" w:color="auto"/>
                <w:bottom w:val="none" w:sz="0" w:space="0" w:color="auto"/>
                <w:right w:val="none" w:sz="0" w:space="0" w:color="auto"/>
              </w:divBdr>
              <w:divsChild>
                <w:div w:id="17007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4127">
      <w:bodyDiv w:val="1"/>
      <w:marLeft w:val="0"/>
      <w:marRight w:val="0"/>
      <w:marTop w:val="0"/>
      <w:marBottom w:val="0"/>
      <w:divBdr>
        <w:top w:val="none" w:sz="0" w:space="0" w:color="auto"/>
        <w:left w:val="none" w:sz="0" w:space="0" w:color="auto"/>
        <w:bottom w:val="none" w:sz="0" w:space="0" w:color="auto"/>
        <w:right w:val="none" w:sz="0" w:space="0" w:color="auto"/>
      </w:divBdr>
      <w:divsChild>
        <w:div w:id="1287808430">
          <w:marLeft w:val="0"/>
          <w:marRight w:val="0"/>
          <w:marTop w:val="0"/>
          <w:marBottom w:val="0"/>
          <w:divBdr>
            <w:top w:val="none" w:sz="0" w:space="0" w:color="auto"/>
            <w:left w:val="none" w:sz="0" w:space="0" w:color="auto"/>
            <w:bottom w:val="none" w:sz="0" w:space="0" w:color="auto"/>
            <w:right w:val="none" w:sz="0" w:space="0" w:color="auto"/>
          </w:divBdr>
          <w:divsChild>
            <w:div w:id="2099402903">
              <w:marLeft w:val="0"/>
              <w:marRight w:val="0"/>
              <w:marTop w:val="0"/>
              <w:marBottom w:val="0"/>
              <w:divBdr>
                <w:top w:val="none" w:sz="0" w:space="0" w:color="auto"/>
                <w:left w:val="none" w:sz="0" w:space="0" w:color="auto"/>
                <w:bottom w:val="none" w:sz="0" w:space="0" w:color="auto"/>
                <w:right w:val="none" w:sz="0" w:space="0" w:color="auto"/>
              </w:divBdr>
              <w:divsChild>
                <w:div w:id="14197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1468">
      <w:bodyDiv w:val="1"/>
      <w:marLeft w:val="0"/>
      <w:marRight w:val="0"/>
      <w:marTop w:val="0"/>
      <w:marBottom w:val="0"/>
      <w:divBdr>
        <w:top w:val="none" w:sz="0" w:space="0" w:color="auto"/>
        <w:left w:val="none" w:sz="0" w:space="0" w:color="auto"/>
        <w:bottom w:val="none" w:sz="0" w:space="0" w:color="auto"/>
        <w:right w:val="none" w:sz="0" w:space="0" w:color="auto"/>
      </w:divBdr>
      <w:divsChild>
        <w:div w:id="1107896145">
          <w:marLeft w:val="0"/>
          <w:marRight w:val="0"/>
          <w:marTop w:val="0"/>
          <w:marBottom w:val="0"/>
          <w:divBdr>
            <w:top w:val="none" w:sz="0" w:space="0" w:color="auto"/>
            <w:left w:val="none" w:sz="0" w:space="0" w:color="auto"/>
            <w:bottom w:val="none" w:sz="0" w:space="0" w:color="auto"/>
            <w:right w:val="none" w:sz="0" w:space="0" w:color="auto"/>
          </w:divBdr>
          <w:divsChild>
            <w:div w:id="302933871">
              <w:marLeft w:val="0"/>
              <w:marRight w:val="0"/>
              <w:marTop w:val="0"/>
              <w:marBottom w:val="0"/>
              <w:divBdr>
                <w:top w:val="none" w:sz="0" w:space="0" w:color="auto"/>
                <w:left w:val="none" w:sz="0" w:space="0" w:color="auto"/>
                <w:bottom w:val="none" w:sz="0" w:space="0" w:color="auto"/>
                <w:right w:val="none" w:sz="0" w:space="0" w:color="auto"/>
              </w:divBdr>
              <w:divsChild>
                <w:div w:id="7648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9261">
      <w:bodyDiv w:val="1"/>
      <w:marLeft w:val="0"/>
      <w:marRight w:val="0"/>
      <w:marTop w:val="0"/>
      <w:marBottom w:val="0"/>
      <w:divBdr>
        <w:top w:val="none" w:sz="0" w:space="0" w:color="auto"/>
        <w:left w:val="none" w:sz="0" w:space="0" w:color="auto"/>
        <w:bottom w:val="none" w:sz="0" w:space="0" w:color="auto"/>
        <w:right w:val="none" w:sz="0" w:space="0" w:color="auto"/>
      </w:divBdr>
    </w:div>
    <w:div w:id="1701513504">
      <w:bodyDiv w:val="1"/>
      <w:marLeft w:val="0"/>
      <w:marRight w:val="0"/>
      <w:marTop w:val="0"/>
      <w:marBottom w:val="0"/>
      <w:divBdr>
        <w:top w:val="none" w:sz="0" w:space="0" w:color="auto"/>
        <w:left w:val="none" w:sz="0" w:space="0" w:color="auto"/>
        <w:bottom w:val="none" w:sz="0" w:space="0" w:color="auto"/>
        <w:right w:val="none" w:sz="0" w:space="0" w:color="auto"/>
      </w:divBdr>
      <w:divsChild>
        <w:div w:id="355350544">
          <w:marLeft w:val="0"/>
          <w:marRight w:val="0"/>
          <w:marTop w:val="0"/>
          <w:marBottom w:val="0"/>
          <w:divBdr>
            <w:top w:val="none" w:sz="0" w:space="0" w:color="auto"/>
            <w:left w:val="none" w:sz="0" w:space="0" w:color="auto"/>
            <w:bottom w:val="none" w:sz="0" w:space="0" w:color="auto"/>
            <w:right w:val="none" w:sz="0" w:space="0" w:color="auto"/>
          </w:divBdr>
          <w:divsChild>
            <w:div w:id="491457327">
              <w:marLeft w:val="0"/>
              <w:marRight w:val="0"/>
              <w:marTop w:val="0"/>
              <w:marBottom w:val="0"/>
              <w:divBdr>
                <w:top w:val="none" w:sz="0" w:space="0" w:color="auto"/>
                <w:left w:val="none" w:sz="0" w:space="0" w:color="auto"/>
                <w:bottom w:val="none" w:sz="0" w:space="0" w:color="auto"/>
                <w:right w:val="none" w:sz="0" w:space="0" w:color="auto"/>
              </w:divBdr>
              <w:divsChild>
                <w:div w:id="5496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2178">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40518722">
      <w:bodyDiv w:val="1"/>
      <w:marLeft w:val="0"/>
      <w:marRight w:val="0"/>
      <w:marTop w:val="0"/>
      <w:marBottom w:val="0"/>
      <w:divBdr>
        <w:top w:val="none" w:sz="0" w:space="0" w:color="auto"/>
        <w:left w:val="none" w:sz="0" w:space="0" w:color="auto"/>
        <w:bottom w:val="none" w:sz="0" w:space="0" w:color="auto"/>
        <w:right w:val="none" w:sz="0" w:space="0" w:color="auto"/>
      </w:divBdr>
    </w:div>
    <w:div w:id="1748840633">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17381534">
      <w:bodyDiv w:val="1"/>
      <w:marLeft w:val="0"/>
      <w:marRight w:val="0"/>
      <w:marTop w:val="0"/>
      <w:marBottom w:val="0"/>
      <w:divBdr>
        <w:top w:val="none" w:sz="0" w:space="0" w:color="auto"/>
        <w:left w:val="none" w:sz="0" w:space="0" w:color="auto"/>
        <w:bottom w:val="none" w:sz="0" w:space="0" w:color="auto"/>
        <w:right w:val="none" w:sz="0" w:space="0" w:color="auto"/>
      </w:divBdr>
    </w:div>
    <w:div w:id="1844474365">
      <w:bodyDiv w:val="1"/>
      <w:marLeft w:val="0"/>
      <w:marRight w:val="0"/>
      <w:marTop w:val="0"/>
      <w:marBottom w:val="0"/>
      <w:divBdr>
        <w:top w:val="none" w:sz="0" w:space="0" w:color="auto"/>
        <w:left w:val="none" w:sz="0" w:space="0" w:color="auto"/>
        <w:bottom w:val="none" w:sz="0" w:space="0" w:color="auto"/>
        <w:right w:val="none" w:sz="0" w:space="0" w:color="auto"/>
      </w:divBdr>
    </w:div>
    <w:div w:id="1848716407">
      <w:bodyDiv w:val="1"/>
      <w:marLeft w:val="0"/>
      <w:marRight w:val="0"/>
      <w:marTop w:val="0"/>
      <w:marBottom w:val="0"/>
      <w:divBdr>
        <w:top w:val="none" w:sz="0" w:space="0" w:color="auto"/>
        <w:left w:val="none" w:sz="0" w:space="0" w:color="auto"/>
        <w:bottom w:val="none" w:sz="0" w:space="0" w:color="auto"/>
        <w:right w:val="none" w:sz="0" w:space="0" w:color="auto"/>
      </w:divBdr>
    </w:div>
    <w:div w:id="1855531503">
      <w:bodyDiv w:val="1"/>
      <w:marLeft w:val="0"/>
      <w:marRight w:val="0"/>
      <w:marTop w:val="0"/>
      <w:marBottom w:val="0"/>
      <w:divBdr>
        <w:top w:val="none" w:sz="0" w:space="0" w:color="auto"/>
        <w:left w:val="none" w:sz="0" w:space="0" w:color="auto"/>
        <w:bottom w:val="none" w:sz="0" w:space="0" w:color="auto"/>
        <w:right w:val="none" w:sz="0" w:space="0" w:color="auto"/>
      </w:divBdr>
      <w:divsChild>
        <w:div w:id="729503159">
          <w:marLeft w:val="0"/>
          <w:marRight w:val="0"/>
          <w:marTop w:val="0"/>
          <w:marBottom w:val="0"/>
          <w:divBdr>
            <w:top w:val="none" w:sz="0" w:space="0" w:color="auto"/>
            <w:left w:val="none" w:sz="0" w:space="0" w:color="auto"/>
            <w:bottom w:val="none" w:sz="0" w:space="0" w:color="auto"/>
            <w:right w:val="none" w:sz="0" w:space="0" w:color="auto"/>
          </w:divBdr>
          <w:divsChild>
            <w:div w:id="1767647906">
              <w:marLeft w:val="0"/>
              <w:marRight w:val="0"/>
              <w:marTop w:val="0"/>
              <w:marBottom w:val="0"/>
              <w:divBdr>
                <w:top w:val="none" w:sz="0" w:space="0" w:color="auto"/>
                <w:left w:val="none" w:sz="0" w:space="0" w:color="auto"/>
                <w:bottom w:val="none" w:sz="0" w:space="0" w:color="auto"/>
                <w:right w:val="none" w:sz="0" w:space="0" w:color="auto"/>
              </w:divBdr>
              <w:divsChild>
                <w:div w:id="7660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9789">
      <w:bodyDiv w:val="1"/>
      <w:marLeft w:val="0"/>
      <w:marRight w:val="0"/>
      <w:marTop w:val="0"/>
      <w:marBottom w:val="0"/>
      <w:divBdr>
        <w:top w:val="none" w:sz="0" w:space="0" w:color="auto"/>
        <w:left w:val="none" w:sz="0" w:space="0" w:color="auto"/>
        <w:bottom w:val="none" w:sz="0" w:space="0" w:color="auto"/>
        <w:right w:val="none" w:sz="0" w:space="0" w:color="auto"/>
      </w:divBdr>
    </w:div>
    <w:div w:id="1867518414">
      <w:bodyDiv w:val="1"/>
      <w:marLeft w:val="0"/>
      <w:marRight w:val="0"/>
      <w:marTop w:val="0"/>
      <w:marBottom w:val="0"/>
      <w:divBdr>
        <w:top w:val="none" w:sz="0" w:space="0" w:color="auto"/>
        <w:left w:val="none" w:sz="0" w:space="0" w:color="auto"/>
        <w:bottom w:val="none" w:sz="0" w:space="0" w:color="auto"/>
        <w:right w:val="none" w:sz="0" w:space="0" w:color="auto"/>
      </w:divBdr>
    </w:div>
    <w:div w:id="1879394364">
      <w:bodyDiv w:val="1"/>
      <w:marLeft w:val="0"/>
      <w:marRight w:val="0"/>
      <w:marTop w:val="0"/>
      <w:marBottom w:val="0"/>
      <w:divBdr>
        <w:top w:val="none" w:sz="0" w:space="0" w:color="auto"/>
        <w:left w:val="none" w:sz="0" w:space="0" w:color="auto"/>
        <w:bottom w:val="none" w:sz="0" w:space="0" w:color="auto"/>
        <w:right w:val="none" w:sz="0" w:space="0" w:color="auto"/>
      </w:divBdr>
      <w:divsChild>
        <w:div w:id="1940217782">
          <w:marLeft w:val="0"/>
          <w:marRight w:val="0"/>
          <w:marTop w:val="0"/>
          <w:marBottom w:val="0"/>
          <w:divBdr>
            <w:top w:val="none" w:sz="0" w:space="0" w:color="auto"/>
            <w:left w:val="none" w:sz="0" w:space="0" w:color="auto"/>
            <w:bottom w:val="none" w:sz="0" w:space="0" w:color="auto"/>
            <w:right w:val="none" w:sz="0" w:space="0" w:color="auto"/>
          </w:divBdr>
          <w:divsChild>
            <w:div w:id="688143130">
              <w:marLeft w:val="0"/>
              <w:marRight w:val="0"/>
              <w:marTop w:val="0"/>
              <w:marBottom w:val="0"/>
              <w:divBdr>
                <w:top w:val="none" w:sz="0" w:space="0" w:color="auto"/>
                <w:left w:val="none" w:sz="0" w:space="0" w:color="auto"/>
                <w:bottom w:val="none" w:sz="0" w:space="0" w:color="auto"/>
                <w:right w:val="none" w:sz="0" w:space="0" w:color="auto"/>
              </w:divBdr>
              <w:divsChild>
                <w:div w:id="6182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99181">
      <w:bodyDiv w:val="1"/>
      <w:marLeft w:val="0"/>
      <w:marRight w:val="0"/>
      <w:marTop w:val="0"/>
      <w:marBottom w:val="0"/>
      <w:divBdr>
        <w:top w:val="none" w:sz="0" w:space="0" w:color="auto"/>
        <w:left w:val="none" w:sz="0" w:space="0" w:color="auto"/>
        <w:bottom w:val="none" w:sz="0" w:space="0" w:color="auto"/>
        <w:right w:val="none" w:sz="0" w:space="0" w:color="auto"/>
      </w:divBdr>
      <w:divsChild>
        <w:div w:id="36198506">
          <w:marLeft w:val="0"/>
          <w:marRight w:val="0"/>
          <w:marTop w:val="0"/>
          <w:marBottom w:val="0"/>
          <w:divBdr>
            <w:top w:val="none" w:sz="0" w:space="0" w:color="auto"/>
            <w:left w:val="none" w:sz="0" w:space="0" w:color="auto"/>
            <w:bottom w:val="none" w:sz="0" w:space="0" w:color="auto"/>
            <w:right w:val="none" w:sz="0" w:space="0" w:color="auto"/>
          </w:divBdr>
          <w:divsChild>
            <w:div w:id="1951818198">
              <w:marLeft w:val="0"/>
              <w:marRight w:val="0"/>
              <w:marTop w:val="0"/>
              <w:marBottom w:val="0"/>
              <w:divBdr>
                <w:top w:val="none" w:sz="0" w:space="0" w:color="auto"/>
                <w:left w:val="none" w:sz="0" w:space="0" w:color="auto"/>
                <w:bottom w:val="none" w:sz="0" w:space="0" w:color="auto"/>
                <w:right w:val="none" w:sz="0" w:space="0" w:color="auto"/>
              </w:divBdr>
              <w:divsChild>
                <w:div w:id="10650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0985">
      <w:bodyDiv w:val="1"/>
      <w:marLeft w:val="0"/>
      <w:marRight w:val="0"/>
      <w:marTop w:val="0"/>
      <w:marBottom w:val="0"/>
      <w:divBdr>
        <w:top w:val="none" w:sz="0" w:space="0" w:color="auto"/>
        <w:left w:val="none" w:sz="0" w:space="0" w:color="auto"/>
        <w:bottom w:val="none" w:sz="0" w:space="0" w:color="auto"/>
        <w:right w:val="none" w:sz="0" w:space="0" w:color="auto"/>
      </w:divBdr>
    </w:div>
    <w:div w:id="1890024586">
      <w:bodyDiv w:val="1"/>
      <w:marLeft w:val="0"/>
      <w:marRight w:val="0"/>
      <w:marTop w:val="0"/>
      <w:marBottom w:val="0"/>
      <w:divBdr>
        <w:top w:val="none" w:sz="0" w:space="0" w:color="auto"/>
        <w:left w:val="none" w:sz="0" w:space="0" w:color="auto"/>
        <w:bottom w:val="none" w:sz="0" w:space="0" w:color="auto"/>
        <w:right w:val="none" w:sz="0" w:space="0" w:color="auto"/>
      </w:divBdr>
    </w:div>
    <w:div w:id="1890605925">
      <w:bodyDiv w:val="1"/>
      <w:marLeft w:val="0"/>
      <w:marRight w:val="0"/>
      <w:marTop w:val="0"/>
      <w:marBottom w:val="0"/>
      <w:divBdr>
        <w:top w:val="none" w:sz="0" w:space="0" w:color="auto"/>
        <w:left w:val="none" w:sz="0" w:space="0" w:color="auto"/>
        <w:bottom w:val="none" w:sz="0" w:space="0" w:color="auto"/>
        <w:right w:val="none" w:sz="0" w:space="0" w:color="auto"/>
      </w:divBdr>
      <w:divsChild>
        <w:div w:id="540898161">
          <w:marLeft w:val="0"/>
          <w:marRight w:val="0"/>
          <w:marTop w:val="0"/>
          <w:marBottom w:val="0"/>
          <w:divBdr>
            <w:top w:val="none" w:sz="0" w:space="0" w:color="auto"/>
            <w:left w:val="none" w:sz="0" w:space="0" w:color="auto"/>
            <w:bottom w:val="none" w:sz="0" w:space="0" w:color="auto"/>
            <w:right w:val="none" w:sz="0" w:space="0" w:color="auto"/>
          </w:divBdr>
          <w:divsChild>
            <w:div w:id="281883212">
              <w:marLeft w:val="0"/>
              <w:marRight w:val="0"/>
              <w:marTop w:val="0"/>
              <w:marBottom w:val="0"/>
              <w:divBdr>
                <w:top w:val="none" w:sz="0" w:space="0" w:color="auto"/>
                <w:left w:val="none" w:sz="0" w:space="0" w:color="auto"/>
                <w:bottom w:val="none" w:sz="0" w:space="0" w:color="auto"/>
                <w:right w:val="none" w:sz="0" w:space="0" w:color="auto"/>
              </w:divBdr>
              <w:divsChild>
                <w:div w:id="10653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320">
      <w:bodyDiv w:val="1"/>
      <w:marLeft w:val="0"/>
      <w:marRight w:val="0"/>
      <w:marTop w:val="0"/>
      <w:marBottom w:val="0"/>
      <w:divBdr>
        <w:top w:val="none" w:sz="0" w:space="0" w:color="auto"/>
        <w:left w:val="none" w:sz="0" w:space="0" w:color="auto"/>
        <w:bottom w:val="none" w:sz="0" w:space="0" w:color="auto"/>
        <w:right w:val="none" w:sz="0" w:space="0" w:color="auto"/>
      </w:divBdr>
      <w:divsChild>
        <w:div w:id="923151202">
          <w:marLeft w:val="0"/>
          <w:marRight w:val="0"/>
          <w:marTop w:val="0"/>
          <w:marBottom w:val="0"/>
          <w:divBdr>
            <w:top w:val="none" w:sz="0" w:space="0" w:color="auto"/>
            <w:left w:val="none" w:sz="0" w:space="0" w:color="auto"/>
            <w:bottom w:val="none" w:sz="0" w:space="0" w:color="auto"/>
            <w:right w:val="none" w:sz="0" w:space="0" w:color="auto"/>
          </w:divBdr>
          <w:divsChild>
            <w:div w:id="162474532">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44186">
      <w:bodyDiv w:val="1"/>
      <w:marLeft w:val="0"/>
      <w:marRight w:val="0"/>
      <w:marTop w:val="0"/>
      <w:marBottom w:val="0"/>
      <w:divBdr>
        <w:top w:val="none" w:sz="0" w:space="0" w:color="auto"/>
        <w:left w:val="none" w:sz="0" w:space="0" w:color="auto"/>
        <w:bottom w:val="none" w:sz="0" w:space="0" w:color="auto"/>
        <w:right w:val="none" w:sz="0" w:space="0" w:color="auto"/>
      </w:divBdr>
    </w:div>
    <w:div w:id="1944149710">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50040799">
      <w:bodyDiv w:val="1"/>
      <w:marLeft w:val="0"/>
      <w:marRight w:val="0"/>
      <w:marTop w:val="0"/>
      <w:marBottom w:val="0"/>
      <w:divBdr>
        <w:top w:val="none" w:sz="0" w:space="0" w:color="auto"/>
        <w:left w:val="none" w:sz="0" w:space="0" w:color="auto"/>
        <w:bottom w:val="none" w:sz="0" w:space="0" w:color="auto"/>
        <w:right w:val="none" w:sz="0" w:space="0" w:color="auto"/>
      </w:divBdr>
      <w:divsChild>
        <w:div w:id="1974482117">
          <w:marLeft w:val="480"/>
          <w:marRight w:val="0"/>
          <w:marTop w:val="0"/>
          <w:marBottom w:val="0"/>
          <w:divBdr>
            <w:top w:val="none" w:sz="0" w:space="0" w:color="auto"/>
            <w:left w:val="none" w:sz="0" w:space="0" w:color="auto"/>
            <w:bottom w:val="none" w:sz="0" w:space="0" w:color="auto"/>
            <w:right w:val="none" w:sz="0" w:space="0" w:color="auto"/>
          </w:divBdr>
          <w:divsChild>
            <w:div w:id="770979240">
              <w:marLeft w:val="0"/>
              <w:marRight w:val="0"/>
              <w:marTop w:val="0"/>
              <w:marBottom w:val="0"/>
              <w:divBdr>
                <w:top w:val="none" w:sz="0" w:space="0" w:color="auto"/>
                <w:left w:val="none" w:sz="0" w:space="0" w:color="auto"/>
                <w:bottom w:val="none" w:sz="0" w:space="0" w:color="auto"/>
                <w:right w:val="none" w:sz="0" w:space="0" w:color="auto"/>
              </w:divBdr>
            </w:div>
            <w:div w:id="226456008">
              <w:marLeft w:val="0"/>
              <w:marRight w:val="0"/>
              <w:marTop w:val="0"/>
              <w:marBottom w:val="0"/>
              <w:divBdr>
                <w:top w:val="none" w:sz="0" w:space="0" w:color="auto"/>
                <w:left w:val="none" w:sz="0" w:space="0" w:color="auto"/>
                <w:bottom w:val="none" w:sz="0" w:space="0" w:color="auto"/>
                <w:right w:val="none" w:sz="0" w:space="0" w:color="auto"/>
              </w:divBdr>
            </w:div>
            <w:div w:id="800731026">
              <w:marLeft w:val="0"/>
              <w:marRight w:val="0"/>
              <w:marTop w:val="0"/>
              <w:marBottom w:val="0"/>
              <w:divBdr>
                <w:top w:val="none" w:sz="0" w:space="0" w:color="auto"/>
                <w:left w:val="none" w:sz="0" w:space="0" w:color="auto"/>
                <w:bottom w:val="none" w:sz="0" w:space="0" w:color="auto"/>
                <w:right w:val="none" w:sz="0" w:space="0" w:color="auto"/>
              </w:divBdr>
            </w:div>
            <w:div w:id="2084259049">
              <w:marLeft w:val="0"/>
              <w:marRight w:val="0"/>
              <w:marTop w:val="0"/>
              <w:marBottom w:val="0"/>
              <w:divBdr>
                <w:top w:val="none" w:sz="0" w:space="0" w:color="auto"/>
                <w:left w:val="none" w:sz="0" w:space="0" w:color="auto"/>
                <w:bottom w:val="none" w:sz="0" w:space="0" w:color="auto"/>
                <w:right w:val="none" w:sz="0" w:space="0" w:color="auto"/>
              </w:divBdr>
            </w:div>
            <w:div w:id="1080371107">
              <w:marLeft w:val="0"/>
              <w:marRight w:val="0"/>
              <w:marTop w:val="0"/>
              <w:marBottom w:val="0"/>
              <w:divBdr>
                <w:top w:val="none" w:sz="0" w:space="0" w:color="auto"/>
                <w:left w:val="none" w:sz="0" w:space="0" w:color="auto"/>
                <w:bottom w:val="none" w:sz="0" w:space="0" w:color="auto"/>
                <w:right w:val="none" w:sz="0" w:space="0" w:color="auto"/>
              </w:divBdr>
            </w:div>
            <w:div w:id="793141233">
              <w:marLeft w:val="0"/>
              <w:marRight w:val="0"/>
              <w:marTop w:val="0"/>
              <w:marBottom w:val="0"/>
              <w:divBdr>
                <w:top w:val="none" w:sz="0" w:space="0" w:color="auto"/>
                <w:left w:val="none" w:sz="0" w:space="0" w:color="auto"/>
                <w:bottom w:val="none" w:sz="0" w:space="0" w:color="auto"/>
                <w:right w:val="none" w:sz="0" w:space="0" w:color="auto"/>
              </w:divBdr>
            </w:div>
            <w:div w:id="1141382759">
              <w:marLeft w:val="0"/>
              <w:marRight w:val="0"/>
              <w:marTop w:val="0"/>
              <w:marBottom w:val="0"/>
              <w:divBdr>
                <w:top w:val="none" w:sz="0" w:space="0" w:color="auto"/>
                <w:left w:val="none" w:sz="0" w:space="0" w:color="auto"/>
                <w:bottom w:val="none" w:sz="0" w:space="0" w:color="auto"/>
                <w:right w:val="none" w:sz="0" w:space="0" w:color="auto"/>
              </w:divBdr>
            </w:div>
            <w:div w:id="1491215611">
              <w:marLeft w:val="0"/>
              <w:marRight w:val="0"/>
              <w:marTop w:val="0"/>
              <w:marBottom w:val="0"/>
              <w:divBdr>
                <w:top w:val="none" w:sz="0" w:space="0" w:color="auto"/>
                <w:left w:val="none" w:sz="0" w:space="0" w:color="auto"/>
                <w:bottom w:val="none" w:sz="0" w:space="0" w:color="auto"/>
                <w:right w:val="none" w:sz="0" w:space="0" w:color="auto"/>
              </w:divBdr>
            </w:div>
            <w:div w:id="854736258">
              <w:marLeft w:val="0"/>
              <w:marRight w:val="0"/>
              <w:marTop w:val="0"/>
              <w:marBottom w:val="0"/>
              <w:divBdr>
                <w:top w:val="none" w:sz="0" w:space="0" w:color="auto"/>
                <w:left w:val="none" w:sz="0" w:space="0" w:color="auto"/>
                <w:bottom w:val="none" w:sz="0" w:space="0" w:color="auto"/>
                <w:right w:val="none" w:sz="0" w:space="0" w:color="auto"/>
              </w:divBdr>
            </w:div>
            <w:div w:id="799419934">
              <w:marLeft w:val="0"/>
              <w:marRight w:val="0"/>
              <w:marTop w:val="0"/>
              <w:marBottom w:val="0"/>
              <w:divBdr>
                <w:top w:val="none" w:sz="0" w:space="0" w:color="auto"/>
                <w:left w:val="none" w:sz="0" w:space="0" w:color="auto"/>
                <w:bottom w:val="none" w:sz="0" w:space="0" w:color="auto"/>
                <w:right w:val="none" w:sz="0" w:space="0" w:color="auto"/>
              </w:divBdr>
            </w:div>
            <w:div w:id="1271206837">
              <w:marLeft w:val="0"/>
              <w:marRight w:val="0"/>
              <w:marTop w:val="0"/>
              <w:marBottom w:val="0"/>
              <w:divBdr>
                <w:top w:val="none" w:sz="0" w:space="0" w:color="auto"/>
                <w:left w:val="none" w:sz="0" w:space="0" w:color="auto"/>
                <w:bottom w:val="none" w:sz="0" w:space="0" w:color="auto"/>
                <w:right w:val="none" w:sz="0" w:space="0" w:color="auto"/>
              </w:divBdr>
            </w:div>
            <w:div w:id="460466860">
              <w:marLeft w:val="0"/>
              <w:marRight w:val="0"/>
              <w:marTop w:val="0"/>
              <w:marBottom w:val="0"/>
              <w:divBdr>
                <w:top w:val="none" w:sz="0" w:space="0" w:color="auto"/>
                <w:left w:val="none" w:sz="0" w:space="0" w:color="auto"/>
                <w:bottom w:val="none" w:sz="0" w:space="0" w:color="auto"/>
                <w:right w:val="none" w:sz="0" w:space="0" w:color="auto"/>
              </w:divBdr>
            </w:div>
            <w:div w:id="653677523">
              <w:marLeft w:val="0"/>
              <w:marRight w:val="0"/>
              <w:marTop w:val="0"/>
              <w:marBottom w:val="0"/>
              <w:divBdr>
                <w:top w:val="none" w:sz="0" w:space="0" w:color="auto"/>
                <w:left w:val="none" w:sz="0" w:space="0" w:color="auto"/>
                <w:bottom w:val="none" w:sz="0" w:space="0" w:color="auto"/>
                <w:right w:val="none" w:sz="0" w:space="0" w:color="auto"/>
              </w:divBdr>
            </w:div>
            <w:div w:id="1983853292">
              <w:marLeft w:val="0"/>
              <w:marRight w:val="0"/>
              <w:marTop w:val="0"/>
              <w:marBottom w:val="0"/>
              <w:divBdr>
                <w:top w:val="none" w:sz="0" w:space="0" w:color="auto"/>
                <w:left w:val="none" w:sz="0" w:space="0" w:color="auto"/>
                <w:bottom w:val="none" w:sz="0" w:space="0" w:color="auto"/>
                <w:right w:val="none" w:sz="0" w:space="0" w:color="auto"/>
              </w:divBdr>
            </w:div>
            <w:div w:id="239369028">
              <w:marLeft w:val="0"/>
              <w:marRight w:val="0"/>
              <w:marTop w:val="0"/>
              <w:marBottom w:val="0"/>
              <w:divBdr>
                <w:top w:val="none" w:sz="0" w:space="0" w:color="auto"/>
                <w:left w:val="none" w:sz="0" w:space="0" w:color="auto"/>
                <w:bottom w:val="none" w:sz="0" w:space="0" w:color="auto"/>
                <w:right w:val="none" w:sz="0" w:space="0" w:color="auto"/>
              </w:divBdr>
            </w:div>
            <w:div w:id="310015195">
              <w:marLeft w:val="0"/>
              <w:marRight w:val="0"/>
              <w:marTop w:val="0"/>
              <w:marBottom w:val="0"/>
              <w:divBdr>
                <w:top w:val="none" w:sz="0" w:space="0" w:color="auto"/>
                <w:left w:val="none" w:sz="0" w:space="0" w:color="auto"/>
                <w:bottom w:val="none" w:sz="0" w:space="0" w:color="auto"/>
                <w:right w:val="none" w:sz="0" w:space="0" w:color="auto"/>
              </w:divBdr>
            </w:div>
            <w:div w:id="637027659">
              <w:marLeft w:val="0"/>
              <w:marRight w:val="0"/>
              <w:marTop w:val="0"/>
              <w:marBottom w:val="0"/>
              <w:divBdr>
                <w:top w:val="none" w:sz="0" w:space="0" w:color="auto"/>
                <w:left w:val="none" w:sz="0" w:space="0" w:color="auto"/>
                <w:bottom w:val="none" w:sz="0" w:space="0" w:color="auto"/>
                <w:right w:val="none" w:sz="0" w:space="0" w:color="auto"/>
              </w:divBdr>
            </w:div>
            <w:div w:id="1485899153">
              <w:marLeft w:val="0"/>
              <w:marRight w:val="0"/>
              <w:marTop w:val="0"/>
              <w:marBottom w:val="0"/>
              <w:divBdr>
                <w:top w:val="none" w:sz="0" w:space="0" w:color="auto"/>
                <w:left w:val="none" w:sz="0" w:space="0" w:color="auto"/>
                <w:bottom w:val="none" w:sz="0" w:space="0" w:color="auto"/>
                <w:right w:val="none" w:sz="0" w:space="0" w:color="auto"/>
              </w:divBdr>
            </w:div>
            <w:div w:id="433206631">
              <w:marLeft w:val="0"/>
              <w:marRight w:val="0"/>
              <w:marTop w:val="0"/>
              <w:marBottom w:val="0"/>
              <w:divBdr>
                <w:top w:val="none" w:sz="0" w:space="0" w:color="auto"/>
                <w:left w:val="none" w:sz="0" w:space="0" w:color="auto"/>
                <w:bottom w:val="none" w:sz="0" w:space="0" w:color="auto"/>
                <w:right w:val="none" w:sz="0" w:space="0" w:color="auto"/>
              </w:divBdr>
            </w:div>
            <w:div w:id="1001465639">
              <w:marLeft w:val="0"/>
              <w:marRight w:val="0"/>
              <w:marTop w:val="0"/>
              <w:marBottom w:val="0"/>
              <w:divBdr>
                <w:top w:val="none" w:sz="0" w:space="0" w:color="auto"/>
                <w:left w:val="none" w:sz="0" w:space="0" w:color="auto"/>
                <w:bottom w:val="none" w:sz="0" w:space="0" w:color="auto"/>
                <w:right w:val="none" w:sz="0" w:space="0" w:color="auto"/>
              </w:divBdr>
            </w:div>
            <w:div w:id="189803857">
              <w:marLeft w:val="0"/>
              <w:marRight w:val="0"/>
              <w:marTop w:val="0"/>
              <w:marBottom w:val="0"/>
              <w:divBdr>
                <w:top w:val="none" w:sz="0" w:space="0" w:color="auto"/>
                <w:left w:val="none" w:sz="0" w:space="0" w:color="auto"/>
                <w:bottom w:val="none" w:sz="0" w:space="0" w:color="auto"/>
                <w:right w:val="none" w:sz="0" w:space="0" w:color="auto"/>
              </w:divBdr>
            </w:div>
            <w:div w:id="269169455">
              <w:marLeft w:val="0"/>
              <w:marRight w:val="0"/>
              <w:marTop w:val="0"/>
              <w:marBottom w:val="0"/>
              <w:divBdr>
                <w:top w:val="none" w:sz="0" w:space="0" w:color="auto"/>
                <w:left w:val="none" w:sz="0" w:space="0" w:color="auto"/>
                <w:bottom w:val="none" w:sz="0" w:space="0" w:color="auto"/>
                <w:right w:val="none" w:sz="0" w:space="0" w:color="auto"/>
              </w:divBdr>
            </w:div>
            <w:div w:id="609778976">
              <w:marLeft w:val="0"/>
              <w:marRight w:val="0"/>
              <w:marTop w:val="0"/>
              <w:marBottom w:val="0"/>
              <w:divBdr>
                <w:top w:val="none" w:sz="0" w:space="0" w:color="auto"/>
                <w:left w:val="none" w:sz="0" w:space="0" w:color="auto"/>
                <w:bottom w:val="none" w:sz="0" w:space="0" w:color="auto"/>
                <w:right w:val="none" w:sz="0" w:space="0" w:color="auto"/>
              </w:divBdr>
            </w:div>
            <w:div w:id="1446654784">
              <w:marLeft w:val="0"/>
              <w:marRight w:val="0"/>
              <w:marTop w:val="0"/>
              <w:marBottom w:val="0"/>
              <w:divBdr>
                <w:top w:val="none" w:sz="0" w:space="0" w:color="auto"/>
                <w:left w:val="none" w:sz="0" w:space="0" w:color="auto"/>
                <w:bottom w:val="none" w:sz="0" w:space="0" w:color="auto"/>
                <w:right w:val="none" w:sz="0" w:space="0" w:color="auto"/>
              </w:divBdr>
            </w:div>
            <w:div w:id="893009577">
              <w:marLeft w:val="0"/>
              <w:marRight w:val="0"/>
              <w:marTop w:val="0"/>
              <w:marBottom w:val="0"/>
              <w:divBdr>
                <w:top w:val="none" w:sz="0" w:space="0" w:color="auto"/>
                <w:left w:val="none" w:sz="0" w:space="0" w:color="auto"/>
                <w:bottom w:val="none" w:sz="0" w:space="0" w:color="auto"/>
                <w:right w:val="none" w:sz="0" w:space="0" w:color="auto"/>
              </w:divBdr>
            </w:div>
            <w:div w:id="1774784456">
              <w:marLeft w:val="0"/>
              <w:marRight w:val="0"/>
              <w:marTop w:val="0"/>
              <w:marBottom w:val="0"/>
              <w:divBdr>
                <w:top w:val="none" w:sz="0" w:space="0" w:color="auto"/>
                <w:left w:val="none" w:sz="0" w:space="0" w:color="auto"/>
                <w:bottom w:val="none" w:sz="0" w:space="0" w:color="auto"/>
                <w:right w:val="none" w:sz="0" w:space="0" w:color="auto"/>
              </w:divBdr>
            </w:div>
            <w:div w:id="1962373813">
              <w:marLeft w:val="0"/>
              <w:marRight w:val="0"/>
              <w:marTop w:val="0"/>
              <w:marBottom w:val="0"/>
              <w:divBdr>
                <w:top w:val="none" w:sz="0" w:space="0" w:color="auto"/>
                <w:left w:val="none" w:sz="0" w:space="0" w:color="auto"/>
                <w:bottom w:val="none" w:sz="0" w:space="0" w:color="auto"/>
                <w:right w:val="none" w:sz="0" w:space="0" w:color="auto"/>
              </w:divBdr>
            </w:div>
            <w:div w:id="972908281">
              <w:marLeft w:val="0"/>
              <w:marRight w:val="0"/>
              <w:marTop w:val="0"/>
              <w:marBottom w:val="0"/>
              <w:divBdr>
                <w:top w:val="none" w:sz="0" w:space="0" w:color="auto"/>
                <w:left w:val="none" w:sz="0" w:space="0" w:color="auto"/>
                <w:bottom w:val="none" w:sz="0" w:space="0" w:color="auto"/>
                <w:right w:val="none" w:sz="0" w:space="0" w:color="auto"/>
              </w:divBdr>
            </w:div>
            <w:div w:id="383675638">
              <w:marLeft w:val="0"/>
              <w:marRight w:val="0"/>
              <w:marTop w:val="0"/>
              <w:marBottom w:val="0"/>
              <w:divBdr>
                <w:top w:val="none" w:sz="0" w:space="0" w:color="auto"/>
                <w:left w:val="none" w:sz="0" w:space="0" w:color="auto"/>
                <w:bottom w:val="none" w:sz="0" w:space="0" w:color="auto"/>
                <w:right w:val="none" w:sz="0" w:space="0" w:color="auto"/>
              </w:divBdr>
            </w:div>
            <w:div w:id="1342975320">
              <w:marLeft w:val="0"/>
              <w:marRight w:val="0"/>
              <w:marTop w:val="0"/>
              <w:marBottom w:val="0"/>
              <w:divBdr>
                <w:top w:val="none" w:sz="0" w:space="0" w:color="auto"/>
                <w:left w:val="none" w:sz="0" w:space="0" w:color="auto"/>
                <w:bottom w:val="none" w:sz="0" w:space="0" w:color="auto"/>
                <w:right w:val="none" w:sz="0" w:space="0" w:color="auto"/>
              </w:divBdr>
            </w:div>
            <w:div w:id="827599993">
              <w:marLeft w:val="0"/>
              <w:marRight w:val="0"/>
              <w:marTop w:val="0"/>
              <w:marBottom w:val="0"/>
              <w:divBdr>
                <w:top w:val="none" w:sz="0" w:space="0" w:color="auto"/>
                <w:left w:val="none" w:sz="0" w:space="0" w:color="auto"/>
                <w:bottom w:val="none" w:sz="0" w:space="0" w:color="auto"/>
                <w:right w:val="none" w:sz="0" w:space="0" w:color="auto"/>
              </w:divBdr>
            </w:div>
            <w:div w:id="767506622">
              <w:marLeft w:val="0"/>
              <w:marRight w:val="0"/>
              <w:marTop w:val="0"/>
              <w:marBottom w:val="0"/>
              <w:divBdr>
                <w:top w:val="none" w:sz="0" w:space="0" w:color="auto"/>
                <w:left w:val="none" w:sz="0" w:space="0" w:color="auto"/>
                <w:bottom w:val="none" w:sz="0" w:space="0" w:color="auto"/>
                <w:right w:val="none" w:sz="0" w:space="0" w:color="auto"/>
              </w:divBdr>
            </w:div>
            <w:div w:id="2040930351">
              <w:marLeft w:val="0"/>
              <w:marRight w:val="0"/>
              <w:marTop w:val="0"/>
              <w:marBottom w:val="0"/>
              <w:divBdr>
                <w:top w:val="none" w:sz="0" w:space="0" w:color="auto"/>
                <w:left w:val="none" w:sz="0" w:space="0" w:color="auto"/>
                <w:bottom w:val="none" w:sz="0" w:space="0" w:color="auto"/>
                <w:right w:val="none" w:sz="0" w:space="0" w:color="auto"/>
              </w:divBdr>
            </w:div>
            <w:div w:id="1017080063">
              <w:marLeft w:val="0"/>
              <w:marRight w:val="0"/>
              <w:marTop w:val="0"/>
              <w:marBottom w:val="0"/>
              <w:divBdr>
                <w:top w:val="none" w:sz="0" w:space="0" w:color="auto"/>
                <w:left w:val="none" w:sz="0" w:space="0" w:color="auto"/>
                <w:bottom w:val="none" w:sz="0" w:space="0" w:color="auto"/>
                <w:right w:val="none" w:sz="0" w:space="0" w:color="auto"/>
              </w:divBdr>
            </w:div>
            <w:div w:id="837421702">
              <w:marLeft w:val="0"/>
              <w:marRight w:val="0"/>
              <w:marTop w:val="0"/>
              <w:marBottom w:val="0"/>
              <w:divBdr>
                <w:top w:val="none" w:sz="0" w:space="0" w:color="auto"/>
                <w:left w:val="none" w:sz="0" w:space="0" w:color="auto"/>
                <w:bottom w:val="none" w:sz="0" w:space="0" w:color="auto"/>
                <w:right w:val="none" w:sz="0" w:space="0" w:color="auto"/>
              </w:divBdr>
            </w:div>
            <w:div w:id="1180779790">
              <w:marLeft w:val="0"/>
              <w:marRight w:val="0"/>
              <w:marTop w:val="0"/>
              <w:marBottom w:val="0"/>
              <w:divBdr>
                <w:top w:val="none" w:sz="0" w:space="0" w:color="auto"/>
                <w:left w:val="none" w:sz="0" w:space="0" w:color="auto"/>
                <w:bottom w:val="none" w:sz="0" w:space="0" w:color="auto"/>
                <w:right w:val="none" w:sz="0" w:space="0" w:color="auto"/>
              </w:divBdr>
            </w:div>
            <w:div w:id="1366635268">
              <w:marLeft w:val="0"/>
              <w:marRight w:val="0"/>
              <w:marTop w:val="0"/>
              <w:marBottom w:val="0"/>
              <w:divBdr>
                <w:top w:val="none" w:sz="0" w:space="0" w:color="auto"/>
                <w:left w:val="none" w:sz="0" w:space="0" w:color="auto"/>
                <w:bottom w:val="none" w:sz="0" w:space="0" w:color="auto"/>
                <w:right w:val="none" w:sz="0" w:space="0" w:color="auto"/>
              </w:divBdr>
            </w:div>
            <w:div w:id="1174106359">
              <w:marLeft w:val="0"/>
              <w:marRight w:val="0"/>
              <w:marTop w:val="0"/>
              <w:marBottom w:val="0"/>
              <w:divBdr>
                <w:top w:val="none" w:sz="0" w:space="0" w:color="auto"/>
                <w:left w:val="none" w:sz="0" w:space="0" w:color="auto"/>
                <w:bottom w:val="none" w:sz="0" w:space="0" w:color="auto"/>
                <w:right w:val="none" w:sz="0" w:space="0" w:color="auto"/>
              </w:divBdr>
            </w:div>
            <w:div w:id="1615091214">
              <w:marLeft w:val="0"/>
              <w:marRight w:val="0"/>
              <w:marTop w:val="0"/>
              <w:marBottom w:val="0"/>
              <w:divBdr>
                <w:top w:val="none" w:sz="0" w:space="0" w:color="auto"/>
                <w:left w:val="none" w:sz="0" w:space="0" w:color="auto"/>
                <w:bottom w:val="none" w:sz="0" w:space="0" w:color="auto"/>
                <w:right w:val="none" w:sz="0" w:space="0" w:color="auto"/>
              </w:divBdr>
            </w:div>
            <w:div w:id="188880919">
              <w:marLeft w:val="0"/>
              <w:marRight w:val="0"/>
              <w:marTop w:val="0"/>
              <w:marBottom w:val="0"/>
              <w:divBdr>
                <w:top w:val="none" w:sz="0" w:space="0" w:color="auto"/>
                <w:left w:val="none" w:sz="0" w:space="0" w:color="auto"/>
                <w:bottom w:val="none" w:sz="0" w:space="0" w:color="auto"/>
                <w:right w:val="none" w:sz="0" w:space="0" w:color="auto"/>
              </w:divBdr>
            </w:div>
            <w:div w:id="642779506">
              <w:marLeft w:val="0"/>
              <w:marRight w:val="0"/>
              <w:marTop w:val="0"/>
              <w:marBottom w:val="0"/>
              <w:divBdr>
                <w:top w:val="none" w:sz="0" w:space="0" w:color="auto"/>
                <w:left w:val="none" w:sz="0" w:space="0" w:color="auto"/>
                <w:bottom w:val="none" w:sz="0" w:space="0" w:color="auto"/>
                <w:right w:val="none" w:sz="0" w:space="0" w:color="auto"/>
              </w:divBdr>
            </w:div>
            <w:div w:id="1533692960">
              <w:marLeft w:val="0"/>
              <w:marRight w:val="0"/>
              <w:marTop w:val="0"/>
              <w:marBottom w:val="0"/>
              <w:divBdr>
                <w:top w:val="none" w:sz="0" w:space="0" w:color="auto"/>
                <w:left w:val="none" w:sz="0" w:space="0" w:color="auto"/>
                <w:bottom w:val="none" w:sz="0" w:space="0" w:color="auto"/>
                <w:right w:val="none" w:sz="0" w:space="0" w:color="auto"/>
              </w:divBdr>
            </w:div>
            <w:div w:id="392853389">
              <w:marLeft w:val="0"/>
              <w:marRight w:val="0"/>
              <w:marTop w:val="0"/>
              <w:marBottom w:val="0"/>
              <w:divBdr>
                <w:top w:val="none" w:sz="0" w:space="0" w:color="auto"/>
                <w:left w:val="none" w:sz="0" w:space="0" w:color="auto"/>
                <w:bottom w:val="none" w:sz="0" w:space="0" w:color="auto"/>
                <w:right w:val="none" w:sz="0" w:space="0" w:color="auto"/>
              </w:divBdr>
            </w:div>
            <w:div w:id="358354336">
              <w:marLeft w:val="0"/>
              <w:marRight w:val="0"/>
              <w:marTop w:val="0"/>
              <w:marBottom w:val="0"/>
              <w:divBdr>
                <w:top w:val="none" w:sz="0" w:space="0" w:color="auto"/>
                <w:left w:val="none" w:sz="0" w:space="0" w:color="auto"/>
                <w:bottom w:val="none" w:sz="0" w:space="0" w:color="auto"/>
                <w:right w:val="none" w:sz="0" w:space="0" w:color="auto"/>
              </w:divBdr>
            </w:div>
            <w:div w:id="832573936">
              <w:marLeft w:val="0"/>
              <w:marRight w:val="0"/>
              <w:marTop w:val="0"/>
              <w:marBottom w:val="0"/>
              <w:divBdr>
                <w:top w:val="none" w:sz="0" w:space="0" w:color="auto"/>
                <w:left w:val="none" w:sz="0" w:space="0" w:color="auto"/>
                <w:bottom w:val="none" w:sz="0" w:space="0" w:color="auto"/>
                <w:right w:val="none" w:sz="0" w:space="0" w:color="auto"/>
              </w:divBdr>
            </w:div>
            <w:div w:id="989333863">
              <w:marLeft w:val="0"/>
              <w:marRight w:val="0"/>
              <w:marTop w:val="0"/>
              <w:marBottom w:val="0"/>
              <w:divBdr>
                <w:top w:val="none" w:sz="0" w:space="0" w:color="auto"/>
                <w:left w:val="none" w:sz="0" w:space="0" w:color="auto"/>
                <w:bottom w:val="none" w:sz="0" w:space="0" w:color="auto"/>
                <w:right w:val="none" w:sz="0" w:space="0" w:color="auto"/>
              </w:divBdr>
            </w:div>
            <w:div w:id="1165634132">
              <w:marLeft w:val="0"/>
              <w:marRight w:val="0"/>
              <w:marTop w:val="0"/>
              <w:marBottom w:val="0"/>
              <w:divBdr>
                <w:top w:val="none" w:sz="0" w:space="0" w:color="auto"/>
                <w:left w:val="none" w:sz="0" w:space="0" w:color="auto"/>
                <w:bottom w:val="none" w:sz="0" w:space="0" w:color="auto"/>
                <w:right w:val="none" w:sz="0" w:space="0" w:color="auto"/>
              </w:divBdr>
            </w:div>
            <w:div w:id="1878543355">
              <w:marLeft w:val="0"/>
              <w:marRight w:val="0"/>
              <w:marTop w:val="0"/>
              <w:marBottom w:val="0"/>
              <w:divBdr>
                <w:top w:val="none" w:sz="0" w:space="0" w:color="auto"/>
                <w:left w:val="none" w:sz="0" w:space="0" w:color="auto"/>
                <w:bottom w:val="none" w:sz="0" w:space="0" w:color="auto"/>
                <w:right w:val="none" w:sz="0" w:space="0" w:color="auto"/>
              </w:divBdr>
            </w:div>
            <w:div w:id="44302659">
              <w:marLeft w:val="0"/>
              <w:marRight w:val="0"/>
              <w:marTop w:val="0"/>
              <w:marBottom w:val="0"/>
              <w:divBdr>
                <w:top w:val="none" w:sz="0" w:space="0" w:color="auto"/>
                <w:left w:val="none" w:sz="0" w:space="0" w:color="auto"/>
                <w:bottom w:val="none" w:sz="0" w:space="0" w:color="auto"/>
                <w:right w:val="none" w:sz="0" w:space="0" w:color="auto"/>
              </w:divBdr>
            </w:div>
            <w:div w:id="1929003290">
              <w:marLeft w:val="0"/>
              <w:marRight w:val="0"/>
              <w:marTop w:val="0"/>
              <w:marBottom w:val="0"/>
              <w:divBdr>
                <w:top w:val="none" w:sz="0" w:space="0" w:color="auto"/>
                <w:left w:val="none" w:sz="0" w:space="0" w:color="auto"/>
                <w:bottom w:val="none" w:sz="0" w:space="0" w:color="auto"/>
                <w:right w:val="none" w:sz="0" w:space="0" w:color="auto"/>
              </w:divBdr>
            </w:div>
            <w:div w:id="569191039">
              <w:marLeft w:val="0"/>
              <w:marRight w:val="0"/>
              <w:marTop w:val="0"/>
              <w:marBottom w:val="0"/>
              <w:divBdr>
                <w:top w:val="none" w:sz="0" w:space="0" w:color="auto"/>
                <w:left w:val="none" w:sz="0" w:space="0" w:color="auto"/>
                <w:bottom w:val="none" w:sz="0" w:space="0" w:color="auto"/>
                <w:right w:val="none" w:sz="0" w:space="0" w:color="auto"/>
              </w:divBdr>
            </w:div>
            <w:div w:id="1818961455">
              <w:marLeft w:val="0"/>
              <w:marRight w:val="0"/>
              <w:marTop w:val="0"/>
              <w:marBottom w:val="0"/>
              <w:divBdr>
                <w:top w:val="none" w:sz="0" w:space="0" w:color="auto"/>
                <w:left w:val="none" w:sz="0" w:space="0" w:color="auto"/>
                <w:bottom w:val="none" w:sz="0" w:space="0" w:color="auto"/>
                <w:right w:val="none" w:sz="0" w:space="0" w:color="auto"/>
              </w:divBdr>
            </w:div>
            <w:div w:id="1873837156">
              <w:marLeft w:val="0"/>
              <w:marRight w:val="0"/>
              <w:marTop w:val="0"/>
              <w:marBottom w:val="0"/>
              <w:divBdr>
                <w:top w:val="none" w:sz="0" w:space="0" w:color="auto"/>
                <w:left w:val="none" w:sz="0" w:space="0" w:color="auto"/>
                <w:bottom w:val="none" w:sz="0" w:space="0" w:color="auto"/>
                <w:right w:val="none" w:sz="0" w:space="0" w:color="auto"/>
              </w:divBdr>
            </w:div>
            <w:div w:id="758212262">
              <w:marLeft w:val="0"/>
              <w:marRight w:val="0"/>
              <w:marTop w:val="0"/>
              <w:marBottom w:val="0"/>
              <w:divBdr>
                <w:top w:val="none" w:sz="0" w:space="0" w:color="auto"/>
                <w:left w:val="none" w:sz="0" w:space="0" w:color="auto"/>
                <w:bottom w:val="none" w:sz="0" w:space="0" w:color="auto"/>
                <w:right w:val="none" w:sz="0" w:space="0" w:color="auto"/>
              </w:divBdr>
            </w:div>
            <w:div w:id="290331638">
              <w:marLeft w:val="0"/>
              <w:marRight w:val="0"/>
              <w:marTop w:val="0"/>
              <w:marBottom w:val="0"/>
              <w:divBdr>
                <w:top w:val="none" w:sz="0" w:space="0" w:color="auto"/>
                <w:left w:val="none" w:sz="0" w:space="0" w:color="auto"/>
                <w:bottom w:val="none" w:sz="0" w:space="0" w:color="auto"/>
                <w:right w:val="none" w:sz="0" w:space="0" w:color="auto"/>
              </w:divBdr>
            </w:div>
            <w:div w:id="707072104">
              <w:marLeft w:val="0"/>
              <w:marRight w:val="0"/>
              <w:marTop w:val="0"/>
              <w:marBottom w:val="0"/>
              <w:divBdr>
                <w:top w:val="none" w:sz="0" w:space="0" w:color="auto"/>
                <w:left w:val="none" w:sz="0" w:space="0" w:color="auto"/>
                <w:bottom w:val="none" w:sz="0" w:space="0" w:color="auto"/>
                <w:right w:val="none" w:sz="0" w:space="0" w:color="auto"/>
              </w:divBdr>
            </w:div>
            <w:div w:id="2033335715">
              <w:marLeft w:val="0"/>
              <w:marRight w:val="0"/>
              <w:marTop w:val="0"/>
              <w:marBottom w:val="0"/>
              <w:divBdr>
                <w:top w:val="none" w:sz="0" w:space="0" w:color="auto"/>
                <w:left w:val="none" w:sz="0" w:space="0" w:color="auto"/>
                <w:bottom w:val="none" w:sz="0" w:space="0" w:color="auto"/>
                <w:right w:val="none" w:sz="0" w:space="0" w:color="auto"/>
              </w:divBdr>
            </w:div>
            <w:div w:id="778371953">
              <w:marLeft w:val="0"/>
              <w:marRight w:val="0"/>
              <w:marTop w:val="0"/>
              <w:marBottom w:val="0"/>
              <w:divBdr>
                <w:top w:val="none" w:sz="0" w:space="0" w:color="auto"/>
                <w:left w:val="none" w:sz="0" w:space="0" w:color="auto"/>
                <w:bottom w:val="none" w:sz="0" w:space="0" w:color="auto"/>
                <w:right w:val="none" w:sz="0" w:space="0" w:color="auto"/>
              </w:divBdr>
            </w:div>
            <w:div w:id="81146720">
              <w:marLeft w:val="0"/>
              <w:marRight w:val="0"/>
              <w:marTop w:val="0"/>
              <w:marBottom w:val="0"/>
              <w:divBdr>
                <w:top w:val="none" w:sz="0" w:space="0" w:color="auto"/>
                <w:left w:val="none" w:sz="0" w:space="0" w:color="auto"/>
                <w:bottom w:val="none" w:sz="0" w:space="0" w:color="auto"/>
                <w:right w:val="none" w:sz="0" w:space="0" w:color="auto"/>
              </w:divBdr>
            </w:div>
            <w:div w:id="1959071153">
              <w:marLeft w:val="0"/>
              <w:marRight w:val="0"/>
              <w:marTop w:val="0"/>
              <w:marBottom w:val="0"/>
              <w:divBdr>
                <w:top w:val="none" w:sz="0" w:space="0" w:color="auto"/>
                <w:left w:val="none" w:sz="0" w:space="0" w:color="auto"/>
                <w:bottom w:val="none" w:sz="0" w:space="0" w:color="auto"/>
                <w:right w:val="none" w:sz="0" w:space="0" w:color="auto"/>
              </w:divBdr>
            </w:div>
            <w:div w:id="1060127556">
              <w:marLeft w:val="0"/>
              <w:marRight w:val="0"/>
              <w:marTop w:val="0"/>
              <w:marBottom w:val="0"/>
              <w:divBdr>
                <w:top w:val="none" w:sz="0" w:space="0" w:color="auto"/>
                <w:left w:val="none" w:sz="0" w:space="0" w:color="auto"/>
                <w:bottom w:val="none" w:sz="0" w:space="0" w:color="auto"/>
                <w:right w:val="none" w:sz="0" w:space="0" w:color="auto"/>
              </w:divBdr>
            </w:div>
            <w:div w:id="772555869">
              <w:marLeft w:val="0"/>
              <w:marRight w:val="0"/>
              <w:marTop w:val="0"/>
              <w:marBottom w:val="0"/>
              <w:divBdr>
                <w:top w:val="none" w:sz="0" w:space="0" w:color="auto"/>
                <w:left w:val="none" w:sz="0" w:space="0" w:color="auto"/>
                <w:bottom w:val="none" w:sz="0" w:space="0" w:color="auto"/>
                <w:right w:val="none" w:sz="0" w:space="0" w:color="auto"/>
              </w:divBdr>
            </w:div>
            <w:div w:id="898397401">
              <w:marLeft w:val="0"/>
              <w:marRight w:val="0"/>
              <w:marTop w:val="0"/>
              <w:marBottom w:val="0"/>
              <w:divBdr>
                <w:top w:val="none" w:sz="0" w:space="0" w:color="auto"/>
                <w:left w:val="none" w:sz="0" w:space="0" w:color="auto"/>
                <w:bottom w:val="none" w:sz="0" w:space="0" w:color="auto"/>
                <w:right w:val="none" w:sz="0" w:space="0" w:color="auto"/>
              </w:divBdr>
            </w:div>
            <w:div w:id="1256480094">
              <w:marLeft w:val="0"/>
              <w:marRight w:val="0"/>
              <w:marTop w:val="0"/>
              <w:marBottom w:val="0"/>
              <w:divBdr>
                <w:top w:val="none" w:sz="0" w:space="0" w:color="auto"/>
                <w:left w:val="none" w:sz="0" w:space="0" w:color="auto"/>
                <w:bottom w:val="none" w:sz="0" w:space="0" w:color="auto"/>
                <w:right w:val="none" w:sz="0" w:space="0" w:color="auto"/>
              </w:divBdr>
            </w:div>
            <w:div w:id="2063671612">
              <w:marLeft w:val="0"/>
              <w:marRight w:val="0"/>
              <w:marTop w:val="0"/>
              <w:marBottom w:val="0"/>
              <w:divBdr>
                <w:top w:val="none" w:sz="0" w:space="0" w:color="auto"/>
                <w:left w:val="none" w:sz="0" w:space="0" w:color="auto"/>
                <w:bottom w:val="none" w:sz="0" w:space="0" w:color="auto"/>
                <w:right w:val="none" w:sz="0" w:space="0" w:color="auto"/>
              </w:divBdr>
            </w:div>
            <w:div w:id="518593110">
              <w:marLeft w:val="0"/>
              <w:marRight w:val="0"/>
              <w:marTop w:val="0"/>
              <w:marBottom w:val="0"/>
              <w:divBdr>
                <w:top w:val="none" w:sz="0" w:space="0" w:color="auto"/>
                <w:left w:val="none" w:sz="0" w:space="0" w:color="auto"/>
                <w:bottom w:val="none" w:sz="0" w:space="0" w:color="auto"/>
                <w:right w:val="none" w:sz="0" w:space="0" w:color="auto"/>
              </w:divBdr>
            </w:div>
            <w:div w:id="2016032725">
              <w:marLeft w:val="0"/>
              <w:marRight w:val="0"/>
              <w:marTop w:val="0"/>
              <w:marBottom w:val="0"/>
              <w:divBdr>
                <w:top w:val="none" w:sz="0" w:space="0" w:color="auto"/>
                <w:left w:val="none" w:sz="0" w:space="0" w:color="auto"/>
                <w:bottom w:val="none" w:sz="0" w:space="0" w:color="auto"/>
                <w:right w:val="none" w:sz="0" w:space="0" w:color="auto"/>
              </w:divBdr>
            </w:div>
            <w:div w:id="2103405872">
              <w:marLeft w:val="0"/>
              <w:marRight w:val="0"/>
              <w:marTop w:val="0"/>
              <w:marBottom w:val="0"/>
              <w:divBdr>
                <w:top w:val="none" w:sz="0" w:space="0" w:color="auto"/>
                <w:left w:val="none" w:sz="0" w:space="0" w:color="auto"/>
                <w:bottom w:val="none" w:sz="0" w:space="0" w:color="auto"/>
                <w:right w:val="none" w:sz="0" w:space="0" w:color="auto"/>
              </w:divBdr>
            </w:div>
            <w:div w:id="1969237759">
              <w:marLeft w:val="0"/>
              <w:marRight w:val="0"/>
              <w:marTop w:val="0"/>
              <w:marBottom w:val="0"/>
              <w:divBdr>
                <w:top w:val="none" w:sz="0" w:space="0" w:color="auto"/>
                <w:left w:val="none" w:sz="0" w:space="0" w:color="auto"/>
                <w:bottom w:val="none" w:sz="0" w:space="0" w:color="auto"/>
                <w:right w:val="none" w:sz="0" w:space="0" w:color="auto"/>
              </w:divBdr>
            </w:div>
            <w:div w:id="17970836">
              <w:marLeft w:val="0"/>
              <w:marRight w:val="0"/>
              <w:marTop w:val="0"/>
              <w:marBottom w:val="0"/>
              <w:divBdr>
                <w:top w:val="none" w:sz="0" w:space="0" w:color="auto"/>
                <w:left w:val="none" w:sz="0" w:space="0" w:color="auto"/>
                <w:bottom w:val="none" w:sz="0" w:space="0" w:color="auto"/>
                <w:right w:val="none" w:sz="0" w:space="0" w:color="auto"/>
              </w:divBdr>
            </w:div>
            <w:div w:id="1666741360">
              <w:marLeft w:val="0"/>
              <w:marRight w:val="0"/>
              <w:marTop w:val="0"/>
              <w:marBottom w:val="0"/>
              <w:divBdr>
                <w:top w:val="none" w:sz="0" w:space="0" w:color="auto"/>
                <w:left w:val="none" w:sz="0" w:space="0" w:color="auto"/>
                <w:bottom w:val="none" w:sz="0" w:space="0" w:color="auto"/>
                <w:right w:val="none" w:sz="0" w:space="0" w:color="auto"/>
              </w:divBdr>
            </w:div>
            <w:div w:id="483201654">
              <w:marLeft w:val="0"/>
              <w:marRight w:val="0"/>
              <w:marTop w:val="0"/>
              <w:marBottom w:val="0"/>
              <w:divBdr>
                <w:top w:val="none" w:sz="0" w:space="0" w:color="auto"/>
                <w:left w:val="none" w:sz="0" w:space="0" w:color="auto"/>
                <w:bottom w:val="none" w:sz="0" w:space="0" w:color="auto"/>
                <w:right w:val="none" w:sz="0" w:space="0" w:color="auto"/>
              </w:divBdr>
            </w:div>
            <w:div w:id="1452356874">
              <w:marLeft w:val="0"/>
              <w:marRight w:val="0"/>
              <w:marTop w:val="0"/>
              <w:marBottom w:val="0"/>
              <w:divBdr>
                <w:top w:val="none" w:sz="0" w:space="0" w:color="auto"/>
                <w:left w:val="none" w:sz="0" w:space="0" w:color="auto"/>
                <w:bottom w:val="none" w:sz="0" w:space="0" w:color="auto"/>
                <w:right w:val="none" w:sz="0" w:space="0" w:color="auto"/>
              </w:divBdr>
            </w:div>
            <w:div w:id="1225602508">
              <w:marLeft w:val="0"/>
              <w:marRight w:val="0"/>
              <w:marTop w:val="0"/>
              <w:marBottom w:val="0"/>
              <w:divBdr>
                <w:top w:val="none" w:sz="0" w:space="0" w:color="auto"/>
                <w:left w:val="none" w:sz="0" w:space="0" w:color="auto"/>
                <w:bottom w:val="none" w:sz="0" w:space="0" w:color="auto"/>
                <w:right w:val="none" w:sz="0" w:space="0" w:color="auto"/>
              </w:divBdr>
            </w:div>
            <w:div w:id="2111848663">
              <w:marLeft w:val="0"/>
              <w:marRight w:val="0"/>
              <w:marTop w:val="0"/>
              <w:marBottom w:val="0"/>
              <w:divBdr>
                <w:top w:val="none" w:sz="0" w:space="0" w:color="auto"/>
                <w:left w:val="none" w:sz="0" w:space="0" w:color="auto"/>
                <w:bottom w:val="none" w:sz="0" w:space="0" w:color="auto"/>
                <w:right w:val="none" w:sz="0" w:space="0" w:color="auto"/>
              </w:divBdr>
            </w:div>
            <w:div w:id="389234626">
              <w:marLeft w:val="0"/>
              <w:marRight w:val="0"/>
              <w:marTop w:val="0"/>
              <w:marBottom w:val="0"/>
              <w:divBdr>
                <w:top w:val="none" w:sz="0" w:space="0" w:color="auto"/>
                <w:left w:val="none" w:sz="0" w:space="0" w:color="auto"/>
                <w:bottom w:val="none" w:sz="0" w:space="0" w:color="auto"/>
                <w:right w:val="none" w:sz="0" w:space="0" w:color="auto"/>
              </w:divBdr>
            </w:div>
            <w:div w:id="460653744">
              <w:marLeft w:val="0"/>
              <w:marRight w:val="0"/>
              <w:marTop w:val="0"/>
              <w:marBottom w:val="0"/>
              <w:divBdr>
                <w:top w:val="none" w:sz="0" w:space="0" w:color="auto"/>
                <w:left w:val="none" w:sz="0" w:space="0" w:color="auto"/>
                <w:bottom w:val="none" w:sz="0" w:space="0" w:color="auto"/>
                <w:right w:val="none" w:sz="0" w:space="0" w:color="auto"/>
              </w:divBdr>
            </w:div>
            <w:div w:id="1837651951">
              <w:marLeft w:val="0"/>
              <w:marRight w:val="0"/>
              <w:marTop w:val="0"/>
              <w:marBottom w:val="0"/>
              <w:divBdr>
                <w:top w:val="none" w:sz="0" w:space="0" w:color="auto"/>
                <w:left w:val="none" w:sz="0" w:space="0" w:color="auto"/>
                <w:bottom w:val="none" w:sz="0" w:space="0" w:color="auto"/>
                <w:right w:val="none" w:sz="0" w:space="0" w:color="auto"/>
              </w:divBdr>
            </w:div>
            <w:div w:id="545407888">
              <w:marLeft w:val="0"/>
              <w:marRight w:val="0"/>
              <w:marTop w:val="0"/>
              <w:marBottom w:val="0"/>
              <w:divBdr>
                <w:top w:val="none" w:sz="0" w:space="0" w:color="auto"/>
                <w:left w:val="none" w:sz="0" w:space="0" w:color="auto"/>
                <w:bottom w:val="none" w:sz="0" w:space="0" w:color="auto"/>
                <w:right w:val="none" w:sz="0" w:space="0" w:color="auto"/>
              </w:divBdr>
            </w:div>
            <w:div w:id="128590456">
              <w:marLeft w:val="0"/>
              <w:marRight w:val="0"/>
              <w:marTop w:val="0"/>
              <w:marBottom w:val="0"/>
              <w:divBdr>
                <w:top w:val="none" w:sz="0" w:space="0" w:color="auto"/>
                <w:left w:val="none" w:sz="0" w:space="0" w:color="auto"/>
                <w:bottom w:val="none" w:sz="0" w:space="0" w:color="auto"/>
                <w:right w:val="none" w:sz="0" w:space="0" w:color="auto"/>
              </w:divBdr>
            </w:div>
            <w:div w:id="1559515165">
              <w:marLeft w:val="0"/>
              <w:marRight w:val="0"/>
              <w:marTop w:val="0"/>
              <w:marBottom w:val="0"/>
              <w:divBdr>
                <w:top w:val="none" w:sz="0" w:space="0" w:color="auto"/>
                <w:left w:val="none" w:sz="0" w:space="0" w:color="auto"/>
                <w:bottom w:val="none" w:sz="0" w:space="0" w:color="auto"/>
                <w:right w:val="none" w:sz="0" w:space="0" w:color="auto"/>
              </w:divBdr>
            </w:div>
            <w:div w:id="264002929">
              <w:marLeft w:val="0"/>
              <w:marRight w:val="0"/>
              <w:marTop w:val="0"/>
              <w:marBottom w:val="0"/>
              <w:divBdr>
                <w:top w:val="none" w:sz="0" w:space="0" w:color="auto"/>
                <w:left w:val="none" w:sz="0" w:space="0" w:color="auto"/>
                <w:bottom w:val="none" w:sz="0" w:space="0" w:color="auto"/>
                <w:right w:val="none" w:sz="0" w:space="0" w:color="auto"/>
              </w:divBdr>
            </w:div>
            <w:div w:id="1676377782">
              <w:marLeft w:val="0"/>
              <w:marRight w:val="0"/>
              <w:marTop w:val="0"/>
              <w:marBottom w:val="0"/>
              <w:divBdr>
                <w:top w:val="none" w:sz="0" w:space="0" w:color="auto"/>
                <w:left w:val="none" w:sz="0" w:space="0" w:color="auto"/>
                <w:bottom w:val="none" w:sz="0" w:space="0" w:color="auto"/>
                <w:right w:val="none" w:sz="0" w:space="0" w:color="auto"/>
              </w:divBdr>
            </w:div>
            <w:div w:id="1175457359">
              <w:marLeft w:val="0"/>
              <w:marRight w:val="0"/>
              <w:marTop w:val="0"/>
              <w:marBottom w:val="0"/>
              <w:divBdr>
                <w:top w:val="none" w:sz="0" w:space="0" w:color="auto"/>
                <w:left w:val="none" w:sz="0" w:space="0" w:color="auto"/>
                <w:bottom w:val="none" w:sz="0" w:space="0" w:color="auto"/>
                <w:right w:val="none" w:sz="0" w:space="0" w:color="auto"/>
              </w:divBdr>
            </w:div>
            <w:div w:id="163130596">
              <w:marLeft w:val="0"/>
              <w:marRight w:val="0"/>
              <w:marTop w:val="0"/>
              <w:marBottom w:val="0"/>
              <w:divBdr>
                <w:top w:val="none" w:sz="0" w:space="0" w:color="auto"/>
                <w:left w:val="none" w:sz="0" w:space="0" w:color="auto"/>
                <w:bottom w:val="none" w:sz="0" w:space="0" w:color="auto"/>
                <w:right w:val="none" w:sz="0" w:space="0" w:color="auto"/>
              </w:divBdr>
            </w:div>
            <w:div w:id="1090390534">
              <w:marLeft w:val="0"/>
              <w:marRight w:val="0"/>
              <w:marTop w:val="0"/>
              <w:marBottom w:val="0"/>
              <w:divBdr>
                <w:top w:val="none" w:sz="0" w:space="0" w:color="auto"/>
                <w:left w:val="none" w:sz="0" w:space="0" w:color="auto"/>
                <w:bottom w:val="none" w:sz="0" w:space="0" w:color="auto"/>
                <w:right w:val="none" w:sz="0" w:space="0" w:color="auto"/>
              </w:divBdr>
            </w:div>
            <w:div w:id="370763215">
              <w:marLeft w:val="0"/>
              <w:marRight w:val="0"/>
              <w:marTop w:val="0"/>
              <w:marBottom w:val="0"/>
              <w:divBdr>
                <w:top w:val="none" w:sz="0" w:space="0" w:color="auto"/>
                <w:left w:val="none" w:sz="0" w:space="0" w:color="auto"/>
                <w:bottom w:val="none" w:sz="0" w:space="0" w:color="auto"/>
                <w:right w:val="none" w:sz="0" w:space="0" w:color="auto"/>
              </w:divBdr>
            </w:div>
            <w:div w:id="1471748586">
              <w:marLeft w:val="0"/>
              <w:marRight w:val="0"/>
              <w:marTop w:val="0"/>
              <w:marBottom w:val="0"/>
              <w:divBdr>
                <w:top w:val="none" w:sz="0" w:space="0" w:color="auto"/>
                <w:left w:val="none" w:sz="0" w:space="0" w:color="auto"/>
                <w:bottom w:val="none" w:sz="0" w:space="0" w:color="auto"/>
                <w:right w:val="none" w:sz="0" w:space="0" w:color="auto"/>
              </w:divBdr>
            </w:div>
            <w:div w:id="991374550">
              <w:marLeft w:val="0"/>
              <w:marRight w:val="0"/>
              <w:marTop w:val="0"/>
              <w:marBottom w:val="0"/>
              <w:divBdr>
                <w:top w:val="none" w:sz="0" w:space="0" w:color="auto"/>
                <w:left w:val="none" w:sz="0" w:space="0" w:color="auto"/>
                <w:bottom w:val="none" w:sz="0" w:space="0" w:color="auto"/>
                <w:right w:val="none" w:sz="0" w:space="0" w:color="auto"/>
              </w:divBdr>
            </w:div>
            <w:div w:id="446194213">
              <w:marLeft w:val="0"/>
              <w:marRight w:val="0"/>
              <w:marTop w:val="0"/>
              <w:marBottom w:val="0"/>
              <w:divBdr>
                <w:top w:val="none" w:sz="0" w:space="0" w:color="auto"/>
                <w:left w:val="none" w:sz="0" w:space="0" w:color="auto"/>
                <w:bottom w:val="none" w:sz="0" w:space="0" w:color="auto"/>
                <w:right w:val="none" w:sz="0" w:space="0" w:color="auto"/>
              </w:divBdr>
            </w:div>
            <w:div w:id="1472290510">
              <w:marLeft w:val="0"/>
              <w:marRight w:val="0"/>
              <w:marTop w:val="0"/>
              <w:marBottom w:val="0"/>
              <w:divBdr>
                <w:top w:val="none" w:sz="0" w:space="0" w:color="auto"/>
                <w:left w:val="none" w:sz="0" w:space="0" w:color="auto"/>
                <w:bottom w:val="none" w:sz="0" w:space="0" w:color="auto"/>
                <w:right w:val="none" w:sz="0" w:space="0" w:color="auto"/>
              </w:divBdr>
            </w:div>
            <w:div w:id="507600562">
              <w:marLeft w:val="0"/>
              <w:marRight w:val="0"/>
              <w:marTop w:val="0"/>
              <w:marBottom w:val="0"/>
              <w:divBdr>
                <w:top w:val="none" w:sz="0" w:space="0" w:color="auto"/>
                <w:left w:val="none" w:sz="0" w:space="0" w:color="auto"/>
                <w:bottom w:val="none" w:sz="0" w:space="0" w:color="auto"/>
                <w:right w:val="none" w:sz="0" w:space="0" w:color="auto"/>
              </w:divBdr>
            </w:div>
            <w:div w:id="1688019121">
              <w:marLeft w:val="0"/>
              <w:marRight w:val="0"/>
              <w:marTop w:val="0"/>
              <w:marBottom w:val="0"/>
              <w:divBdr>
                <w:top w:val="none" w:sz="0" w:space="0" w:color="auto"/>
                <w:left w:val="none" w:sz="0" w:space="0" w:color="auto"/>
                <w:bottom w:val="none" w:sz="0" w:space="0" w:color="auto"/>
                <w:right w:val="none" w:sz="0" w:space="0" w:color="auto"/>
              </w:divBdr>
            </w:div>
            <w:div w:id="1186555475">
              <w:marLeft w:val="0"/>
              <w:marRight w:val="0"/>
              <w:marTop w:val="0"/>
              <w:marBottom w:val="0"/>
              <w:divBdr>
                <w:top w:val="none" w:sz="0" w:space="0" w:color="auto"/>
                <w:left w:val="none" w:sz="0" w:space="0" w:color="auto"/>
                <w:bottom w:val="none" w:sz="0" w:space="0" w:color="auto"/>
                <w:right w:val="none" w:sz="0" w:space="0" w:color="auto"/>
              </w:divBdr>
            </w:div>
            <w:div w:id="662005204">
              <w:marLeft w:val="0"/>
              <w:marRight w:val="0"/>
              <w:marTop w:val="0"/>
              <w:marBottom w:val="0"/>
              <w:divBdr>
                <w:top w:val="none" w:sz="0" w:space="0" w:color="auto"/>
                <w:left w:val="none" w:sz="0" w:space="0" w:color="auto"/>
                <w:bottom w:val="none" w:sz="0" w:space="0" w:color="auto"/>
                <w:right w:val="none" w:sz="0" w:space="0" w:color="auto"/>
              </w:divBdr>
            </w:div>
            <w:div w:id="790712613">
              <w:marLeft w:val="0"/>
              <w:marRight w:val="0"/>
              <w:marTop w:val="0"/>
              <w:marBottom w:val="0"/>
              <w:divBdr>
                <w:top w:val="none" w:sz="0" w:space="0" w:color="auto"/>
                <w:left w:val="none" w:sz="0" w:space="0" w:color="auto"/>
                <w:bottom w:val="none" w:sz="0" w:space="0" w:color="auto"/>
                <w:right w:val="none" w:sz="0" w:space="0" w:color="auto"/>
              </w:divBdr>
            </w:div>
            <w:div w:id="499856075">
              <w:marLeft w:val="0"/>
              <w:marRight w:val="0"/>
              <w:marTop w:val="0"/>
              <w:marBottom w:val="0"/>
              <w:divBdr>
                <w:top w:val="none" w:sz="0" w:space="0" w:color="auto"/>
                <w:left w:val="none" w:sz="0" w:space="0" w:color="auto"/>
                <w:bottom w:val="none" w:sz="0" w:space="0" w:color="auto"/>
                <w:right w:val="none" w:sz="0" w:space="0" w:color="auto"/>
              </w:divBdr>
            </w:div>
            <w:div w:id="473564520">
              <w:marLeft w:val="0"/>
              <w:marRight w:val="0"/>
              <w:marTop w:val="0"/>
              <w:marBottom w:val="0"/>
              <w:divBdr>
                <w:top w:val="none" w:sz="0" w:space="0" w:color="auto"/>
                <w:left w:val="none" w:sz="0" w:space="0" w:color="auto"/>
                <w:bottom w:val="none" w:sz="0" w:space="0" w:color="auto"/>
                <w:right w:val="none" w:sz="0" w:space="0" w:color="auto"/>
              </w:divBdr>
            </w:div>
            <w:div w:id="2005357294">
              <w:marLeft w:val="0"/>
              <w:marRight w:val="0"/>
              <w:marTop w:val="0"/>
              <w:marBottom w:val="0"/>
              <w:divBdr>
                <w:top w:val="none" w:sz="0" w:space="0" w:color="auto"/>
                <w:left w:val="none" w:sz="0" w:space="0" w:color="auto"/>
                <w:bottom w:val="none" w:sz="0" w:space="0" w:color="auto"/>
                <w:right w:val="none" w:sz="0" w:space="0" w:color="auto"/>
              </w:divBdr>
            </w:div>
            <w:div w:id="389888627">
              <w:marLeft w:val="0"/>
              <w:marRight w:val="0"/>
              <w:marTop w:val="0"/>
              <w:marBottom w:val="0"/>
              <w:divBdr>
                <w:top w:val="none" w:sz="0" w:space="0" w:color="auto"/>
                <w:left w:val="none" w:sz="0" w:space="0" w:color="auto"/>
                <w:bottom w:val="none" w:sz="0" w:space="0" w:color="auto"/>
                <w:right w:val="none" w:sz="0" w:space="0" w:color="auto"/>
              </w:divBdr>
            </w:div>
            <w:div w:id="1851140123">
              <w:marLeft w:val="0"/>
              <w:marRight w:val="0"/>
              <w:marTop w:val="0"/>
              <w:marBottom w:val="0"/>
              <w:divBdr>
                <w:top w:val="none" w:sz="0" w:space="0" w:color="auto"/>
                <w:left w:val="none" w:sz="0" w:space="0" w:color="auto"/>
                <w:bottom w:val="none" w:sz="0" w:space="0" w:color="auto"/>
                <w:right w:val="none" w:sz="0" w:space="0" w:color="auto"/>
              </w:divBdr>
            </w:div>
            <w:div w:id="3861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0000">
      <w:bodyDiv w:val="1"/>
      <w:marLeft w:val="0"/>
      <w:marRight w:val="0"/>
      <w:marTop w:val="0"/>
      <w:marBottom w:val="0"/>
      <w:divBdr>
        <w:top w:val="none" w:sz="0" w:space="0" w:color="auto"/>
        <w:left w:val="none" w:sz="0" w:space="0" w:color="auto"/>
        <w:bottom w:val="none" w:sz="0" w:space="0" w:color="auto"/>
        <w:right w:val="none" w:sz="0" w:space="0" w:color="auto"/>
      </w:divBdr>
    </w:div>
    <w:div w:id="1967153304">
      <w:bodyDiv w:val="1"/>
      <w:marLeft w:val="0"/>
      <w:marRight w:val="0"/>
      <w:marTop w:val="0"/>
      <w:marBottom w:val="0"/>
      <w:divBdr>
        <w:top w:val="none" w:sz="0" w:space="0" w:color="auto"/>
        <w:left w:val="none" w:sz="0" w:space="0" w:color="auto"/>
        <w:bottom w:val="none" w:sz="0" w:space="0" w:color="auto"/>
        <w:right w:val="none" w:sz="0" w:space="0" w:color="auto"/>
      </w:divBdr>
      <w:divsChild>
        <w:div w:id="806626676">
          <w:marLeft w:val="0"/>
          <w:marRight w:val="0"/>
          <w:marTop w:val="0"/>
          <w:marBottom w:val="0"/>
          <w:divBdr>
            <w:top w:val="none" w:sz="0" w:space="0" w:color="auto"/>
            <w:left w:val="none" w:sz="0" w:space="0" w:color="auto"/>
            <w:bottom w:val="none" w:sz="0" w:space="0" w:color="auto"/>
            <w:right w:val="none" w:sz="0" w:space="0" w:color="auto"/>
          </w:divBdr>
          <w:divsChild>
            <w:div w:id="1832914462">
              <w:marLeft w:val="0"/>
              <w:marRight w:val="0"/>
              <w:marTop w:val="0"/>
              <w:marBottom w:val="0"/>
              <w:divBdr>
                <w:top w:val="none" w:sz="0" w:space="0" w:color="auto"/>
                <w:left w:val="none" w:sz="0" w:space="0" w:color="auto"/>
                <w:bottom w:val="none" w:sz="0" w:space="0" w:color="auto"/>
                <w:right w:val="none" w:sz="0" w:space="0" w:color="auto"/>
              </w:divBdr>
              <w:divsChild>
                <w:div w:id="17066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3876">
      <w:bodyDiv w:val="1"/>
      <w:marLeft w:val="0"/>
      <w:marRight w:val="0"/>
      <w:marTop w:val="0"/>
      <w:marBottom w:val="0"/>
      <w:divBdr>
        <w:top w:val="none" w:sz="0" w:space="0" w:color="auto"/>
        <w:left w:val="none" w:sz="0" w:space="0" w:color="auto"/>
        <w:bottom w:val="none" w:sz="0" w:space="0" w:color="auto"/>
        <w:right w:val="none" w:sz="0" w:space="0" w:color="auto"/>
      </w:divBdr>
    </w:div>
    <w:div w:id="1995841563">
      <w:bodyDiv w:val="1"/>
      <w:marLeft w:val="0"/>
      <w:marRight w:val="0"/>
      <w:marTop w:val="0"/>
      <w:marBottom w:val="0"/>
      <w:divBdr>
        <w:top w:val="none" w:sz="0" w:space="0" w:color="auto"/>
        <w:left w:val="none" w:sz="0" w:space="0" w:color="auto"/>
        <w:bottom w:val="none" w:sz="0" w:space="0" w:color="auto"/>
        <w:right w:val="none" w:sz="0" w:space="0" w:color="auto"/>
      </w:divBdr>
      <w:divsChild>
        <w:div w:id="2117946967">
          <w:marLeft w:val="0"/>
          <w:marRight w:val="0"/>
          <w:marTop w:val="0"/>
          <w:marBottom w:val="0"/>
          <w:divBdr>
            <w:top w:val="none" w:sz="0" w:space="0" w:color="auto"/>
            <w:left w:val="none" w:sz="0" w:space="0" w:color="auto"/>
            <w:bottom w:val="none" w:sz="0" w:space="0" w:color="auto"/>
            <w:right w:val="none" w:sz="0" w:space="0" w:color="auto"/>
          </w:divBdr>
          <w:divsChild>
            <w:div w:id="1014576956">
              <w:marLeft w:val="0"/>
              <w:marRight w:val="0"/>
              <w:marTop w:val="0"/>
              <w:marBottom w:val="0"/>
              <w:divBdr>
                <w:top w:val="none" w:sz="0" w:space="0" w:color="auto"/>
                <w:left w:val="none" w:sz="0" w:space="0" w:color="auto"/>
                <w:bottom w:val="none" w:sz="0" w:space="0" w:color="auto"/>
                <w:right w:val="none" w:sz="0" w:space="0" w:color="auto"/>
              </w:divBdr>
              <w:divsChild>
                <w:div w:id="5139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0018">
      <w:bodyDiv w:val="1"/>
      <w:marLeft w:val="0"/>
      <w:marRight w:val="0"/>
      <w:marTop w:val="0"/>
      <w:marBottom w:val="0"/>
      <w:divBdr>
        <w:top w:val="none" w:sz="0" w:space="0" w:color="auto"/>
        <w:left w:val="none" w:sz="0" w:space="0" w:color="auto"/>
        <w:bottom w:val="none" w:sz="0" w:space="0" w:color="auto"/>
        <w:right w:val="none" w:sz="0" w:space="0" w:color="auto"/>
      </w:divBdr>
    </w:div>
    <w:div w:id="1999994384">
      <w:bodyDiv w:val="1"/>
      <w:marLeft w:val="0"/>
      <w:marRight w:val="0"/>
      <w:marTop w:val="0"/>
      <w:marBottom w:val="0"/>
      <w:divBdr>
        <w:top w:val="none" w:sz="0" w:space="0" w:color="auto"/>
        <w:left w:val="none" w:sz="0" w:space="0" w:color="auto"/>
        <w:bottom w:val="none" w:sz="0" w:space="0" w:color="auto"/>
        <w:right w:val="none" w:sz="0" w:space="0" w:color="auto"/>
      </w:divBdr>
      <w:divsChild>
        <w:div w:id="1015687654">
          <w:marLeft w:val="0"/>
          <w:marRight w:val="0"/>
          <w:marTop w:val="0"/>
          <w:marBottom w:val="0"/>
          <w:divBdr>
            <w:top w:val="none" w:sz="0" w:space="0" w:color="auto"/>
            <w:left w:val="none" w:sz="0" w:space="0" w:color="auto"/>
            <w:bottom w:val="none" w:sz="0" w:space="0" w:color="auto"/>
            <w:right w:val="none" w:sz="0" w:space="0" w:color="auto"/>
          </w:divBdr>
          <w:divsChild>
            <w:div w:id="413478243">
              <w:marLeft w:val="0"/>
              <w:marRight w:val="0"/>
              <w:marTop w:val="0"/>
              <w:marBottom w:val="0"/>
              <w:divBdr>
                <w:top w:val="none" w:sz="0" w:space="0" w:color="auto"/>
                <w:left w:val="none" w:sz="0" w:space="0" w:color="auto"/>
                <w:bottom w:val="none" w:sz="0" w:space="0" w:color="auto"/>
                <w:right w:val="none" w:sz="0" w:space="0" w:color="auto"/>
              </w:divBdr>
              <w:divsChild>
                <w:div w:id="16908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4499">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31057714">
      <w:bodyDiv w:val="1"/>
      <w:marLeft w:val="0"/>
      <w:marRight w:val="0"/>
      <w:marTop w:val="0"/>
      <w:marBottom w:val="0"/>
      <w:divBdr>
        <w:top w:val="none" w:sz="0" w:space="0" w:color="auto"/>
        <w:left w:val="none" w:sz="0" w:space="0" w:color="auto"/>
        <w:bottom w:val="none" w:sz="0" w:space="0" w:color="auto"/>
        <w:right w:val="none" w:sz="0" w:space="0" w:color="auto"/>
      </w:divBdr>
    </w:div>
    <w:div w:id="2046561078">
      <w:bodyDiv w:val="1"/>
      <w:marLeft w:val="0"/>
      <w:marRight w:val="0"/>
      <w:marTop w:val="0"/>
      <w:marBottom w:val="0"/>
      <w:divBdr>
        <w:top w:val="none" w:sz="0" w:space="0" w:color="auto"/>
        <w:left w:val="none" w:sz="0" w:space="0" w:color="auto"/>
        <w:bottom w:val="none" w:sz="0" w:space="0" w:color="auto"/>
        <w:right w:val="none" w:sz="0" w:space="0" w:color="auto"/>
      </w:divBdr>
    </w:div>
    <w:div w:id="2063599281">
      <w:bodyDiv w:val="1"/>
      <w:marLeft w:val="0"/>
      <w:marRight w:val="0"/>
      <w:marTop w:val="0"/>
      <w:marBottom w:val="0"/>
      <w:divBdr>
        <w:top w:val="none" w:sz="0" w:space="0" w:color="auto"/>
        <w:left w:val="none" w:sz="0" w:space="0" w:color="auto"/>
        <w:bottom w:val="none" w:sz="0" w:space="0" w:color="auto"/>
        <w:right w:val="none" w:sz="0" w:space="0" w:color="auto"/>
      </w:divBdr>
      <w:divsChild>
        <w:div w:id="1845510422">
          <w:marLeft w:val="0"/>
          <w:marRight w:val="0"/>
          <w:marTop w:val="0"/>
          <w:marBottom w:val="0"/>
          <w:divBdr>
            <w:top w:val="none" w:sz="0" w:space="0" w:color="auto"/>
            <w:left w:val="none" w:sz="0" w:space="0" w:color="auto"/>
            <w:bottom w:val="none" w:sz="0" w:space="0" w:color="auto"/>
            <w:right w:val="none" w:sz="0" w:space="0" w:color="auto"/>
          </w:divBdr>
          <w:divsChild>
            <w:div w:id="1579241831">
              <w:marLeft w:val="0"/>
              <w:marRight w:val="0"/>
              <w:marTop w:val="0"/>
              <w:marBottom w:val="0"/>
              <w:divBdr>
                <w:top w:val="none" w:sz="0" w:space="0" w:color="auto"/>
                <w:left w:val="none" w:sz="0" w:space="0" w:color="auto"/>
                <w:bottom w:val="none" w:sz="0" w:space="0" w:color="auto"/>
                <w:right w:val="none" w:sz="0" w:space="0" w:color="auto"/>
              </w:divBdr>
              <w:divsChild>
                <w:div w:id="569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075078108">
      <w:bodyDiv w:val="1"/>
      <w:marLeft w:val="0"/>
      <w:marRight w:val="0"/>
      <w:marTop w:val="0"/>
      <w:marBottom w:val="0"/>
      <w:divBdr>
        <w:top w:val="none" w:sz="0" w:space="0" w:color="auto"/>
        <w:left w:val="none" w:sz="0" w:space="0" w:color="auto"/>
        <w:bottom w:val="none" w:sz="0" w:space="0" w:color="auto"/>
        <w:right w:val="none" w:sz="0" w:space="0" w:color="auto"/>
      </w:divBdr>
      <w:divsChild>
        <w:div w:id="1997806597">
          <w:marLeft w:val="0"/>
          <w:marRight w:val="0"/>
          <w:marTop w:val="0"/>
          <w:marBottom w:val="0"/>
          <w:divBdr>
            <w:top w:val="none" w:sz="0" w:space="0" w:color="auto"/>
            <w:left w:val="none" w:sz="0" w:space="0" w:color="auto"/>
            <w:bottom w:val="none" w:sz="0" w:space="0" w:color="auto"/>
            <w:right w:val="none" w:sz="0" w:space="0" w:color="auto"/>
          </w:divBdr>
          <w:divsChild>
            <w:div w:id="1871608433">
              <w:marLeft w:val="0"/>
              <w:marRight w:val="0"/>
              <w:marTop w:val="0"/>
              <w:marBottom w:val="0"/>
              <w:divBdr>
                <w:top w:val="none" w:sz="0" w:space="0" w:color="auto"/>
                <w:left w:val="none" w:sz="0" w:space="0" w:color="auto"/>
                <w:bottom w:val="none" w:sz="0" w:space="0" w:color="auto"/>
                <w:right w:val="none" w:sz="0" w:space="0" w:color="auto"/>
              </w:divBdr>
              <w:divsChild>
                <w:div w:id="13999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8678">
      <w:bodyDiv w:val="1"/>
      <w:marLeft w:val="0"/>
      <w:marRight w:val="0"/>
      <w:marTop w:val="0"/>
      <w:marBottom w:val="0"/>
      <w:divBdr>
        <w:top w:val="none" w:sz="0" w:space="0" w:color="auto"/>
        <w:left w:val="none" w:sz="0" w:space="0" w:color="auto"/>
        <w:bottom w:val="none" w:sz="0" w:space="0" w:color="auto"/>
        <w:right w:val="none" w:sz="0" w:space="0" w:color="auto"/>
      </w:divBdr>
    </w:div>
    <w:div w:id="2093625969">
      <w:bodyDiv w:val="1"/>
      <w:marLeft w:val="0"/>
      <w:marRight w:val="0"/>
      <w:marTop w:val="0"/>
      <w:marBottom w:val="0"/>
      <w:divBdr>
        <w:top w:val="none" w:sz="0" w:space="0" w:color="auto"/>
        <w:left w:val="none" w:sz="0" w:space="0" w:color="auto"/>
        <w:bottom w:val="none" w:sz="0" w:space="0" w:color="auto"/>
        <w:right w:val="none" w:sz="0" w:space="0" w:color="auto"/>
      </w:divBdr>
      <w:divsChild>
        <w:div w:id="1061828311">
          <w:marLeft w:val="0"/>
          <w:marRight w:val="0"/>
          <w:marTop w:val="0"/>
          <w:marBottom w:val="0"/>
          <w:divBdr>
            <w:top w:val="none" w:sz="0" w:space="0" w:color="auto"/>
            <w:left w:val="none" w:sz="0" w:space="0" w:color="auto"/>
            <w:bottom w:val="none" w:sz="0" w:space="0" w:color="auto"/>
            <w:right w:val="none" w:sz="0" w:space="0" w:color="auto"/>
          </w:divBdr>
          <w:divsChild>
            <w:div w:id="1771199806">
              <w:marLeft w:val="0"/>
              <w:marRight w:val="0"/>
              <w:marTop w:val="0"/>
              <w:marBottom w:val="0"/>
              <w:divBdr>
                <w:top w:val="none" w:sz="0" w:space="0" w:color="auto"/>
                <w:left w:val="none" w:sz="0" w:space="0" w:color="auto"/>
                <w:bottom w:val="none" w:sz="0" w:space="0" w:color="auto"/>
                <w:right w:val="none" w:sz="0" w:space="0" w:color="auto"/>
              </w:divBdr>
              <w:divsChild>
                <w:div w:id="14434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drawdown.org" TargetMode="External"/><Relationship Id="rId18" Type="http://schemas.openxmlformats.org/officeDocument/2006/relationships/hyperlink" Target="http://www.drawdown.org"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10.jp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chart" Target="charts/chart2.xml"/><Relationship Id="rId28" Type="http://schemas.openxmlformats.org/officeDocument/2006/relationships/theme" Target="theme/theme1.xml"/><Relationship Id="rId10" Type="http://schemas.openxmlformats.org/officeDocument/2006/relationships/hyperlink" Target="mailto:info@drawdown.org" TargetMode="External"/><Relationship Id="rId19" Type="http://schemas.openxmlformats.org/officeDocument/2006/relationships/hyperlink" Target="http://www.drawdown.or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chart" Target="charts/chart1.xml"/><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i\Desktop\Project%20Drawdown\Research\My%20solutions\Protecting%20ocean%20seafloor\Final%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mi\Desktop\Project%20Drawdown\Research\My%20solutions\Protecting%20ocean%20seafloor\Final%20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mi\Desktop\Project%20Drawdown\Research\My%20solutions\Protecting%20ocean%20seafloor\Final%20gra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t>World </a:t>
            </a:r>
            <a:r>
              <a:rPr lang="pl-PL"/>
              <a:t>Adoption in</a:t>
            </a:r>
            <a:r>
              <a:rPr lang="pl-PL" baseline="0"/>
              <a:t> Functional Units (million hectare)</a:t>
            </a:r>
            <a:endParaRPr lang="en-US"/>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Sheet1!$N$5</c:f>
              <c:strCache>
                <c:ptCount val="1"/>
                <c:pt idx="0">
                  <c:v>Plausible</c:v>
                </c:pt>
              </c:strCache>
            </c:strRef>
          </c:tx>
          <c:spPr>
            <a:ln w="19050" cap="rnd" cmpd="sng" algn="ctr">
              <a:solidFill>
                <a:schemeClr val="accent1">
                  <a:shade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Sheet1!$V$6:$V$42</c:f>
              <c:numCache>
                <c:formatCode>0</c:formatCode>
                <c:ptCount val="37"/>
                <c:pt idx="0" formatCode="General">
                  <c:v>0</c:v>
                </c:pt>
                <c:pt idx="1">
                  <c:v>7.8611111111111107</c:v>
                </c:pt>
                <c:pt idx="2">
                  <c:v>15.722222222222221</c:v>
                </c:pt>
                <c:pt idx="3">
                  <c:v>23.583333333333332</c:v>
                </c:pt>
                <c:pt idx="4">
                  <c:v>31.444444444444443</c:v>
                </c:pt>
                <c:pt idx="5">
                  <c:v>39.305555555555557</c:v>
                </c:pt>
                <c:pt idx="6">
                  <c:v>47.166666666666671</c:v>
                </c:pt>
                <c:pt idx="7">
                  <c:v>55.027777777777786</c:v>
                </c:pt>
                <c:pt idx="8">
                  <c:v>62.8888888888889</c:v>
                </c:pt>
                <c:pt idx="9">
                  <c:v>70.750000000000014</c:v>
                </c:pt>
                <c:pt idx="10">
                  <c:v>78.611111111111128</c:v>
                </c:pt>
                <c:pt idx="11">
                  <c:v>86.472222222222243</c:v>
                </c:pt>
                <c:pt idx="12">
                  <c:v>94.333333333333357</c:v>
                </c:pt>
                <c:pt idx="13">
                  <c:v>102.19444444444447</c:v>
                </c:pt>
                <c:pt idx="14">
                  <c:v>110.05555555555559</c:v>
                </c:pt>
                <c:pt idx="15">
                  <c:v>117.9166666666667</c:v>
                </c:pt>
                <c:pt idx="16">
                  <c:v>125.77777777777781</c:v>
                </c:pt>
                <c:pt idx="17">
                  <c:v>133.63888888888891</c:v>
                </c:pt>
                <c:pt idx="18">
                  <c:v>141.50000000000003</c:v>
                </c:pt>
                <c:pt idx="19">
                  <c:v>149.36111111111114</c:v>
                </c:pt>
                <c:pt idx="20">
                  <c:v>157.22222222222226</c:v>
                </c:pt>
                <c:pt idx="21">
                  <c:v>165.08333333333337</c:v>
                </c:pt>
                <c:pt idx="22">
                  <c:v>172.94444444444449</c:v>
                </c:pt>
                <c:pt idx="23">
                  <c:v>180.8055555555556</c:v>
                </c:pt>
                <c:pt idx="24">
                  <c:v>188.66666666666671</c:v>
                </c:pt>
                <c:pt idx="25">
                  <c:v>196.52777777777783</c:v>
                </c:pt>
                <c:pt idx="26">
                  <c:v>204.38888888888894</c:v>
                </c:pt>
                <c:pt idx="27">
                  <c:v>212.25000000000006</c:v>
                </c:pt>
                <c:pt idx="28">
                  <c:v>220.11111111111117</c:v>
                </c:pt>
                <c:pt idx="29">
                  <c:v>227.97222222222229</c:v>
                </c:pt>
                <c:pt idx="30">
                  <c:v>235.8333333333334</c:v>
                </c:pt>
                <c:pt idx="31">
                  <c:v>243.69444444444451</c:v>
                </c:pt>
                <c:pt idx="32">
                  <c:v>251.55555555555563</c:v>
                </c:pt>
                <c:pt idx="33">
                  <c:v>259.41666666666674</c:v>
                </c:pt>
                <c:pt idx="34">
                  <c:v>267.27777777777783</c:v>
                </c:pt>
                <c:pt idx="35">
                  <c:v>275.13888888888891</c:v>
                </c:pt>
                <c:pt idx="36" formatCode="General">
                  <c:v>283</c:v>
                </c:pt>
              </c:numCache>
            </c:numRef>
          </c:val>
          <c:smooth val="0"/>
          <c:extLst>
            <c:ext xmlns:c16="http://schemas.microsoft.com/office/drawing/2014/chart" uri="{C3380CC4-5D6E-409C-BE32-E72D297353CC}">
              <c16:uniqueId val="{00000000-C695-4E97-8378-A1CC4F0F1091}"/>
            </c:ext>
          </c:extLst>
        </c:ser>
        <c:ser>
          <c:idx val="2"/>
          <c:order val="1"/>
          <c:tx>
            <c:strRef>
              <c:f>Sheet1!$O$5</c:f>
              <c:strCache>
                <c:ptCount val="1"/>
                <c:pt idx="0">
                  <c:v>Ambitious</c:v>
                </c:pt>
              </c:strCache>
            </c:strRef>
          </c:tx>
          <c:spPr>
            <a:ln w="19050" cap="rnd" cmpd="sng" algn="ctr">
              <a:solidFill>
                <a:schemeClr val="accent1">
                  <a:tint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Sheet1!$W$6:$W$42</c:f>
              <c:numCache>
                <c:formatCode>0</c:formatCode>
                <c:ptCount val="37"/>
                <c:pt idx="0" formatCode="General">
                  <c:v>0</c:v>
                </c:pt>
                <c:pt idx="1">
                  <c:v>10.638888888888889</c:v>
                </c:pt>
                <c:pt idx="2">
                  <c:v>21.277777777777779</c:v>
                </c:pt>
                <c:pt idx="3">
                  <c:v>31.916666666666668</c:v>
                </c:pt>
                <c:pt idx="4">
                  <c:v>42.555555555555557</c:v>
                </c:pt>
                <c:pt idx="5">
                  <c:v>53.194444444444443</c:v>
                </c:pt>
                <c:pt idx="6">
                  <c:v>63.833333333333329</c:v>
                </c:pt>
                <c:pt idx="7">
                  <c:v>74.472222222222214</c:v>
                </c:pt>
                <c:pt idx="8">
                  <c:v>85.1111111111111</c:v>
                </c:pt>
                <c:pt idx="9">
                  <c:v>95.749999999999986</c:v>
                </c:pt>
                <c:pt idx="10">
                  <c:v>106.38888888888887</c:v>
                </c:pt>
                <c:pt idx="11">
                  <c:v>117.02777777777776</c:v>
                </c:pt>
                <c:pt idx="12">
                  <c:v>127.66666666666664</c:v>
                </c:pt>
                <c:pt idx="13">
                  <c:v>138.30555555555554</c:v>
                </c:pt>
                <c:pt idx="14">
                  <c:v>148.94444444444443</c:v>
                </c:pt>
                <c:pt idx="15">
                  <c:v>159.58333333333331</c:v>
                </c:pt>
                <c:pt idx="16">
                  <c:v>170.2222222222222</c:v>
                </c:pt>
                <c:pt idx="17">
                  <c:v>180.86111111111109</c:v>
                </c:pt>
                <c:pt idx="18">
                  <c:v>191.49999999999997</c:v>
                </c:pt>
                <c:pt idx="19">
                  <c:v>202.13888888888886</c:v>
                </c:pt>
                <c:pt idx="20">
                  <c:v>212.77777777777774</c:v>
                </c:pt>
                <c:pt idx="21">
                  <c:v>223.41666666666663</c:v>
                </c:pt>
                <c:pt idx="22">
                  <c:v>234.05555555555551</c:v>
                </c:pt>
                <c:pt idx="23">
                  <c:v>244.6944444444444</c:v>
                </c:pt>
                <c:pt idx="24">
                  <c:v>255.33333333333329</c:v>
                </c:pt>
                <c:pt idx="25">
                  <c:v>265.97222222222217</c:v>
                </c:pt>
                <c:pt idx="26">
                  <c:v>276.61111111111109</c:v>
                </c:pt>
                <c:pt idx="27">
                  <c:v>287.25</c:v>
                </c:pt>
                <c:pt idx="28">
                  <c:v>297.88888888888891</c:v>
                </c:pt>
                <c:pt idx="29">
                  <c:v>308.52777777777783</c:v>
                </c:pt>
                <c:pt idx="30">
                  <c:v>319.16666666666674</c:v>
                </c:pt>
                <c:pt idx="31">
                  <c:v>329.80555555555566</c:v>
                </c:pt>
                <c:pt idx="32">
                  <c:v>340.44444444444457</c:v>
                </c:pt>
                <c:pt idx="33">
                  <c:v>351.08333333333348</c:v>
                </c:pt>
                <c:pt idx="34">
                  <c:v>361.7222222222224</c:v>
                </c:pt>
                <c:pt idx="35">
                  <c:v>372.36111111111131</c:v>
                </c:pt>
                <c:pt idx="36" formatCode="General">
                  <c:v>383</c:v>
                </c:pt>
              </c:numCache>
            </c:numRef>
          </c:val>
          <c:smooth val="0"/>
          <c:extLst>
            <c:ext xmlns:c16="http://schemas.microsoft.com/office/drawing/2014/chart" uri="{C3380CC4-5D6E-409C-BE32-E72D297353CC}">
              <c16:uniqueId val="{00000001-C695-4E97-8378-A1CC4F0F1091}"/>
            </c:ext>
          </c:extLst>
        </c:ser>
        <c:ser>
          <c:idx val="3"/>
          <c:order val="2"/>
          <c:tx>
            <c:strRef>
              <c:f>Sheet1!$P$5</c:f>
              <c:strCache>
                <c:ptCount val="1"/>
                <c:pt idx="0">
                  <c:v>Maximum</c:v>
                </c:pt>
              </c:strCache>
            </c:strRef>
          </c:tx>
          <c:spPr>
            <a:ln w="19050" cap="rnd" cmpd="sng" algn="ctr">
              <a:solidFill>
                <a:schemeClr val="accent1">
                  <a:tint val="58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Sheet1!$X$6:$X$42</c:f>
              <c:numCache>
                <c:formatCode>0</c:formatCode>
                <c:ptCount val="37"/>
                <c:pt idx="0" formatCode="General">
                  <c:v>0</c:v>
                </c:pt>
                <c:pt idx="1">
                  <c:v>12.25</c:v>
                </c:pt>
                <c:pt idx="2">
                  <c:v>24.5</c:v>
                </c:pt>
                <c:pt idx="3">
                  <c:v>36.75</c:v>
                </c:pt>
                <c:pt idx="4">
                  <c:v>49</c:v>
                </c:pt>
                <c:pt idx="5">
                  <c:v>61.25</c:v>
                </c:pt>
                <c:pt idx="6">
                  <c:v>73.5</c:v>
                </c:pt>
                <c:pt idx="7">
                  <c:v>85.75</c:v>
                </c:pt>
                <c:pt idx="8">
                  <c:v>98</c:v>
                </c:pt>
                <c:pt idx="9">
                  <c:v>110.25</c:v>
                </c:pt>
                <c:pt idx="10">
                  <c:v>122.5</c:v>
                </c:pt>
                <c:pt idx="11">
                  <c:v>134.75</c:v>
                </c:pt>
                <c:pt idx="12">
                  <c:v>147</c:v>
                </c:pt>
                <c:pt idx="13">
                  <c:v>159.25</c:v>
                </c:pt>
                <c:pt idx="14">
                  <c:v>171.5</c:v>
                </c:pt>
                <c:pt idx="15">
                  <c:v>183.75</c:v>
                </c:pt>
                <c:pt idx="16">
                  <c:v>196</c:v>
                </c:pt>
                <c:pt idx="17">
                  <c:v>208.25</c:v>
                </c:pt>
                <c:pt idx="18">
                  <c:v>220.5</c:v>
                </c:pt>
                <c:pt idx="19">
                  <c:v>232.75</c:v>
                </c:pt>
                <c:pt idx="20">
                  <c:v>245</c:v>
                </c:pt>
                <c:pt idx="21">
                  <c:v>257.25</c:v>
                </c:pt>
                <c:pt idx="22">
                  <c:v>269.5</c:v>
                </c:pt>
                <c:pt idx="23">
                  <c:v>281.75</c:v>
                </c:pt>
                <c:pt idx="24">
                  <c:v>294</c:v>
                </c:pt>
                <c:pt idx="25">
                  <c:v>306.25</c:v>
                </c:pt>
                <c:pt idx="26">
                  <c:v>318.5</c:v>
                </c:pt>
                <c:pt idx="27">
                  <c:v>330.75</c:v>
                </c:pt>
                <c:pt idx="28">
                  <c:v>343</c:v>
                </c:pt>
                <c:pt idx="29">
                  <c:v>355.25</c:v>
                </c:pt>
                <c:pt idx="30">
                  <c:v>367.5</c:v>
                </c:pt>
                <c:pt idx="31">
                  <c:v>379.75</c:v>
                </c:pt>
                <c:pt idx="32">
                  <c:v>392</c:v>
                </c:pt>
                <c:pt idx="33">
                  <c:v>404.25</c:v>
                </c:pt>
                <c:pt idx="34">
                  <c:v>416.5</c:v>
                </c:pt>
                <c:pt idx="35">
                  <c:v>428.75</c:v>
                </c:pt>
                <c:pt idx="36" formatCode="General">
                  <c:v>441</c:v>
                </c:pt>
              </c:numCache>
            </c:numRef>
          </c:val>
          <c:smooth val="0"/>
          <c:extLst>
            <c:ext xmlns:c16="http://schemas.microsoft.com/office/drawing/2014/chart" uri="{C3380CC4-5D6E-409C-BE32-E72D297353CC}">
              <c16:uniqueId val="{00000002-C695-4E97-8378-A1CC4F0F1091}"/>
            </c:ext>
          </c:extLst>
        </c:ser>
        <c:dLbls>
          <c:showLegendKey val="0"/>
          <c:showVal val="0"/>
          <c:showCatName val="0"/>
          <c:showSerName val="0"/>
          <c:showPercent val="0"/>
          <c:showBubbleSize val="0"/>
        </c:dLbls>
        <c:smooth val="0"/>
        <c:axId val="247752192"/>
        <c:axId val="247754112"/>
        <c:extLst/>
      </c:lineChart>
      <c:dateAx>
        <c:axId val="2477521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 sourceLinked="0"/>
        <c:majorTickMark val="in"/>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4112"/>
        <c:crossesAt val="0"/>
        <c:auto val="0"/>
        <c:lblOffset val="100"/>
        <c:baseTimeUnit val="days"/>
        <c:majorUnit val="5"/>
        <c:majorTimeUnit val="days"/>
      </c:dateAx>
      <c:valAx>
        <c:axId val="247754112"/>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MMTon CO2</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0" sourceLinked="0"/>
        <c:majorTickMark val="none"/>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2192"/>
        <c:crossesAt val="2014"/>
        <c:crossBetween val="between"/>
      </c:valAx>
      <c:spPr>
        <a:solidFill>
          <a:schemeClr val="bg1"/>
        </a:solidFill>
        <a:ln>
          <a:noFill/>
        </a:ln>
        <a:effectLst/>
      </c:spPr>
    </c:plotArea>
    <c:legend>
      <c:legendPos val="r"/>
      <c:layout>
        <c:manualLayout>
          <c:xMode val="edge"/>
          <c:yMode val="edge"/>
          <c:x val="0.78304604933986044"/>
          <c:y val="0.22976191292267054"/>
          <c:w val="0.21695395066013964"/>
          <c:h val="0.447667457281655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legend>
    <c:plotVisOnly val="0"/>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t>World </a:t>
            </a:r>
            <a:r>
              <a:rPr lang="pl-PL"/>
              <a:t>Adoption -</a:t>
            </a:r>
            <a:r>
              <a:rPr lang="pl-PL" baseline="0"/>
              <a:t> % of TOA</a:t>
            </a:r>
            <a:endParaRPr lang="en-US"/>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Sheet1!$N$5</c:f>
              <c:strCache>
                <c:ptCount val="1"/>
                <c:pt idx="0">
                  <c:v>Plausible</c:v>
                </c:pt>
              </c:strCache>
            </c:strRef>
          </c:tx>
          <c:spPr>
            <a:ln w="19050" cap="rnd" cmpd="sng" algn="ctr">
              <a:solidFill>
                <a:schemeClr val="accent1">
                  <a:shade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Sheet1!$R$6:$R$42</c:f>
              <c:numCache>
                <c:formatCode>0%</c:formatCode>
                <c:ptCount val="37"/>
                <c:pt idx="0">
                  <c:v>0</c:v>
                </c:pt>
                <c:pt idx="1">
                  <c:v>1.5833333333333331E-2</c:v>
                </c:pt>
                <c:pt idx="2">
                  <c:v>3.1666666666666662E-2</c:v>
                </c:pt>
                <c:pt idx="3">
                  <c:v>4.7499999999999994E-2</c:v>
                </c:pt>
                <c:pt idx="4">
                  <c:v>6.3333333333333325E-2</c:v>
                </c:pt>
                <c:pt idx="5">
                  <c:v>7.9166666666666663E-2</c:v>
                </c:pt>
                <c:pt idx="6">
                  <c:v>9.5000000000000001E-2</c:v>
                </c:pt>
                <c:pt idx="7">
                  <c:v>0.11083333333333334</c:v>
                </c:pt>
                <c:pt idx="8">
                  <c:v>0.12666666666666668</c:v>
                </c:pt>
                <c:pt idx="9">
                  <c:v>0.14250000000000002</c:v>
                </c:pt>
                <c:pt idx="10">
                  <c:v>0.15833333333333335</c:v>
                </c:pt>
                <c:pt idx="11">
                  <c:v>0.17416666666666669</c:v>
                </c:pt>
                <c:pt idx="12">
                  <c:v>0.19000000000000003</c:v>
                </c:pt>
                <c:pt idx="13">
                  <c:v>0.20583333333333337</c:v>
                </c:pt>
                <c:pt idx="14">
                  <c:v>0.22166666666666671</c:v>
                </c:pt>
                <c:pt idx="15">
                  <c:v>0.23750000000000004</c:v>
                </c:pt>
                <c:pt idx="16">
                  <c:v>0.25333333333333335</c:v>
                </c:pt>
                <c:pt idx="17">
                  <c:v>0.26916666666666667</c:v>
                </c:pt>
                <c:pt idx="18">
                  <c:v>0.28499999999999998</c:v>
                </c:pt>
                <c:pt idx="19">
                  <c:v>0.30083333333333329</c:v>
                </c:pt>
                <c:pt idx="20">
                  <c:v>0.3166666666666666</c:v>
                </c:pt>
                <c:pt idx="21">
                  <c:v>0.33249999999999991</c:v>
                </c:pt>
                <c:pt idx="22">
                  <c:v>0.34833333333333322</c:v>
                </c:pt>
                <c:pt idx="23">
                  <c:v>0.36416666666666653</c:v>
                </c:pt>
                <c:pt idx="24">
                  <c:v>0.37999999999999984</c:v>
                </c:pt>
                <c:pt idx="25">
                  <c:v>0.39583333333333315</c:v>
                </c:pt>
                <c:pt idx="26">
                  <c:v>0.41166666666666646</c:v>
                </c:pt>
                <c:pt idx="27">
                  <c:v>0.42749999999999977</c:v>
                </c:pt>
                <c:pt idx="28">
                  <c:v>0.44333333333333308</c:v>
                </c:pt>
                <c:pt idx="29">
                  <c:v>0.45916666666666639</c:v>
                </c:pt>
                <c:pt idx="30">
                  <c:v>0.4749999999999997</c:v>
                </c:pt>
                <c:pt idx="31">
                  <c:v>0.49083333333333301</c:v>
                </c:pt>
                <c:pt idx="32">
                  <c:v>0.50666666666666638</c:v>
                </c:pt>
                <c:pt idx="33">
                  <c:v>0.52249999999999974</c:v>
                </c:pt>
                <c:pt idx="34">
                  <c:v>0.53833333333333311</c:v>
                </c:pt>
                <c:pt idx="35">
                  <c:v>0.55416666666666647</c:v>
                </c:pt>
                <c:pt idx="36">
                  <c:v>0.56999999999999995</c:v>
                </c:pt>
              </c:numCache>
            </c:numRef>
          </c:val>
          <c:smooth val="0"/>
          <c:extLst>
            <c:ext xmlns:c16="http://schemas.microsoft.com/office/drawing/2014/chart" uri="{C3380CC4-5D6E-409C-BE32-E72D297353CC}">
              <c16:uniqueId val="{00000000-9CE9-46FA-B07F-F79533415751}"/>
            </c:ext>
          </c:extLst>
        </c:ser>
        <c:ser>
          <c:idx val="2"/>
          <c:order val="1"/>
          <c:tx>
            <c:strRef>
              <c:f>Sheet1!$O$5</c:f>
              <c:strCache>
                <c:ptCount val="1"/>
                <c:pt idx="0">
                  <c:v>Ambitious</c:v>
                </c:pt>
              </c:strCache>
            </c:strRef>
          </c:tx>
          <c:spPr>
            <a:ln w="19050" cap="rnd" cmpd="sng" algn="ctr">
              <a:solidFill>
                <a:schemeClr val="accent1">
                  <a:tint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Sheet1!$S$6:$S$42</c:f>
              <c:numCache>
                <c:formatCode>0%</c:formatCode>
                <c:ptCount val="37"/>
                <c:pt idx="0">
                  <c:v>0</c:v>
                </c:pt>
                <c:pt idx="1">
                  <c:v>2.1750000000000002E-2</c:v>
                </c:pt>
                <c:pt idx="2">
                  <c:v>4.3500000000000004E-2</c:v>
                </c:pt>
                <c:pt idx="3">
                  <c:v>6.5250000000000002E-2</c:v>
                </c:pt>
                <c:pt idx="4">
                  <c:v>8.7000000000000008E-2</c:v>
                </c:pt>
                <c:pt idx="5">
                  <c:v>0.10875000000000001</c:v>
                </c:pt>
                <c:pt idx="6">
                  <c:v>0.1305</c:v>
                </c:pt>
                <c:pt idx="7">
                  <c:v>0.15225</c:v>
                </c:pt>
                <c:pt idx="8">
                  <c:v>0.17399999999999999</c:v>
                </c:pt>
                <c:pt idx="9">
                  <c:v>0.19574999999999998</c:v>
                </c:pt>
                <c:pt idx="10">
                  <c:v>0.21749999999999997</c:v>
                </c:pt>
                <c:pt idx="11">
                  <c:v>0.23924999999999996</c:v>
                </c:pt>
                <c:pt idx="12">
                  <c:v>0.26099999999999995</c:v>
                </c:pt>
                <c:pt idx="13">
                  <c:v>0.28274999999999995</c:v>
                </c:pt>
                <c:pt idx="14">
                  <c:v>0.30449999999999994</c:v>
                </c:pt>
                <c:pt idx="15">
                  <c:v>0.32624999999999993</c:v>
                </c:pt>
                <c:pt idx="16">
                  <c:v>0.34799999999999992</c:v>
                </c:pt>
                <c:pt idx="17">
                  <c:v>0.36974999999999991</c:v>
                </c:pt>
                <c:pt idx="18">
                  <c:v>0.3914999999999999</c:v>
                </c:pt>
                <c:pt idx="19">
                  <c:v>0.4132499999999999</c:v>
                </c:pt>
                <c:pt idx="20">
                  <c:v>0.43499999999999989</c:v>
                </c:pt>
                <c:pt idx="21">
                  <c:v>0.45674999999999988</c:v>
                </c:pt>
                <c:pt idx="22">
                  <c:v>0.47849999999999987</c:v>
                </c:pt>
                <c:pt idx="23">
                  <c:v>0.50024999999999986</c:v>
                </c:pt>
                <c:pt idx="24">
                  <c:v>0.52199999999999991</c:v>
                </c:pt>
                <c:pt idx="25">
                  <c:v>0.54374999999999996</c:v>
                </c:pt>
                <c:pt idx="26">
                  <c:v>0.5655</c:v>
                </c:pt>
                <c:pt idx="27">
                  <c:v>0.58725000000000005</c:v>
                </c:pt>
                <c:pt idx="28">
                  <c:v>0.6090000000000001</c:v>
                </c:pt>
                <c:pt idx="29">
                  <c:v>0.63075000000000014</c:v>
                </c:pt>
                <c:pt idx="30">
                  <c:v>0.65250000000000019</c:v>
                </c:pt>
                <c:pt idx="31">
                  <c:v>0.67425000000000024</c:v>
                </c:pt>
                <c:pt idx="32">
                  <c:v>0.69600000000000029</c:v>
                </c:pt>
                <c:pt idx="33">
                  <c:v>0.71775000000000033</c:v>
                </c:pt>
                <c:pt idx="34">
                  <c:v>0.73950000000000038</c:v>
                </c:pt>
                <c:pt idx="35">
                  <c:v>0.76125000000000043</c:v>
                </c:pt>
                <c:pt idx="36">
                  <c:v>0.78300000000000003</c:v>
                </c:pt>
              </c:numCache>
            </c:numRef>
          </c:val>
          <c:smooth val="0"/>
          <c:extLst>
            <c:ext xmlns:c16="http://schemas.microsoft.com/office/drawing/2014/chart" uri="{C3380CC4-5D6E-409C-BE32-E72D297353CC}">
              <c16:uniqueId val="{00000001-9CE9-46FA-B07F-F79533415751}"/>
            </c:ext>
          </c:extLst>
        </c:ser>
        <c:ser>
          <c:idx val="3"/>
          <c:order val="2"/>
          <c:tx>
            <c:strRef>
              <c:f>Sheet1!$P$5</c:f>
              <c:strCache>
                <c:ptCount val="1"/>
                <c:pt idx="0">
                  <c:v>Maximum</c:v>
                </c:pt>
              </c:strCache>
            </c:strRef>
          </c:tx>
          <c:spPr>
            <a:ln w="19050" cap="rnd" cmpd="sng" algn="ctr">
              <a:solidFill>
                <a:schemeClr val="accent1">
                  <a:tint val="58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Sheet1!$T$6:$T$42</c:f>
              <c:numCache>
                <c:formatCode>0%</c:formatCode>
                <c:ptCount val="37"/>
                <c:pt idx="0">
                  <c:v>0</c:v>
                </c:pt>
                <c:pt idx="1">
                  <c:v>2.5000000000000001E-2</c:v>
                </c:pt>
                <c:pt idx="2">
                  <c:v>0.05</c:v>
                </c:pt>
                <c:pt idx="3">
                  <c:v>7.5000000000000011E-2</c:v>
                </c:pt>
                <c:pt idx="4">
                  <c:v>0.1</c:v>
                </c:pt>
                <c:pt idx="5">
                  <c:v>0.125</c:v>
                </c:pt>
                <c:pt idx="6">
                  <c:v>0.15</c:v>
                </c:pt>
                <c:pt idx="7">
                  <c:v>0.17499999999999999</c:v>
                </c:pt>
                <c:pt idx="8">
                  <c:v>0.19999999999999998</c:v>
                </c:pt>
                <c:pt idx="9">
                  <c:v>0.22499999999999998</c:v>
                </c:pt>
                <c:pt idx="10">
                  <c:v>0.24999999999999997</c:v>
                </c:pt>
                <c:pt idx="11">
                  <c:v>0.27499999999999997</c:v>
                </c:pt>
                <c:pt idx="12">
                  <c:v>0.3</c:v>
                </c:pt>
                <c:pt idx="13">
                  <c:v>0.32500000000000001</c:v>
                </c:pt>
                <c:pt idx="14">
                  <c:v>0.35000000000000003</c:v>
                </c:pt>
                <c:pt idx="15">
                  <c:v>0.37500000000000006</c:v>
                </c:pt>
                <c:pt idx="16">
                  <c:v>0.40000000000000008</c:v>
                </c:pt>
                <c:pt idx="17">
                  <c:v>0.4250000000000001</c:v>
                </c:pt>
                <c:pt idx="18">
                  <c:v>0.45000000000000012</c:v>
                </c:pt>
                <c:pt idx="19">
                  <c:v>0.47500000000000014</c:v>
                </c:pt>
                <c:pt idx="20">
                  <c:v>0.50000000000000011</c:v>
                </c:pt>
                <c:pt idx="21">
                  <c:v>0.52500000000000013</c:v>
                </c:pt>
                <c:pt idx="22">
                  <c:v>0.55000000000000016</c:v>
                </c:pt>
                <c:pt idx="23">
                  <c:v>0.57500000000000018</c:v>
                </c:pt>
                <c:pt idx="24">
                  <c:v>0.6000000000000002</c:v>
                </c:pt>
                <c:pt idx="25">
                  <c:v>0.62500000000000022</c:v>
                </c:pt>
                <c:pt idx="26">
                  <c:v>0.65000000000000024</c:v>
                </c:pt>
                <c:pt idx="27">
                  <c:v>0.67500000000000027</c:v>
                </c:pt>
                <c:pt idx="28">
                  <c:v>0.70000000000000029</c:v>
                </c:pt>
                <c:pt idx="29">
                  <c:v>0.72500000000000031</c:v>
                </c:pt>
                <c:pt idx="30">
                  <c:v>0.75000000000000033</c:v>
                </c:pt>
                <c:pt idx="31">
                  <c:v>0.77500000000000036</c:v>
                </c:pt>
                <c:pt idx="32">
                  <c:v>0.80000000000000038</c:v>
                </c:pt>
                <c:pt idx="33">
                  <c:v>0.8250000000000004</c:v>
                </c:pt>
                <c:pt idx="34">
                  <c:v>0.85000000000000042</c:v>
                </c:pt>
                <c:pt idx="35">
                  <c:v>0.87500000000000044</c:v>
                </c:pt>
                <c:pt idx="36">
                  <c:v>0.9</c:v>
                </c:pt>
              </c:numCache>
            </c:numRef>
          </c:val>
          <c:smooth val="0"/>
          <c:extLst>
            <c:ext xmlns:c16="http://schemas.microsoft.com/office/drawing/2014/chart" uri="{C3380CC4-5D6E-409C-BE32-E72D297353CC}">
              <c16:uniqueId val="{00000002-9CE9-46FA-B07F-F79533415751}"/>
            </c:ext>
          </c:extLst>
        </c:ser>
        <c:dLbls>
          <c:showLegendKey val="0"/>
          <c:showVal val="0"/>
          <c:showCatName val="0"/>
          <c:showSerName val="0"/>
          <c:showPercent val="0"/>
          <c:showBubbleSize val="0"/>
        </c:dLbls>
        <c:smooth val="0"/>
        <c:axId val="247752192"/>
        <c:axId val="247754112"/>
        <c:extLst/>
      </c:lineChart>
      <c:dateAx>
        <c:axId val="2477521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 sourceLinked="0"/>
        <c:majorTickMark val="in"/>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4112"/>
        <c:crossesAt val="0"/>
        <c:auto val="0"/>
        <c:lblOffset val="100"/>
        <c:baseTimeUnit val="days"/>
        <c:majorUnit val="5"/>
        <c:majorTimeUnit val="days"/>
      </c:dateAx>
      <c:valAx>
        <c:axId val="247754112"/>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MMTon CO2</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0%" sourceLinked="0"/>
        <c:majorTickMark val="none"/>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2192"/>
        <c:crossesAt val="2014"/>
        <c:crossBetween val="between"/>
      </c:valAx>
      <c:spPr>
        <a:solidFill>
          <a:schemeClr val="bg1"/>
        </a:solidFill>
        <a:ln>
          <a:noFill/>
        </a:ln>
        <a:effectLst/>
      </c:spPr>
    </c:plotArea>
    <c:legend>
      <c:legendPos val="r"/>
      <c:layout>
        <c:manualLayout>
          <c:xMode val="edge"/>
          <c:yMode val="edge"/>
          <c:x val="0.78304604933986044"/>
          <c:y val="0.22976191292267054"/>
          <c:w val="0.21695395066013964"/>
          <c:h val="0.447667457281655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legend>
    <c:plotVisOnly val="0"/>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strRef>
          <c:f>'C:\Users\Emi\AppData\Local\Box\Box Edit\Documents\EVsAE+tsHUizaOZJiJtlYA==\[Seafloor_Protection_v2_1609.xlsm]AutoResults'!$AZ$8</c:f>
          <c:strCache>
            <c:ptCount val="1"/>
            <c:pt idx="0">
              <c:v>World Annual Emissions Reduction</c:v>
            </c:pt>
          </c:strCache>
        </c:strRef>
      </c:tx>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Sheet1!$N$5</c:f>
              <c:strCache>
                <c:ptCount val="1"/>
                <c:pt idx="0">
                  <c:v>Plausible</c:v>
                </c:pt>
              </c:strCache>
            </c:strRef>
          </c:tx>
          <c:spPr>
            <a:ln w="19050" cap="rnd" cmpd="sng" algn="ctr">
              <a:solidFill>
                <a:schemeClr val="accent1">
                  <a:shade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Sheet1!$N$6:$N$42</c:f>
              <c:numCache>
                <c:formatCode>0.00</c:formatCode>
                <c:ptCount val="37"/>
                <c:pt idx="0" formatCode="General">
                  <c:v>0</c:v>
                </c:pt>
                <c:pt idx="1">
                  <c:v>3.4166666666666665</c:v>
                </c:pt>
                <c:pt idx="2">
                  <c:v>6.833333333333333</c:v>
                </c:pt>
                <c:pt idx="3">
                  <c:v>10.25</c:v>
                </c:pt>
                <c:pt idx="4">
                  <c:v>13.666666666666666</c:v>
                </c:pt>
                <c:pt idx="5">
                  <c:v>17.083333333333332</c:v>
                </c:pt>
                <c:pt idx="6">
                  <c:v>20.5</c:v>
                </c:pt>
                <c:pt idx="7">
                  <c:v>23.916666666666668</c:v>
                </c:pt>
                <c:pt idx="8">
                  <c:v>27.333333333333336</c:v>
                </c:pt>
                <c:pt idx="9">
                  <c:v>30.750000000000004</c:v>
                </c:pt>
                <c:pt idx="10">
                  <c:v>34.166666666666671</c:v>
                </c:pt>
                <c:pt idx="11">
                  <c:v>37.583333333333336</c:v>
                </c:pt>
                <c:pt idx="12">
                  <c:v>41</c:v>
                </c:pt>
                <c:pt idx="13">
                  <c:v>44.416666666666664</c:v>
                </c:pt>
                <c:pt idx="14">
                  <c:v>47.833333333333329</c:v>
                </c:pt>
                <c:pt idx="15">
                  <c:v>51.249999999999993</c:v>
                </c:pt>
                <c:pt idx="16">
                  <c:v>54.666666666666657</c:v>
                </c:pt>
                <c:pt idx="17">
                  <c:v>58.083333333333321</c:v>
                </c:pt>
                <c:pt idx="18">
                  <c:v>61.499999999999986</c:v>
                </c:pt>
                <c:pt idx="19">
                  <c:v>64.916666666666657</c:v>
                </c:pt>
                <c:pt idx="20">
                  <c:v>68.333333333333329</c:v>
                </c:pt>
                <c:pt idx="21">
                  <c:v>71.75</c:v>
                </c:pt>
                <c:pt idx="22">
                  <c:v>75.166666666666671</c:v>
                </c:pt>
                <c:pt idx="23">
                  <c:v>78.583333333333343</c:v>
                </c:pt>
                <c:pt idx="24">
                  <c:v>82.000000000000014</c:v>
                </c:pt>
                <c:pt idx="25">
                  <c:v>85.416666666666686</c:v>
                </c:pt>
                <c:pt idx="26">
                  <c:v>88.833333333333357</c:v>
                </c:pt>
                <c:pt idx="27">
                  <c:v>92.250000000000028</c:v>
                </c:pt>
                <c:pt idx="28">
                  <c:v>95.6666666666667</c:v>
                </c:pt>
                <c:pt idx="29">
                  <c:v>99.083333333333371</c:v>
                </c:pt>
                <c:pt idx="30">
                  <c:v>102.50000000000004</c:v>
                </c:pt>
                <c:pt idx="31">
                  <c:v>105.91666666666671</c:v>
                </c:pt>
                <c:pt idx="32">
                  <c:v>109.33333333333339</c:v>
                </c:pt>
                <c:pt idx="33">
                  <c:v>112.75000000000006</c:v>
                </c:pt>
                <c:pt idx="34">
                  <c:v>116.16666666666673</c:v>
                </c:pt>
                <c:pt idx="35">
                  <c:v>119.5833333333334</c:v>
                </c:pt>
                <c:pt idx="36" formatCode="General">
                  <c:v>123</c:v>
                </c:pt>
              </c:numCache>
            </c:numRef>
          </c:val>
          <c:smooth val="0"/>
          <c:extLst>
            <c:ext xmlns:c16="http://schemas.microsoft.com/office/drawing/2014/chart" uri="{C3380CC4-5D6E-409C-BE32-E72D297353CC}">
              <c16:uniqueId val="{00000000-6865-4BDD-B59E-A9259E5110D8}"/>
            </c:ext>
          </c:extLst>
        </c:ser>
        <c:ser>
          <c:idx val="2"/>
          <c:order val="1"/>
          <c:tx>
            <c:strRef>
              <c:f>Sheet1!$O$5</c:f>
              <c:strCache>
                <c:ptCount val="1"/>
                <c:pt idx="0">
                  <c:v>Ambitious</c:v>
                </c:pt>
              </c:strCache>
            </c:strRef>
          </c:tx>
          <c:spPr>
            <a:ln w="19050" cap="rnd" cmpd="sng" algn="ctr">
              <a:solidFill>
                <a:schemeClr val="accent1">
                  <a:tint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Sheet1!$O$6:$O$42</c:f>
              <c:numCache>
                <c:formatCode>0.00</c:formatCode>
                <c:ptCount val="37"/>
                <c:pt idx="0" formatCode="General">
                  <c:v>0</c:v>
                </c:pt>
                <c:pt idx="1">
                  <c:v>4.6111111111111107</c:v>
                </c:pt>
                <c:pt idx="2">
                  <c:v>9.2222222222222214</c:v>
                </c:pt>
                <c:pt idx="3">
                  <c:v>13.833333333333332</c:v>
                </c:pt>
                <c:pt idx="4">
                  <c:v>18.444444444444443</c:v>
                </c:pt>
                <c:pt idx="5">
                  <c:v>23.055555555555554</c:v>
                </c:pt>
                <c:pt idx="6">
                  <c:v>27.666666666666664</c:v>
                </c:pt>
                <c:pt idx="7">
                  <c:v>32.277777777777771</c:v>
                </c:pt>
                <c:pt idx="8">
                  <c:v>36.888888888888886</c:v>
                </c:pt>
                <c:pt idx="9">
                  <c:v>41.5</c:v>
                </c:pt>
                <c:pt idx="10">
                  <c:v>46.111111111111114</c:v>
                </c:pt>
                <c:pt idx="11">
                  <c:v>50.722222222222229</c:v>
                </c:pt>
                <c:pt idx="12">
                  <c:v>55.333333333333343</c:v>
                </c:pt>
                <c:pt idx="13">
                  <c:v>59.944444444444457</c:v>
                </c:pt>
                <c:pt idx="14">
                  <c:v>64.555555555555571</c:v>
                </c:pt>
                <c:pt idx="15">
                  <c:v>69.166666666666686</c:v>
                </c:pt>
                <c:pt idx="16">
                  <c:v>73.7777777777778</c:v>
                </c:pt>
                <c:pt idx="17">
                  <c:v>78.388888888888914</c:v>
                </c:pt>
                <c:pt idx="18">
                  <c:v>83.000000000000028</c:v>
                </c:pt>
                <c:pt idx="19">
                  <c:v>87.611111111111143</c:v>
                </c:pt>
                <c:pt idx="20">
                  <c:v>92.222222222222257</c:v>
                </c:pt>
                <c:pt idx="21">
                  <c:v>96.833333333333371</c:v>
                </c:pt>
                <c:pt idx="22">
                  <c:v>101.44444444444449</c:v>
                </c:pt>
                <c:pt idx="23">
                  <c:v>106.0555555555556</c:v>
                </c:pt>
                <c:pt idx="24">
                  <c:v>110.66666666666671</c:v>
                </c:pt>
                <c:pt idx="25">
                  <c:v>115.27777777777783</c:v>
                </c:pt>
                <c:pt idx="26">
                  <c:v>119.88888888888894</c:v>
                </c:pt>
                <c:pt idx="27">
                  <c:v>124.50000000000006</c:v>
                </c:pt>
                <c:pt idx="28">
                  <c:v>129.11111111111117</c:v>
                </c:pt>
                <c:pt idx="29">
                  <c:v>133.72222222222229</c:v>
                </c:pt>
                <c:pt idx="30">
                  <c:v>138.3333333333334</c:v>
                </c:pt>
                <c:pt idx="31">
                  <c:v>142.94444444444451</c:v>
                </c:pt>
                <c:pt idx="32">
                  <c:v>147.55555555555563</c:v>
                </c:pt>
                <c:pt idx="33">
                  <c:v>152.16666666666674</c:v>
                </c:pt>
                <c:pt idx="34">
                  <c:v>156.77777777777786</c:v>
                </c:pt>
                <c:pt idx="35">
                  <c:v>161.38888888888897</c:v>
                </c:pt>
                <c:pt idx="36" formatCode="General">
                  <c:v>166</c:v>
                </c:pt>
              </c:numCache>
            </c:numRef>
          </c:val>
          <c:smooth val="0"/>
          <c:extLst>
            <c:ext xmlns:c16="http://schemas.microsoft.com/office/drawing/2014/chart" uri="{C3380CC4-5D6E-409C-BE32-E72D297353CC}">
              <c16:uniqueId val="{00000001-6865-4BDD-B59E-A9259E5110D8}"/>
            </c:ext>
          </c:extLst>
        </c:ser>
        <c:ser>
          <c:idx val="3"/>
          <c:order val="2"/>
          <c:tx>
            <c:strRef>
              <c:f>Sheet1!$P$5</c:f>
              <c:strCache>
                <c:ptCount val="1"/>
                <c:pt idx="0">
                  <c:v>Maximum</c:v>
                </c:pt>
              </c:strCache>
            </c:strRef>
          </c:tx>
          <c:spPr>
            <a:ln w="19050" cap="rnd" cmpd="sng" algn="ctr">
              <a:solidFill>
                <a:schemeClr val="accent1">
                  <a:tint val="58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Sheet1!$P$6:$P$42</c:f>
              <c:numCache>
                <c:formatCode>0.00</c:formatCode>
                <c:ptCount val="37"/>
                <c:pt idx="0" formatCode="General">
                  <c:v>0</c:v>
                </c:pt>
                <c:pt idx="1">
                  <c:v>5.3055555555555554</c:v>
                </c:pt>
                <c:pt idx="2">
                  <c:v>10.611111111111111</c:v>
                </c:pt>
                <c:pt idx="3">
                  <c:v>15.916666666666666</c:v>
                </c:pt>
                <c:pt idx="4">
                  <c:v>21.222222222222221</c:v>
                </c:pt>
                <c:pt idx="5">
                  <c:v>26.527777777777779</c:v>
                </c:pt>
                <c:pt idx="6">
                  <c:v>31.833333333333336</c:v>
                </c:pt>
                <c:pt idx="7">
                  <c:v>37.138888888888893</c:v>
                </c:pt>
                <c:pt idx="8">
                  <c:v>42.44444444444445</c:v>
                </c:pt>
                <c:pt idx="9">
                  <c:v>47.750000000000007</c:v>
                </c:pt>
                <c:pt idx="10">
                  <c:v>53.055555555555564</c:v>
                </c:pt>
                <c:pt idx="11">
                  <c:v>58.361111111111121</c:v>
                </c:pt>
                <c:pt idx="12">
                  <c:v>63.666666666666679</c:v>
                </c:pt>
                <c:pt idx="13">
                  <c:v>68.972222222222229</c:v>
                </c:pt>
                <c:pt idx="14">
                  <c:v>74.277777777777786</c:v>
                </c:pt>
                <c:pt idx="15">
                  <c:v>79.583333333333343</c:v>
                </c:pt>
                <c:pt idx="16">
                  <c:v>84.8888888888889</c:v>
                </c:pt>
                <c:pt idx="17">
                  <c:v>90.194444444444457</c:v>
                </c:pt>
                <c:pt idx="18">
                  <c:v>95.500000000000014</c:v>
                </c:pt>
                <c:pt idx="19">
                  <c:v>100.80555555555557</c:v>
                </c:pt>
                <c:pt idx="20">
                  <c:v>106.11111111111113</c:v>
                </c:pt>
                <c:pt idx="21">
                  <c:v>111.41666666666669</c:v>
                </c:pt>
                <c:pt idx="22">
                  <c:v>116.72222222222224</c:v>
                </c:pt>
                <c:pt idx="23">
                  <c:v>122.0277777777778</c:v>
                </c:pt>
                <c:pt idx="24">
                  <c:v>127.33333333333336</c:v>
                </c:pt>
                <c:pt idx="25">
                  <c:v>132.63888888888891</c:v>
                </c:pt>
                <c:pt idx="26">
                  <c:v>137.94444444444446</c:v>
                </c:pt>
                <c:pt idx="27">
                  <c:v>143.25</c:v>
                </c:pt>
                <c:pt idx="28">
                  <c:v>148.55555555555554</c:v>
                </c:pt>
                <c:pt idx="29">
                  <c:v>153.86111111111109</c:v>
                </c:pt>
                <c:pt idx="30">
                  <c:v>159.16666666666663</c:v>
                </c:pt>
                <c:pt idx="31">
                  <c:v>164.47222222222217</c:v>
                </c:pt>
                <c:pt idx="32">
                  <c:v>169.77777777777771</c:v>
                </c:pt>
                <c:pt idx="33">
                  <c:v>175.08333333333326</c:v>
                </c:pt>
                <c:pt idx="34">
                  <c:v>180.3888888888888</c:v>
                </c:pt>
                <c:pt idx="35">
                  <c:v>185.69444444444434</c:v>
                </c:pt>
                <c:pt idx="36" formatCode="General">
                  <c:v>191</c:v>
                </c:pt>
              </c:numCache>
            </c:numRef>
          </c:val>
          <c:smooth val="0"/>
          <c:extLst>
            <c:ext xmlns:c16="http://schemas.microsoft.com/office/drawing/2014/chart" uri="{C3380CC4-5D6E-409C-BE32-E72D297353CC}">
              <c16:uniqueId val="{00000002-6865-4BDD-B59E-A9259E5110D8}"/>
            </c:ext>
          </c:extLst>
        </c:ser>
        <c:dLbls>
          <c:showLegendKey val="0"/>
          <c:showVal val="0"/>
          <c:showCatName val="0"/>
          <c:showSerName val="0"/>
          <c:showPercent val="0"/>
          <c:showBubbleSize val="0"/>
        </c:dLbls>
        <c:smooth val="0"/>
        <c:axId val="247752192"/>
        <c:axId val="247754112"/>
        <c:extLst/>
      </c:lineChart>
      <c:dateAx>
        <c:axId val="2477521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 sourceLinked="0"/>
        <c:majorTickMark val="in"/>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4112"/>
        <c:crossesAt val="0"/>
        <c:auto val="0"/>
        <c:lblOffset val="100"/>
        <c:baseTimeUnit val="days"/>
        <c:majorUnit val="5"/>
        <c:majorTimeUnit val="days"/>
      </c:dateAx>
      <c:valAx>
        <c:axId val="247754112"/>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MMTon CO2</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0" sourceLinked="0"/>
        <c:majorTickMark val="none"/>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2192"/>
        <c:crossesAt val="2014"/>
        <c:crossBetween val="between"/>
      </c:valAx>
      <c:spPr>
        <a:solidFill>
          <a:schemeClr val="bg1"/>
        </a:solidFill>
        <a:ln>
          <a:noFill/>
        </a:ln>
        <a:effectLst/>
      </c:spPr>
    </c:plotArea>
    <c:legend>
      <c:legendPos val="r"/>
      <c:layout>
        <c:manualLayout>
          <c:xMode val="edge"/>
          <c:yMode val="edge"/>
          <c:x val="0.78304604933986044"/>
          <c:y val="0.22976191292267054"/>
          <c:w val="0.21695395066013964"/>
          <c:h val="0.447667457281655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legend>
    <c:plotVisOnly val="0"/>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0A967694-6C1B-A64A-AF8C-30E16CBA7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1713</TotalTime>
  <Pages>52</Pages>
  <Words>85931</Words>
  <Characters>489807</Characters>
  <Application>Microsoft Office Word</Application>
  <DocSecurity>0</DocSecurity>
  <Lines>4081</Lines>
  <Paragraphs>1149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Jankowska</dc:creator>
  <cp:keywords/>
  <dc:description/>
  <cp:lastModifiedBy>Emilia Jankowska</cp:lastModifiedBy>
  <cp:revision>30</cp:revision>
  <cp:lastPrinted>2018-07-24T17:02:00Z</cp:lastPrinted>
  <dcterms:created xsi:type="dcterms:W3CDTF">2020-09-24T14:49:00Z</dcterms:created>
  <dcterms:modified xsi:type="dcterms:W3CDTF">2021-08-17T13:40:00Z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zotero-version="5.0.87"&gt;&lt;session id="mJulcQCF"/&gt;&lt;style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