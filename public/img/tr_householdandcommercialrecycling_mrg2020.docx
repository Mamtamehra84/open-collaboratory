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75A57" w14:textId="0861DCFD" w:rsidR="00C81D94" w:rsidRPr="000829DC" w:rsidRDefault="00630CD1" w:rsidP="00EB247F">
      <w:pPr>
        <w:pStyle w:val="TableofFigures"/>
        <w:tabs>
          <w:tab w:val="right" w:leader="dot" w:pos="9350"/>
        </w:tabs>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B15F3C" w:rsidRPr="00E91BE1" w:rsidRDefault="00B15F3C"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66F9CB6E" w14:textId="77777777" w:rsidR="00B15F3C" w:rsidRPr="003023BB" w:rsidRDefault="00B15F3C" w:rsidP="003023BB">
                            <w:pPr>
                              <w:spacing w:after="160" w:line="259" w:lineRule="auto"/>
                              <w:jc w:val="center"/>
                              <w:rPr>
                                <w:rFonts w:ascii="Calibri" w:eastAsia="SimSun" w:hAnsi="Calibri" w:cs="Arial"/>
                                <w:smallCaps/>
                                <w:color w:val="404040"/>
                                <w:sz w:val="36"/>
                                <w:szCs w:val="36"/>
                              </w:rPr>
                            </w:pPr>
                            <w:r w:rsidRPr="003023BB">
                              <w:rPr>
                                <w:rFonts w:ascii="Calibri" w:eastAsia="SimSun" w:hAnsi="Calibri" w:cs="Arial"/>
                                <w:smallCaps/>
                                <w:color w:val="404040"/>
                                <w:sz w:val="48"/>
                                <w:szCs w:val="48"/>
                              </w:rPr>
                              <w:t>Household &amp; Commercial R</w:t>
                            </w:r>
                            <w:r w:rsidRPr="003023BB">
                              <w:rPr>
                                <w:rFonts w:ascii="Calibri" w:eastAsia="SimSun" w:hAnsi="Calibri" w:cs="Arial"/>
                                <w:smallCaps/>
                                <w:color w:val="404040"/>
                                <w:sz w:val="36"/>
                                <w:szCs w:val="36"/>
                              </w:rPr>
                              <w:t>ECYCLING</w:t>
                            </w:r>
                          </w:p>
                          <w:p w14:paraId="6774E85B" w14:textId="77777777" w:rsidR="00B15F3C" w:rsidRPr="00EB247F" w:rsidRDefault="00B15F3C" w:rsidP="00EB247F">
                            <w:pPr>
                              <w:spacing w:line="240" w:lineRule="auto"/>
                              <w:jc w:val="center"/>
                              <w:rPr>
                                <w:rFonts w:cs="Times New Roman"/>
                                <w:smallCaps/>
                                <w:color w:val="404040" w:themeColor="text1" w:themeTint="BF"/>
                                <w:sz w:val="36"/>
                                <w:szCs w:val="36"/>
                              </w:rPr>
                            </w:pPr>
                          </w:p>
                          <w:p w14:paraId="4699D449" w14:textId="69C5F480" w:rsidR="00B15F3C" w:rsidRPr="00E91BE1" w:rsidRDefault="00B15F3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Materials</w:t>
                            </w:r>
                          </w:p>
                          <w:p w14:paraId="1671E118" w14:textId="3981757F" w:rsidR="00B15F3C" w:rsidRPr="00E91BE1" w:rsidRDefault="00B15F3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Municipal</w:t>
                            </w:r>
                          </w:p>
                          <w:p w14:paraId="29D510C4" w14:textId="3FC14D58" w:rsidR="00B15F3C" w:rsidRPr="00E91BE1" w:rsidRDefault="00B15F3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w:t>
                            </w:r>
                            <w:r>
                              <w:rPr>
                                <w:smallCaps/>
                                <w:color w:val="404040" w:themeColor="text1" w:themeTint="BF"/>
                                <w:sz w:val="36"/>
                                <w:szCs w:val="36"/>
                              </w:rPr>
                              <w:t>Recycling, Municipal Solid Waste Management, Zero Waste, Materials Recovery, Waste Diversion, Landfill, Circular Economy</w:t>
                            </w:r>
                          </w:p>
                          <w:p w14:paraId="6DF0E7C6" w14:textId="77777777" w:rsidR="00B15F3C" w:rsidRDefault="00B15F3C" w:rsidP="00FB2C53"/>
                          <w:p w14:paraId="4DF87617" w14:textId="77777777" w:rsidR="00B15F3C" w:rsidRDefault="00B15F3C" w:rsidP="00FB2C53"/>
                          <w:p w14:paraId="4FD71E35" w14:textId="77777777" w:rsidR="00B15F3C" w:rsidRDefault="00B15F3C" w:rsidP="00FB2C53"/>
                          <w:p w14:paraId="0AAEA688" w14:textId="77777777" w:rsidR="00B15F3C" w:rsidRDefault="00B15F3C" w:rsidP="00FB2C53"/>
                          <w:p w14:paraId="693769A0" w14:textId="0B1C280D" w:rsidR="00B15F3C" w:rsidRPr="00E91BE1" w:rsidRDefault="00B15F3C" w:rsidP="00FB2C53">
                            <w:pPr>
                              <w:spacing w:after="0" w:line="240" w:lineRule="auto"/>
                              <w:jc w:val="center"/>
                              <w:rPr>
                                <w:rFonts w:cs="Times New Roman"/>
                                <w:smallCaps/>
                                <w:color w:val="404040" w:themeColor="text1" w:themeTint="BF"/>
                                <w:sz w:val="36"/>
                                <w:szCs w:val="36"/>
                              </w:rPr>
                            </w:pPr>
                            <w:del w:id="0" w:author="Miranda Gorman" w:date="2020-06-29T12:24:00Z">
                              <w:r w:rsidRPr="00E91BE1" w:rsidDel="00797795">
                                <w:rPr>
                                  <w:rFonts w:cs="Times New Roman"/>
                                  <w:smallCaps/>
                                  <w:color w:val="404040" w:themeColor="text1" w:themeTint="BF"/>
                                  <w:sz w:val="36"/>
                                  <w:szCs w:val="36"/>
                                </w:rPr>
                                <w:delText>Book Edition 1</w:delText>
                              </w:r>
                            </w:del>
                            <w:ins w:id="1" w:author="Miranda Gorman" w:date="2020-06-29T12:24:00Z">
                              <w:r>
                                <w:rPr>
                                  <w:rFonts w:cs="Times New Roman"/>
                                  <w:smallCaps/>
                                  <w:color w:val="404040" w:themeColor="text1" w:themeTint="BF"/>
                                  <w:sz w:val="36"/>
                                  <w:szCs w:val="36"/>
                                </w:rPr>
                                <w:t>June 2020</w:t>
                              </w:r>
                            </w:ins>
                          </w:p>
                          <w:p w14:paraId="0DDBFE23" w14:textId="77777777" w:rsidR="00B15F3C" w:rsidRPr="000829DC" w:rsidRDefault="00B15F3C" w:rsidP="00FB2C53"/>
                          <w:p w14:paraId="2120AE6B" w14:textId="77777777" w:rsidR="00B15F3C" w:rsidRDefault="00B15F3C" w:rsidP="00FB2C53"/>
                          <w:p w14:paraId="7DCFFDCF" w14:textId="07E6D082" w:rsidR="00B15F3C" w:rsidRDefault="00B15F3C" w:rsidP="00FB2C53"/>
                          <w:p w14:paraId="3CD9C43F" w14:textId="77777777" w:rsidR="00B15F3C" w:rsidRDefault="00B15F3C" w:rsidP="00FB2C53"/>
                          <w:p w14:paraId="2F48DE38" w14:textId="77777777" w:rsidR="00B15F3C" w:rsidRPr="000829DC" w:rsidRDefault="00B15F3C" w:rsidP="00FB2C53"/>
                          <w:p w14:paraId="1981D31A" w14:textId="77777777" w:rsidR="00B15F3C" w:rsidRPr="00E91BE1" w:rsidRDefault="00B15F3C"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79BC0905" w14:textId="0A6C9BC9" w:rsidR="00B15F3C" w:rsidRDefault="00B15F3C" w:rsidP="00EE653E">
                            <w:pPr>
                              <w:spacing w:after="0" w:line="240" w:lineRule="auto"/>
                              <w:rPr>
                                <w:ins w:id="2" w:author="Miranda Gorman" w:date="2020-06-29T12:24:00Z"/>
                                <w:smallCaps/>
                                <w:color w:val="404040" w:themeColor="text1" w:themeTint="BF"/>
                                <w:sz w:val="28"/>
                                <w:szCs w:val="28"/>
                              </w:rPr>
                            </w:pPr>
                            <w:ins w:id="3" w:author="Miranda Gorman" w:date="2020-06-29T12:24:00Z">
                              <w:r>
                                <w:rPr>
                                  <w:smallCaps/>
                                  <w:color w:val="404040" w:themeColor="text1" w:themeTint="BF"/>
                                  <w:sz w:val="28"/>
                                  <w:szCs w:val="28"/>
                                </w:rPr>
                                <w:t xml:space="preserve">Miranda </w:t>
                              </w:r>
                            </w:ins>
                            <w:ins w:id="4" w:author="Miranda Gorman" w:date="2020-06-29T12:25:00Z">
                              <w:r>
                                <w:rPr>
                                  <w:smallCaps/>
                                  <w:color w:val="404040" w:themeColor="text1" w:themeTint="BF"/>
                                  <w:sz w:val="28"/>
                                  <w:szCs w:val="28"/>
                                </w:rPr>
                                <w:t xml:space="preserve">R. </w:t>
                              </w:r>
                            </w:ins>
                            <w:ins w:id="5" w:author="Miranda Gorman" w:date="2020-06-29T12:24:00Z">
                              <w:r>
                                <w:rPr>
                                  <w:smallCaps/>
                                  <w:color w:val="404040" w:themeColor="text1" w:themeTint="BF"/>
                                  <w:sz w:val="28"/>
                                  <w:szCs w:val="28"/>
                                </w:rPr>
                                <w:t>Gorm</w:t>
                              </w:r>
                            </w:ins>
                            <w:ins w:id="6" w:author="Miranda Gorman" w:date="2020-06-29T12:25:00Z">
                              <w:r>
                                <w:rPr>
                                  <w:smallCaps/>
                                  <w:color w:val="404040" w:themeColor="text1" w:themeTint="BF"/>
                                  <w:sz w:val="28"/>
                                  <w:szCs w:val="28"/>
                                </w:rPr>
                                <w:t>an, Senior Research Fellow</w:t>
                              </w:r>
                            </w:ins>
                          </w:p>
                          <w:p w14:paraId="0BE62DE1" w14:textId="52394294" w:rsidR="00B15F3C" w:rsidRPr="000829DC" w:rsidRDefault="00B15F3C" w:rsidP="00EE653E">
                            <w:pPr>
                              <w:spacing w:after="0" w:line="240" w:lineRule="auto"/>
                              <w:rPr>
                                <w:smallCaps/>
                                <w:color w:val="404040" w:themeColor="text1" w:themeTint="BF"/>
                                <w:sz w:val="28"/>
                                <w:szCs w:val="28"/>
                              </w:rPr>
                            </w:pPr>
                            <w:r>
                              <w:rPr>
                                <w:smallCaps/>
                                <w:color w:val="404040" w:themeColor="text1" w:themeTint="BF"/>
                                <w:sz w:val="28"/>
                                <w:szCs w:val="28"/>
                              </w:rPr>
                              <w:t xml:space="preserve">Ida </w:t>
                            </w:r>
                            <w:proofErr w:type="spellStart"/>
                            <w:r>
                              <w:rPr>
                                <w:smallCaps/>
                                <w:color w:val="404040" w:themeColor="text1" w:themeTint="BF"/>
                                <w:sz w:val="28"/>
                                <w:szCs w:val="28"/>
                              </w:rPr>
                              <w:t>Midzic</w:t>
                            </w:r>
                            <w:proofErr w:type="spellEnd"/>
                            <w:r w:rsidRPr="000829DC">
                              <w:rPr>
                                <w:smallCaps/>
                                <w:color w:val="404040" w:themeColor="text1" w:themeTint="BF"/>
                                <w:sz w:val="28"/>
                                <w:szCs w:val="28"/>
                              </w:rPr>
                              <w:t>, Research</w:t>
                            </w:r>
                            <w:r>
                              <w:rPr>
                                <w:smallCaps/>
                                <w:color w:val="404040" w:themeColor="text1" w:themeTint="BF"/>
                                <w:sz w:val="28"/>
                                <w:szCs w:val="28"/>
                              </w:rPr>
                              <w:t xml:space="preserve"> Fellow</w:t>
                            </w:r>
                          </w:p>
                          <w:p w14:paraId="6C4588F0" w14:textId="77777777" w:rsidR="00B15F3C" w:rsidRPr="00EB247F" w:rsidDel="00797795" w:rsidRDefault="00B15F3C" w:rsidP="000829DC">
                            <w:pPr>
                              <w:rPr>
                                <w:del w:id="7" w:author="Miranda Gorman" w:date="2020-06-29T12:24:00Z"/>
                                <w:rFonts w:cs="Times New Roman"/>
                                <w:smallCaps/>
                                <w:color w:val="404040" w:themeColor="text1" w:themeTint="BF"/>
                              </w:rPr>
                            </w:pPr>
                          </w:p>
                          <w:p w14:paraId="1C3CFB47" w14:textId="77777777" w:rsidR="00B15F3C" w:rsidRPr="00EB247F" w:rsidRDefault="00B15F3C" w:rsidP="007864AB">
                            <w:pPr>
                              <w:rPr>
                                <w:rFonts w:cs="Times New Roman"/>
                                <w:smallCaps/>
                                <w:color w:val="404040" w:themeColor="text1" w:themeTint="BF"/>
                              </w:rPr>
                            </w:pPr>
                          </w:p>
                          <w:p w14:paraId="4481356F" w14:textId="6C098178" w:rsidR="00B15F3C" w:rsidRPr="00EB247F" w:rsidRDefault="00B15F3C"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094A877F" w:rsidR="00B15F3C" w:rsidRPr="00E6531F" w:rsidRDefault="00B15F3C" w:rsidP="007864AB">
                            <w:pPr>
                              <w:rPr>
                                <w:rFonts w:asciiTheme="minorHAnsi" w:hAnsiTheme="minorHAnsi"/>
                                <w:smallCaps/>
                                <w:color w:val="000000" w:themeColor="text1"/>
                                <w:sz w:val="20"/>
                                <w:szCs w:val="20"/>
                                <w:lang w:val="pt-PT"/>
                              </w:rPr>
                            </w:pP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B15F3C" w:rsidRPr="00E6531F" w:rsidRDefault="00B15F3C" w:rsidP="00C81D94">
                            <w:pPr>
                              <w:rPr>
                                <w:rFonts w:cs="Times New Roman"/>
                                <w:smallCaps/>
                                <w:color w:val="404040" w:themeColor="text1" w:themeTint="BF"/>
                                <w:sz w:val="36"/>
                                <w:szCs w:val="36"/>
                                <w:lang w:val="pt-PT"/>
                              </w:rPr>
                            </w:pPr>
                          </w:p>
                          <w:p w14:paraId="3D97FBF6" w14:textId="77777777" w:rsidR="00B15F3C" w:rsidRPr="00E6531F" w:rsidRDefault="00B15F3C"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" filled="f" stroked="f" strokeweight=".5pt">
                <v:textbox inset=",0,54pt,0">
                  <w:txbxContent>
                    <w:p w14:paraId="3A69A438" w14:textId="77777777" w:rsidR="00B15F3C" w:rsidRPr="00E91BE1" w:rsidRDefault="00B15F3C"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66F9CB6E" w14:textId="77777777" w:rsidR="00B15F3C" w:rsidRPr="003023BB" w:rsidRDefault="00B15F3C" w:rsidP="003023BB">
                      <w:pPr>
                        <w:spacing w:after="160" w:line="259" w:lineRule="auto"/>
                        <w:jc w:val="center"/>
                        <w:rPr>
                          <w:rFonts w:ascii="Calibri" w:eastAsia="SimSun" w:hAnsi="Calibri" w:cs="Arial"/>
                          <w:smallCaps/>
                          <w:color w:val="404040"/>
                          <w:sz w:val="36"/>
                          <w:szCs w:val="36"/>
                        </w:rPr>
                      </w:pPr>
                      <w:r w:rsidRPr="003023BB">
                        <w:rPr>
                          <w:rFonts w:ascii="Calibri" w:eastAsia="SimSun" w:hAnsi="Calibri" w:cs="Arial"/>
                          <w:smallCaps/>
                          <w:color w:val="404040"/>
                          <w:sz w:val="48"/>
                          <w:szCs w:val="48"/>
                        </w:rPr>
                        <w:t>Household &amp; Commercial R</w:t>
                      </w:r>
                      <w:r w:rsidRPr="003023BB">
                        <w:rPr>
                          <w:rFonts w:ascii="Calibri" w:eastAsia="SimSun" w:hAnsi="Calibri" w:cs="Arial"/>
                          <w:smallCaps/>
                          <w:color w:val="404040"/>
                          <w:sz w:val="36"/>
                          <w:szCs w:val="36"/>
                        </w:rPr>
                        <w:t>ECYCLING</w:t>
                      </w:r>
                    </w:p>
                    <w:p w14:paraId="6774E85B" w14:textId="77777777" w:rsidR="00B15F3C" w:rsidRPr="00EB247F" w:rsidRDefault="00B15F3C" w:rsidP="00EB247F">
                      <w:pPr>
                        <w:spacing w:line="240" w:lineRule="auto"/>
                        <w:jc w:val="center"/>
                        <w:rPr>
                          <w:rFonts w:cs="Times New Roman"/>
                          <w:smallCaps/>
                          <w:color w:val="404040" w:themeColor="text1" w:themeTint="BF"/>
                          <w:sz w:val="36"/>
                          <w:szCs w:val="36"/>
                        </w:rPr>
                      </w:pPr>
                    </w:p>
                    <w:p w14:paraId="4699D449" w14:textId="69C5F480" w:rsidR="00B15F3C" w:rsidRPr="00E91BE1" w:rsidRDefault="00B15F3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Materials</w:t>
                      </w:r>
                    </w:p>
                    <w:p w14:paraId="1671E118" w14:textId="3981757F" w:rsidR="00B15F3C" w:rsidRPr="00E91BE1" w:rsidRDefault="00B15F3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Municipal</w:t>
                      </w:r>
                    </w:p>
                    <w:p w14:paraId="29D510C4" w14:textId="3FC14D58" w:rsidR="00B15F3C" w:rsidRPr="00E91BE1" w:rsidRDefault="00B15F3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w:t>
                      </w:r>
                      <w:r>
                        <w:rPr>
                          <w:smallCaps/>
                          <w:color w:val="404040" w:themeColor="text1" w:themeTint="BF"/>
                          <w:sz w:val="36"/>
                          <w:szCs w:val="36"/>
                        </w:rPr>
                        <w:t>Recycling, Municipal Solid Waste Management, Zero Waste, Materials Recovery, Waste Diversion, Landfill, Circular Economy</w:t>
                      </w:r>
                    </w:p>
                    <w:p w14:paraId="6DF0E7C6" w14:textId="77777777" w:rsidR="00B15F3C" w:rsidRDefault="00B15F3C" w:rsidP="00FB2C53"/>
                    <w:p w14:paraId="4DF87617" w14:textId="77777777" w:rsidR="00B15F3C" w:rsidRDefault="00B15F3C" w:rsidP="00FB2C53"/>
                    <w:p w14:paraId="4FD71E35" w14:textId="77777777" w:rsidR="00B15F3C" w:rsidRDefault="00B15F3C" w:rsidP="00FB2C53"/>
                    <w:p w14:paraId="0AAEA688" w14:textId="77777777" w:rsidR="00B15F3C" w:rsidRDefault="00B15F3C" w:rsidP="00FB2C53"/>
                    <w:p w14:paraId="693769A0" w14:textId="0B1C280D" w:rsidR="00B15F3C" w:rsidRPr="00E91BE1" w:rsidRDefault="00B15F3C" w:rsidP="00FB2C53">
                      <w:pPr>
                        <w:spacing w:after="0" w:line="240" w:lineRule="auto"/>
                        <w:jc w:val="center"/>
                        <w:rPr>
                          <w:rFonts w:cs="Times New Roman"/>
                          <w:smallCaps/>
                          <w:color w:val="404040" w:themeColor="text1" w:themeTint="BF"/>
                          <w:sz w:val="36"/>
                          <w:szCs w:val="36"/>
                        </w:rPr>
                      </w:pPr>
                      <w:del w:id="8" w:author="Miranda Gorman" w:date="2020-06-29T12:24:00Z">
                        <w:r w:rsidRPr="00E91BE1" w:rsidDel="00797795">
                          <w:rPr>
                            <w:rFonts w:cs="Times New Roman"/>
                            <w:smallCaps/>
                            <w:color w:val="404040" w:themeColor="text1" w:themeTint="BF"/>
                            <w:sz w:val="36"/>
                            <w:szCs w:val="36"/>
                          </w:rPr>
                          <w:delText>Book Edition 1</w:delText>
                        </w:r>
                      </w:del>
                      <w:ins w:id="9" w:author="Miranda Gorman" w:date="2020-06-29T12:24:00Z">
                        <w:r>
                          <w:rPr>
                            <w:rFonts w:cs="Times New Roman"/>
                            <w:smallCaps/>
                            <w:color w:val="404040" w:themeColor="text1" w:themeTint="BF"/>
                            <w:sz w:val="36"/>
                            <w:szCs w:val="36"/>
                          </w:rPr>
                          <w:t>June 2020</w:t>
                        </w:r>
                      </w:ins>
                    </w:p>
                    <w:p w14:paraId="0DDBFE23" w14:textId="77777777" w:rsidR="00B15F3C" w:rsidRPr="000829DC" w:rsidRDefault="00B15F3C" w:rsidP="00FB2C53"/>
                    <w:p w14:paraId="2120AE6B" w14:textId="77777777" w:rsidR="00B15F3C" w:rsidRDefault="00B15F3C" w:rsidP="00FB2C53"/>
                    <w:p w14:paraId="7DCFFDCF" w14:textId="07E6D082" w:rsidR="00B15F3C" w:rsidRDefault="00B15F3C" w:rsidP="00FB2C53"/>
                    <w:p w14:paraId="3CD9C43F" w14:textId="77777777" w:rsidR="00B15F3C" w:rsidRDefault="00B15F3C" w:rsidP="00FB2C53"/>
                    <w:p w14:paraId="2F48DE38" w14:textId="77777777" w:rsidR="00B15F3C" w:rsidRPr="000829DC" w:rsidRDefault="00B15F3C" w:rsidP="00FB2C53"/>
                    <w:p w14:paraId="1981D31A" w14:textId="77777777" w:rsidR="00B15F3C" w:rsidRPr="00E91BE1" w:rsidRDefault="00B15F3C"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79BC0905" w14:textId="0A6C9BC9" w:rsidR="00B15F3C" w:rsidRDefault="00B15F3C" w:rsidP="00EE653E">
                      <w:pPr>
                        <w:spacing w:after="0" w:line="240" w:lineRule="auto"/>
                        <w:rPr>
                          <w:ins w:id="10" w:author="Miranda Gorman" w:date="2020-06-29T12:24:00Z"/>
                          <w:smallCaps/>
                          <w:color w:val="404040" w:themeColor="text1" w:themeTint="BF"/>
                          <w:sz w:val="28"/>
                          <w:szCs w:val="28"/>
                        </w:rPr>
                      </w:pPr>
                      <w:ins w:id="11" w:author="Miranda Gorman" w:date="2020-06-29T12:24:00Z">
                        <w:r>
                          <w:rPr>
                            <w:smallCaps/>
                            <w:color w:val="404040" w:themeColor="text1" w:themeTint="BF"/>
                            <w:sz w:val="28"/>
                            <w:szCs w:val="28"/>
                          </w:rPr>
                          <w:t xml:space="preserve">Miranda </w:t>
                        </w:r>
                      </w:ins>
                      <w:ins w:id="12" w:author="Miranda Gorman" w:date="2020-06-29T12:25:00Z">
                        <w:r>
                          <w:rPr>
                            <w:smallCaps/>
                            <w:color w:val="404040" w:themeColor="text1" w:themeTint="BF"/>
                            <w:sz w:val="28"/>
                            <w:szCs w:val="28"/>
                          </w:rPr>
                          <w:t xml:space="preserve">R. </w:t>
                        </w:r>
                      </w:ins>
                      <w:ins w:id="13" w:author="Miranda Gorman" w:date="2020-06-29T12:24:00Z">
                        <w:r>
                          <w:rPr>
                            <w:smallCaps/>
                            <w:color w:val="404040" w:themeColor="text1" w:themeTint="BF"/>
                            <w:sz w:val="28"/>
                            <w:szCs w:val="28"/>
                          </w:rPr>
                          <w:t>Gorm</w:t>
                        </w:r>
                      </w:ins>
                      <w:ins w:id="14" w:author="Miranda Gorman" w:date="2020-06-29T12:25:00Z">
                        <w:r>
                          <w:rPr>
                            <w:smallCaps/>
                            <w:color w:val="404040" w:themeColor="text1" w:themeTint="BF"/>
                            <w:sz w:val="28"/>
                            <w:szCs w:val="28"/>
                          </w:rPr>
                          <w:t>an, Senior Research Fellow</w:t>
                        </w:r>
                      </w:ins>
                    </w:p>
                    <w:p w14:paraId="0BE62DE1" w14:textId="52394294" w:rsidR="00B15F3C" w:rsidRPr="000829DC" w:rsidRDefault="00B15F3C" w:rsidP="00EE653E">
                      <w:pPr>
                        <w:spacing w:after="0" w:line="240" w:lineRule="auto"/>
                        <w:rPr>
                          <w:smallCaps/>
                          <w:color w:val="404040" w:themeColor="text1" w:themeTint="BF"/>
                          <w:sz w:val="28"/>
                          <w:szCs w:val="28"/>
                        </w:rPr>
                      </w:pPr>
                      <w:r>
                        <w:rPr>
                          <w:smallCaps/>
                          <w:color w:val="404040" w:themeColor="text1" w:themeTint="BF"/>
                          <w:sz w:val="28"/>
                          <w:szCs w:val="28"/>
                        </w:rPr>
                        <w:t xml:space="preserve">Ida </w:t>
                      </w:r>
                      <w:proofErr w:type="spellStart"/>
                      <w:r>
                        <w:rPr>
                          <w:smallCaps/>
                          <w:color w:val="404040" w:themeColor="text1" w:themeTint="BF"/>
                          <w:sz w:val="28"/>
                          <w:szCs w:val="28"/>
                        </w:rPr>
                        <w:t>Midzic</w:t>
                      </w:r>
                      <w:proofErr w:type="spellEnd"/>
                      <w:r w:rsidRPr="000829DC">
                        <w:rPr>
                          <w:smallCaps/>
                          <w:color w:val="404040" w:themeColor="text1" w:themeTint="BF"/>
                          <w:sz w:val="28"/>
                          <w:szCs w:val="28"/>
                        </w:rPr>
                        <w:t>, Research</w:t>
                      </w:r>
                      <w:r>
                        <w:rPr>
                          <w:smallCaps/>
                          <w:color w:val="404040" w:themeColor="text1" w:themeTint="BF"/>
                          <w:sz w:val="28"/>
                          <w:szCs w:val="28"/>
                        </w:rPr>
                        <w:t xml:space="preserve"> Fellow</w:t>
                      </w:r>
                    </w:p>
                    <w:p w14:paraId="6C4588F0" w14:textId="77777777" w:rsidR="00B15F3C" w:rsidRPr="00EB247F" w:rsidDel="00797795" w:rsidRDefault="00B15F3C" w:rsidP="000829DC">
                      <w:pPr>
                        <w:rPr>
                          <w:del w:id="15" w:author="Miranda Gorman" w:date="2020-06-29T12:24:00Z"/>
                          <w:rFonts w:cs="Times New Roman"/>
                          <w:smallCaps/>
                          <w:color w:val="404040" w:themeColor="text1" w:themeTint="BF"/>
                        </w:rPr>
                      </w:pPr>
                    </w:p>
                    <w:p w14:paraId="1C3CFB47" w14:textId="77777777" w:rsidR="00B15F3C" w:rsidRPr="00EB247F" w:rsidRDefault="00B15F3C" w:rsidP="007864AB">
                      <w:pPr>
                        <w:rPr>
                          <w:rFonts w:cs="Times New Roman"/>
                          <w:smallCaps/>
                          <w:color w:val="404040" w:themeColor="text1" w:themeTint="BF"/>
                        </w:rPr>
                      </w:pPr>
                    </w:p>
                    <w:p w14:paraId="4481356F" w14:textId="6C098178" w:rsidR="00B15F3C" w:rsidRPr="00EB247F" w:rsidRDefault="00B15F3C"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094A877F" w:rsidR="00B15F3C" w:rsidRPr="00E6531F" w:rsidRDefault="00B15F3C" w:rsidP="007864AB">
                      <w:pPr>
                        <w:rPr>
                          <w:rFonts w:asciiTheme="minorHAnsi" w:hAnsiTheme="minorHAnsi"/>
                          <w:smallCaps/>
                          <w:color w:val="000000" w:themeColor="text1"/>
                          <w:sz w:val="20"/>
                          <w:szCs w:val="20"/>
                          <w:lang w:val="pt-PT"/>
                        </w:rPr>
                      </w:pPr>
                      <w:hyperlink r:id="rId12"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3"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B15F3C" w:rsidRPr="00E6531F" w:rsidRDefault="00B15F3C" w:rsidP="00C81D94">
                      <w:pPr>
                        <w:rPr>
                          <w:rFonts w:cs="Times New Roman"/>
                          <w:smallCaps/>
                          <w:color w:val="404040" w:themeColor="text1" w:themeTint="BF"/>
                          <w:sz w:val="36"/>
                          <w:szCs w:val="36"/>
                          <w:lang w:val="pt-PT"/>
                        </w:rPr>
                      </w:pPr>
                    </w:p>
                    <w:p w14:paraId="3D97FBF6" w14:textId="77777777" w:rsidR="00B15F3C" w:rsidRPr="00E6531F" w:rsidRDefault="00B15F3C"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EB247F">
          <w:pPr>
            <w:rPr>
              <w:rStyle w:val="Heading1Char"/>
            </w:rPr>
          </w:pPr>
          <w:r w:rsidRPr="00C44058">
            <w:rPr>
              <w:rStyle w:val="Heading1Char"/>
            </w:rPr>
            <w:t>Table of Contents</w:t>
          </w:r>
        </w:p>
        <w:p w14:paraId="08A402BE" w14:textId="401BA9AE" w:rsidR="006849F0" w:rsidRDefault="00640665">
          <w:pPr>
            <w:pStyle w:val="TOC1"/>
            <w:tabs>
              <w:tab w:val="right" w:leader="dot" w:pos="9350"/>
            </w:tabs>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18536862" w:history="1">
            <w:r w:rsidR="006849F0" w:rsidRPr="00005336">
              <w:rPr>
                <w:rStyle w:val="Hyperlink"/>
                <w:noProof/>
              </w:rPr>
              <w:t>List of Figures</w:t>
            </w:r>
            <w:r w:rsidR="006849F0">
              <w:rPr>
                <w:noProof/>
                <w:webHidden/>
              </w:rPr>
              <w:tab/>
            </w:r>
            <w:r w:rsidR="006849F0">
              <w:rPr>
                <w:noProof/>
                <w:webHidden/>
              </w:rPr>
              <w:fldChar w:fldCharType="begin"/>
            </w:r>
            <w:r w:rsidR="006849F0">
              <w:rPr>
                <w:noProof/>
                <w:webHidden/>
              </w:rPr>
              <w:instrText xml:space="preserve"> PAGEREF _Toc18536862 \h </w:instrText>
            </w:r>
            <w:r w:rsidR="006849F0">
              <w:rPr>
                <w:noProof/>
                <w:webHidden/>
              </w:rPr>
            </w:r>
            <w:r w:rsidR="006849F0">
              <w:rPr>
                <w:noProof/>
                <w:webHidden/>
              </w:rPr>
              <w:fldChar w:fldCharType="separate"/>
            </w:r>
            <w:r w:rsidR="006849F0">
              <w:rPr>
                <w:noProof/>
                <w:webHidden/>
              </w:rPr>
              <w:t>IV</w:t>
            </w:r>
            <w:r w:rsidR="006849F0">
              <w:rPr>
                <w:noProof/>
                <w:webHidden/>
              </w:rPr>
              <w:fldChar w:fldCharType="end"/>
            </w:r>
          </w:hyperlink>
        </w:p>
        <w:p w14:paraId="1709ECDF" w14:textId="391283B1" w:rsidR="006849F0" w:rsidRDefault="00B15F3C">
          <w:pPr>
            <w:pStyle w:val="TOC1"/>
            <w:tabs>
              <w:tab w:val="right" w:leader="dot" w:pos="9350"/>
            </w:tabs>
            <w:rPr>
              <w:rFonts w:asciiTheme="minorHAnsi" w:hAnsiTheme="minorHAnsi"/>
              <w:noProof/>
              <w:lang w:eastAsia="en-US"/>
            </w:rPr>
          </w:pPr>
          <w:hyperlink w:anchor="_Toc18536863" w:history="1">
            <w:r w:rsidR="006849F0" w:rsidRPr="00005336">
              <w:rPr>
                <w:rStyle w:val="Hyperlink"/>
                <w:noProof/>
              </w:rPr>
              <w:t>List of Tables</w:t>
            </w:r>
            <w:r w:rsidR="006849F0">
              <w:rPr>
                <w:noProof/>
                <w:webHidden/>
              </w:rPr>
              <w:tab/>
            </w:r>
            <w:r w:rsidR="006849F0">
              <w:rPr>
                <w:noProof/>
                <w:webHidden/>
              </w:rPr>
              <w:fldChar w:fldCharType="begin"/>
            </w:r>
            <w:r w:rsidR="006849F0">
              <w:rPr>
                <w:noProof/>
                <w:webHidden/>
              </w:rPr>
              <w:instrText xml:space="preserve"> PAGEREF _Toc18536863 \h </w:instrText>
            </w:r>
            <w:r w:rsidR="006849F0">
              <w:rPr>
                <w:noProof/>
                <w:webHidden/>
              </w:rPr>
            </w:r>
            <w:r w:rsidR="006849F0">
              <w:rPr>
                <w:noProof/>
                <w:webHidden/>
              </w:rPr>
              <w:fldChar w:fldCharType="separate"/>
            </w:r>
            <w:r w:rsidR="006849F0">
              <w:rPr>
                <w:noProof/>
                <w:webHidden/>
              </w:rPr>
              <w:t>IV</w:t>
            </w:r>
            <w:r w:rsidR="006849F0">
              <w:rPr>
                <w:noProof/>
                <w:webHidden/>
              </w:rPr>
              <w:fldChar w:fldCharType="end"/>
            </w:r>
          </w:hyperlink>
        </w:p>
        <w:p w14:paraId="72D0E32D" w14:textId="29DE2828" w:rsidR="006849F0" w:rsidRDefault="00B15F3C">
          <w:pPr>
            <w:pStyle w:val="TOC1"/>
            <w:tabs>
              <w:tab w:val="right" w:leader="dot" w:pos="9350"/>
            </w:tabs>
            <w:rPr>
              <w:rFonts w:asciiTheme="minorHAnsi" w:hAnsiTheme="minorHAnsi"/>
              <w:noProof/>
              <w:lang w:eastAsia="en-US"/>
            </w:rPr>
          </w:pPr>
          <w:hyperlink w:anchor="_Toc18536864" w:history="1">
            <w:r w:rsidR="006849F0" w:rsidRPr="00005336">
              <w:rPr>
                <w:rStyle w:val="Hyperlink"/>
                <w:noProof/>
              </w:rPr>
              <w:t>Acronyms and Symbols Used</w:t>
            </w:r>
            <w:r w:rsidR="006849F0">
              <w:rPr>
                <w:noProof/>
                <w:webHidden/>
              </w:rPr>
              <w:tab/>
            </w:r>
            <w:r w:rsidR="006849F0">
              <w:rPr>
                <w:noProof/>
                <w:webHidden/>
              </w:rPr>
              <w:fldChar w:fldCharType="begin"/>
            </w:r>
            <w:r w:rsidR="006849F0">
              <w:rPr>
                <w:noProof/>
                <w:webHidden/>
              </w:rPr>
              <w:instrText xml:space="preserve"> PAGEREF _Toc18536864 \h </w:instrText>
            </w:r>
            <w:r w:rsidR="006849F0">
              <w:rPr>
                <w:noProof/>
                <w:webHidden/>
              </w:rPr>
            </w:r>
            <w:r w:rsidR="006849F0">
              <w:rPr>
                <w:noProof/>
                <w:webHidden/>
              </w:rPr>
              <w:fldChar w:fldCharType="separate"/>
            </w:r>
            <w:r w:rsidR="006849F0">
              <w:rPr>
                <w:noProof/>
                <w:webHidden/>
              </w:rPr>
              <w:t>V</w:t>
            </w:r>
            <w:r w:rsidR="006849F0">
              <w:rPr>
                <w:noProof/>
                <w:webHidden/>
              </w:rPr>
              <w:fldChar w:fldCharType="end"/>
            </w:r>
          </w:hyperlink>
        </w:p>
        <w:p w14:paraId="52A83014" w14:textId="258F9DB7" w:rsidR="006849F0" w:rsidRDefault="00B15F3C">
          <w:pPr>
            <w:pStyle w:val="TOC1"/>
            <w:tabs>
              <w:tab w:val="right" w:leader="dot" w:pos="9350"/>
            </w:tabs>
            <w:rPr>
              <w:rFonts w:asciiTheme="minorHAnsi" w:hAnsiTheme="minorHAnsi"/>
              <w:noProof/>
              <w:lang w:eastAsia="en-US"/>
            </w:rPr>
          </w:pPr>
          <w:hyperlink w:anchor="_Toc18536865" w:history="1">
            <w:r w:rsidR="006849F0" w:rsidRPr="00005336">
              <w:rPr>
                <w:rStyle w:val="Hyperlink"/>
                <w:noProof/>
              </w:rPr>
              <w:t>Executive Summary</w:t>
            </w:r>
            <w:r w:rsidR="006849F0">
              <w:rPr>
                <w:noProof/>
                <w:webHidden/>
              </w:rPr>
              <w:tab/>
            </w:r>
            <w:r w:rsidR="006849F0">
              <w:rPr>
                <w:noProof/>
                <w:webHidden/>
              </w:rPr>
              <w:fldChar w:fldCharType="begin"/>
            </w:r>
            <w:r w:rsidR="006849F0">
              <w:rPr>
                <w:noProof/>
                <w:webHidden/>
              </w:rPr>
              <w:instrText xml:space="preserve"> PAGEREF _Toc18536865 \h </w:instrText>
            </w:r>
            <w:r w:rsidR="006849F0">
              <w:rPr>
                <w:noProof/>
                <w:webHidden/>
              </w:rPr>
            </w:r>
            <w:r w:rsidR="006849F0">
              <w:rPr>
                <w:noProof/>
                <w:webHidden/>
              </w:rPr>
              <w:fldChar w:fldCharType="separate"/>
            </w:r>
            <w:r w:rsidR="006849F0">
              <w:rPr>
                <w:noProof/>
                <w:webHidden/>
              </w:rPr>
              <w:t>VII</w:t>
            </w:r>
            <w:r w:rsidR="006849F0">
              <w:rPr>
                <w:noProof/>
                <w:webHidden/>
              </w:rPr>
              <w:fldChar w:fldCharType="end"/>
            </w:r>
          </w:hyperlink>
        </w:p>
        <w:p w14:paraId="19495D7D" w14:textId="64572E0F" w:rsidR="006849F0" w:rsidRDefault="00B15F3C">
          <w:pPr>
            <w:pStyle w:val="TOC1"/>
            <w:tabs>
              <w:tab w:val="left" w:pos="440"/>
              <w:tab w:val="right" w:leader="dot" w:pos="9350"/>
            </w:tabs>
            <w:rPr>
              <w:rFonts w:asciiTheme="minorHAnsi" w:hAnsiTheme="minorHAnsi"/>
              <w:noProof/>
              <w:lang w:eastAsia="en-US"/>
            </w:rPr>
          </w:pPr>
          <w:hyperlink w:anchor="_Toc18536866" w:history="1">
            <w:r w:rsidR="006849F0" w:rsidRPr="00005336">
              <w:rPr>
                <w:rStyle w:val="Hyperlink"/>
                <w:noProof/>
              </w:rPr>
              <w:t>1</w:t>
            </w:r>
            <w:r w:rsidR="006849F0">
              <w:rPr>
                <w:rFonts w:asciiTheme="minorHAnsi" w:hAnsiTheme="minorHAnsi"/>
                <w:noProof/>
                <w:lang w:eastAsia="en-US"/>
              </w:rPr>
              <w:tab/>
            </w:r>
            <w:r w:rsidR="006849F0" w:rsidRPr="00005336">
              <w:rPr>
                <w:rStyle w:val="Hyperlink"/>
                <w:noProof/>
              </w:rPr>
              <w:t>Literature Review</w:t>
            </w:r>
            <w:r w:rsidR="006849F0">
              <w:rPr>
                <w:noProof/>
                <w:webHidden/>
              </w:rPr>
              <w:tab/>
            </w:r>
            <w:r w:rsidR="006849F0">
              <w:rPr>
                <w:noProof/>
                <w:webHidden/>
              </w:rPr>
              <w:fldChar w:fldCharType="begin"/>
            </w:r>
            <w:r w:rsidR="006849F0">
              <w:rPr>
                <w:noProof/>
                <w:webHidden/>
              </w:rPr>
              <w:instrText xml:space="preserve"> PAGEREF _Toc18536866 \h </w:instrText>
            </w:r>
            <w:r w:rsidR="006849F0">
              <w:rPr>
                <w:noProof/>
                <w:webHidden/>
              </w:rPr>
            </w:r>
            <w:r w:rsidR="006849F0">
              <w:rPr>
                <w:noProof/>
                <w:webHidden/>
              </w:rPr>
              <w:fldChar w:fldCharType="separate"/>
            </w:r>
            <w:r w:rsidR="006849F0">
              <w:rPr>
                <w:noProof/>
                <w:webHidden/>
              </w:rPr>
              <w:t>9</w:t>
            </w:r>
            <w:r w:rsidR="006849F0">
              <w:rPr>
                <w:noProof/>
                <w:webHidden/>
              </w:rPr>
              <w:fldChar w:fldCharType="end"/>
            </w:r>
          </w:hyperlink>
        </w:p>
        <w:p w14:paraId="2E943F4E" w14:textId="4F141D71" w:rsidR="006849F0" w:rsidRDefault="00B15F3C">
          <w:pPr>
            <w:pStyle w:val="TOC2"/>
            <w:tabs>
              <w:tab w:val="left" w:pos="880"/>
              <w:tab w:val="right" w:leader="dot" w:pos="9350"/>
            </w:tabs>
            <w:rPr>
              <w:rFonts w:asciiTheme="minorHAnsi" w:hAnsiTheme="minorHAnsi"/>
              <w:noProof/>
              <w:lang w:eastAsia="en-US"/>
            </w:rPr>
          </w:pPr>
          <w:hyperlink w:anchor="_Toc18536867" w:history="1">
            <w:r w:rsidR="006849F0" w:rsidRPr="00005336">
              <w:rPr>
                <w:rStyle w:val="Hyperlink"/>
                <w:noProof/>
              </w:rPr>
              <w:t>1.1.</w:t>
            </w:r>
            <w:r w:rsidR="006849F0">
              <w:rPr>
                <w:rFonts w:asciiTheme="minorHAnsi" w:hAnsiTheme="minorHAnsi"/>
                <w:noProof/>
                <w:lang w:eastAsia="en-US"/>
              </w:rPr>
              <w:tab/>
            </w:r>
            <w:r w:rsidR="006849F0" w:rsidRPr="00005336">
              <w:rPr>
                <w:rStyle w:val="Hyperlink"/>
                <w:noProof/>
              </w:rPr>
              <w:t>State of Municipal Solid Waste – Waste Generation, Composition and Waste Management Practices</w:t>
            </w:r>
            <w:r w:rsidR="006849F0">
              <w:rPr>
                <w:noProof/>
                <w:webHidden/>
              </w:rPr>
              <w:tab/>
            </w:r>
            <w:r w:rsidR="006849F0">
              <w:rPr>
                <w:noProof/>
                <w:webHidden/>
              </w:rPr>
              <w:fldChar w:fldCharType="begin"/>
            </w:r>
            <w:r w:rsidR="006849F0">
              <w:rPr>
                <w:noProof/>
                <w:webHidden/>
              </w:rPr>
              <w:instrText xml:space="preserve"> PAGEREF _Toc18536867 \h </w:instrText>
            </w:r>
            <w:r w:rsidR="006849F0">
              <w:rPr>
                <w:noProof/>
                <w:webHidden/>
              </w:rPr>
            </w:r>
            <w:r w:rsidR="006849F0">
              <w:rPr>
                <w:noProof/>
                <w:webHidden/>
              </w:rPr>
              <w:fldChar w:fldCharType="separate"/>
            </w:r>
            <w:r w:rsidR="006849F0">
              <w:rPr>
                <w:noProof/>
                <w:webHidden/>
              </w:rPr>
              <w:t>9</w:t>
            </w:r>
            <w:r w:rsidR="006849F0">
              <w:rPr>
                <w:noProof/>
                <w:webHidden/>
              </w:rPr>
              <w:fldChar w:fldCharType="end"/>
            </w:r>
          </w:hyperlink>
        </w:p>
        <w:p w14:paraId="084D6456" w14:textId="658A7CF2" w:rsidR="006849F0" w:rsidRDefault="00B15F3C">
          <w:pPr>
            <w:pStyle w:val="TOC2"/>
            <w:tabs>
              <w:tab w:val="left" w:pos="880"/>
              <w:tab w:val="right" w:leader="dot" w:pos="9350"/>
            </w:tabs>
            <w:rPr>
              <w:rFonts w:asciiTheme="minorHAnsi" w:hAnsiTheme="minorHAnsi"/>
              <w:noProof/>
              <w:lang w:eastAsia="en-US"/>
            </w:rPr>
          </w:pPr>
          <w:hyperlink w:anchor="_Toc18536868" w:history="1">
            <w:r w:rsidR="006849F0" w:rsidRPr="00005336">
              <w:rPr>
                <w:rStyle w:val="Hyperlink"/>
                <w:noProof/>
              </w:rPr>
              <w:t>1.2</w:t>
            </w:r>
            <w:r w:rsidR="006849F0">
              <w:rPr>
                <w:rFonts w:asciiTheme="minorHAnsi" w:hAnsiTheme="minorHAnsi"/>
                <w:noProof/>
                <w:lang w:eastAsia="en-US"/>
              </w:rPr>
              <w:tab/>
            </w:r>
            <w:r w:rsidR="006849F0" w:rsidRPr="00005336">
              <w:rPr>
                <w:rStyle w:val="Hyperlink"/>
                <w:noProof/>
              </w:rPr>
              <w:t>State of Household and Commercial Recycling</w:t>
            </w:r>
            <w:r w:rsidR="006849F0">
              <w:rPr>
                <w:noProof/>
                <w:webHidden/>
              </w:rPr>
              <w:tab/>
            </w:r>
            <w:r w:rsidR="006849F0">
              <w:rPr>
                <w:noProof/>
                <w:webHidden/>
              </w:rPr>
              <w:fldChar w:fldCharType="begin"/>
            </w:r>
            <w:r w:rsidR="006849F0">
              <w:rPr>
                <w:noProof/>
                <w:webHidden/>
              </w:rPr>
              <w:instrText xml:space="preserve"> PAGEREF _Toc18536868 \h </w:instrText>
            </w:r>
            <w:r w:rsidR="006849F0">
              <w:rPr>
                <w:noProof/>
                <w:webHidden/>
              </w:rPr>
            </w:r>
            <w:r w:rsidR="006849F0">
              <w:rPr>
                <w:noProof/>
                <w:webHidden/>
              </w:rPr>
              <w:fldChar w:fldCharType="separate"/>
            </w:r>
            <w:r w:rsidR="006849F0">
              <w:rPr>
                <w:noProof/>
                <w:webHidden/>
              </w:rPr>
              <w:t>14</w:t>
            </w:r>
            <w:r w:rsidR="006849F0">
              <w:rPr>
                <w:noProof/>
                <w:webHidden/>
              </w:rPr>
              <w:fldChar w:fldCharType="end"/>
            </w:r>
          </w:hyperlink>
        </w:p>
        <w:p w14:paraId="1C0EF848" w14:textId="0488FDCB" w:rsidR="006849F0" w:rsidRDefault="00B15F3C">
          <w:pPr>
            <w:pStyle w:val="TOC3"/>
            <w:tabs>
              <w:tab w:val="left" w:pos="1320"/>
              <w:tab w:val="right" w:leader="dot" w:pos="9350"/>
            </w:tabs>
            <w:rPr>
              <w:rFonts w:asciiTheme="minorHAnsi" w:hAnsiTheme="minorHAnsi"/>
              <w:noProof/>
              <w:lang w:eastAsia="en-US"/>
            </w:rPr>
          </w:pPr>
          <w:hyperlink w:anchor="_Toc18536869" w:history="1">
            <w:r w:rsidR="006849F0" w:rsidRPr="00005336">
              <w:rPr>
                <w:rStyle w:val="Hyperlink"/>
                <w:noProof/>
              </w:rPr>
              <w:t>1.2.1</w:t>
            </w:r>
            <w:r w:rsidR="006849F0">
              <w:rPr>
                <w:rFonts w:asciiTheme="minorHAnsi" w:hAnsiTheme="minorHAnsi"/>
                <w:noProof/>
                <w:lang w:eastAsia="en-US"/>
              </w:rPr>
              <w:tab/>
            </w:r>
            <w:r w:rsidR="006849F0" w:rsidRPr="00005336">
              <w:rPr>
                <w:rStyle w:val="Hyperlink"/>
                <w:noProof/>
              </w:rPr>
              <w:t>Waste Collection, Transport and Separation</w:t>
            </w:r>
            <w:r w:rsidR="006849F0">
              <w:rPr>
                <w:noProof/>
                <w:webHidden/>
              </w:rPr>
              <w:tab/>
            </w:r>
            <w:r w:rsidR="006849F0">
              <w:rPr>
                <w:noProof/>
                <w:webHidden/>
              </w:rPr>
              <w:fldChar w:fldCharType="begin"/>
            </w:r>
            <w:r w:rsidR="006849F0">
              <w:rPr>
                <w:noProof/>
                <w:webHidden/>
              </w:rPr>
              <w:instrText xml:space="preserve"> PAGEREF _Toc18536869 \h </w:instrText>
            </w:r>
            <w:r w:rsidR="006849F0">
              <w:rPr>
                <w:noProof/>
                <w:webHidden/>
              </w:rPr>
            </w:r>
            <w:r w:rsidR="006849F0">
              <w:rPr>
                <w:noProof/>
                <w:webHidden/>
              </w:rPr>
              <w:fldChar w:fldCharType="separate"/>
            </w:r>
            <w:r w:rsidR="006849F0">
              <w:rPr>
                <w:noProof/>
                <w:webHidden/>
              </w:rPr>
              <w:t>15</w:t>
            </w:r>
            <w:r w:rsidR="006849F0">
              <w:rPr>
                <w:noProof/>
                <w:webHidden/>
              </w:rPr>
              <w:fldChar w:fldCharType="end"/>
            </w:r>
          </w:hyperlink>
        </w:p>
        <w:p w14:paraId="0557AF1D" w14:textId="011CEFD4" w:rsidR="006849F0" w:rsidRDefault="00B15F3C">
          <w:pPr>
            <w:pStyle w:val="TOC3"/>
            <w:tabs>
              <w:tab w:val="left" w:pos="1320"/>
              <w:tab w:val="right" w:leader="dot" w:pos="9350"/>
            </w:tabs>
            <w:rPr>
              <w:rFonts w:asciiTheme="minorHAnsi" w:hAnsiTheme="minorHAnsi"/>
              <w:noProof/>
              <w:lang w:eastAsia="en-US"/>
            </w:rPr>
          </w:pPr>
          <w:hyperlink w:anchor="_Toc18536870" w:history="1">
            <w:r w:rsidR="006849F0" w:rsidRPr="00005336">
              <w:rPr>
                <w:rStyle w:val="Hyperlink"/>
                <w:noProof/>
              </w:rPr>
              <w:t>1.2.2</w:t>
            </w:r>
            <w:r w:rsidR="006849F0">
              <w:rPr>
                <w:rFonts w:asciiTheme="minorHAnsi" w:hAnsiTheme="minorHAnsi"/>
                <w:noProof/>
                <w:lang w:eastAsia="en-US"/>
              </w:rPr>
              <w:tab/>
            </w:r>
            <w:r w:rsidR="006849F0" w:rsidRPr="00005336">
              <w:rPr>
                <w:rStyle w:val="Hyperlink"/>
                <w:noProof/>
              </w:rPr>
              <w:t>Recycling Metals</w:t>
            </w:r>
            <w:r w:rsidR="006849F0">
              <w:rPr>
                <w:noProof/>
                <w:webHidden/>
              </w:rPr>
              <w:tab/>
            </w:r>
            <w:r w:rsidR="006849F0">
              <w:rPr>
                <w:noProof/>
                <w:webHidden/>
              </w:rPr>
              <w:fldChar w:fldCharType="begin"/>
            </w:r>
            <w:r w:rsidR="006849F0">
              <w:rPr>
                <w:noProof/>
                <w:webHidden/>
              </w:rPr>
              <w:instrText xml:space="preserve"> PAGEREF _Toc18536870 \h </w:instrText>
            </w:r>
            <w:r w:rsidR="006849F0">
              <w:rPr>
                <w:noProof/>
                <w:webHidden/>
              </w:rPr>
            </w:r>
            <w:r w:rsidR="006849F0">
              <w:rPr>
                <w:noProof/>
                <w:webHidden/>
              </w:rPr>
              <w:fldChar w:fldCharType="separate"/>
            </w:r>
            <w:r w:rsidR="006849F0">
              <w:rPr>
                <w:noProof/>
                <w:webHidden/>
              </w:rPr>
              <w:t>15</w:t>
            </w:r>
            <w:r w:rsidR="006849F0">
              <w:rPr>
                <w:noProof/>
                <w:webHidden/>
              </w:rPr>
              <w:fldChar w:fldCharType="end"/>
            </w:r>
          </w:hyperlink>
        </w:p>
        <w:p w14:paraId="0FE58D8E" w14:textId="4FDD45D1" w:rsidR="006849F0" w:rsidRDefault="00B15F3C">
          <w:pPr>
            <w:pStyle w:val="TOC3"/>
            <w:tabs>
              <w:tab w:val="left" w:pos="1320"/>
              <w:tab w:val="right" w:leader="dot" w:pos="9350"/>
            </w:tabs>
            <w:rPr>
              <w:rFonts w:asciiTheme="minorHAnsi" w:hAnsiTheme="minorHAnsi"/>
              <w:noProof/>
              <w:lang w:eastAsia="en-US"/>
            </w:rPr>
          </w:pPr>
          <w:hyperlink w:anchor="_Toc18536871" w:history="1">
            <w:r w:rsidR="006849F0" w:rsidRPr="00005336">
              <w:rPr>
                <w:rStyle w:val="Hyperlink"/>
                <w:noProof/>
              </w:rPr>
              <w:t>1.2.3</w:t>
            </w:r>
            <w:r w:rsidR="006849F0">
              <w:rPr>
                <w:rFonts w:asciiTheme="minorHAnsi" w:hAnsiTheme="minorHAnsi"/>
                <w:noProof/>
                <w:lang w:eastAsia="en-US"/>
              </w:rPr>
              <w:tab/>
            </w:r>
            <w:r w:rsidR="006849F0" w:rsidRPr="00005336">
              <w:rPr>
                <w:rStyle w:val="Hyperlink"/>
                <w:noProof/>
              </w:rPr>
              <w:t>Recycling Plastics</w:t>
            </w:r>
            <w:r w:rsidR="006849F0">
              <w:rPr>
                <w:noProof/>
                <w:webHidden/>
              </w:rPr>
              <w:tab/>
            </w:r>
            <w:r w:rsidR="006849F0">
              <w:rPr>
                <w:noProof/>
                <w:webHidden/>
              </w:rPr>
              <w:fldChar w:fldCharType="begin"/>
            </w:r>
            <w:r w:rsidR="006849F0">
              <w:rPr>
                <w:noProof/>
                <w:webHidden/>
              </w:rPr>
              <w:instrText xml:space="preserve"> PAGEREF _Toc18536871 \h </w:instrText>
            </w:r>
            <w:r w:rsidR="006849F0">
              <w:rPr>
                <w:noProof/>
                <w:webHidden/>
              </w:rPr>
            </w:r>
            <w:r w:rsidR="006849F0">
              <w:rPr>
                <w:noProof/>
                <w:webHidden/>
              </w:rPr>
              <w:fldChar w:fldCharType="separate"/>
            </w:r>
            <w:r w:rsidR="006849F0">
              <w:rPr>
                <w:noProof/>
                <w:webHidden/>
              </w:rPr>
              <w:t>17</w:t>
            </w:r>
            <w:r w:rsidR="006849F0">
              <w:rPr>
                <w:noProof/>
                <w:webHidden/>
              </w:rPr>
              <w:fldChar w:fldCharType="end"/>
            </w:r>
          </w:hyperlink>
        </w:p>
        <w:p w14:paraId="747445E4" w14:textId="7197C728" w:rsidR="006849F0" w:rsidRDefault="00B15F3C">
          <w:pPr>
            <w:pStyle w:val="TOC3"/>
            <w:tabs>
              <w:tab w:val="left" w:pos="1320"/>
              <w:tab w:val="right" w:leader="dot" w:pos="9350"/>
            </w:tabs>
            <w:rPr>
              <w:rFonts w:asciiTheme="minorHAnsi" w:hAnsiTheme="minorHAnsi"/>
              <w:noProof/>
              <w:lang w:eastAsia="en-US"/>
            </w:rPr>
          </w:pPr>
          <w:hyperlink w:anchor="_Toc18536872" w:history="1">
            <w:r w:rsidR="006849F0" w:rsidRPr="00005336">
              <w:rPr>
                <w:rStyle w:val="Hyperlink"/>
                <w:noProof/>
              </w:rPr>
              <w:t>1.2.4</w:t>
            </w:r>
            <w:r w:rsidR="006849F0">
              <w:rPr>
                <w:rFonts w:asciiTheme="minorHAnsi" w:hAnsiTheme="minorHAnsi"/>
                <w:noProof/>
                <w:lang w:eastAsia="en-US"/>
              </w:rPr>
              <w:tab/>
            </w:r>
            <w:r w:rsidR="006849F0" w:rsidRPr="00005336">
              <w:rPr>
                <w:rStyle w:val="Hyperlink"/>
                <w:noProof/>
              </w:rPr>
              <w:t>E-waste Recycling</w:t>
            </w:r>
            <w:r w:rsidR="006849F0">
              <w:rPr>
                <w:noProof/>
                <w:webHidden/>
              </w:rPr>
              <w:tab/>
            </w:r>
            <w:r w:rsidR="006849F0">
              <w:rPr>
                <w:noProof/>
                <w:webHidden/>
              </w:rPr>
              <w:fldChar w:fldCharType="begin"/>
            </w:r>
            <w:r w:rsidR="006849F0">
              <w:rPr>
                <w:noProof/>
                <w:webHidden/>
              </w:rPr>
              <w:instrText xml:space="preserve"> PAGEREF _Toc18536872 \h </w:instrText>
            </w:r>
            <w:r w:rsidR="006849F0">
              <w:rPr>
                <w:noProof/>
                <w:webHidden/>
              </w:rPr>
            </w:r>
            <w:r w:rsidR="006849F0">
              <w:rPr>
                <w:noProof/>
                <w:webHidden/>
              </w:rPr>
              <w:fldChar w:fldCharType="separate"/>
            </w:r>
            <w:r w:rsidR="006849F0">
              <w:rPr>
                <w:noProof/>
                <w:webHidden/>
              </w:rPr>
              <w:t>17</w:t>
            </w:r>
            <w:r w:rsidR="006849F0">
              <w:rPr>
                <w:noProof/>
                <w:webHidden/>
              </w:rPr>
              <w:fldChar w:fldCharType="end"/>
            </w:r>
          </w:hyperlink>
        </w:p>
        <w:p w14:paraId="2BAA3CB5" w14:textId="7EEF223D" w:rsidR="006849F0" w:rsidRDefault="00B15F3C">
          <w:pPr>
            <w:pStyle w:val="TOC2"/>
            <w:tabs>
              <w:tab w:val="left" w:pos="880"/>
              <w:tab w:val="right" w:leader="dot" w:pos="9350"/>
            </w:tabs>
            <w:rPr>
              <w:rFonts w:asciiTheme="minorHAnsi" w:hAnsiTheme="minorHAnsi"/>
              <w:noProof/>
              <w:lang w:eastAsia="en-US"/>
            </w:rPr>
          </w:pPr>
          <w:hyperlink w:anchor="_Toc18536873" w:history="1">
            <w:r w:rsidR="006849F0" w:rsidRPr="00005336">
              <w:rPr>
                <w:rStyle w:val="Hyperlink"/>
                <w:noProof/>
              </w:rPr>
              <w:t>1.3</w:t>
            </w:r>
            <w:r w:rsidR="006849F0">
              <w:rPr>
                <w:rFonts w:asciiTheme="minorHAnsi" w:hAnsiTheme="minorHAnsi"/>
                <w:noProof/>
                <w:lang w:eastAsia="en-US"/>
              </w:rPr>
              <w:tab/>
            </w:r>
            <w:r w:rsidR="006849F0" w:rsidRPr="00005336">
              <w:rPr>
                <w:rStyle w:val="Hyperlink"/>
                <w:noProof/>
              </w:rPr>
              <w:t>Adoption Path</w:t>
            </w:r>
            <w:r w:rsidR="006849F0">
              <w:rPr>
                <w:noProof/>
                <w:webHidden/>
              </w:rPr>
              <w:tab/>
            </w:r>
            <w:r w:rsidR="006849F0">
              <w:rPr>
                <w:noProof/>
                <w:webHidden/>
              </w:rPr>
              <w:fldChar w:fldCharType="begin"/>
            </w:r>
            <w:r w:rsidR="006849F0">
              <w:rPr>
                <w:noProof/>
                <w:webHidden/>
              </w:rPr>
              <w:instrText xml:space="preserve"> PAGEREF _Toc18536873 \h </w:instrText>
            </w:r>
            <w:r w:rsidR="006849F0">
              <w:rPr>
                <w:noProof/>
                <w:webHidden/>
              </w:rPr>
            </w:r>
            <w:r w:rsidR="006849F0">
              <w:rPr>
                <w:noProof/>
                <w:webHidden/>
              </w:rPr>
              <w:fldChar w:fldCharType="separate"/>
            </w:r>
            <w:r w:rsidR="006849F0">
              <w:rPr>
                <w:noProof/>
                <w:webHidden/>
              </w:rPr>
              <w:t>18</w:t>
            </w:r>
            <w:r w:rsidR="006849F0">
              <w:rPr>
                <w:noProof/>
                <w:webHidden/>
              </w:rPr>
              <w:fldChar w:fldCharType="end"/>
            </w:r>
          </w:hyperlink>
        </w:p>
        <w:p w14:paraId="3CE7AF6A" w14:textId="5A2D0E32" w:rsidR="006849F0" w:rsidRDefault="00B15F3C">
          <w:pPr>
            <w:pStyle w:val="TOC2"/>
            <w:tabs>
              <w:tab w:val="left" w:pos="880"/>
              <w:tab w:val="right" w:leader="dot" w:pos="9350"/>
            </w:tabs>
            <w:rPr>
              <w:rFonts w:asciiTheme="minorHAnsi" w:hAnsiTheme="minorHAnsi"/>
              <w:noProof/>
              <w:lang w:eastAsia="en-US"/>
            </w:rPr>
          </w:pPr>
          <w:hyperlink w:anchor="_Toc18536874" w:history="1">
            <w:r w:rsidR="006849F0" w:rsidRPr="00005336">
              <w:rPr>
                <w:rStyle w:val="Hyperlink"/>
                <w:noProof/>
              </w:rPr>
              <w:t>1.4</w:t>
            </w:r>
            <w:r w:rsidR="006849F0">
              <w:rPr>
                <w:rFonts w:asciiTheme="minorHAnsi" w:hAnsiTheme="minorHAnsi"/>
                <w:noProof/>
                <w:lang w:eastAsia="en-US"/>
              </w:rPr>
              <w:tab/>
            </w:r>
            <w:r w:rsidR="006849F0" w:rsidRPr="00005336">
              <w:rPr>
                <w:rStyle w:val="Hyperlink"/>
                <w:noProof/>
              </w:rPr>
              <w:t>Advantages and disadvantages of Municipal Solid Waste Recycling</w:t>
            </w:r>
            <w:r w:rsidR="006849F0">
              <w:rPr>
                <w:noProof/>
                <w:webHidden/>
              </w:rPr>
              <w:tab/>
            </w:r>
            <w:r w:rsidR="006849F0">
              <w:rPr>
                <w:noProof/>
                <w:webHidden/>
              </w:rPr>
              <w:fldChar w:fldCharType="begin"/>
            </w:r>
            <w:r w:rsidR="006849F0">
              <w:rPr>
                <w:noProof/>
                <w:webHidden/>
              </w:rPr>
              <w:instrText xml:space="preserve"> PAGEREF _Toc18536874 \h </w:instrText>
            </w:r>
            <w:r w:rsidR="006849F0">
              <w:rPr>
                <w:noProof/>
                <w:webHidden/>
              </w:rPr>
            </w:r>
            <w:r w:rsidR="006849F0">
              <w:rPr>
                <w:noProof/>
                <w:webHidden/>
              </w:rPr>
              <w:fldChar w:fldCharType="separate"/>
            </w:r>
            <w:r w:rsidR="006849F0">
              <w:rPr>
                <w:noProof/>
                <w:webHidden/>
              </w:rPr>
              <w:t>19</w:t>
            </w:r>
            <w:r w:rsidR="006849F0">
              <w:rPr>
                <w:noProof/>
                <w:webHidden/>
              </w:rPr>
              <w:fldChar w:fldCharType="end"/>
            </w:r>
          </w:hyperlink>
        </w:p>
        <w:p w14:paraId="1F41502C" w14:textId="1C2D5D65" w:rsidR="006849F0" w:rsidRDefault="00B15F3C">
          <w:pPr>
            <w:pStyle w:val="TOC3"/>
            <w:tabs>
              <w:tab w:val="left" w:pos="1320"/>
              <w:tab w:val="right" w:leader="dot" w:pos="9350"/>
            </w:tabs>
            <w:rPr>
              <w:rFonts w:asciiTheme="minorHAnsi" w:hAnsiTheme="minorHAnsi"/>
              <w:noProof/>
              <w:lang w:eastAsia="en-US"/>
            </w:rPr>
          </w:pPr>
          <w:hyperlink w:anchor="_Toc18536875" w:history="1">
            <w:r w:rsidR="006849F0" w:rsidRPr="00005336">
              <w:rPr>
                <w:rStyle w:val="Hyperlink"/>
                <w:noProof/>
              </w:rPr>
              <w:t>1.4.1</w:t>
            </w:r>
            <w:r w:rsidR="006849F0">
              <w:rPr>
                <w:rFonts w:asciiTheme="minorHAnsi" w:hAnsiTheme="minorHAnsi"/>
                <w:noProof/>
                <w:lang w:eastAsia="en-US"/>
              </w:rPr>
              <w:tab/>
            </w:r>
            <w:r w:rsidR="006849F0" w:rsidRPr="00005336">
              <w:rPr>
                <w:rStyle w:val="Hyperlink"/>
                <w:noProof/>
              </w:rPr>
              <w:t>Advantages</w:t>
            </w:r>
            <w:r w:rsidR="006849F0">
              <w:rPr>
                <w:noProof/>
                <w:webHidden/>
              </w:rPr>
              <w:tab/>
            </w:r>
            <w:r w:rsidR="006849F0">
              <w:rPr>
                <w:noProof/>
                <w:webHidden/>
              </w:rPr>
              <w:fldChar w:fldCharType="begin"/>
            </w:r>
            <w:r w:rsidR="006849F0">
              <w:rPr>
                <w:noProof/>
                <w:webHidden/>
              </w:rPr>
              <w:instrText xml:space="preserve"> PAGEREF _Toc18536875 \h </w:instrText>
            </w:r>
            <w:r w:rsidR="006849F0">
              <w:rPr>
                <w:noProof/>
                <w:webHidden/>
              </w:rPr>
            </w:r>
            <w:r w:rsidR="006849F0">
              <w:rPr>
                <w:noProof/>
                <w:webHidden/>
              </w:rPr>
              <w:fldChar w:fldCharType="separate"/>
            </w:r>
            <w:r w:rsidR="006849F0">
              <w:rPr>
                <w:noProof/>
                <w:webHidden/>
              </w:rPr>
              <w:t>19</w:t>
            </w:r>
            <w:r w:rsidR="006849F0">
              <w:rPr>
                <w:noProof/>
                <w:webHidden/>
              </w:rPr>
              <w:fldChar w:fldCharType="end"/>
            </w:r>
          </w:hyperlink>
        </w:p>
        <w:p w14:paraId="27AD7995" w14:textId="27F00530" w:rsidR="006849F0" w:rsidRDefault="00B15F3C">
          <w:pPr>
            <w:pStyle w:val="TOC3"/>
            <w:tabs>
              <w:tab w:val="left" w:pos="1320"/>
              <w:tab w:val="right" w:leader="dot" w:pos="9350"/>
            </w:tabs>
            <w:rPr>
              <w:rFonts w:asciiTheme="minorHAnsi" w:hAnsiTheme="minorHAnsi"/>
              <w:noProof/>
              <w:lang w:eastAsia="en-US"/>
            </w:rPr>
          </w:pPr>
          <w:hyperlink w:anchor="_Toc18536876" w:history="1">
            <w:r w:rsidR="006849F0" w:rsidRPr="00005336">
              <w:rPr>
                <w:rStyle w:val="Hyperlink"/>
                <w:noProof/>
              </w:rPr>
              <w:t>1.4.2</w:t>
            </w:r>
            <w:r w:rsidR="006849F0">
              <w:rPr>
                <w:rFonts w:asciiTheme="minorHAnsi" w:hAnsiTheme="minorHAnsi"/>
                <w:noProof/>
                <w:lang w:eastAsia="en-US"/>
              </w:rPr>
              <w:tab/>
            </w:r>
            <w:r w:rsidR="006849F0" w:rsidRPr="00005336">
              <w:rPr>
                <w:rStyle w:val="Hyperlink"/>
                <w:noProof/>
              </w:rPr>
              <w:t>Disadvantages</w:t>
            </w:r>
            <w:r w:rsidR="006849F0">
              <w:rPr>
                <w:noProof/>
                <w:webHidden/>
              </w:rPr>
              <w:tab/>
            </w:r>
            <w:r w:rsidR="006849F0">
              <w:rPr>
                <w:noProof/>
                <w:webHidden/>
              </w:rPr>
              <w:fldChar w:fldCharType="begin"/>
            </w:r>
            <w:r w:rsidR="006849F0">
              <w:rPr>
                <w:noProof/>
                <w:webHidden/>
              </w:rPr>
              <w:instrText xml:space="preserve"> PAGEREF _Toc18536876 \h </w:instrText>
            </w:r>
            <w:r w:rsidR="006849F0">
              <w:rPr>
                <w:noProof/>
                <w:webHidden/>
              </w:rPr>
            </w:r>
            <w:r w:rsidR="006849F0">
              <w:rPr>
                <w:noProof/>
                <w:webHidden/>
              </w:rPr>
              <w:fldChar w:fldCharType="separate"/>
            </w:r>
            <w:r w:rsidR="006849F0">
              <w:rPr>
                <w:noProof/>
                <w:webHidden/>
              </w:rPr>
              <w:t>20</w:t>
            </w:r>
            <w:r w:rsidR="006849F0">
              <w:rPr>
                <w:noProof/>
                <w:webHidden/>
              </w:rPr>
              <w:fldChar w:fldCharType="end"/>
            </w:r>
          </w:hyperlink>
        </w:p>
        <w:p w14:paraId="451E1B8D" w14:textId="5F23480F" w:rsidR="006849F0" w:rsidRDefault="00B15F3C">
          <w:pPr>
            <w:pStyle w:val="TOC1"/>
            <w:tabs>
              <w:tab w:val="left" w:pos="440"/>
              <w:tab w:val="right" w:leader="dot" w:pos="9350"/>
            </w:tabs>
            <w:rPr>
              <w:rFonts w:asciiTheme="minorHAnsi" w:hAnsiTheme="minorHAnsi"/>
              <w:noProof/>
              <w:lang w:eastAsia="en-US"/>
            </w:rPr>
          </w:pPr>
          <w:hyperlink w:anchor="_Toc18536877" w:history="1">
            <w:r w:rsidR="006849F0" w:rsidRPr="00005336">
              <w:rPr>
                <w:rStyle w:val="Hyperlink"/>
                <w:noProof/>
              </w:rPr>
              <w:t>2</w:t>
            </w:r>
            <w:r w:rsidR="006849F0">
              <w:rPr>
                <w:rFonts w:asciiTheme="minorHAnsi" w:hAnsiTheme="minorHAnsi"/>
                <w:noProof/>
                <w:lang w:eastAsia="en-US"/>
              </w:rPr>
              <w:tab/>
            </w:r>
            <w:r w:rsidR="006849F0" w:rsidRPr="00005336">
              <w:rPr>
                <w:rStyle w:val="Hyperlink"/>
                <w:noProof/>
              </w:rPr>
              <w:t>Methodology</w:t>
            </w:r>
            <w:r w:rsidR="006849F0">
              <w:rPr>
                <w:noProof/>
                <w:webHidden/>
              </w:rPr>
              <w:tab/>
            </w:r>
            <w:r w:rsidR="006849F0">
              <w:rPr>
                <w:noProof/>
                <w:webHidden/>
              </w:rPr>
              <w:fldChar w:fldCharType="begin"/>
            </w:r>
            <w:r w:rsidR="006849F0">
              <w:rPr>
                <w:noProof/>
                <w:webHidden/>
              </w:rPr>
              <w:instrText xml:space="preserve"> PAGEREF _Toc18536877 \h </w:instrText>
            </w:r>
            <w:r w:rsidR="006849F0">
              <w:rPr>
                <w:noProof/>
                <w:webHidden/>
              </w:rPr>
            </w:r>
            <w:r w:rsidR="006849F0">
              <w:rPr>
                <w:noProof/>
                <w:webHidden/>
              </w:rPr>
              <w:fldChar w:fldCharType="separate"/>
            </w:r>
            <w:r w:rsidR="006849F0">
              <w:rPr>
                <w:noProof/>
                <w:webHidden/>
              </w:rPr>
              <w:t>20</w:t>
            </w:r>
            <w:r w:rsidR="006849F0">
              <w:rPr>
                <w:noProof/>
                <w:webHidden/>
              </w:rPr>
              <w:fldChar w:fldCharType="end"/>
            </w:r>
          </w:hyperlink>
        </w:p>
        <w:p w14:paraId="2F13C292" w14:textId="47387E87" w:rsidR="006849F0" w:rsidRDefault="00B15F3C">
          <w:pPr>
            <w:pStyle w:val="TOC2"/>
            <w:tabs>
              <w:tab w:val="left" w:pos="880"/>
              <w:tab w:val="right" w:leader="dot" w:pos="9350"/>
            </w:tabs>
            <w:rPr>
              <w:rFonts w:asciiTheme="minorHAnsi" w:hAnsiTheme="minorHAnsi"/>
              <w:noProof/>
              <w:lang w:eastAsia="en-US"/>
            </w:rPr>
          </w:pPr>
          <w:hyperlink w:anchor="_Toc18536878" w:history="1">
            <w:r w:rsidR="006849F0" w:rsidRPr="00005336">
              <w:rPr>
                <w:rStyle w:val="Hyperlink"/>
                <w:noProof/>
              </w:rPr>
              <w:t>2.1</w:t>
            </w:r>
            <w:r w:rsidR="006849F0">
              <w:rPr>
                <w:rFonts w:asciiTheme="minorHAnsi" w:hAnsiTheme="minorHAnsi"/>
                <w:noProof/>
                <w:lang w:eastAsia="en-US"/>
              </w:rPr>
              <w:tab/>
            </w:r>
            <w:r w:rsidR="006849F0" w:rsidRPr="00005336">
              <w:rPr>
                <w:rStyle w:val="Hyperlink"/>
                <w:noProof/>
              </w:rPr>
              <w:t>Introduction</w:t>
            </w:r>
            <w:r w:rsidR="006849F0">
              <w:rPr>
                <w:noProof/>
                <w:webHidden/>
              </w:rPr>
              <w:tab/>
            </w:r>
            <w:r w:rsidR="006849F0">
              <w:rPr>
                <w:noProof/>
                <w:webHidden/>
              </w:rPr>
              <w:fldChar w:fldCharType="begin"/>
            </w:r>
            <w:r w:rsidR="006849F0">
              <w:rPr>
                <w:noProof/>
                <w:webHidden/>
              </w:rPr>
              <w:instrText xml:space="preserve"> PAGEREF _Toc18536878 \h </w:instrText>
            </w:r>
            <w:r w:rsidR="006849F0">
              <w:rPr>
                <w:noProof/>
                <w:webHidden/>
              </w:rPr>
            </w:r>
            <w:r w:rsidR="006849F0">
              <w:rPr>
                <w:noProof/>
                <w:webHidden/>
              </w:rPr>
              <w:fldChar w:fldCharType="separate"/>
            </w:r>
            <w:r w:rsidR="006849F0">
              <w:rPr>
                <w:noProof/>
                <w:webHidden/>
              </w:rPr>
              <w:t>20</w:t>
            </w:r>
            <w:r w:rsidR="006849F0">
              <w:rPr>
                <w:noProof/>
                <w:webHidden/>
              </w:rPr>
              <w:fldChar w:fldCharType="end"/>
            </w:r>
          </w:hyperlink>
        </w:p>
        <w:p w14:paraId="241C266B" w14:textId="2AFD8E7B" w:rsidR="006849F0" w:rsidRDefault="00B15F3C">
          <w:pPr>
            <w:pStyle w:val="TOC2"/>
            <w:tabs>
              <w:tab w:val="left" w:pos="880"/>
              <w:tab w:val="right" w:leader="dot" w:pos="9350"/>
            </w:tabs>
            <w:rPr>
              <w:rFonts w:asciiTheme="minorHAnsi" w:hAnsiTheme="minorHAnsi"/>
              <w:noProof/>
              <w:lang w:eastAsia="en-US"/>
            </w:rPr>
          </w:pPr>
          <w:hyperlink w:anchor="_Toc18536879" w:history="1">
            <w:r w:rsidR="006849F0" w:rsidRPr="00005336">
              <w:rPr>
                <w:rStyle w:val="Hyperlink"/>
                <w:noProof/>
              </w:rPr>
              <w:t>2.2</w:t>
            </w:r>
            <w:r w:rsidR="006849F0">
              <w:rPr>
                <w:rFonts w:asciiTheme="minorHAnsi" w:hAnsiTheme="minorHAnsi"/>
                <w:noProof/>
                <w:lang w:eastAsia="en-US"/>
              </w:rPr>
              <w:tab/>
            </w:r>
            <w:r w:rsidR="006849F0" w:rsidRPr="00005336">
              <w:rPr>
                <w:rStyle w:val="Hyperlink"/>
                <w:noProof/>
              </w:rPr>
              <w:t>data sources</w:t>
            </w:r>
            <w:r w:rsidR="006849F0">
              <w:rPr>
                <w:noProof/>
                <w:webHidden/>
              </w:rPr>
              <w:tab/>
            </w:r>
            <w:r w:rsidR="006849F0">
              <w:rPr>
                <w:noProof/>
                <w:webHidden/>
              </w:rPr>
              <w:fldChar w:fldCharType="begin"/>
            </w:r>
            <w:r w:rsidR="006849F0">
              <w:rPr>
                <w:noProof/>
                <w:webHidden/>
              </w:rPr>
              <w:instrText xml:space="preserve"> PAGEREF _Toc18536879 \h </w:instrText>
            </w:r>
            <w:r w:rsidR="006849F0">
              <w:rPr>
                <w:noProof/>
                <w:webHidden/>
              </w:rPr>
            </w:r>
            <w:r w:rsidR="006849F0">
              <w:rPr>
                <w:noProof/>
                <w:webHidden/>
              </w:rPr>
              <w:fldChar w:fldCharType="separate"/>
            </w:r>
            <w:r w:rsidR="006849F0">
              <w:rPr>
                <w:noProof/>
                <w:webHidden/>
              </w:rPr>
              <w:t>20</w:t>
            </w:r>
            <w:r w:rsidR="006849F0">
              <w:rPr>
                <w:noProof/>
                <w:webHidden/>
              </w:rPr>
              <w:fldChar w:fldCharType="end"/>
            </w:r>
          </w:hyperlink>
        </w:p>
        <w:p w14:paraId="66FAA65E" w14:textId="2BCE5616" w:rsidR="006849F0" w:rsidRDefault="00B15F3C">
          <w:pPr>
            <w:pStyle w:val="TOC2"/>
            <w:tabs>
              <w:tab w:val="left" w:pos="880"/>
              <w:tab w:val="right" w:leader="dot" w:pos="9350"/>
            </w:tabs>
            <w:rPr>
              <w:rFonts w:asciiTheme="minorHAnsi" w:hAnsiTheme="minorHAnsi"/>
              <w:noProof/>
              <w:lang w:eastAsia="en-US"/>
            </w:rPr>
          </w:pPr>
          <w:hyperlink w:anchor="_Toc18536880" w:history="1">
            <w:r w:rsidR="006849F0" w:rsidRPr="00005336">
              <w:rPr>
                <w:rStyle w:val="Hyperlink"/>
                <w:noProof/>
              </w:rPr>
              <w:t>2.3</w:t>
            </w:r>
            <w:r w:rsidR="006849F0">
              <w:rPr>
                <w:rFonts w:asciiTheme="minorHAnsi" w:hAnsiTheme="minorHAnsi"/>
                <w:noProof/>
                <w:lang w:eastAsia="en-US"/>
              </w:rPr>
              <w:tab/>
            </w:r>
            <w:r w:rsidR="006849F0" w:rsidRPr="00005336">
              <w:rPr>
                <w:rStyle w:val="Hyperlink"/>
                <w:noProof/>
              </w:rPr>
              <w:t>Adoption Scenarios</w:t>
            </w:r>
            <w:r w:rsidR="006849F0">
              <w:rPr>
                <w:noProof/>
                <w:webHidden/>
              </w:rPr>
              <w:tab/>
            </w:r>
            <w:r w:rsidR="006849F0">
              <w:rPr>
                <w:noProof/>
                <w:webHidden/>
              </w:rPr>
              <w:fldChar w:fldCharType="begin"/>
            </w:r>
            <w:r w:rsidR="006849F0">
              <w:rPr>
                <w:noProof/>
                <w:webHidden/>
              </w:rPr>
              <w:instrText xml:space="preserve"> PAGEREF _Toc18536880 \h </w:instrText>
            </w:r>
            <w:r w:rsidR="006849F0">
              <w:rPr>
                <w:noProof/>
                <w:webHidden/>
              </w:rPr>
            </w:r>
            <w:r w:rsidR="006849F0">
              <w:rPr>
                <w:noProof/>
                <w:webHidden/>
              </w:rPr>
              <w:fldChar w:fldCharType="separate"/>
            </w:r>
            <w:r w:rsidR="006849F0">
              <w:rPr>
                <w:noProof/>
                <w:webHidden/>
              </w:rPr>
              <w:t>21</w:t>
            </w:r>
            <w:r w:rsidR="006849F0">
              <w:rPr>
                <w:noProof/>
                <w:webHidden/>
              </w:rPr>
              <w:fldChar w:fldCharType="end"/>
            </w:r>
          </w:hyperlink>
        </w:p>
        <w:p w14:paraId="38CD59A3" w14:textId="26F2C3A7" w:rsidR="006849F0" w:rsidRDefault="00B15F3C">
          <w:pPr>
            <w:pStyle w:val="TOC3"/>
            <w:tabs>
              <w:tab w:val="left" w:pos="1320"/>
              <w:tab w:val="right" w:leader="dot" w:pos="9350"/>
            </w:tabs>
            <w:rPr>
              <w:rFonts w:asciiTheme="minorHAnsi" w:hAnsiTheme="minorHAnsi"/>
              <w:noProof/>
              <w:lang w:eastAsia="en-US"/>
            </w:rPr>
          </w:pPr>
          <w:hyperlink w:anchor="_Toc18536881" w:history="1">
            <w:r w:rsidR="006849F0" w:rsidRPr="00005336">
              <w:rPr>
                <w:rStyle w:val="Hyperlink"/>
                <w:noProof/>
              </w:rPr>
              <w:t>2.3.1</w:t>
            </w:r>
            <w:r w:rsidR="006849F0">
              <w:rPr>
                <w:rFonts w:asciiTheme="minorHAnsi" w:hAnsiTheme="minorHAnsi"/>
                <w:noProof/>
                <w:lang w:eastAsia="en-US"/>
              </w:rPr>
              <w:tab/>
            </w:r>
            <w:r w:rsidR="006849F0" w:rsidRPr="00005336">
              <w:rPr>
                <w:rStyle w:val="Hyperlink"/>
                <w:noProof/>
              </w:rPr>
              <w:t>Reference Case / Current Adoption</w:t>
            </w:r>
            <w:r w:rsidR="006849F0">
              <w:rPr>
                <w:noProof/>
                <w:webHidden/>
              </w:rPr>
              <w:tab/>
            </w:r>
            <w:r w:rsidR="006849F0">
              <w:rPr>
                <w:noProof/>
                <w:webHidden/>
              </w:rPr>
              <w:fldChar w:fldCharType="begin"/>
            </w:r>
            <w:r w:rsidR="006849F0">
              <w:rPr>
                <w:noProof/>
                <w:webHidden/>
              </w:rPr>
              <w:instrText xml:space="preserve"> PAGEREF _Toc18536881 \h </w:instrText>
            </w:r>
            <w:r w:rsidR="006849F0">
              <w:rPr>
                <w:noProof/>
                <w:webHidden/>
              </w:rPr>
            </w:r>
            <w:r w:rsidR="006849F0">
              <w:rPr>
                <w:noProof/>
                <w:webHidden/>
              </w:rPr>
              <w:fldChar w:fldCharType="separate"/>
            </w:r>
            <w:r w:rsidR="006849F0">
              <w:rPr>
                <w:noProof/>
                <w:webHidden/>
              </w:rPr>
              <w:t>22</w:t>
            </w:r>
            <w:r w:rsidR="006849F0">
              <w:rPr>
                <w:noProof/>
                <w:webHidden/>
              </w:rPr>
              <w:fldChar w:fldCharType="end"/>
            </w:r>
          </w:hyperlink>
        </w:p>
        <w:p w14:paraId="38F494DD" w14:textId="561354E9" w:rsidR="006849F0" w:rsidRDefault="00B15F3C">
          <w:pPr>
            <w:pStyle w:val="TOC3"/>
            <w:tabs>
              <w:tab w:val="left" w:pos="1320"/>
              <w:tab w:val="right" w:leader="dot" w:pos="9350"/>
            </w:tabs>
            <w:rPr>
              <w:rFonts w:asciiTheme="minorHAnsi" w:hAnsiTheme="minorHAnsi"/>
              <w:noProof/>
              <w:lang w:eastAsia="en-US"/>
            </w:rPr>
          </w:pPr>
          <w:hyperlink w:anchor="_Toc18536882" w:history="1">
            <w:r w:rsidR="006849F0" w:rsidRPr="00005336">
              <w:rPr>
                <w:rStyle w:val="Hyperlink"/>
                <w:noProof/>
              </w:rPr>
              <w:t>2.3.2</w:t>
            </w:r>
            <w:r w:rsidR="006849F0">
              <w:rPr>
                <w:rFonts w:asciiTheme="minorHAnsi" w:hAnsiTheme="minorHAnsi"/>
                <w:noProof/>
                <w:lang w:eastAsia="en-US"/>
              </w:rPr>
              <w:tab/>
            </w:r>
            <w:r w:rsidR="006849F0" w:rsidRPr="00005336">
              <w:rPr>
                <w:rStyle w:val="Hyperlink"/>
                <w:noProof/>
              </w:rPr>
              <w:t>Project Drawdown Scenarios</w:t>
            </w:r>
            <w:r w:rsidR="006849F0">
              <w:rPr>
                <w:noProof/>
                <w:webHidden/>
              </w:rPr>
              <w:tab/>
            </w:r>
            <w:r w:rsidR="006849F0">
              <w:rPr>
                <w:noProof/>
                <w:webHidden/>
              </w:rPr>
              <w:fldChar w:fldCharType="begin"/>
            </w:r>
            <w:r w:rsidR="006849F0">
              <w:rPr>
                <w:noProof/>
                <w:webHidden/>
              </w:rPr>
              <w:instrText xml:space="preserve"> PAGEREF _Toc18536882 \h </w:instrText>
            </w:r>
            <w:r w:rsidR="006849F0">
              <w:rPr>
                <w:noProof/>
                <w:webHidden/>
              </w:rPr>
            </w:r>
            <w:r w:rsidR="006849F0">
              <w:rPr>
                <w:noProof/>
                <w:webHidden/>
              </w:rPr>
              <w:fldChar w:fldCharType="separate"/>
            </w:r>
            <w:r w:rsidR="006849F0">
              <w:rPr>
                <w:noProof/>
                <w:webHidden/>
              </w:rPr>
              <w:t>23</w:t>
            </w:r>
            <w:r w:rsidR="006849F0">
              <w:rPr>
                <w:noProof/>
                <w:webHidden/>
              </w:rPr>
              <w:fldChar w:fldCharType="end"/>
            </w:r>
          </w:hyperlink>
        </w:p>
        <w:p w14:paraId="19FFA32D" w14:textId="422EE59F" w:rsidR="006849F0" w:rsidRDefault="00B15F3C">
          <w:pPr>
            <w:pStyle w:val="TOC2"/>
            <w:tabs>
              <w:tab w:val="left" w:pos="880"/>
              <w:tab w:val="right" w:leader="dot" w:pos="9350"/>
            </w:tabs>
            <w:rPr>
              <w:rFonts w:asciiTheme="minorHAnsi" w:hAnsiTheme="minorHAnsi"/>
              <w:noProof/>
              <w:lang w:eastAsia="en-US"/>
            </w:rPr>
          </w:pPr>
          <w:hyperlink w:anchor="_Toc18536883" w:history="1">
            <w:r w:rsidR="006849F0" w:rsidRPr="00005336">
              <w:rPr>
                <w:rStyle w:val="Hyperlink"/>
                <w:noProof/>
              </w:rPr>
              <w:t>2.4</w:t>
            </w:r>
            <w:r w:rsidR="006849F0">
              <w:rPr>
                <w:rFonts w:asciiTheme="minorHAnsi" w:hAnsiTheme="minorHAnsi"/>
                <w:noProof/>
                <w:lang w:eastAsia="en-US"/>
              </w:rPr>
              <w:tab/>
            </w:r>
            <w:r w:rsidR="006849F0" w:rsidRPr="00005336">
              <w:rPr>
                <w:rStyle w:val="Hyperlink"/>
                <w:noProof/>
              </w:rPr>
              <w:t>Inputs</w:t>
            </w:r>
            <w:r w:rsidR="006849F0">
              <w:rPr>
                <w:noProof/>
                <w:webHidden/>
              </w:rPr>
              <w:tab/>
            </w:r>
            <w:r w:rsidR="006849F0">
              <w:rPr>
                <w:noProof/>
                <w:webHidden/>
              </w:rPr>
              <w:fldChar w:fldCharType="begin"/>
            </w:r>
            <w:r w:rsidR="006849F0">
              <w:rPr>
                <w:noProof/>
                <w:webHidden/>
              </w:rPr>
              <w:instrText xml:space="preserve"> PAGEREF _Toc18536883 \h </w:instrText>
            </w:r>
            <w:r w:rsidR="006849F0">
              <w:rPr>
                <w:noProof/>
                <w:webHidden/>
              </w:rPr>
            </w:r>
            <w:r w:rsidR="006849F0">
              <w:rPr>
                <w:noProof/>
                <w:webHidden/>
              </w:rPr>
              <w:fldChar w:fldCharType="separate"/>
            </w:r>
            <w:r w:rsidR="006849F0">
              <w:rPr>
                <w:noProof/>
                <w:webHidden/>
              </w:rPr>
              <w:t>24</w:t>
            </w:r>
            <w:r w:rsidR="006849F0">
              <w:rPr>
                <w:noProof/>
                <w:webHidden/>
              </w:rPr>
              <w:fldChar w:fldCharType="end"/>
            </w:r>
          </w:hyperlink>
        </w:p>
        <w:p w14:paraId="7F23B45C" w14:textId="4FE35DA7" w:rsidR="006849F0" w:rsidRDefault="00B15F3C">
          <w:pPr>
            <w:pStyle w:val="TOC3"/>
            <w:tabs>
              <w:tab w:val="left" w:pos="1320"/>
              <w:tab w:val="right" w:leader="dot" w:pos="9350"/>
            </w:tabs>
            <w:rPr>
              <w:rFonts w:asciiTheme="minorHAnsi" w:hAnsiTheme="minorHAnsi"/>
              <w:noProof/>
              <w:lang w:eastAsia="en-US"/>
            </w:rPr>
          </w:pPr>
          <w:hyperlink w:anchor="_Toc18536884" w:history="1">
            <w:r w:rsidR="006849F0" w:rsidRPr="00005336">
              <w:rPr>
                <w:rStyle w:val="Hyperlink"/>
                <w:noProof/>
              </w:rPr>
              <w:t>2.4.1</w:t>
            </w:r>
            <w:r w:rsidR="006849F0">
              <w:rPr>
                <w:rFonts w:asciiTheme="minorHAnsi" w:hAnsiTheme="minorHAnsi"/>
                <w:noProof/>
                <w:lang w:eastAsia="en-US"/>
              </w:rPr>
              <w:tab/>
            </w:r>
            <w:r w:rsidR="006849F0" w:rsidRPr="00005336">
              <w:rPr>
                <w:rStyle w:val="Hyperlink"/>
                <w:noProof/>
              </w:rPr>
              <w:t>Climate Inputs</w:t>
            </w:r>
            <w:r w:rsidR="006849F0">
              <w:rPr>
                <w:noProof/>
                <w:webHidden/>
              </w:rPr>
              <w:tab/>
            </w:r>
            <w:r w:rsidR="006849F0">
              <w:rPr>
                <w:noProof/>
                <w:webHidden/>
              </w:rPr>
              <w:fldChar w:fldCharType="begin"/>
            </w:r>
            <w:r w:rsidR="006849F0">
              <w:rPr>
                <w:noProof/>
                <w:webHidden/>
              </w:rPr>
              <w:instrText xml:space="preserve"> PAGEREF _Toc18536884 \h </w:instrText>
            </w:r>
            <w:r w:rsidR="006849F0">
              <w:rPr>
                <w:noProof/>
                <w:webHidden/>
              </w:rPr>
            </w:r>
            <w:r w:rsidR="006849F0">
              <w:rPr>
                <w:noProof/>
                <w:webHidden/>
              </w:rPr>
              <w:fldChar w:fldCharType="separate"/>
            </w:r>
            <w:r w:rsidR="006849F0">
              <w:rPr>
                <w:noProof/>
                <w:webHidden/>
              </w:rPr>
              <w:t>24</w:t>
            </w:r>
            <w:r w:rsidR="006849F0">
              <w:rPr>
                <w:noProof/>
                <w:webHidden/>
              </w:rPr>
              <w:fldChar w:fldCharType="end"/>
            </w:r>
          </w:hyperlink>
        </w:p>
        <w:p w14:paraId="17CB2469" w14:textId="062B55D3" w:rsidR="006849F0" w:rsidRDefault="00B15F3C">
          <w:pPr>
            <w:pStyle w:val="TOC3"/>
            <w:tabs>
              <w:tab w:val="left" w:pos="1320"/>
              <w:tab w:val="right" w:leader="dot" w:pos="9350"/>
            </w:tabs>
            <w:rPr>
              <w:rFonts w:asciiTheme="minorHAnsi" w:hAnsiTheme="minorHAnsi"/>
              <w:noProof/>
              <w:lang w:eastAsia="en-US"/>
            </w:rPr>
          </w:pPr>
          <w:hyperlink w:anchor="_Toc18536885" w:history="1">
            <w:r w:rsidR="006849F0" w:rsidRPr="00005336">
              <w:rPr>
                <w:rStyle w:val="Hyperlink"/>
                <w:noProof/>
              </w:rPr>
              <w:t>2.4.2</w:t>
            </w:r>
            <w:r w:rsidR="006849F0">
              <w:rPr>
                <w:rFonts w:asciiTheme="minorHAnsi" w:hAnsiTheme="minorHAnsi"/>
                <w:noProof/>
                <w:lang w:eastAsia="en-US"/>
              </w:rPr>
              <w:tab/>
            </w:r>
            <w:r w:rsidR="006849F0" w:rsidRPr="00005336">
              <w:rPr>
                <w:rStyle w:val="Hyperlink"/>
                <w:noProof/>
              </w:rPr>
              <w:t>Financial Inputs</w:t>
            </w:r>
            <w:r w:rsidR="006849F0">
              <w:rPr>
                <w:noProof/>
                <w:webHidden/>
              </w:rPr>
              <w:tab/>
            </w:r>
            <w:r w:rsidR="006849F0">
              <w:rPr>
                <w:noProof/>
                <w:webHidden/>
              </w:rPr>
              <w:fldChar w:fldCharType="begin"/>
            </w:r>
            <w:r w:rsidR="006849F0">
              <w:rPr>
                <w:noProof/>
                <w:webHidden/>
              </w:rPr>
              <w:instrText xml:space="preserve"> PAGEREF _Toc18536885 \h </w:instrText>
            </w:r>
            <w:r w:rsidR="006849F0">
              <w:rPr>
                <w:noProof/>
                <w:webHidden/>
              </w:rPr>
            </w:r>
            <w:r w:rsidR="006849F0">
              <w:rPr>
                <w:noProof/>
                <w:webHidden/>
              </w:rPr>
              <w:fldChar w:fldCharType="separate"/>
            </w:r>
            <w:r w:rsidR="006849F0">
              <w:rPr>
                <w:noProof/>
                <w:webHidden/>
              </w:rPr>
              <w:t>24</w:t>
            </w:r>
            <w:r w:rsidR="006849F0">
              <w:rPr>
                <w:noProof/>
                <w:webHidden/>
              </w:rPr>
              <w:fldChar w:fldCharType="end"/>
            </w:r>
          </w:hyperlink>
        </w:p>
        <w:p w14:paraId="674094B4" w14:textId="3BC67906" w:rsidR="006849F0" w:rsidRDefault="00B15F3C">
          <w:pPr>
            <w:pStyle w:val="TOC2"/>
            <w:tabs>
              <w:tab w:val="left" w:pos="880"/>
              <w:tab w:val="right" w:leader="dot" w:pos="9350"/>
            </w:tabs>
            <w:rPr>
              <w:rFonts w:asciiTheme="minorHAnsi" w:hAnsiTheme="minorHAnsi"/>
              <w:noProof/>
              <w:lang w:eastAsia="en-US"/>
            </w:rPr>
          </w:pPr>
          <w:hyperlink w:anchor="_Toc18536886" w:history="1">
            <w:r w:rsidR="006849F0" w:rsidRPr="00005336">
              <w:rPr>
                <w:rStyle w:val="Hyperlink"/>
                <w:noProof/>
              </w:rPr>
              <w:t>2.5</w:t>
            </w:r>
            <w:r w:rsidR="006849F0">
              <w:rPr>
                <w:rFonts w:asciiTheme="minorHAnsi" w:hAnsiTheme="minorHAnsi"/>
                <w:noProof/>
                <w:lang w:eastAsia="en-US"/>
              </w:rPr>
              <w:tab/>
            </w:r>
            <w:r w:rsidR="006849F0" w:rsidRPr="00005336">
              <w:rPr>
                <w:rStyle w:val="Hyperlink"/>
                <w:noProof/>
              </w:rPr>
              <w:t>Assumptions</w:t>
            </w:r>
            <w:r w:rsidR="006849F0">
              <w:rPr>
                <w:noProof/>
                <w:webHidden/>
              </w:rPr>
              <w:tab/>
            </w:r>
            <w:r w:rsidR="006849F0">
              <w:rPr>
                <w:noProof/>
                <w:webHidden/>
              </w:rPr>
              <w:fldChar w:fldCharType="begin"/>
            </w:r>
            <w:r w:rsidR="006849F0">
              <w:rPr>
                <w:noProof/>
                <w:webHidden/>
              </w:rPr>
              <w:instrText xml:space="preserve"> PAGEREF _Toc18536886 \h </w:instrText>
            </w:r>
            <w:r w:rsidR="006849F0">
              <w:rPr>
                <w:noProof/>
                <w:webHidden/>
              </w:rPr>
            </w:r>
            <w:r w:rsidR="006849F0">
              <w:rPr>
                <w:noProof/>
                <w:webHidden/>
              </w:rPr>
              <w:fldChar w:fldCharType="separate"/>
            </w:r>
            <w:r w:rsidR="006849F0">
              <w:rPr>
                <w:noProof/>
                <w:webHidden/>
              </w:rPr>
              <w:t>25</w:t>
            </w:r>
            <w:r w:rsidR="006849F0">
              <w:rPr>
                <w:noProof/>
                <w:webHidden/>
              </w:rPr>
              <w:fldChar w:fldCharType="end"/>
            </w:r>
          </w:hyperlink>
        </w:p>
        <w:p w14:paraId="33959EF3" w14:textId="56635800" w:rsidR="006849F0" w:rsidRDefault="00B15F3C">
          <w:pPr>
            <w:pStyle w:val="TOC2"/>
            <w:tabs>
              <w:tab w:val="left" w:pos="880"/>
              <w:tab w:val="right" w:leader="dot" w:pos="9350"/>
            </w:tabs>
            <w:rPr>
              <w:rFonts w:asciiTheme="minorHAnsi" w:hAnsiTheme="minorHAnsi"/>
              <w:noProof/>
              <w:lang w:eastAsia="en-US"/>
            </w:rPr>
          </w:pPr>
          <w:hyperlink w:anchor="_Toc18536887" w:history="1">
            <w:r w:rsidR="006849F0" w:rsidRPr="00005336">
              <w:rPr>
                <w:rStyle w:val="Hyperlink"/>
                <w:noProof/>
              </w:rPr>
              <w:t>2.6</w:t>
            </w:r>
            <w:r w:rsidR="006849F0">
              <w:rPr>
                <w:rFonts w:asciiTheme="minorHAnsi" w:hAnsiTheme="minorHAnsi"/>
                <w:noProof/>
                <w:lang w:eastAsia="en-US"/>
              </w:rPr>
              <w:tab/>
            </w:r>
            <w:r w:rsidR="006849F0" w:rsidRPr="00005336">
              <w:rPr>
                <w:rStyle w:val="Hyperlink"/>
                <w:noProof/>
              </w:rPr>
              <w:t>Limitations/Further Development</w:t>
            </w:r>
            <w:r w:rsidR="006849F0">
              <w:rPr>
                <w:noProof/>
                <w:webHidden/>
              </w:rPr>
              <w:tab/>
            </w:r>
            <w:r w:rsidR="006849F0">
              <w:rPr>
                <w:noProof/>
                <w:webHidden/>
              </w:rPr>
              <w:fldChar w:fldCharType="begin"/>
            </w:r>
            <w:r w:rsidR="006849F0">
              <w:rPr>
                <w:noProof/>
                <w:webHidden/>
              </w:rPr>
              <w:instrText xml:space="preserve"> PAGEREF _Toc18536887 \h </w:instrText>
            </w:r>
            <w:r w:rsidR="006849F0">
              <w:rPr>
                <w:noProof/>
                <w:webHidden/>
              </w:rPr>
            </w:r>
            <w:r w:rsidR="006849F0">
              <w:rPr>
                <w:noProof/>
                <w:webHidden/>
              </w:rPr>
              <w:fldChar w:fldCharType="separate"/>
            </w:r>
            <w:r w:rsidR="006849F0">
              <w:rPr>
                <w:noProof/>
                <w:webHidden/>
              </w:rPr>
              <w:t>26</w:t>
            </w:r>
            <w:r w:rsidR="006849F0">
              <w:rPr>
                <w:noProof/>
                <w:webHidden/>
              </w:rPr>
              <w:fldChar w:fldCharType="end"/>
            </w:r>
          </w:hyperlink>
        </w:p>
        <w:p w14:paraId="0DFF96CA" w14:textId="74A02C31" w:rsidR="006849F0" w:rsidRDefault="00B15F3C">
          <w:pPr>
            <w:pStyle w:val="TOC1"/>
            <w:tabs>
              <w:tab w:val="left" w:pos="440"/>
              <w:tab w:val="right" w:leader="dot" w:pos="9350"/>
            </w:tabs>
            <w:rPr>
              <w:rFonts w:asciiTheme="minorHAnsi" w:hAnsiTheme="minorHAnsi"/>
              <w:noProof/>
              <w:lang w:eastAsia="en-US"/>
            </w:rPr>
          </w:pPr>
          <w:hyperlink w:anchor="_Toc18536888" w:history="1">
            <w:r w:rsidR="006849F0" w:rsidRPr="00005336">
              <w:rPr>
                <w:rStyle w:val="Hyperlink"/>
                <w:noProof/>
              </w:rPr>
              <w:t>3</w:t>
            </w:r>
            <w:r w:rsidR="006849F0">
              <w:rPr>
                <w:rFonts w:asciiTheme="minorHAnsi" w:hAnsiTheme="minorHAnsi"/>
                <w:noProof/>
                <w:lang w:eastAsia="en-US"/>
              </w:rPr>
              <w:tab/>
            </w:r>
            <w:r w:rsidR="006849F0" w:rsidRPr="00005336">
              <w:rPr>
                <w:rStyle w:val="Hyperlink"/>
                <w:noProof/>
              </w:rPr>
              <w:t>Results</w:t>
            </w:r>
            <w:r w:rsidR="006849F0">
              <w:rPr>
                <w:noProof/>
                <w:webHidden/>
              </w:rPr>
              <w:tab/>
            </w:r>
            <w:r w:rsidR="006849F0">
              <w:rPr>
                <w:noProof/>
                <w:webHidden/>
              </w:rPr>
              <w:fldChar w:fldCharType="begin"/>
            </w:r>
            <w:r w:rsidR="006849F0">
              <w:rPr>
                <w:noProof/>
                <w:webHidden/>
              </w:rPr>
              <w:instrText xml:space="preserve"> PAGEREF _Toc18536888 \h </w:instrText>
            </w:r>
            <w:r w:rsidR="006849F0">
              <w:rPr>
                <w:noProof/>
                <w:webHidden/>
              </w:rPr>
            </w:r>
            <w:r w:rsidR="006849F0">
              <w:rPr>
                <w:noProof/>
                <w:webHidden/>
              </w:rPr>
              <w:fldChar w:fldCharType="separate"/>
            </w:r>
            <w:r w:rsidR="006849F0">
              <w:rPr>
                <w:noProof/>
                <w:webHidden/>
              </w:rPr>
              <w:t>27</w:t>
            </w:r>
            <w:r w:rsidR="006849F0">
              <w:rPr>
                <w:noProof/>
                <w:webHidden/>
              </w:rPr>
              <w:fldChar w:fldCharType="end"/>
            </w:r>
          </w:hyperlink>
        </w:p>
        <w:p w14:paraId="214873F0" w14:textId="23DC3BD6" w:rsidR="006849F0" w:rsidRDefault="00B15F3C">
          <w:pPr>
            <w:pStyle w:val="TOC2"/>
            <w:tabs>
              <w:tab w:val="left" w:pos="880"/>
              <w:tab w:val="right" w:leader="dot" w:pos="9350"/>
            </w:tabs>
            <w:rPr>
              <w:rFonts w:asciiTheme="minorHAnsi" w:hAnsiTheme="minorHAnsi"/>
              <w:noProof/>
              <w:lang w:eastAsia="en-US"/>
            </w:rPr>
          </w:pPr>
          <w:hyperlink w:anchor="_Toc18536889" w:history="1">
            <w:r w:rsidR="006849F0" w:rsidRPr="00005336">
              <w:rPr>
                <w:rStyle w:val="Hyperlink"/>
                <w:noProof/>
              </w:rPr>
              <w:t>3.2</w:t>
            </w:r>
            <w:r w:rsidR="006849F0">
              <w:rPr>
                <w:rFonts w:asciiTheme="minorHAnsi" w:hAnsiTheme="minorHAnsi"/>
                <w:noProof/>
                <w:lang w:eastAsia="en-US"/>
              </w:rPr>
              <w:tab/>
            </w:r>
            <w:r w:rsidR="006849F0" w:rsidRPr="00005336">
              <w:rPr>
                <w:rStyle w:val="Hyperlink"/>
                <w:noProof/>
              </w:rPr>
              <w:t>Adoption</w:t>
            </w:r>
            <w:r w:rsidR="006849F0">
              <w:rPr>
                <w:noProof/>
                <w:webHidden/>
              </w:rPr>
              <w:tab/>
            </w:r>
            <w:r w:rsidR="006849F0">
              <w:rPr>
                <w:noProof/>
                <w:webHidden/>
              </w:rPr>
              <w:fldChar w:fldCharType="begin"/>
            </w:r>
            <w:r w:rsidR="006849F0">
              <w:rPr>
                <w:noProof/>
                <w:webHidden/>
              </w:rPr>
              <w:instrText xml:space="preserve"> PAGEREF _Toc18536889 \h </w:instrText>
            </w:r>
            <w:r w:rsidR="006849F0">
              <w:rPr>
                <w:noProof/>
                <w:webHidden/>
              </w:rPr>
            </w:r>
            <w:r w:rsidR="006849F0">
              <w:rPr>
                <w:noProof/>
                <w:webHidden/>
              </w:rPr>
              <w:fldChar w:fldCharType="separate"/>
            </w:r>
            <w:r w:rsidR="006849F0">
              <w:rPr>
                <w:noProof/>
                <w:webHidden/>
              </w:rPr>
              <w:t>27</w:t>
            </w:r>
            <w:r w:rsidR="006849F0">
              <w:rPr>
                <w:noProof/>
                <w:webHidden/>
              </w:rPr>
              <w:fldChar w:fldCharType="end"/>
            </w:r>
          </w:hyperlink>
        </w:p>
        <w:p w14:paraId="73948CA2" w14:textId="4FDB2A83" w:rsidR="006849F0" w:rsidRDefault="00B15F3C">
          <w:pPr>
            <w:pStyle w:val="TOC2"/>
            <w:tabs>
              <w:tab w:val="left" w:pos="880"/>
              <w:tab w:val="right" w:leader="dot" w:pos="9350"/>
            </w:tabs>
            <w:rPr>
              <w:rFonts w:asciiTheme="minorHAnsi" w:hAnsiTheme="minorHAnsi"/>
              <w:noProof/>
              <w:lang w:eastAsia="en-US"/>
            </w:rPr>
          </w:pPr>
          <w:hyperlink w:anchor="_Toc18536890" w:history="1">
            <w:r w:rsidR="006849F0" w:rsidRPr="00005336">
              <w:rPr>
                <w:rStyle w:val="Hyperlink"/>
                <w:noProof/>
              </w:rPr>
              <w:t>3.3</w:t>
            </w:r>
            <w:r w:rsidR="006849F0">
              <w:rPr>
                <w:rFonts w:asciiTheme="minorHAnsi" w:hAnsiTheme="minorHAnsi"/>
                <w:noProof/>
                <w:lang w:eastAsia="en-US"/>
              </w:rPr>
              <w:tab/>
            </w:r>
            <w:r w:rsidR="006849F0" w:rsidRPr="00005336">
              <w:rPr>
                <w:rStyle w:val="Hyperlink"/>
                <w:noProof/>
              </w:rPr>
              <w:t>Climate Impacts</w:t>
            </w:r>
            <w:r w:rsidR="006849F0">
              <w:rPr>
                <w:noProof/>
                <w:webHidden/>
              </w:rPr>
              <w:tab/>
            </w:r>
            <w:r w:rsidR="006849F0">
              <w:rPr>
                <w:noProof/>
                <w:webHidden/>
              </w:rPr>
              <w:fldChar w:fldCharType="begin"/>
            </w:r>
            <w:r w:rsidR="006849F0">
              <w:rPr>
                <w:noProof/>
                <w:webHidden/>
              </w:rPr>
              <w:instrText xml:space="preserve"> PAGEREF _Toc18536890 \h </w:instrText>
            </w:r>
            <w:r w:rsidR="006849F0">
              <w:rPr>
                <w:noProof/>
                <w:webHidden/>
              </w:rPr>
            </w:r>
            <w:r w:rsidR="006849F0">
              <w:rPr>
                <w:noProof/>
                <w:webHidden/>
              </w:rPr>
              <w:fldChar w:fldCharType="separate"/>
            </w:r>
            <w:r w:rsidR="006849F0">
              <w:rPr>
                <w:noProof/>
                <w:webHidden/>
              </w:rPr>
              <w:t>28</w:t>
            </w:r>
            <w:r w:rsidR="006849F0">
              <w:rPr>
                <w:noProof/>
                <w:webHidden/>
              </w:rPr>
              <w:fldChar w:fldCharType="end"/>
            </w:r>
          </w:hyperlink>
        </w:p>
        <w:p w14:paraId="24E429E0" w14:textId="45604F70" w:rsidR="006849F0" w:rsidRDefault="00B15F3C">
          <w:pPr>
            <w:pStyle w:val="TOC2"/>
            <w:tabs>
              <w:tab w:val="left" w:pos="880"/>
              <w:tab w:val="right" w:leader="dot" w:pos="9350"/>
            </w:tabs>
            <w:rPr>
              <w:rFonts w:asciiTheme="minorHAnsi" w:hAnsiTheme="minorHAnsi"/>
              <w:noProof/>
              <w:lang w:eastAsia="en-US"/>
            </w:rPr>
          </w:pPr>
          <w:hyperlink w:anchor="_Toc18536891" w:history="1">
            <w:r w:rsidR="006849F0" w:rsidRPr="00005336">
              <w:rPr>
                <w:rStyle w:val="Hyperlink"/>
                <w:noProof/>
              </w:rPr>
              <w:t>3.4</w:t>
            </w:r>
            <w:r w:rsidR="006849F0">
              <w:rPr>
                <w:rFonts w:asciiTheme="minorHAnsi" w:hAnsiTheme="minorHAnsi"/>
                <w:noProof/>
                <w:lang w:eastAsia="en-US"/>
              </w:rPr>
              <w:tab/>
            </w:r>
            <w:r w:rsidR="006849F0" w:rsidRPr="00005336">
              <w:rPr>
                <w:rStyle w:val="Hyperlink"/>
                <w:noProof/>
              </w:rPr>
              <w:t>Financial Impacts</w:t>
            </w:r>
            <w:r w:rsidR="006849F0">
              <w:rPr>
                <w:noProof/>
                <w:webHidden/>
              </w:rPr>
              <w:tab/>
            </w:r>
            <w:r w:rsidR="006849F0">
              <w:rPr>
                <w:noProof/>
                <w:webHidden/>
              </w:rPr>
              <w:fldChar w:fldCharType="begin"/>
            </w:r>
            <w:r w:rsidR="006849F0">
              <w:rPr>
                <w:noProof/>
                <w:webHidden/>
              </w:rPr>
              <w:instrText xml:space="preserve"> PAGEREF _Toc18536891 \h </w:instrText>
            </w:r>
            <w:r w:rsidR="006849F0">
              <w:rPr>
                <w:noProof/>
                <w:webHidden/>
              </w:rPr>
            </w:r>
            <w:r w:rsidR="006849F0">
              <w:rPr>
                <w:noProof/>
                <w:webHidden/>
              </w:rPr>
              <w:fldChar w:fldCharType="separate"/>
            </w:r>
            <w:r w:rsidR="006849F0">
              <w:rPr>
                <w:noProof/>
                <w:webHidden/>
              </w:rPr>
              <w:t>30</w:t>
            </w:r>
            <w:r w:rsidR="006849F0">
              <w:rPr>
                <w:noProof/>
                <w:webHidden/>
              </w:rPr>
              <w:fldChar w:fldCharType="end"/>
            </w:r>
          </w:hyperlink>
        </w:p>
        <w:p w14:paraId="60273623" w14:textId="565F1530" w:rsidR="006849F0" w:rsidRDefault="00B15F3C">
          <w:pPr>
            <w:pStyle w:val="TOC1"/>
            <w:tabs>
              <w:tab w:val="left" w:pos="440"/>
              <w:tab w:val="right" w:leader="dot" w:pos="9350"/>
            </w:tabs>
            <w:rPr>
              <w:rFonts w:asciiTheme="minorHAnsi" w:hAnsiTheme="minorHAnsi"/>
              <w:noProof/>
              <w:lang w:eastAsia="en-US"/>
            </w:rPr>
          </w:pPr>
          <w:hyperlink w:anchor="_Toc18536892" w:history="1">
            <w:r w:rsidR="006849F0" w:rsidRPr="00005336">
              <w:rPr>
                <w:rStyle w:val="Hyperlink"/>
                <w:noProof/>
              </w:rPr>
              <w:t>4</w:t>
            </w:r>
            <w:r w:rsidR="006849F0">
              <w:rPr>
                <w:rFonts w:asciiTheme="minorHAnsi" w:hAnsiTheme="minorHAnsi"/>
                <w:noProof/>
                <w:lang w:eastAsia="en-US"/>
              </w:rPr>
              <w:tab/>
            </w:r>
            <w:r w:rsidR="006849F0" w:rsidRPr="00005336">
              <w:rPr>
                <w:rStyle w:val="Hyperlink"/>
                <w:noProof/>
              </w:rPr>
              <w:t>Discussion</w:t>
            </w:r>
            <w:r w:rsidR="006849F0">
              <w:rPr>
                <w:noProof/>
                <w:webHidden/>
              </w:rPr>
              <w:tab/>
            </w:r>
            <w:r w:rsidR="006849F0">
              <w:rPr>
                <w:noProof/>
                <w:webHidden/>
              </w:rPr>
              <w:fldChar w:fldCharType="begin"/>
            </w:r>
            <w:r w:rsidR="006849F0">
              <w:rPr>
                <w:noProof/>
                <w:webHidden/>
              </w:rPr>
              <w:instrText xml:space="preserve"> PAGEREF _Toc18536892 \h </w:instrText>
            </w:r>
            <w:r w:rsidR="006849F0">
              <w:rPr>
                <w:noProof/>
                <w:webHidden/>
              </w:rPr>
            </w:r>
            <w:r w:rsidR="006849F0">
              <w:rPr>
                <w:noProof/>
                <w:webHidden/>
              </w:rPr>
              <w:fldChar w:fldCharType="separate"/>
            </w:r>
            <w:r w:rsidR="006849F0">
              <w:rPr>
                <w:noProof/>
                <w:webHidden/>
              </w:rPr>
              <w:t>30</w:t>
            </w:r>
            <w:r w:rsidR="006849F0">
              <w:rPr>
                <w:noProof/>
                <w:webHidden/>
              </w:rPr>
              <w:fldChar w:fldCharType="end"/>
            </w:r>
          </w:hyperlink>
        </w:p>
        <w:p w14:paraId="5B54CCA8" w14:textId="591ABBBD" w:rsidR="006849F0" w:rsidRDefault="00B15F3C">
          <w:pPr>
            <w:pStyle w:val="TOC1"/>
            <w:tabs>
              <w:tab w:val="left" w:pos="440"/>
              <w:tab w:val="right" w:leader="dot" w:pos="9350"/>
            </w:tabs>
            <w:rPr>
              <w:rFonts w:asciiTheme="minorHAnsi" w:hAnsiTheme="minorHAnsi"/>
              <w:noProof/>
              <w:lang w:eastAsia="en-US"/>
            </w:rPr>
          </w:pPr>
          <w:hyperlink w:anchor="_Toc18536893" w:history="1">
            <w:r w:rsidR="006849F0" w:rsidRPr="00005336">
              <w:rPr>
                <w:rStyle w:val="Hyperlink"/>
                <w:noProof/>
              </w:rPr>
              <w:t>5</w:t>
            </w:r>
            <w:r w:rsidR="006849F0">
              <w:rPr>
                <w:rFonts w:asciiTheme="minorHAnsi" w:hAnsiTheme="minorHAnsi"/>
                <w:noProof/>
                <w:lang w:eastAsia="en-US"/>
              </w:rPr>
              <w:tab/>
            </w:r>
            <w:r w:rsidR="006849F0" w:rsidRPr="00005336">
              <w:rPr>
                <w:rStyle w:val="Hyperlink"/>
                <w:noProof/>
              </w:rPr>
              <w:t>References</w:t>
            </w:r>
            <w:r w:rsidR="006849F0">
              <w:rPr>
                <w:noProof/>
                <w:webHidden/>
              </w:rPr>
              <w:tab/>
            </w:r>
            <w:r w:rsidR="006849F0">
              <w:rPr>
                <w:noProof/>
                <w:webHidden/>
              </w:rPr>
              <w:fldChar w:fldCharType="begin"/>
            </w:r>
            <w:r w:rsidR="006849F0">
              <w:rPr>
                <w:noProof/>
                <w:webHidden/>
              </w:rPr>
              <w:instrText xml:space="preserve"> PAGEREF _Toc18536893 \h </w:instrText>
            </w:r>
            <w:r w:rsidR="006849F0">
              <w:rPr>
                <w:noProof/>
                <w:webHidden/>
              </w:rPr>
            </w:r>
            <w:r w:rsidR="006849F0">
              <w:rPr>
                <w:noProof/>
                <w:webHidden/>
              </w:rPr>
              <w:fldChar w:fldCharType="separate"/>
            </w:r>
            <w:r w:rsidR="006849F0">
              <w:rPr>
                <w:noProof/>
                <w:webHidden/>
              </w:rPr>
              <w:t>31</w:t>
            </w:r>
            <w:r w:rsidR="006849F0">
              <w:rPr>
                <w:noProof/>
                <w:webHidden/>
              </w:rPr>
              <w:fldChar w:fldCharType="end"/>
            </w:r>
          </w:hyperlink>
        </w:p>
        <w:p w14:paraId="5F3C311B" w14:textId="74DB9D5D" w:rsidR="006849F0" w:rsidRDefault="00B15F3C">
          <w:pPr>
            <w:pStyle w:val="TOC1"/>
            <w:tabs>
              <w:tab w:val="left" w:pos="440"/>
              <w:tab w:val="right" w:leader="dot" w:pos="9350"/>
            </w:tabs>
            <w:rPr>
              <w:rFonts w:asciiTheme="minorHAnsi" w:hAnsiTheme="minorHAnsi"/>
              <w:noProof/>
              <w:lang w:eastAsia="en-US"/>
            </w:rPr>
          </w:pPr>
          <w:hyperlink w:anchor="_Toc18536894" w:history="1">
            <w:r w:rsidR="006849F0" w:rsidRPr="00005336">
              <w:rPr>
                <w:rStyle w:val="Hyperlink"/>
                <w:noProof/>
              </w:rPr>
              <w:t>6</w:t>
            </w:r>
            <w:r w:rsidR="006849F0">
              <w:rPr>
                <w:rFonts w:asciiTheme="minorHAnsi" w:hAnsiTheme="minorHAnsi"/>
                <w:noProof/>
                <w:lang w:eastAsia="en-US"/>
              </w:rPr>
              <w:tab/>
            </w:r>
            <w:r w:rsidR="006849F0" w:rsidRPr="00005336">
              <w:rPr>
                <w:rStyle w:val="Hyperlink"/>
                <w:noProof/>
              </w:rPr>
              <w:t>Glossary</w:t>
            </w:r>
            <w:r w:rsidR="006849F0">
              <w:rPr>
                <w:noProof/>
                <w:webHidden/>
              </w:rPr>
              <w:tab/>
            </w:r>
            <w:r w:rsidR="006849F0">
              <w:rPr>
                <w:noProof/>
                <w:webHidden/>
              </w:rPr>
              <w:fldChar w:fldCharType="begin"/>
            </w:r>
            <w:r w:rsidR="006849F0">
              <w:rPr>
                <w:noProof/>
                <w:webHidden/>
              </w:rPr>
              <w:instrText xml:space="preserve"> PAGEREF _Toc18536894 \h </w:instrText>
            </w:r>
            <w:r w:rsidR="006849F0">
              <w:rPr>
                <w:noProof/>
                <w:webHidden/>
              </w:rPr>
            </w:r>
            <w:r w:rsidR="006849F0">
              <w:rPr>
                <w:noProof/>
                <w:webHidden/>
              </w:rPr>
              <w:fldChar w:fldCharType="separate"/>
            </w:r>
            <w:r w:rsidR="006849F0">
              <w:rPr>
                <w:noProof/>
                <w:webHidden/>
              </w:rPr>
              <w:t>37</w:t>
            </w:r>
            <w:r w:rsidR="006849F0">
              <w:rPr>
                <w:noProof/>
                <w:webHidden/>
              </w:rPr>
              <w:fldChar w:fldCharType="end"/>
            </w:r>
          </w:hyperlink>
        </w:p>
        <w:p w14:paraId="12C7DAF6" w14:textId="09E74739" w:rsidR="00640665" w:rsidRDefault="00640665" w:rsidP="00EB247F">
          <w:pPr>
            <w:spacing w:after="0"/>
          </w:pPr>
          <w:r w:rsidRPr="00C44058">
            <w:rPr>
              <w:b/>
              <w:bCs/>
              <w:noProof/>
            </w:rPr>
            <w:fldChar w:fldCharType="end"/>
          </w:r>
        </w:p>
      </w:sdtContent>
    </w:sdt>
    <w:p w14:paraId="1827C10C" w14:textId="3B09BCA5" w:rsidR="00F15AEE" w:rsidRDefault="00F15AEE" w:rsidP="00EB247F">
      <w:pPr>
        <w:spacing w:after="0"/>
      </w:pPr>
      <w:r>
        <w:br w:type="page"/>
      </w:r>
    </w:p>
    <w:p w14:paraId="325B3971" w14:textId="4DF0A92F" w:rsidR="2D56E7D4" w:rsidRDefault="00C23CAC" w:rsidP="005575BC">
      <w:pPr>
        <w:pStyle w:val="Heading1"/>
        <w:numPr>
          <w:ilvl w:val="0"/>
          <w:numId w:val="0"/>
        </w:numPr>
        <w:rPr>
          <w:noProof/>
        </w:rPr>
      </w:pPr>
      <w:bookmarkStart w:id="16" w:name="_Toc18536862"/>
      <w:r>
        <w:rPr>
          <w:noProof/>
        </w:rPr>
        <w:lastRenderedPageBreak/>
        <w:t xml:space="preserve">List of </w:t>
      </w:r>
      <w:r w:rsidR="2D56E7D4" w:rsidRPr="2D56E7D4">
        <w:rPr>
          <w:noProof/>
        </w:rPr>
        <w:t>Figures</w:t>
      </w:r>
      <w:bookmarkEnd w:id="16"/>
    </w:p>
    <w:p w14:paraId="0CAEA395" w14:textId="3962395E" w:rsidR="006849F0" w:rsidRDefault="00F15AEE">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"Figure" </w:instrText>
      </w:r>
      <w:r w:rsidRPr="003A0234">
        <w:fldChar w:fldCharType="separate"/>
      </w:r>
      <w:hyperlink w:anchor="_Toc18536895" w:history="1">
        <w:r w:rsidR="006849F0" w:rsidRPr="00CA18E0">
          <w:rPr>
            <w:rStyle w:val="Hyperlink"/>
            <w:noProof/>
          </w:rPr>
          <w:t>Table 1: Synonyms, Definition and Types of Waste according to Encyclopedia of Corporate Social Responsibility</w:t>
        </w:r>
        <w:r w:rsidR="006849F0">
          <w:rPr>
            <w:noProof/>
            <w:webHidden/>
          </w:rPr>
          <w:tab/>
        </w:r>
        <w:r w:rsidR="006849F0">
          <w:rPr>
            <w:noProof/>
            <w:webHidden/>
          </w:rPr>
          <w:fldChar w:fldCharType="begin"/>
        </w:r>
        <w:r w:rsidR="006849F0">
          <w:rPr>
            <w:noProof/>
            <w:webHidden/>
          </w:rPr>
          <w:instrText xml:space="preserve"> PAGEREF _Toc18536895 \h </w:instrText>
        </w:r>
        <w:r w:rsidR="006849F0">
          <w:rPr>
            <w:noProof/>
            <w:webHidden/>
          </w:rPr>
        </w:r>
        <w:r w:rsidR="006849F0">
          <w:rPr>
            <w:noProof/>
            <w:webHidden/>
          </w:rPr>
          <w:fldChar w:fldCharType="separate"/>
        </w:r>
        <w:r w:rsidR="006849F0">
          <w:rPr>
            <w:noProof/>
            <w:webHidden/>
          </w:rPr>
          <w:t>9</w:t>
        </w:r>
        <w:r w:rsidR="006849F0">
          <w:rPr>
            <w:noProof/>
            <w:webHidden/>
          </w:rPr>
          <w:fldChar w:fldCharType="end"/>
        </w:r>
      </w:hyperlink>
    </w:p>
    <w:p w14:paraId="22C64FFD" w14:textId="5C3BE82C" w:rsidR="006849F0" w:rsidRDefault="00B15F3C">
      <w:pPr>
        <w:pStyle w:val="TableofFigures"/>
        <w:tabs>
          <w:tab w:val="right" w:leader="dot" w:pos="9350"/>
        </w:tabs>
        <w:rPr>
          <w:rFonts w:asciiTheme="minorHAnsi" w:hAnsiTheme="minorHAnsi"/>
          <w:noProof/>
          <w:lang w:eastAsia="en-US"/>
        </w:rPr>
      </w:pPr>
      <w:hyperlink w:anchor="_Toc18536896" w:history="1">
        <w:r w:rsidR="006849F0" w:rsidRPr="00CA18E0">
          <w:rPr>
            <w:rStyle w:val="Hyperlink"/>
            <w:noProof/>
          </w:rPr>
          <w:t>Figure 3</w:t>
        </w:r>
        <w:r w:rsidR="006849F0" w:rsidRPr="00CA18E0">
          <w:rPr>
            <w:rStyle w:val="Hyperlink"/>
            <w:noProof/>
          </w:rPr>
          <w:noBreakHyphen/>
          <w:t>1 World Annual Adoption 2020-2050</w:t>
        </w:r>
        <w:r w:rsidR="006849F0">
          <w:rPr>
            <w:noProof/>
            <w:webHidden/>
          </w:rPr>
          <w:tab/>
        </w:r>
        <w:r w:rsidR="006849F0">
          <w:rPr>
            <w:noProof/>
            <w:webHidden/>
          </w:rPr>
          <w:fldChar w:fldCharType="begin"/>
        </w:r>
        <w:r w:rsidR="006849F0">
          <w:rPr>
            <w:noProof/>
            <w:webHidden/>
          </w:rPr>
          <w:instrText xml:space="preserve"> PAGEREF _Toc18536896 \h </w:instrText>
        </w:r>
        <w:r w:rsidR="006849F0">
          <w:rPr>
            <w:noProof/>
            <w:webHidden/>
          </w:rPr>
        </w:r>
        <w:r w:rsidR="006849F0">
          <w:rPr>
            <w:noProof/>
            <w:webHidden/>
          </w:rPr>
          <w:fldChar w:fldCharType="separate"/>
        </w:r>
        <w:r w:rsidR="006849F0">
          <w:rPr>
            <w:noProof/>
            <w:webHidden/>
          </w:rPr>
          <w:t>28</w:t>
        </w:r>
        <w:r w:rsidR="006849F0">
          <w:rPr>
            <w:noProof/>
            <w:webHidden/>
          </w:rPr>
          <w:fldChar w:fldCharType="end"/>
        </w:r>
      </w:hyperlink>
    </w:p>
    <w:p w14:paraId="2CF773FA" w14:textId="094F1D22" w:rsidR="006849F0" w:rsidRDefault="00B15F3C">
      <w:pPr>
        <w:pStyle w:val="TableofFigures"/>
        <w:tabs>
          <w:tab w:val="right" w:leader="dot" w:pos="9350"/>
        </w:tabs>
        <w:rPr>
          <w:rFonts w:asciiTheme="minorHAnsi" w:hAnsiTheme="minorHAnsi"/>
          <w:noProof/>
          <w:lang w:eastAsia="en-US"/>
        </w:rPr>
      </w:pPr>
      <w:hyperlink w:anchor="_Toc18536897" w:history="1">
        <w:r w:rsidR="006849F0" w:rsidRPr="00CA18E0">
          <w:rPr>
            <w:rStyle w:val="Hyperlink"/>
            <w:noProof/>
          </w:rPr>
          <w:t>Figure 3.2 World Annual</w:t>
        </w:r>
        <w:r w:rsidR="006849F0" w:rsidRPr="00CA18E0">
          <w:rPr>
            <w:rStyle w:val="Hyperlink"/>
            <w:noProof/>
            <w:vertAlign w:val="subscript"/>
          </w:rPr>
          <w:t xml:space="preserve"> </w:t>
        </w:r>
        <w:r w:rsidR="006849F0" w:rsidRPr="00CA18E0">
          <w:rPr>
            <w:rStyle w:val="Hyperlink"/>
            <w:noProof/>
          </w:rPr>
          <w:t>Greenhouse Gas Emissions Reduction</w:t>
        </w:r>
        <w:r w:rsidR="006849F0">
          <w:rPr>
            <w:noProof/>
            <w:webHidden/>
          </w:rPr>
          <w:tab/>
        </w:r>
        <w:r w:rsidR="006849F0">
          <w:rPr>
            <w:noProof/>
            <w:webHidden/>
          </w:rPr>
          <w:fldChar w:fldCharType="begin"/>
        </w:r>
        <w:r w:rsidR="006849F0">
          <w:rPr>
            <w:noProof/>
            <w:webHidden/>
          </w:rPr>
          <w:instrText xml:space="preserve"> PAGEREF _Toc18536897 \h </w:instrText>
        </w:r>
        <w:r w:rsidR="006849F0">
          <w:rPr>
            <w:noProof/>
            <w:webHidden/>
          </w:rPr>
        </w:r>
        <w:r w:rsidR="006849F0">
          <w:rPr>
            <w:noProof/>
            <w:webHidden/>
          </w:rPr>
          <w:fldChar w:fldCharType="separate"/>
        </w:r>
        <w:r w:rsidR="006849F0">
          <w:rPr>
            <w:noProof/>
            <w:webHidden/>
          </w:rPr>
          <w:t>30</w:t>
        </w:r>
        <w:r w:rsidR="006849F0">
          <w:rPr>
            <w:noProof/>
            <w:webHidden/>
          </w:rPr>
          <w:fldChar w:fldCharType="end"/>
        </w:r>
      </w:hyperlink>
    </w:p>
    <w:p w14:paraId="5AD133BD" w14:textId="57F92934" w:rsidR="00640665" w:rsidRPr="003A0234" w:rsidRDefault="00F15AEE" w:rsidP="00483FFA">
      <w:r w:rsidRPr="003A0234">
        <w:fldChar w:fldCharType="end"/>
      </w:r>
    </w:p>
    <w:p w14:paraId="6055DED9" w14:textId="24973E3A" w:rsidR="006A4A08" w:rsidRPr="003A0234" w:rsidRDefault="00C23CAC" w:rsidP="005575BC">
      <w:pPr>
        <w:pStyle w:val="Heading1"/>
        <w:numPr>
          <w:ilvl w:val="0"/>
          <w:numId w:val="0"/>
        </w:numPr>
      </w:pPr>
      <w:bookmarkStart w:id="17" w:name="_Toc18536863"/>
      <w:r w:rsidRPr="003A0234">
        <w:t xml:space="preserve">List of </w:t>
      </w:r>
      <w:r w:rsidR="2D56E7D4" w:rsidRPr="003A0234">
        <w:t>Tables</w:t>
      </w:r>
      <w:bookmarkEnd w:id="17"/>
    </w:p>
    <w:p w14:paraId="70E3C4CC" w14:textId="61159704" w:rsidR="006849F0" w:rsidRDefault="006A4A08">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"Table" </w:instrText>
      </w:r>
      <w:r w:rsidRPr="003A0234">
        <w:fldChar w:fldCharType="separate"/>
      </w:r>
      <w:hyperlink w:anchor="_Toc18536898" w:history="1">
        <w:r w:rsidR="006849F0" w:rsidRPr="005A16C7">
          <w:rPr>
            <w:rStyle w:val="Hyperlink"/>
            <w:noProof/>
          </w:rPr>
          <w:t>Table 3.1 World Adoption of the Solution</w:t>
        </w:r>
        <w:r w:rsidR="006849F0">
          <w:rPr>
            <w:noProof/>
            <w:webHidden/>
          </w:rPr>
          <w:tab/>
        </w:r>
        <w:r w:rsidR="006849F0">
          <w:rPr>
            <w:noProof/>
            <w:webHidden/>
          </w:rPr>
          <w:fldChar w:fldCharType="begin"/>
        </w:r>
        <w:r w:rsidR="006849F0">
          <w:rPr>
            <w:noProof/>
            <w:webHidden/>
          </w:rPr>
          <w:instrText xml:space="preserve"> PAGEREF _Toc18536898 \h </w:instrText>
        </w:r>
        <w:r w:rsidR="006849F0">
          <w:rPr>
            <w:noProof/>
            <w:webHidden/>
          </w:rPr>
        </w:r>
        <w:r w:rsidR="006849F0">
          <w:rPr>
            <w:noProof/>
            <w:webHidden/>
          </w:rPr>
          <w:fldChar w:fldCharType="separate"/>
        </w:r>
        <w:r w:rsidR="006849F0">
          <w:rPr>
            <w:noProof/>
            <w:webHidden/>
          </w:rPr>
          <w:t>27</w:t>
        </w:r>
        <w:r w:rsidR="006849F0">
          <w:rPr>
            <w:noProof/>
            <w:webHidden/>
          </w:rPr>
          <w:fldChar w:fldCharType="end"/>
        </w:r>
      </w:hyperlink>
    </w:p>
    <w:p w14:paraId="6D01CABB" w14:textId="06E79131" w:rsidR="006849F0" w:rsidRDefault="00B15F3C">
      <w:pPr>
        <w:pStyle w:val="TableofFigures"/>
        <w:tabs>
          <w:tab w:val="right" w:leader="dot" w:pos="9350"/>
        </w:tabs>
        <w:rPr>
          <w:rFonts w:asciiTheme="minorHAnsi" w:hAnsiTheme="minorHAnsi"/>
          <w:noProof/>
          <w:lang w:eastAsia="en-US"/>
        </w:rPr>
      </w:pPr>
      <w:hyperlink w:anchor="_Toc18536899" w:history="1">
        <w:r w:rsidR="006849F0" w:rsidRPr="005A16C7">
          <w:rPr>
            <w:rStyle w:val="Hyperlink"/>
            <w:noProof/>
          </w:rPr>
          <w:t>Table 3.2 Climate Impacts</w:t>
        </w:r>
        <w:r w:rsidR="006849F0">
          <w:rPr>
            <w:noProof/>
            <w:webHidden/>
          </w:rPr>
          <w:tab/>
        </w:r>
        <w:r w:rsidR="006849F0">
          <w:rPr>
            <w:noProof/>
            <w:webHidden/>
          </w:rPr>
          <w:fldChar w:fldCharType="begin"/>
        </w:r>
        <w:r w:rsidR="006849F0">
          <w:rPr>
            <w:noProof/>
            <w:webHidden/>
          </w:rPr>
          <w:instrText xml:space="preserve"> PAGEREF _Toc18536899 \h </w:instrText>
        </w:r>
        <w:r w:rsidR="006849F0">
          <w:rPr>
            <w:noProof/>
            <w:webHidden/>
          </w:rPr>
        </w:r>
        <w:r w:rsidR="006849F0">
          <w:rPr>
            <w:noProof/>
            <w:webHidden/>
          </w:rPr>
          <w:fldChar w:fldCharType="separate"/>
        </w:r>
        <w:r w:rsidR="006849F0">
          <w:rPr>
            <w:noProof/>
            <w:webHidden/>
          </w:rPr>
          <w:t>28</w:t>
        </w:r>
        <w:r w:rsidR="006849F0">
          <w:rPr>
            <w:noProof/>
            <w:webHidden/>
          </w:rPr>
          <w:fldChar w:fldCharType="end"/>
        </w:r>
      </w:hyperlink>
    </w:p>
    <w:p w14:paraId="78CB5540" w14:textId="46CE2206" w:rsidR="006849F0" w:rsidRDefault="00B15F3C">
      <w:pPr>
        <w:pStyle w:val="TableofFigures"/>
        <w:tabs>
          <w:tab w:val="right" w:leader="dot" w:pos="9350"/>
        </w:tabs>
        <w:rPr>
          <w:rFonts w:asciiTheme="minorHAnsi" w:hAnsiTheme="minorHAnsi"/>
          <w:noProof/>
          <w:lang w:eastAsia="en-US"/>
        </w:rPr>
      </w:pPr>
      <w:hyperlink w:anchor="_Toc18536900" w:history="1">
        <w:r w:rsidR="006849F0" w:rsidRPr="005A16C7">
          <w:rPr>
            <w:rStyle w:val="Hyperlink"/>
            <w:noProof/>
          </w:rPr>
          <w:t>Table 3.3 Impacts on Atmospheric Concentrations of CO</w:t>
        </w:r>
        <w:r w:rsidR="006849F0" w:rsidRPr="005A16C7">
          <w:rPr>
            <w:rStyle w:val="Hyperlink"/>
            <w:noProof/>
            <w:vertAlign w:val="subscript"/>
          </w:rPr>
          <w:t>2</w:t>
        </w:r>
        <w:r w:rsidR="006849F0" w:rsidRPr="005A16C7">
          <w:rPr>
            <w:rStyle w:val="Hyperlink"/>
            <w:noProof/>
          </w:rPr>
          <w:t>-eq</w:t>
        </w:r>
        <w:r w:rsidR="006849F0">
          <w:rPr>
            <w:noProof/>
            <w:webHidden/>
          </w:rPr>
          <w:tab/>
        </w:r>
        <w:r w:rsidR="006849F0">
          <w:rPr>
            <w:noProof/>
            <w:webHidden/>
          </w:rPr>
          <w:fldChar w:fldCharType="begin"/>
        </w:r>
        <w:r w:rsidR="006849F0">
          <w:rPr>
            <w:noProof/>
            <w:webHidden/>
          </w:rPr>
          <w:instrText xml:space="preserve"> PAGEREF _Toc18536900 \h </w:instrText>
        </w:r>
        <w:r w:rsidR="006849F0">
          <w:rPr>
            <w:noProof/>
            <w:webHidden/>
          </w:rPr>
        </w:r>
        <w:r w:rsidR="006849F0">
          <w:rPr>
            <w:noProof/>
            <w:webHidden/>
          </w:rPr>
          <w:fldChar w:fldCharType="separate"/>
        </w:r>
        <w:r w:rsidR="006849F0">
          <w:rPr>
            <w:noProof/>
            <w:webHidden/>
          </w:rPr>
          <w:t>29</w:t>
        </w:r>
        <w:r w:rsidR="006849F0">
          <w:rPr>
            <w:noProof/>
            <w:webHidden/>
          </w:rPr>
          <w:fldChar w:fldCharType="end"/>
        </w:r>
      </w:hyperlink>
    </w:p>
    <w:p w14:paraId="2B92790E" w14:textId="216AEDC0" w:rsidR="006849F0" w:rsidRDefault="00B15F3C">
      <w:pPr>
        <w:pStyle w:val="TableofFigures"/>
        <w:tabs>
          <w:tab w:val="right" w:leader="dot" w:pos="9350"/>
        </w:tabs>
        <w:rPr>
          <w:rFonts w:asciiTheme="minorHAnsi" w:hAnsiTheme="minorHAnsi"/>
          <w:noProof/>
          <w:lang w:eastAsia="en-US"/>
        </w:rPr>
      </w:pPr>
      <w:hyperlink w:anchor="_Toc18536901" w:history="1">
        <w:r w:rsidR="006849F0" w:rsidRPr="005A16C7">
          <w:rPr>
            <w:rStyle w:val="Hyperlink"/>
            <w:noProof/>
          </w:rPr>
          <w:t>Table 3.4 Financial Impacts</w:t>
        </w:r>
        <w:r w:rsidR="006849F0">
          <w:rPr>
            <w:noProof/>
            <w:webHidden/>
          </w:rPr>
          <w:tab/>
        </w:r>
        <w:r w:rsidR="006849F0">
          <w:rPr>
            <w:noProof/>
            <w:webHidden/>
          </w:rPr>
          <w:fldChar w:fldCharType="begin"/>
        </w:r>
        <w:r w:rsidR="006849F0">
          <w:rPr>
            <w:noProof/>
            <w:webHidden/>
          </w:rPr>
          <w:instrText xml:space="preserve"> PAGEREF _Toc18536901 \h </w:instrText>
        </w:r>
        <w:r w:rsidR="006849F0">
          <w:rPr>
            <w:noProof/>
            <w:webHidden/>
          </w:rPr>
        </w:r>
        <w:r w:rsidR="006849F0">
          <w:rPr>
            <w:noProof/>
            <w:webHidden/>
          </w:rPr>
          <w:fldChar w:fldCharType="separate"/>
        </w:r>
        <w:r w:rsidR="006849F0">
          <w:rPr>
            <w:noProof/>
            <w:webHidden/>
          </w:rPr>
          <w:t>30</w:t>
        </w:r>
        <w:r w:rsidR="006849F0">
          <w:rPr>
            <w:noProof/>
            <w:webHidden/>
          </w:rPr>
          <w:fldChar w:fldCharType="end"/>
        </w:r>
      </w:hyperlink>
    </w:p>
    <w:p w14:paraId="59531BD3" w14:textId="07415843" w:rsidR="006A4A08" w:rsidRPr="003A0234" w:rsidRDefault="006A4A08" w:rsidP="003A0234">
      <w:r w:rsidRPr="003A0234">
        <w:fldChar w:fldCharType="end"/>
      </w:r>
    </w:p>
    <w:p w14:paraId="4825AD3F" w14:textId="40954F23" w:rsidR="00640665" w:rsidRDefault="00640665" w:rsidP="00EB247F">
      <w:pPr>
        <w:rPr>
          <w:rFonts w:asciiTheme="majorHAnsi" w:eastAsiaTheme="majorEastAsia" w:hAnsiTheme="majorHAnsi" w:cstheme="majorBidi"/>
          <w:b/>
          <w:bCs/>
          <w:smallCaps/>
          <w:color w:val="000000" w:themeColor="text1"/>
          <w:sz w:val="36"/>
          <w:szCs w:val="36"/>
        </w:rPr>
      </w:pPr>
      <w:r>
        <w:br w:type="page"/>
      </w:r>
    </w:p>
    <w:p w14:paraId="314CD877" w14:textId="0A90708E" w:rsidR="00FA6897" w:rsidRDefault="2D56E7D4" w:rsidP="005575BC">
      <w:pPr>
        <w:pStyle w:val="Heading1"/>
        <w:numPr>
          <w:ilvl w:val="0"/>
          <w:numId w:val="0"/>
        </w:numPr>
        <w:ind w:left="720"/>
      </w:pPr>
      <w:bookmarkStart w:id="18" w:name="_Toc18536864"/>
      <w:r>
        <w:lastRenderedPageBreak/>
        <w:t>Acronyms and Symbols Used</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4"/>
        <w:gridCol w:w="6876"/>
      </w:tblGrid>
      <w:tr w:rsidR="00467B94" w14:paraId="2E4D2312" w14:textId="77777777" w:rsidTr="008329F4">
        <w:tc>
          <w:tcPr>
            <w:tcW w:w="2518" w:type="dxa"/>
          </w:tcPr>
          <w:p w14:paraId="082C20A1" w14:textId="77777777" w:rsidR="00467B94" w:rsidRPr="00335F8E" w:rsidRDefault="00467B94" w:rsidP="008329F4">
            <w:pPr>
              <w:rPr>
                <w:sz w:val="24"/>
              </w:rPr>
            </w:pPr>
            <w:r>
              <w:rPr>
                <w:sz w:val="24"/>
              </w:rPr>
              <w:t>AFR</w:t>
            </w:r>
          </w:p>
          <w:p w14:paraId="1FEC716B" w14:textId="77777777" w:rsidR="00467B94" w:rsidRPr="00335F8E" w:rsidRDefault="00467B94" w:rsidP="008329F4">
            <w:pPr>
              <w:rPr>
                <w:sz w:val="24"/>
              </w:rPr>
            </w:pPr>
            <w:r>
              <w:rPr>
                <w:sz w:val="24"/>
              </w:rPr>
              <w:t>EAP</w:t>
            </w:r>
          </w:p>
          <w:p w14:paraId="4CC7E0CD" w14:textId="77777777" w:rsidR="00467B94" w:rsidRPr="00335F8E" w:rsidRDefault="00467B94" w:rsidP="008329F4">
            <w:pPr>
              <w:rPr>
                <w:sz w:val="24"/>
              </w:rPr>
            </w:pPr>
            <w:r>
              <w:rPr>
                <w:sz w:val="24"/>
              </w:rPr>
              <w:t>ECA</w:t>
            </w:r>
          </w:p>
          <w:p w14:paraId="2B07E487" w14:textId="77777777" w:rsidR="00467B94" w:rsidRPr="00335F8E" w:rsidRDefault="00467B94" w:rsidP="008329F4">
            <w:pPr>
              <w:rPr>
                <w:sz w:val="24"/>
              </w:rPr>
            </w:pPr>
            <w:r>
              <w:rPr>
                <w:sz w:val="24"/>
              </w:rPr>
              <w:t>GDP</w:t>
            </w:r>
          </w:p>
          <w:p w14:paraId="68D6D087" w14:textId="77777777" w:rsidR="00467B94" w:rsidRPr="00335F8E" w:rsidRDefault="00467B94" w:rsidP="008329F4">
            <w:pPr>
              <w:rPr>
                <w:sz w:val="24"/>
              </w:rPr>
            </w:pPr>
            <w:r>
              <w:rPr>
                <w:sz w:val="24"/>
              </w:rPr>
              <w:t>GHG</w:t>
            </w:r>
          </w:p>
          <w:p w14:paraId="140AC1CF" w14:textId="77777777" w:rsidR="00467B94" w:rsidRPr="00335F8E" w:rsidRDefault="00467B94" w:rsidP="008329F4">
            <w:pPr>
              <w:rPr>
                <w:sz w:val="24"/>
              </w:rPr>
            </w:pPr>
            <w:r>
              <w:rPr>
                <w:sz w:val="24"/>
              </w:rPr>
              <w:t>HIC</w:t>
            </w:r>
          </w:p>
          <w:p w14:paraId="7BB9D1DA" w14:textId="77777777" w:rsidR="00467B94" w:rsidRPr="00335F8E" w:rsidRDefault="00467B94" w:rsidP="008329F4">
            <w:pPr>
              <w:rPr>
                <w:sz w:val="24"/>
              </w:rPr>
            </w:pPr>
            <w:r>
              <w:rPr>
                <w:sz w:val="24"/>
              </w:rPr>
              <w:t>ICI</w:t>
            </w:r>
          </w:p>
          <w:p w14:paraId="22B4861E" w14:textId="77777777" w:rsidR="00467B94" w:rsidRPr="00335F8E" w:rsidRDefault="00467B94" w:rsidP="008329F4">
            <w:pPr>
              <w:rPr>
                <w:sz w:val="24"/>
              </w:rPr>
            </w:pPr>
            <w:r w:rsidRPr="00335F8E">
              <w:rPr>
                <w:sz w:val="24"/>
              </w:rPr>
              <w:t xml:space="preserve">IPCC </w:t>
            </w:r>
          </w:p>
          <w:p w14:paraId="0289F25C" w14:textId="77777777" w:rsidR="00467B94" w:rsidRPr="00335F8E" w:rsidRDefault="00467B94" w:rsidP="008329F4">
            <w:pPr>
              <w:rPr>
                <w:sz w:val="24"/>
              </w:rPr>
            </w:pPr>
            <w:r>
              <w:rPr>
                <w:sz w:val="24"/>
              </w:rPr>
              <w:t>ISWM</w:t>
            </w:r>
          </w:p>
          <w:p w14:paraId="01237583" w14:textId="77777777" w:rsidR="00467B94" w:rsidRPr="00335F8E" w:rsidRDefault="00467B94" w:rsidP="008329F4">
            <w:pPr>
              <w:rPr>
                <w:sz w:val="24"/>
              </w:rPr>
            </w:pPr>
            <w:r>
              <w:rPr>
                <w:sz w:val="24"/>
              </w:rPr>
              <w:t>Kg/capita/day</w:t>
            </w:r>
          </w:p>
          <w:p w14:paraId="485FDE03" w14:textId="77777777" w:rsidR="00467B94" w:rsidRPr="00335F8E" w:rsidRDefault="00467B94" w:rsidP="008329F4">
            <w:pPr>
              <w:rPr>
                <w:sz w:val="24"/>
              </w:rPr>
            </w:pPr>
            <w:r>
              <w:rPr>
                <w:sz w:val="24"/>
              </w:rPr>
              <w:t>LCR</w:t>
            </w:r>
          </w:p>
          <w:p w14:paraId="20D4E523" w14:textId="77777777" w:rsidR="00467B94" w:rsidRPr="00335F8E" w:rsidRDefault="00467B94" w:rsidP="008329F4">
            <w:pPr>
              <w:rPr>
                <w:sz w:val="24"/>
              </w:rPr>
            </w:pPr>
            <w:r>
              <w:rPr>
                <w:sz w:val="24"/>
              </w:rPr>
              <w:t>LIC</w:t>
            </w:r>
          </w:p>
          <w:p w14:paraId="22674476" w14:textId="77777777" w:rsidR="00467B94" w:rsidRPr="00335F8E" w:rsidRDefault="00467B94" w:rsidP="008329F4">
            <w:pPr>
              <w:rPr>
                <w:sz w:val="24"/>
              </w:rPr>
            </w:pPr>
            <w:r>
              <w:rPr>
                <w:sz w:val="24"/>
              </w:rPr>
              <w:t>LMIC</w:t>
            </w:r>
          </w:p>
          <w:p w14:paraId="6EBA270D" w14:textId="77777777" w:rsidR="00467B94" w:rsidRDefault="00467B94" w:rsidP="008329F4">
            <w:pPr>
              <w:rPr>
                <w:sz w:val="24"/>
              </w:rPr>
            </w:pPr>
            <w:r>
              <w:rPr>
                <w:sz w:val="24"/>
              </w:rPr>
              <w:t>MBT</w:t>
            </w:r>
          </w:p>
          <w:p w14:paraId="767902CC" w14:textId="77777777" w:rsidR="00467B94" w:rsidRPr="00335F8E" w:rsidRDefault="00467B94" w:rsidP="008329F4">
            <w:pPr>
              <w:rPr>
                <w:sz w:val="24"/>
              </w:rPr>
            </w:pPr>
            <w:r>
              <w:rPr>
                <w:sz w:val="24"/>
              </w:rPr>
              <w:t>MENA</w:t>
            </w:r>
          </w:p>
          <w:p w14:paraId="1B6D4DAA" w14:textId="77777777" w:rsidR="00467B94" w:rsidRPr="00335F8E" w:rsidRDefault="00467B94" w:rsidP="008329F4">
            <w:pPr>
              <w:rPr>
                <w:sz w:val="24"/>
              </w:rPr>
            </w:pPr>
            <w:r>
              <w:rPr>
                <w:sz w:val="24"/>
              </w:rPr>
              <w:t>METAP</w:t>
            </w:r>
          </w:p>
          <w:p w14:paraId="4B49287B" w14:textId="77777777" w:rsidR="00467B94" w:rsidRPr="00335F8E" w:rsidRDefault="00467B94" w:rsidP="008329F4">
            <w:pPr>
              <w:rPr>
                <w:sz w:val="24"/>
              </w:rPr>
            </w:pPr>
            <w:r>
              <w:rPr>
                <w:sz w:val="24"/>
              </w:rPr>
              <w:t>MRF</w:t>
            </w:r>
          </w:p>
          <w:p w14:paraId="50A2D997" w14:textId="77777777" w:rsidR="00467B94" w:rsidRPr="00335F8E" w:rsidRDefault="00467B94" w:rsidP="008329F4">
            <w:pPr>
              <w:rPr>
                <w:sz w:val="24"/>
              </w:rPr>
            </w:pPr>
            <w:r>
              <w:rPr>
                <w:sz w:val="24"/>
              </w:rPr>
              <w:t>MSW</w:t>
            </w:r>
          </w:p>
          <w:p w14:paraId="128246B5" w14:textId="77777777" w:rsidR="00467B94" w:rsidRDefault="00467B94" w:rsidP="008329F4">
            <w:pPr>
              <w:rPr>
                <w:sz w:val="24"/>
              </w:rPr>
            </w:pPr>
            <w:r>
              <w:rPr>
                <w:sz w:val="24"/>
              </w:rPr>
              <w:t>mtCH4e</w:t>
            </w:r>
          </w:p>
          <w:p w14:paraId="2ADF40DB" w14:textId="77777777" w:rsidR="00467B94" w:rsidRPr="00335F8E" w:rsidRDefault="00467B94" w:rsidP="008329F4">
            <w:pPr>
              <w:rPr>
                <w:sz w:val="24"/>
              </w:rPr>
            </w:pPr>
            <w:r>
              <w:rPr>
                <w:sz w:val="24"/>
              </w:rPr>
              <w:t>mtCO2e</w:t>
            </w:r>
          </w:p>
          <w:p w14:paraId="51C7E6C0" w14:textId="77777777" w:rsidR="00467B94" w:rsidRPr="00335F8E" w:rsidRDefault="00467B94" w:rsidP="008329F4">
            <w:pPr>
              <w:rPr>
                <w:sz w:val="24"/>
              </w:rPr>
            </w:pPr>
            <w:r>
              <w:rPr>
                <w:sz w:val="24"/>
              </w:rPr>
              <w:t>OECD</w:t>
            </w:r>
          </w:p>
          <w:p w14:paraId="7CEC41BE" w14:textId="77777777" w:rsidR="00467B94" w:rsidRPr="00335F8E" w:rsidRDefault="00467B94" w:rsidP="008329F4">
            <w:pPr>
              <w:rPr>
                <w:sz w:val="24"/>
              </w:rPr>
            </w:pPr>
            <w:r>
              <w:rPr>
                <w:sz w:val="24"/>
              </w:rPr>
              <w:t>PAHO</w:t>
            </w:r>
          </w:p>
          <w:p w14:paraId="0EA308BE" w14:textId="77777777" w:rsidR="00467B94" w:rsidRPr="00335F8E" w:rsidRDefault="00467B94" w:rsidP="008329F4">
            <w:pPr>
              <w:rPr>
                <w:sz w:val="24"/>
              </w:rPr>
            </w:pPr>
            <w:r>
              <w:rPr>
                <w:sz w:val="24"/>
              </w:rPr>
              <w:lastRenderedPageBreak/>
              <w:t>RDF</w:t>
            </w:r>
          </w:p>
          <w:p w14:paraId="1F931819" w14:textId="77777777" w:rsidR="00467B94" w:rsidRPr="00335F8E" w:rsidRDefault="00467B94" w:rsidP="008329F4">
            <w:pPr>
              <w:rPr>
                <w:sz w:val="24"/>
              </w:rPr>
            </w:pPr>
            <w:r>
              <w:rPr>
                <w:sz w:val="24"/>
              </w:rPr>
              <w:t>SAR</w:t>
            </w:r>
          </w:p>
          <w:p w14:paraId="69103DF6" w14:textId="77777777" w:rsidR="00467B94" w:rsidRPr="00335F8E" w:rsidRDefault="00467B94" w:rsidP="008329F4">
            <w:pPr>
              <w:rPr>
                <w:sz w:val="24"/>
              </w:rPr>
            </w:pPr>
            <w:r>
              <w:rPr>
                <w:sz w:val="24"/>
              </w:rPr>
              <w:t>SWM</w:t>
            </w:r>
          </w:p>
          <w:p w14:paraId="2F260021" w14:textId="77777777" w:rsidR="00467B94" w:rsidRPr="00335F8E" w:rsidRDefault="00467B94" w:rsidP="008329F4">
            <w:pPr>
              <w:rPr>
                <w:sz w:val="24"/>
              </w:rPr>
            </w:pPr>
            <w:r>
              <w:rPr>
                <w:sz w:val="24"/>
              </w:rPr>
              <w:t>tCO2e</w:t>
            </w:r>
          </w:p>
          <w:p w14:paraId="5FDFABD5" w14:textId="77777777" w:rsidR="00467B94" w:rsidRDefault="00467B94" w:rsidP="008329F4">
            <w:pPr>
              <w:rPr>
                <w:sz w:val="24"/>
              </w:rPr>
            </w:pPr>
            <w:r>
              <w:rPr>
                <w:sz w:val="24"/>
              </w:rPr>
              <w:t>UMIC</w:t>
            </w:r>
          </w:p>
        </w:tc>
        <w:tc>
          <w:tcPr>
            <w:tcW w:w="7058" w:type="dxa"/>
          </w:tcPr>
          <w:p w14:paraId="22CFECE9" w14:textId="77777777" w:rsidR="00467B94" w:rsidRDefault="00467B94" w:rsidP="008329F4">
            <w:pPr>
              <w:rPr>
                <w:sz w:val="24"/>
              </w:rPr>
            </w:pPr>
            <w:r>
              <w:rPr>
                <w:sz w:val="24"/>
              </w:rPr>
              <w:lastRenderedPageBreak/>
              <w:t>Africa region</w:t>
            </w:r>
          </w:p>
          <w:p w14:paraId="1DC07B04" w14:textId="77777777" w:rsidR="00467B94" w:rsidRDefault="00467B94" w:rsidP="008329F4">
            <w:pPr>
              <w:rPr>
                <w:sz w:val="24"/>
              </w:rPr>
            </w:pPr>
            <w:r w:rsidRPr="00335F8E">
              <w:rPr>
                <w:sz w:val="24"/>
              </w:rPr>
              <w:t>East Asia and Pacific region</w:t>
            </w:r>
          </w:p>
          <w:p w14:paraId="7C3C1028" w14:textId="77777777" w:rsidR="00467B94" w:rsidRDefault="00467B94" w:rsidP="008329F4">
            <w:pPr>
              <w:rPr>
                <w:sz w:val="24"/>
              </w:rPr>
            </w:pPr>
            <w:r w:rsidRPr="00335F8E">
              <w:rPr>
                <w:sz w:val="24"/>
              </w:rPr>
              <w:t>Europe and Central Asia region</w:t>
            </w:r>
          </w:p>
          <w:p w14:paraId="2744C837" w14:textId="77777777" w:rsidR="00467B94" w:rsidRDefault="00467B94" w:rsidP="008329F4">
            <w:pPr>
              <w:rPr>
                <w:sz w:val="24"/>
              </w:rPr>
            </w:pPr>
            <w:r w:rsidRPr="00335F8E">
              <w:rPr>
                <w:sz w:val="24"/>
              </w:rPr>
              <w:t>Gross Domestic Product</w:t>
            </w:r>
          </w:p>
          <w:p w14:paraId="14C1BF39" w14:textId="77777777" w:rsidR="00467B94" w:rsidRDefault="00467B94" w:rsidP="008329F4">
            <w:pPr>
              <w:rPr>
                <w:sz w:val="24"/>
              </w:rPr>
            </w:pPr>
            <w:r w:rsidRPr="00335F8E">
              <w:rPr>
                <w:sz w:val="24"/>
              </w:rPr>
              <w:t>Greenhouse gas</w:t>
            </w:r>
          </w:p>
          <w:p w14:paraId="67D1ADFE" w14:textId="77777777" w:rsidR="00467B94" w:rsidRDefault="00467B94" w:rsidP="008329F4">
            <w:pPr>
              <w:rPr>
                <w:sz w:val="24"/>
              </w:rPr>
            </w:pPr>
            <w:r w:rsidRPr="00335F8E">
              <w:rPr>
                <w:sz w:val="24"/>
              </w:rPr>
              <w:t>High-income country</w:t>
            </w:r>
          </w:p>
          <w:p w14:paraId="720CE3A1" w14:textId="77777777" w:rsidR="00467B94" w:rsidRDefault="00467B94" w:rsidP="008329F4">
            <w:pPr>
              <w:rPr>
                <w:sz w:val="24"/>
              </w:rPr>
            </w:pPr>
            <w:r w:rsidRPr="00335F8E">
              <w:rPr>
                <w:sz w:val="24"/>
              </w:rPr>
              <w:t>Industrial, commercial, and institutional</w:t>
            </w:r>
          </w:p>
          <w:p w14:paraId="73858914" w14:textId="77777777" w:rsidR="00467B94" w:rsidRDefault="00467B94" w:rsidP="008329F4">
            <w:pPr>
              <w:rPr>
                <w:sz w:val="24"/>
              </w:rPr>
            </w:pPr>
            <w:r w:rsidRPr="00335F8E">
              <w:rPr>
                <w:sz w:val="24"/>
              </w:rPr>
              <w:t>Intergovernmental Panel on Climate Change</w:t>
            </w:r>
          </w:p>
          <w:p w14:paraId="64E8AC30" w14:textId="77777777" w:rsidR="00467B94" w:rsidRDefault="00467B94" w:rsidP="008329F4">
            <w:pPr>
              <w:rPr>
                <w:sz w:val="24"/>
              </w:rPr>
            </w:pPr>
            <w:r w:rsidRPr="00335F8E">
              <w:rPr>
                <w:sz w:val="24"/>
              </w:rPr>
              <w:t>Integrated solid waste management</w:t>
            </w:r>
          </w:p>
          <w:p w14:paraId="4D22AB3E" w14:textId="77777777" w:rsidR="00467B94" w:rsidRDefault="00467B94" w:rsidP="008329F4">
            <w:pPr>
              <w:rPr>
                <w:sz w:val="24"/>
              </w:rPr>
            </w:pPr>
            <w:r w:rsidRPr="00335F8E">
              <w:rPr>
                <w:sz w:val="24"/>
              </w:rPr>
              <w:t>kilograms per capita per day</w:t>
            </w:r>
          </w:p>
          <w:p w14:paraId="46104263" w14:textId="77777777" w:rsidR="00467B94" w:rsidRDefault="00467B94" w:rsidP="008329F4">
            <w:pPr>
              <w:rPr>
                <w:sz w:val="24"/>
              </w:rPr>
            </w:pPr>
            <w:r w:rsidRPr="00335F8E">
              <w:rPr>
                <w:sz w:val="24"/>
              </w:rPr>
              <w:t>Latin America and the Caribbean region</w:t>
            </w:r>
          </w:p>
          <w:p w14:paraId="78CFBA23" w14:textId="77777777" w:rsidR="00467B94" w:rsidRDefault="00467B94" w:rsidP="008329F4">
            <w:pPr>
              <w:rPr>
                <w:sz w:val="24"/>
              </w:rPr>
            </w:pPr>
            <w:r w:rsidRPr="00335F8E">
              <w:rPr>
                <w:sz w:val="24"/>
              </w:rPr>
              <w:t>Low-income country</w:t>
            </w:r>
          </w:p>
          <w:p w14:paraId="5424B950" w14:textId="77777777" w:rsidR="00467B94" w:rsidRDefault="00467B94" w:rsidP="008329F4">
            <w:pPr>
              <w:rPr>
                <w:sz w:val="24"/>
              </w:rPr>
            </w:pPr>
            <w:r w:rsidRPr="00335F8E">
              <w:rPr>
                <w:sz w:val="24"/>
              </w:rPr>
              <w:t>Lower middle-income country</w:t>
            </w:r>
          </w:p>
          <w:p w14:paraId="1FE621C8" w14:textId="77777777" w:rsidR="00467B94" w:rsidRDefault="00467B94" w:rsidP="008329F4">
            <w:pPr>
              <w:rPr>
                <w:sz w:val="24"/>
              </w:rPr>
            </w:pPr>
            <w:r>
              <w:rPr>
                <w:sz w:val="24"/>
              </w:rPr>
              <w:t>Mechanical biological treatment facility</w:t>
            </w:r>
          </w:p>
          <w:p w14:paraId="5AAAC8D3" w14:textId="77777777" w:rsidR="00467B94" w:rsidRDefault="00467B94" w:rsidP="008329F4">
            <w:pPr>
              <w:rPr>
                <w:sz w:val="24"/>
              </w:rPr>
            </w:pPr>
            <w:r w:rsidRPr="00335F8E">
              <w:rPr>
                <w:sz w:val="24"/>
              </w:rPr>
              <w:t>Middle East and North Africa region</w:t>
            </w:r>
          </w:p>
          <w:p w14:paraId="64E73851" w14:textId="77777777" w:rsidR="00467B94" w:rsidRDefault="00467B94" w:rsidP="008329F4">
            <w:pPr>
              <w:rPr>
                <w:sz w:val="24"/>
              </w:rPr>
            </w:pPr>
            <w:r w:rsidRPr="00335F8E">
              <w:rPr>
                <w:sz w:val="24"/>
              </w:rPr>
              <w:t>Mediterranean Environmental Technical Assistance Program</w:t>
            </w:r>
          </w:p>
          <w:p w14:paraId="15686A53" w14:textId="77777777" w:rsidR="00467B94" w:rsidRDefault="00467B94" w:rsidP="008329F4">
            <w:pPr>
              <w:rPr>
                <w:sz w:val="24"/>
              </w:rPr>
            </w:pPr>
            <w:r>
              <w:rPr>
                <w:sz w:val="24"/>
              </w:rPr>
              <w:t>Material</w:t>
            </w:r>
            <w:r w:rsidRPr="00335F8E">
              <w:rPr>
                <w:sz w:val="24"/>
              </w:rPr>
              <w:t xml:space="preserve"> recovery facility</w:t>
            </w:r>
          </w:p>
          <w:p w14:paraId="61C39F08" w14:textId="77777777" w:rsidR="00467B94" w:rsidRDefault="00467B94" w:rsidP="008329F4">
            <w:pPr>
              <w:rPr>
                <w:sz w:val="24"/>
              </w:rPr>
            </w:pPr>
            <w:r w:rsidRPr="00335F8E">
              <w:rPr>
                <w:sz w:val="24"/>
              </w:rPr>
              <w:t xml:space="preserve">Municipal solid waste </w:t>
            </w:r>
          </w:p>
          <w:p w14:paraId="28B8EE8B" w14:textId="77777777" w:rsidR="00467B94" w:rsidRDefault="00467B94" w:rsidP="008329F4">
            <w:pPr>
              <w:rPr>
                <w:sz w:val="24"/>
              </w:rPr>
            </w:pPr>
            <w:r>
              <w:rPr>
                <w:sz w:val="24"/>
              </w:rPr>
              <w:t>Million metric ton</w:t>
            </w:r>
            <w:r w:rsidRPr="00335F8E">
              <w:rPr>
                <w:sz w:val="24"/>
              </w:rPr>
              <w:t xml:space="preserve">s of </w:t>
            </w:r>
            <w:r>
              <w:rPr>
                <w:sz w:val="24"/>
              </w:rPr>
              <w:t>methane</w:t>
            </w:r>
            <w:r w:rsidRPr="00335F8E">
              <w:rPr>
                <w:sz w:val="24"/>
              </w:rPr>
              <w:t xml:space="preserve"> equivalent</w:t>
            </w:r>
          </w:p>
          <w:p w14:paraId="59A40EE8" w14:textId="77777777" w:rsidR="00467B94" w:rsidRDefault="00467B94" w:rsidP="008329F4">
            <w:pPr>
              <w:rPr>
                <w:sz w:val="24"/>
              </w:rPr>
            </w:pPr>
            <w:r w:rsidRPr="00335F8E">
              <w:rPr>
                <w:sz w:val="24"/>
              </w:rPr>
              <w:t xml:space="preserve">Million </w:t>
            </w:r>
            <w:r>
              <w:rPr>
                <w:sz w:val="24"/>
              </w:rPr>
              <w:t>metric ton</w:t>
            </w:r>
            <w:r w:rsidRPr="00335F8E">
              <w:rPr>
                <w:sz w:val="24"/>
              </w:rPr>
              <w:t>s of carbon dioxide equivalent</w:t>
            </w:r>
          </w:p>
          <w:p w14:paraId="05DCADE8" w14:textId="77777777" w:rsidR="00467B94" w:rsidRDefault="00467B94" w:rsidP="008329F4">
            <w:pPr>
              <w:rPr>
                <w:sz w:val="24"/>
              </w:rPr>
            </w:pPr>
            <w:proofErr w:type="spellStart"/>
            <w:r w:rsidRPr="00335F8E">
              <w:rPr>
                <w:sz w:val="24"/>
              </w:rPr>
              <w:t>Organisation</w:t>
            </w:r>
            <w:proofErr w:type="spellEnd"/>
            <w:r w:rsidRPr="00335F8E">
              <w:rPr>
                <w:sz w:val="24"/>
              </w:rPr>
              <w:t xml:space="preserve"> for Economic Co-operation and Development</w:t>
            </w:r>
          </w:p>
          <w:p w14:paraId="7E0845AA" w14:textId="77777777" w:rsidR="00467B94" w:rsidRDefault="00467B94" w:rsidP="008329F4">
            <w:pPr>
              <w:rPr>
                <w:sz w:val="24"/>
              </w:rPr>
            </w:pPr>
            <w:r w:rsidRPr="00335F8E">
              <w:rPr>
                <w:sz w:val="24"/>
              </w:rPr>
              <w:t>Pan-American Health Organization</w:t>
            </w:r>
          </w:p>
          <w:p w14:paraId="1E65874B" w14:textId="77777777" w:rsidR="00467B94" w:rsidRDefault="00467B94" w:rsidP="008329F4">
            <w:pPr>
              <w:rPr>
                <w:sz w:val="24"/>
              </w:rPr>
            </w:pPr>
            <w:r w:rsidRPr="00335F8E">
              <w:rPr>
                <w:sz w:val="24"/>
              </w:rPr>
              <w:lastRenderedPageBreak/>
              <w:t>Refuse–derived fuel</w:t>
            </w:r>
          </w:p>
          <w:p w14:paraId="3803F787" w14:textId="77777777" w:rsidR="00467B94" w:rsidRDefault="00467B94" w:rsidP="008329F4">
            <w:pPr>
              <w:rPr>
                <w:sz w:val="24"/>
              </w:rPr>
            </w:pPr>
            <w:r w:rsidRPr="00335F8E">
              <w:rPr>
                <w:sz w:val="24"/>
              </w:rPr>
              <w:t>South Asia region</w:t>
            </w:r>
          </w:p>
          <w:p w14:paraId="0B3BC120" w14:textId="77777777" w:rsidR="00467B94" w:rsidRDefault="00467B94" w:rsidP="008329F4">
            <w:pPr>
              <w:rPr>
                <w:sz w:val="24"/>
              </w:rPr>
            </w:pPr>
            <w:r w:rsidRPr="00335F8E">
              <w:rPr>
                <w:sz w:val="24"/>
              </w:rPr>
              <w:t>Solid waste management</w:t>
            </w:r>
          </w:p>
          <w:p w14:paraId="0E6C9C41" w14:textId="77777777" w:rsidR="00467B94" w:rsidRDefault="00467B94" w:rsidP="008329F4">
            <w:pPr>
              <w:rPr>
                <w:sz w:val="24"/>
              </w:rPr>
            </w:pPr>
            <w:r w:rsidRPr="00335F8E">
              <w:rPr>
                <w:sz w:val="24"/>
              </w:rPr>
              <w:t>Tons of carbon dioxide equivalent</w:t>
            </w:r>
          </w:p>
          <w:p w14:paraId="77B322DB" w14:textId="77777777" w:rsidR="00467B94" w:rsidRDefault="00467B94" w:rsidP="008329F4">
            <w:pPr>
              <w:rPr>
                <w:sz w:val="24"/>
              </w:rPr>
            </w:pPr>
            <w:r w:rsidRPr="00335F8E">
              <w:rPr>
                <w:sz w:val="24"/>
              </w:rPr>
              <w:t>Upper middle-income country</w:t>
            </w:r>
          </w:p>
        </w:tc>
      </w:tr>
    </w:tbl>
    <w:p w14:paraId="25BC328C" w14:textId="77777777" w:rsidR="00FB2C53" w:rsidRDefault="00FB2C53">
      <w:pPr>
        <w:spacing w:after="160" w:line="259" w:lineRule="auto"/>
        <w:jc w:val="left"/>
        <w:rPr>
          <w:rFonts w:asciiTheme="majorHAnsi" w:eastAsiaTheme="majorEastAsia" w:hAnsiTheme="majorHAnsi" w:cs="Times New Roman (Headings CS)"/>
          <w:b/>
          <w:bCs/>
          <w:smallCaps/>
          <w:color w:val="4F81BD" w:themeColor="accent1"/>
          <w:sz w:val="36"/>
          <w:szCs w:val="36"/>
        </w:rPr>
      </w:pPr>
      <w:r>
        <w:lastRenderedPageBreak/>
        <w:br w:type="page"/>
      </w:r>
    </w:p>
    <w:p w14:paraId="258D1C7E" w14:textId="73E7FC05" w:rsidR="00E844EA" w:rsidRDefault="551A77D0" w:rsidP="005575BC">
      <w:pPr>
        <w:pStyle w:val="Heading1"/>
        <w:numPr>
          <w:ilvl w:val="0"/>
          <w:numId w:val="0"/>
        </w:numPr>
      </w:pPr>
      <w:bookmarkStart w:id="19" w:name="_Toc18536865"/>
      <w:r>
        <w:lastRenderedPageBreak/>
        <w:t>Executive Summary</w:t>
      </w:r>
      <w:bookmarkEnd w:id="19"/>
    </w:p>
    <w:p w14:paraId="37A686C9" w14:textId="39CEB46E" w:rsidR="005F5826" w:rsidDel="00CA2796" w:rsidRDefault="005F5826" w:rsidP="005F5826">
      <w:pPr>
        <w:rPr>
          <w:del w:id="20" w:author="Miranda Gorman" w:date="2020-05-28T13:43:00Z"/>
        </w:rPr>
      </w:pPr>
      <w:r>
        <w:t>Material</w:t>
      </w:r>
      <w:r w:rsidRPr="005F5171">
        <w:t xml:space="preserve"> recycling technologies that convert waste into valuable feed</w:t>
      </w:r>
      <w:r>
        <w:t>stock</w:t>
      </w:r>
      <w:r w:rsidRPr="005F5171">
        <w:t xml:space="preserve"> resources are coming into greater focus</w:t>
      </w:r>
      <w:r>
        <w:t xml:space="preserve"> due to increasing volumes of waste generated globally.</w:t>
      </w:r>
      <w:r w:rsidRPr="0024417F">
        <w:t xml:space="preserve"> </w:t>
      </w:r>
      <w:ins w:id="21" w:author="Miranda Gorman" w:date="2020-05-28T13:43:00Z">
        <w:r w:rsidR="00CA2796">
          <w:t xml:space="preserve">Recycling recovers materials which can be used in new products, thus reducing </w:t>
        </w:r>
        <w:r w:rsidR="00CA2796" w:rsidRPr="008B3212">
          <w:t>the amount of</w:t>
        </w:r>
        <w:r w:rsidR="00CA2796">
          <w:t xml:space="preserve"> materials manufactured from virgin sources. </w:t>
        </w:r>
      </w:ins>
      <w:r>
        <w:t xml:space="preserve">Recycling waste has </w:t>
      </w:r>
      <w:del w:id="22" w:author="Miranda Gorman" w:date="2020-05-28T13:40:00Z">
        <w:r w:rsidDel="00CA2796">
          <w:delText>another great</w:delText>
        </w:r>
      </w:del>
      <w:ins w:id="23" w:author="Miranda Gorman" w:date="2020-05-28T13:40:00Z">
        <w:r w:rsidR="00CA2796">
          <w:t>significant</w:t>
        </w:r>
      </w:ins>
      <w:r>
        <w:t xml:space="preserve"> advantage</w:t>
      </w:r>
      <w:ins w:id="24" w:author="Miranda Gorman" w:date="2020-05-28T13:40:00Z">
        <w:r w:rsidR="00CA2796">
          <w:t>s</w:t>
        </w:r>
      </w:ins>
      <w:r>
        <w:t xml:space="preserve"> of diverting waste from landfills and open dumps</w:t>
      </w:r>
      <w:del w:id="25" w:author="Miranda Gorman" w:date="2020-05-28T13:41:00Z">
        <w:r w:rsidDel="00CA2796">
          <w:delText xml:space="preserve">. Due to limited space in existing landfills and difficulties of turning closed landfills into useable space and habitat for people, plants or animals, landfills are no longer a feasible way of handing our waste. </w:delText>
        </w:r>
      </w:del>
      <w:ins w:id="26" w:author="Miranda Gorman" w:date="2020-05-28T13:41:00Z">
        <w:r w:rsidR="00CA2796">
          <w:t xml:space="preserve">, including </w:t>
        </w:r>
      </w:ins>
      <w:ins w:id="27" w:author="Miranda Gorman" w:date="2020-05-28T13:42:00Z">
        <w:r w:rsidR="00CA2796">
          <w:t xml:space="preserve">reducing land requirements for landfills. </w:t>
        </w:r>
      </w:ins>
    </w:p>
    <w:p w14:paraId="75F6C6B9" w14:textId="161D07A0" w:rsidR="005F5826" w:rsidRDefault="005F5826" w:rsidP="005F5826">
      <w:del w:id="28" w:author="Miranda Gorman" w:date="2020-05-28T13:42:00Z">
        <w:r w:rsidDel="00CA2796">
          <w:delText>Treatment of waste by recycling</w:delText>
        </w:r>
      </w:del>
      <w:del w:id="29" w:author="Miranda Gorman" w:date="2020-05-28T13:43:00Z">
        <w:r w:rsidDel="00CA2796">
          <w:delText xml:space="preserve"> </w:delText>
        </w:r>
      </w:del>
      <w:del w:id="30" w:author="Miranda Gorman" w:date="2020-05-28T13:42:00Z">
        <w:r w:rsidDel="00CA2796">
          <w:delText xml:space="preserve">is performed to </w:delText>
        </w:r>
      </w:del>
      <w:del w:id="31" w:author="Miranda Gorman" w:date="2020-05-28T13:43:00Z">
        <w:r w:rsidDel="00CA2796">
          <w:delText xml:space="preserve">recover </w:delText>
        </w:r>
      </w:del>
      <w:del w:id="32" w:author="Miranda Gorman" w:date="2020-05-28T13:42:00Z">
        <w:r w:rsidDel="00CA2796">
          <w:delText xml:space="preserve">the </w:delText>
        </w:r>
      </w:del>
      <w:del w:id="33" w:author="Miranda Gorman" w:date="2020-05-28T13:43:00Z">
        <w:r w:rsidDel="00CA2796">
          <w:delText xml:space="preserve">materials which can </w:delText>
        </w:r>
      </w:del>
      <w:del w:id="34" w:author="Miranda Gorman" w:date="2020-05-28T13:42:00Z">
        <w:r w:rsidDel="00CA2796">
          <w:delText xml:space="preserve">then </w:delText>
        </w:r>
      </w:del>
      <w:del w:id="35" w:author="Miranda Gorman" w:date="2020-05-28T13:43:00Z">
        <w:r w:rsidDel="00CA2796">
          <w:delText xml:space="preserve">be used in new products and thus reducing </w:delText>
        </w:r>
        <w:r w:rsidRPr="008B3212" w:rsidDel="00CA2796">
          <w:delText>the amount of</w:delText>
        </w:r>
        <w:r w:rsidDel="00CA2796">
          <w:delText xml:space="preserve"> materials manufactured from virgin sources. </w:delText>
        </w:r>
      </w:del>
      <w:r>
        <w:t>Using recycled materials as industrial feedstocks produces less greenhouse gas emissions than using conventionally produced materials from virgin sources</w:t>
      </w:r>
      <w:ins w:id="36" w:author="Miranda Gorman" w:date="2020-05-28T13:43:00Z">
        <w:r w:rsidR="00CA2796">
          <w:t xml:space="preserve">. </w:t>
        </w:r>
      </w:ins>
      <w:del w:id="37" w:author="Miranda Gorman" w:date="2020-05-28T13:43:00Z">
        <w:r w:rsidDel="00CA2796">
          <w:delText>, as well as</w:delText>
        </w:r>
        <w:r w:rsidRPr="008B3212" w:rsidDel="00CA2796">
          <w:delText xml:space="preserve"> </w:delText>
        </w:r>
        <w:r w:rsidDel="00CA2796">
          <w:delText xml:space="preserve">less environmental burdens then if the same amount of waste is </w:delText>
        </w:r>
        <w:r w:rsidRPr="008B3212" w:rsidDel="00CA2796">
          <w:delText>disposed</w:delText>
        </w:r>
        <w:r w:rsidDel="00CA2796">
          <w:delText xml:space="preserve"> in already overcrowded sanitary landfills</w:delText>
        </w:r>
        <w:r w:rsidRPr="008B3212" w:rsidDel="00CA2796">
          <w:delText>.</w:delText>
        </w:r>
        <w:r w:rsidR="00F03E9E" w:rsidDel="00CA2796">
          <w:delText xml:space="preserve"> </w:delText>
        </w:r>
      </w:del>
      <w:r>
        <w:t xml:space="preserve">This study compares the financial feasibility and greenhouse gas reduction potential recycling of waste to the conventional practice of landfilling waste. </w:t>
      </w:r>
    </w:p>
    <w:p w14:paraId="17329667" w14:textId="23468095" w:rsidR="005F5826" w:rsidRDefault="005F5826" w:rsidP="005F5826">
      <w:r>
        <w:t xml:space="preserve">Several </w:t>
      </w:r>
      <w:del w:id="38" w:author="Miranda Gorman" w:date="2020-05-28T13:44:00Z">
        <w:r w:rsidDel="00CA2796">
          <w:delText xml:space="preserve">processes </w:delText>
        </w:r>
      </w:del>
      <w:ins w:id="39" w:author="Miranda Gorman" w:date="2020-05-28T13:44:00Z">
        <w:r w:rsidR="00CA2796">
          <w:t xml:space="preserve">steps </w:t>
        </w:r>
      </w:ins>
      <w:r>
        <w:t xml:space="preserve">are required </w:t>
      </w:r>
      <w:del w:id="40" w:author="Miranda Gorman" w:date="2020-05-28T13:44:00Z">
        <w:r w:rsidDel="00CA2796">
          <w:delText>to achieve a high recycling target rate</w:delText>
        </w:r>
      </w:del>
      <w:ins w:id="41" w:author="Miranda Gorman" w:date="2020-05-28T13:44:00Z">
        <w:r w:rsidR="00CA2796">
          <w:t>for effective recycling</w:t>
        </w:r>
      </w:ins>
      <w:r>
        <w:t xml:space="preserve">. </w:t>
      </w:r>
      <w:del w:id="42" w:author="Miranda Gorman" w:date="2020-05-28T13:45:00Z">
        <w:r w:rsidDel="00CA2796">
          <w:delText xml:space="preserve">For waste to be recycled, first </w:delText>
        </w:r>
      </w:del>
      <w:ins w:id="43" w:author="Miranda Gorman" w:date="2020-05-28T13:45:00Z">
        <w:r w:rsidR="00CA2796">
          <w:t xml:space="preserve">First, </w:t>
        </w:r>
      </w:ins>
      <w:r>
        <w:t xml:space="preserve">it must be collected and transported to </w:t>
      </w:r>
      <w:del w:id="44" w:author="Miranda Gorman" w:date="2020-05-28T13:45:00Z">
        <w:r w:rsidDel="00CA2796">
          <w:delText xml:space="preserve">nearby </w:delText>
        </w:r>
      </w:del>
      <w:r>
        <w:t>collection centers, then it needs to be sorted and categorized in mechanical-biological or recycling facilities</w:t>
      </w:r>
      <w:ins w:id="45" w:author="Miranda Gorman" w:date="2020-05-28T13:45:00Z">
        <w:r w:rsidR="00CA2796">
          <w:t>,</w:t>
        </w:r>
      </w:ins>
      <w:r>
        <w:t xml:space="preserve"> and then it needs to be treated, so that materials are recovered and ready for their second life. Waste is recycled only after it is sorted </w:t>
      </w:r>
      <w:del w:id="46" w:author="Miranda Gorman" w:date="2020-05-28T13:45:00Z">
        <w:r w:rsidDel="00CA2796">
          <w:delText>per its type</w:delText>
        </w:r>
      </w:del>
      <w:ins w:id="47" w:author="Miranda Gorman" w:date="2020-05-28T13:45:00Z">
        <w:r w:rsidR="00CA2796">
          <w:t>by material</w:t>
        </w:r>
      </w:ins>
      <w:r>
        <w:t>: metal, plastic, glass</w:t>
      </w:r>
      <w:del w:id="48" w:author="Miranda Gorman" w:date="2020-05-28T13:46:00Z">
        <w:r w:rsidDel="00CA2796">
          <w:delText>, aluminum</w:delText>
        </w:r>
      </w:del>
      <w:r>
        <w:t>, textiles, wood, e-waste etc</w:t>
      </w:r>
      <w:ins w:id="49" w:author="Miranda Gorman" w:date="2020-05-28T13:46:00Z">
        <w:r w:rsidR="00CA2796">
          <w:t>.</w:t>
        </w:r>
      </w:ins>
      <w:del w:id="50" w:author="Miranda Gorman" w:date="2020-05-28T13:46:00Z">
        <w:r w:rsidDel="00CA2796">
          <w:delText>. The process of waste sorting is usually performed</w:delText>
        </w:r>
      </w:del>
      <w:r>
        <w:t xml:space="preserve"> in </w:t>
      </w:r>
      <w:del w:id="51" w:author="Miranda Gorman" w:date="2020-05-28T13:46:00Z">
        <w:r w:rsidDel="00CA2796">
          <w:delText xml:space="preserve">special </w:delText>
        </w:r>
      </w:del>
      <w:r>
        <w:t xml:space="preserve">facilities for sorting. </w:t>
      </w:r>
      <w:del w:id="52" w:author="Miranda Gorman" w:date="2020-05-28T13:46:00Z">
        <w:r w:rsidDel="00CA2796">
          <w:delText xml:space="preserve">Sometimes </w:delText>
        </w:r>
      </w:del>
      <w:ins w:id="53" w:author="Miranda Gorman" w:date="2020-05-28T13:46:00Z">
        <w:r w:rsidR="00CA2796">
          <w:t xml:space="preserve">Often, </w:t>
        </w:r>
      </w:ins>
      <w:r>
        <w:t xml:space="preserve">sorted waste (including e-waste) is </w:t>
      </w:r>
      <w:del w:id="54" w:author="Miranda Gorman" w:date="2020-05-28T13:46:00Z">
        <w:r w:rsidDel="00CA2796">
          <w:delText xml:space="preserve">handled </w:delText>
        </w:r>
      </w:del>
      <w:ins w:id="55" w:author="Miranda Gorman" w:date="2020-05-28T13:46:00Z">
        <w:r w:rsidR="00CA2796">
          <w:t xml:space="preserve">sold </w:t>
        </w:r>
      </w:ins>
      <w:r>
        <w:t xml:space="preserve">to </w:t>
      </w:r>
      <w:ins w:id="56" w:author="Miranda Gorman" w:date="2020-05-28T13:46:00Z">
        <w:r w:rsidR="00CA2796">
          <w:t xml:space="preserve">scrap </w:t>
        </w:r>
      </w:ins>
      <w:r>
        <w:t xml:space="preserve">dealers which manage further sale of sorted waste for materials recovery. Recycling </w:t>
      </w:r>
      <w:r w:rsidRPr="00103920">
        <w:t>electrical and electronic equipment</w:t>
      </w:r>
      <w:r>
        <w:t xml:space="preserve"> (e-waste) requires specialized recycling facilities, because dismantling and sorting this type of waste requires specialized technology, time, cost and procedures.</w:t>
      </w:r>
    </w:p>
    <w:p w14:paraId="1E199E23" w14:textId="398E1155" w:rsidR="005F5826" w:rsidRPr="006C19CA" w:rsidDel="006C19CA" w:rsidRDefault="005F5826" w:rsidP="005F5826">
      <w:pPr>
        <w:rPr>
          <w:del w:id="57" w:author="Miranda Gorman" w:date="2020-06-29T12:15:00Z"/>
        </w:rPr>
      </w:pPr>
      <w:r>
        <w:t>Types of waste which are not included in this study are compostable (organic) waste</w:t>
      </w:r>
      <w:ins w:id="58" w:author="Miranda Gorman" w:date="2020-05-28T13:47:00Z">
        <w:r w:rsidR="00CA2796">
          <w:t xml:space="preserve"> – assessed in the Composting model</w:t>
        </w:r>
      </w:ins>
      <w:r>
        <w:t>, paper</w:t>
      </w:r>
      <w:ins w:id="59" w:author="Miranda Gorman" w:date="2020-05-28T13:47:00Z">
        <w:r w:rsidR="00CA2796">
          <w:t xml:space="preserve"> – assessed in the Recycled Paper model</w:t>
        </w:r>
      </w:ins>
      <w:r>
        <w:t xml:space="preserve">, </w:t>
      </w:r>
      <w:r w:rsidRPr="00874CB5">
        <w:t>construction and demolition waste</w:t>
      </w:r>
      <w:r>
        <w:t>, ash</w:t>
      </w:r>
      <w:ins w:id="60" w:author="Miranda Gorman" w:date="2020-05-28T13:48:00Z">
        <w:r w:rsidR="00CA2796">
          <w:t>,</w:t>
        </w:r>
      </w:ins>
      <w:r>
        <w:t xml:space="preserve"> and street sweepings.</w:t>
      </w:r>
      <w:del w:id="61" w:author="Miranda Gorman" w:date="2020-05-28T13:48:00Z">
        <w:r w:rsidDel="00CA2796">
          <w:delText xml:space="preserve"> Organic waste and paper and paperboard are studied as a stand-alone Drawdown solutions</w:delText>
        </w:r>
      </w:del>
      <w:r>
        <w:t xml:space="preserve">. Recyclable </w:t>
      </w:r>
      <w:proofErr w:type="gramStart"/>
      <w:r>
        <w:t>waste</w:t>
      </w:r>
      <w:proofErr w:type="gramEnd"/>
      <w:r>
        <w:t xml:space="preserve"> which is considered in this study are metals, plastic, glass and </w:t>
      </w:r>
      <w:r w:rsidRPr="006C19CA">
        <w:t xml:space="preserve">“other”. Waste that is recyclable (as defined in this study) makes up around </w:t>
      </w:r>
      <w:r w:rsidRPr="00797795">
        <w:t>37% of total municipal solid waste generated globally</w:t>
      </w:r>
      <w:ins w:id="62" w:author="Miranda Gorman" w:date="2020-06-29T12:15:00Z">
        <w:r w:rsidR="006C19CA" w:rsidRPr="006C19CA">
          <w:t>.</w:t>
        </w:r>
      </w:ins>
      <w:del w:id="63" w:author="Miranda Gorman" w:date="2020-06-29T12:15:00Z">
        <w:r w:rsidRPr="006C19CA" w:rsidDel="006C19CA">
          <w:delText xml:space="preserve">. OECD countries are the largest generators of waste and recyclable waste, with the estimated amount of recyclable waste between 243 and 278 million metric tons per year. OECD 90 region is followed by Asia (sans Japan) region with between 175 and 357 million metric tons, and then Latin America with recyclable waste amount between 53 and 81 million metric tons estimated in 2015. Middle East &amp; Africa and Eastern Europe generate much less waste and thus recyclable waste. </w:delText>
        </w:r>
      </w:del>
      <w:del w:id="64" w:author="Miranda Gorman" w:date="2020-05-28T13:49:00Z">
        <w:r w:rsidRPr="006C19CA" w:rsidDel="00CA2796">
          <w:delText xml:space="preserve">The amount of recyclable waste is estimated based on several studies which use population and urbanization forecasts to establish the rate of waste generation and waste composition. </w:delText>
        </w:r>
      </w:del>
      <w:ins w:id="65" w:author="Miranda Gorman" w:date="2020-06-29T12:15:00Z">
        <w:r w:rsidR="006C19CA" w:rsidRPr="006C19CA">
          <w:t xml:space="preserve"> </w:t>
        </w:r>
      </w:ins>
    </w:p>
    <w:p w14:paraId="57D46A9F" w14:textId="2A1AB662" w:rsidR="005F5826" w:rsidRPr="006C19CA" w:rsidRDefault="005F5826" w:rsidP="005F5826">
      <w:r w:rsidRPr="006C19CA">
        <w:t xml:space="preserve">Recycling rates </w:t>
      </w:r>
      <w:ins w:id="66" w:author="Miranda Gorman" w:date="2020-06-29T12:15:00Z">
        <w:r w:rsidR="006C19CA" w:rsidRPr="006C19CA">
          <w:t xml:space="preserve">are estimated </w:t>
        </w:r>
      </w:ins>
      <w:r w:rsidRPr="006C19CA">
        <w:t>on the regional level</w:t>
      </w:r>
      <w:del w:id="67" w:author="Miranda Gorman" w:date="2020-06-29T12:15:00Z">
        <w:r w:rsidRPr="006C19CA" w:rsidDel="006C19CA">
          <w:delText xml:space="preserve"> are estimated</w:delText>
        </w:r>
      </w:del>
      <w:r w:rsidRPr="006C19CA">
        <w:t xml:space="preserve">. This study shows current recycling rates (% of recyclable material as defined in this study that is recovered and recycled) </w:t>
      </w:r>
      <w:r w:rsidR="00BE2E1E" w:rsidRPr="006C19CA">
        <w:t xml:space="preserve">of </w:t>
      </w:r>
      <w:r w:rsidRPr="006C19CA">
        <w:t xml:space="preserve"> </w:t>
      </w:r>
      <w:del w:id="68" w:author="Miranda Gorman" w:date="2020-06-29T12:16:00Z">
        <w:r w:rsidRPr="006C19CA" w:rsidDel="006C19CA">
          <w:delText>56.51</w:delText>
        </w:r>
      </w:del>
      <w:ins w:id="69" w:author="Miranda Gorman" w:date="2020-06-29T12:16:00Z">
        <w:r w:rsidR="006C19CA" w:rsidRPr="006C19CA">
          <w:rPr>
            <w:rPrChange w:id="70" w:author="Miranda Gorman" w:date="2020-06-29T12:19:00Z">
              <w:rPr>
                <w:highlight w:val="yellow"/>
              </w:rPr>
            </w:rPrChange>
          </w:rPr>
          <w:t>62</w:t>
        </w:r>
      </w:ins>
      <w:r w:rsidRPr="006C19CA">
        <w:t>% (OECD90</w:t>
      </w:r>
      <w:r w:rsidRPr="00797795">
        <w:t xml:space="preserve">), </w:t>
      </w:r>
      <w:del w:id="71" w:author="Miranda Gorman" w:date="2020-06-29T12:16:00Z">
        <w:r w:rsidRPr="00797795" w:rsidDel="006C19CA">
          <w:delText>10.5</w:delText>
        </w:r>
      </w:del>
      <w:ins w:id="72" w:author="Miranda Gorman" w:date="2020-06-29T12:16:00Z">
        <w:r w:rsidR="006C19CA" w:rsidRPr="006C19CA">
          <w:rPr>
            <w:rPrChange w:id="73" w:author="Miranda Gorman" w:date="2020-06-29T12:19:00Z">
              <w:rPr>
                <w:highlight w:val="yellow"/>
              </w:rPr>
            </w:rPrChange>
          </w:rPr>
          <w:t>43</w:t>
        </w:r>
      </w:ins>
      <w:r w:rsidRPr="006C19CA">
        <w:t>%</w:t>
      </w:r>
      <w:r w:rsidRPr="00797795">
        <w:t xml:space="preserve"> (Eastern Europe), </w:t>
      </w:r>
      <w:del w:id="74" w:author="Miranda Gorman" w:date="2020-06-29T12:16:00Z">
        <w:r w:rsidRPr="006C19CA" w:rsidDel="006C19CA">
          <w:delText>8.00</w:delText>
        </w:r>
      </w:del>
      <w:ins w:id="75" w:author="Miranda Gorman" w:date="2020-06-29T12:16:00Z">
        <w:r w:rsidR="006C19CA" w:rsidRPr="006C19CA">
          <w:rPr>
            <w:rPrChange w:id="76" w:author="Miranda Gorman" w:date="2020-06-29T12:19:00Z">
              <w:rPr>
                <w:highlight w:val="yellow"/>
              </w:rPr>
            </w:rPrChange>
          </w:rPr>
          <w:t>22</w:t>
        </w:r>
      </w:ins>
      <w:r w:rsidRPr="006C19CA">
        <w:t>%</w:t>
      </w:r>
      <w:r w:rsidRPr="00797795">
        <w:t xml:space="preserve"> (Asia sans Japan), </w:t>
      </w:r>
      <w:del w:id="77" w:author="Miranda Gorman" w:date="2020-06-29T12:16:00Z">
        <w:r w:rsidRPr="00797795" w:rsidDel="006C19CA">
          <w:delText>5</w:delText>
        </w:r>
      </w:del>
      <w:ins w:id="78" w:author="Miranda Gorman" w:date="2020-06-29T12:16:00Z">
        <w:r w:rsidR="006C19CA" w:rsidRPr="006C19CA">
          <w:rPr>
            <w:rPrChange w:id="79" w:author="Miranda Gorman" w:date="2020-06-29T12:19:00Z">
              <w:rPr>
                <w:highlight w:val="yellow"/>
              </w:rPr>
            </w:rPrChange>
          </w:rPr>
          <w:t>22</w:t>
        </w:r>
      </w:ins>
      <w:r w:rsidRPr="006C19CA">
        <w:t>%</w:t>
      </w:r>
      <w:r w:rsidRPr="00797795">
        <w:t xml:space="preserve"> (Middle East &amp; Africa) and </w:t>
      </w:r>
      <w:del w:id="80" w:author="Miranda Gorman" w:date="2020-06-29T12:16:00Z">
        <w:r w:rsidRPr="006C19CA" w:rsidDel="006C19CA">
          <w:delText>9.9</w:delText>
        </w:r>
      </w:del>
      <w:ins w:id="81" w:author="Miranda Gorman" w:date="2020-06-29T12:16:00Z">
        <w:r w:rsidR="006C19CA" w:rsidRPr="006C19CA">
          <w:rPr>
            <w:rPrChange w:id="82" w:author="Miranda Gorman" w:date="2020-06-29T12:19:00Z">
              <w:rPr>
                <w:highlight w:val="yellow"/>
              </w:rPr>
            </w:rPrChange>
          </w:rPr>
          <w:t>12</w:t>
        </w:r>
      </w:ins>
      <w:r w:rsidRPr="006C19CA">
        <w:t>%</w:t>
      </w:r>
      <w:r w:rsidRPr="00797795">
        <w:t xml:space="preserve"> (Latin America). </w:t>
      </w:r>
    </w:p>
    <w:p w14:paraId="0B0B41A9" w14:textId="77777777" w:rsidR="005F5826" w:rsidRPr="006C19CA" w:rsidRDefault="005F5826" w:rsidP="005F5826">
      <w:r w:rsidRPr="006C19CA">
        <w:t xml:space="preserve">The potential for household and commercial recycling as a waste diversion from landfill solution depends on a decreased cost of this solution. Recycling is characterized by high operating costs which include costs of collection, transport, sorting waste, labor costs and others, and high capital costs due to costs of equipment and technology needed in mechanical-biological treatment and material recycling facilities. Greater implementation of recycling worldwide can be expected with the development of technology that would enable more efficient waste sorting and sorting at the source even before waste is collected. </w:t>
      </w:r>
    </w:p>
    <w:p w14:paraId="49E2B973" w14:textId="7051EC5F" w:rsidR="005F5826" w:rsidRPr="006C19CA" w:rsidRDefault="005F5826" w:rsidP="005F5826">
      <w:r w:rsidRPr="006C19CA">
        <w:lastRenderedPageBreak/>
        <w:t xml:space="preserve">Through the analysis conducted in this study, recycling has been found to be a beneficial waste treatment that results in annual emissions reduction of </w:t>
      </w:r>
      <w:ins w:id="83" w:author="Miranda Gorman" w:date="2020-06-29T12:17:00Z">
        <w:r w:rsidR="006C19CA" w:rsidRPr="006C19CA">
          <w:rPr>
            <w:rPrChange w:id="84" w:author="Miranda Gorman" w:date="2020-06-29T12:19:00Z">
              <w:rPr>
                <w:highlight w:val="yellow"/>
              </w:rPr>
            </w:rPrChange>
          </w:rPr>
          <w:t>11-13</w:t>
        </w:r>
      </w:ins>
      <w:del w:id="85" w:author="Miranda Gorman" w:date="2020-06-29T12:17:00Z">
        <w:r w:rsidRPr="006C19CA" w:rsidDel="006C19CA">
          <w:delText>.</w:delText>
        </w:r>
        <w:r w:rsidRPr="00797795" w:rsidDel="006C19CA">
          <w:delText>41</w:delText>
        </w:r>
      </w:del>
      <w:r w:rsidRPr="00797795">
        <w:t xml:space="preserve"> Gt C02 </w:t>
      </w:r>
      <w:del w:id="86" w:author="Miranda Gorman" w:date="2020-06-29T12:18:00Z">
        <w:r w:rsidRPr="006C19CA" w:rsidDel="006C19CA">
          <w:delText>per year at</w:delText>
        </w:r>
      </w:del>
      <w:ins w:id="87" w:author="Miranda Gorman" w:date="2020-06-29T12:18:00Z">
        <w:r w:rsidR="006C19CA" w:rsidRPr="006C19CA">
          <w:rPr>
            <w:rPrChange w:id="88" w:author="Miranda Gorman" w:date="2020-06-29T12:19:00Z">
              <w:rPr>
                <w:highlight w:val="yellow"/>
              </w:rPr>
            </w:rPrChange>
          </w:rPr>
          <w:t>by</w:t>
        </w:r>
      </w:ins>
      <w:r w:rsidRPr="006C19CA">
        <w:t xml:space="preserve"> 2050</w:t>
      </w:r>
      <w:r w:rsidRPr="00797795">
        <w:t xml:space="preserve">. </w:t>
      </w:r>
      <w:del w:id="89" w:author="Miranda Gorman" w:date="2020-06-29T12:18:00Z">
        <w:r w:rsidRPr="00797795" w:rsidDel="006C19CA">
          <w:delText xml:space="preserve">It has an associated PPM CO2 equivalent reduction </w:delText>
        </w:r>
        <w:r w:rsidRPr="006C19CA" w:rsidDel="006C19CA">
          <w:delText xml:space="preserve">of .47 by 2050. </w:delText>
        </w:r>
      </w:del>
      <w:r w:rsidRPr="006C19CA">
        <w:t xml:space="preserve">As recycling is currently </w:t>
      </w:r>
      <w:del w:id="90" w:author="Miranda Gorman" w:date="2020-06-29T12:18:00Z">
        <w:r w:rsidRPr="006C19CA" w:rsidDel="006C19CA">
          <w:delText xml:space="preserve">utilized </w:delText>
        </w:r>
      </w:del>
      <w:ins w:id="91" w:author="Miranda Gorman" w:date="2020-06-29T12:18:00Z">
        <w:r w:rsidR="006C19CA" w:rsidRPr="006C19CA">
          <w:t xml:space="preserve">adopted at </w:t>
        </w:r>
      </w:ins>
      <w:r w:rsidRPr="006C19CA">
        <w:t xml:space="preserve">only </w:t>
      </w:r>
      <w:del w:id="92" w:author="Miranda Gorman" w:date="2020-05-28T13:50:00Z">
        <w:r w:rsidRPr="006C19CA" w:rsidDel="009A37AD">
          <w:delText>27</w:delText>
        </w:r>
      </w:del>
      <w:ins w:id="93" w:author="Miranda Gorman" w:date="2020-05-28T13:50:00Z">
        <w:r w:rsidR="009A37AD" w:rsidRPr="006C19CA">
          <w:t>43</w:t>
        </w:r>
      </w:ins>
      <w:r w:rsidRPr="006C19CA">
        <w:t xml:space="preserve">% globally, with an estimated regional maximum recycling rate of </w:t>
      </w:r>
      <w:del w:id="94" w:author="Miranda Gorman" w:date="2020-06-29T12:18:00Z">
        <w:r w:rsidRPr="006C19CA" w:rsidDel="006C19CA">
          <w:delText>65</w:delText>
        </w:r>
      </w:del>
      <w:ins w:id="95" w:author="Miranda Gorman" w:date="2020-06-29T12:18:00Z">
        <w:r w:rsidR="006C19CA" w:rsidRPr="006C19CA">
          <w:rPr>
            <w:rPrChange w:id="96" w:author="Miranda Gorman" w:date="2020-06-29T12:19:00Z">
              <w:rPr>
                <w:highlight w:val="yellow"/>
              </w:rPr>
            </w:rPrChange>
          </w:rPr>
          <w:t>70-80</w:t>
        </w:r>
      </w:ins>
      <w:r w:rsidRPr="006C19CA">
        <w:t>%</w:t>
      </w:r>
      <w:r w:rsidRPr="00797795">
        <w:t xml:space="preserve"> in 2050</w:t>
      </w:r>
      <w:r w:rsidRPr="006C19CA">
        <w:t>, in this study future waste generation and waste composition are modelled, and several scenarios are developed. The</w:t>
      </w:r>
      <w:r w:rsidR="006F77BD" w:rsidRPr="006C19CA">
        <w:t xml:space="preserve"> emissions</w:t>
      </w:r>
      <w:r w:rsidRPr="006C19CA">
        <w:t xml:space="preserve"> reduction potential of recycling has been determined through estimating emissions from conventional landfilling of recyclable waste and emissions that are avoided due to materials recovered from recyclable waste and used in place of virgin feedstocks. </w:t>
      </w:r>
      <w:del w:id="97" w:author="Miranda Gorman" w:date="2020-06-29T12:18:00Z">
        <w:r w:rsidRPr="006C19CA" w:rsidDel="006C19CA">
          <w:delText>The total emissions reduction over a 30-year period between 2020 and 2050 is estimated at 5.5</w:delText>
        </w:r>
        <w:r w:rsidR="008329F4" w:rsidRPr="006C19CA" w:rsidDel="006C19CA">
          <w:delText>0</w:delText>
        </w:r>
        <w:r w:rsidRPr="006C19CA" w:rsidDel="006C19CA">
          <w:delText xml:space="preserve"> Gt CO2.  </w:delText>
        </w:r>
      </w:del>
    </w:p>
    <w:p w14:paraId="1C111D97" w14:textId="6C611493" w:rsidR="005F5826" w:rsidRDefault="005F5826" w:rsidP="00071434">
      <w:pPr>
        <w:rPr>
          <w:noProof/>
          <w:lang w:eastAsia="en-US"/>
        </w:rPr>
      </w:pPr>
      <w:r w:rsidRPr="006C19CA">
        <w:rPr>
          <w:noProof/>
          <w:lang w:eastAsia="en-US"/>
        </w:rPr>
        <w:t xml:space="preserve">With </w:t>
      </w:r>
      <w:r w:rsidR="008329F4" w:rsidRPr="006C19CA">
        <w:rPr>
          <w:noProof/>
          <w:lang w:eastAsia="en-US"/>
        </w:rPr>
        <w:t>$</w:t>
      </w:r>
      <w:del w:id="98" w:author="Miranda Gorman" w:date="2020-06-29T12:19:00Z">
        <w:r w:rsidR="008329F4" w:rsidRPr="006C19CA" w:rsidDel="006C19CA">
          <w:rPr>
            <w:noProof/>
            <w:lang w:eastAsia="en-US"/>
          </w:rPr>
          <w:delText>941.45</w:delText>
        </w:r>
      </w:del>
      <w:ins w:id="99" w:author="Miranda Gorman" w:date="2020-06-29T12:19:00Z">
        <w:r w:rsidR="006C19CA" w:rsidRPr="006C19CA">
          <w:rPr>
            <w:noProof/>
            <w:lang w:eastAsia="en-US"/>
            <w:rPrChange w:id="100" w:author="Miranda Gorman" w:date="2020-06-29T12:19:00Z">
              <w:rPr>
                <w:noProof/>
                <w:highlight w:val="yellow"/>
                <w:lang w:eastAsia="en-US"/>
              </w:rPr>
            </w:rPrChange>
          </w:rPr>
          <w:t>150-170</w:t>
        </w:r>
      </w:ins>
      <w:r w:rsidRPr="006C19CA">
        <w:rPr>
          <w:noProof/>
          <w:lang w:eastAsia="en-US"/>
        </w:rPr>
        <w:t xml:space="preserve"> </w:t>
      </w:r>
      <w:r w:rsidR="008329F4" w:rsidRPr="00797795">
        <w:rPr>
          <w:noProof/>
          <w:lang w:eastAsia="en-US"/>
        </w:rPr>
        <w:t>bi</w:t>
      </w:r>
      <w:r w:rsidRPr="00797795">
        <w:rPr>
          <w:noProof/>
          <w:lang w:eastAsia="en-US"/>
        </w:rPr>
        <w:t>llion</w:t>
      </w:r>
      <w:r w:rsidRPr="006C19CA">
        <w:rPr>
          <w:noProof/>
          <w:lang w:eastAsia="en-US"/>
        </w:rPr>
        <w:t xml:space="preserve"> US dollars of cumulative first cost and </w:t>
      </w:r>
      <w:r w:rsidR="008329F4" w:rsidRPr="006C19CA">
        <w:rPr>
          <w:noProof/>
          <w:lang w:eastAsia="en-US"/>
        </w:rPr>
        <w:t>$</w:t>
      </w:r>
      <w:del w:id="101" w:author="Miranda Gorman" w:date="2020-06-29T12:19:00Z">
        <w:r w:rsidRPr="006C19CA" w:rsidDel="006C19CA">
          <w:rPr>
            <w:noProof/>
            <w:lang w:eastAsia="en-US"/>
          </w:rPr>
          <w:delText>142</w:delText>
        </w:r>
        <w:r w:rsidR="008329F4" w:rsidRPr="006C19CA" w:rsidDel="006C19CA">
          <w:rPr>
            <w:noProof/>
            <w:lang w:eastAsia="en-US"/>
          </w:rPr>
          <w:delText>.22</w:delText>
        </w:r>
      </w:del>
      <w:ins w:id="102" w:author="Miranda Gorman" w:date="2020-06-29T12:19:00Z">
        <w:r w:rsidR="006C19CA" w:rsidRPr="006C19CA">
          <w:rPr>
            <w:noProof/>
            <w:lang w:eastAsia="en-US"/>
            <w:rPrChange w:id="103" w:author="Miranda Gorman" w:date="2020-06-29T12:19:00Z">
              <w:rPr>
                <w:noProof/>
                <w:highlight w:val="yellow"/>
                <w:lang w:eastAsia="en-US"/>
              </w:rPr>
            </w:rPrChange>
          </w:rPr>
          <w:t>30-37</w:t>
        </w:r>
      </w:ins>
      <w:r w:rsidRPr="006C19CA">
        <w:rPr>
          <w:noProof/>
          <w:lang w:eastAsia="en-US"/>
        </w:rPr>
        <w:t xml:space="preserve"> billion US dollars</w:t>
      </w:r>
      <w:r w:rsidRPr="00797795">
        <w:rPr>
          <w:noProof/>
          <w:lang w:eastAsia="en-US"/>
        </w:rPr>
        <w:t xml:space="preserve"> net operating </w:t>
      </w:r>
      <w:del w:id="104" w:author="Miranda Gorman" w:date="2020-06-29T12:19:00Z">
        <w:r w:rsidRPr="00797795" w:rsidDel="006C19CA">
          <w:rPr>
            <w:noProof/>
            <w:lang w:eastAsia="en-US"/>
          </w:rPr>
          <w:delText xml:space="preserve">savings </w:delText>
        </w:r>
      </w:del>
      <w:ins w:id="105" w:author="Miranda Gorman" w:date="2020-06-29T12:19:00Z">
        <w:r w:rsidR="006C19CA" w:rsidRPr="006C19CA">
          <w:rPr>
            <w:noProof/>
            <w:lang w:eastAsia="en-US"/>
          </w:rPr>
          <w:t xml:space="preserve">costs </w:t>
        </w:r>
      </w:ins>
      <w:r w:rsidRPr="006C19CA">
        <w:rPr>
          <w:noProof/>
          <w:lang w:eastAsia="en-US"/>
        </w:rPr>
        <w:t>(these savings are largely created by the revenue generated from recovered materials) in the period 2020-2050, recycling requires large investments in equipment, technology and construction site development of a waste sorting facility (capital costs), but also results in high operating costs due to all different collection, sorting and transport processes which are necessary for waste recycling.</w:t>
      </w:r>
      <w:r>
        <w:rPr>
          <w:noProof/>
          <w:lang w:eastAsia="en-US"/>
        </w:rPr>
        <w:t xml:space="preserve"> </w:t>
      </w:r>
    </w:p>
    <w:p w14:paraId="6D7F86BD" w14:textId="28D55B02" w:rsidR="005F5826" w:rsidRPr="005F5826" w:rsidRDefault="005F5826" w:rsidP="005F5826">
      <w:pPr>
        <w:spacing w:line="240" w:lineRule="auto"/>
        <w:sectPr w:rsidR="005F5826" w:rsidRPr="005F5826" w:rsidSect="00F26176">
          <w:footerReference w:type="even" r:id="rId14"/>
          <w:footerReference w:type="default" r:id="rId15"/>
          <w:pgSz w:w="12240" w:h="15840"/>
          <w:pgMar w:top="1440" w:right="1440" w:bottom="1440" w:left="1440" w:header="720" w:footer="720" w:gutter="0"/>
          <w:pgNumType w:fmt="upperRoman"/>
          <w:cols w:space="720"/>
        </w:sectPr>
      </w:pPr>
    </w:p>
    <w:p w14:paraId="34916870" w14:textId="0045908A" w:rsidR="00E815C8" w:rsidRDefault="551A77D0" w:rsidP="005575BC">
      <w:pPr>
        <w:pStyle w:val="Heading1"/>
      </w:pPr>
      <w:bookmarkStart w:id="106" w:name="_Toc18536866"/>
      <w:r w:rsidRPr="00EB247F">
        <w:lastRenderedPageBreak/>
        <w:t>Literature Review</w:t>
      </w:r>
      <w:bookmarkEnd w:id="106"/>
    </w:p>
    <w:p w14:paraId="214BB271" w14:textId="77777777" w:rsidR="0059467A" w:rsidRPr="00BA0A94" w:rsidRDefault="0059467A" w:rsidP="0059467A">
      <w:pPr>
        <w:pStyle w:val="Heading2"/>
        <w:spacing w:line="259" w:lineRule="auto"/>
        <w:ind w:left="578" w:hanging="578"/>
        <w:jc w:val="left"/>
      </w:pPr>
      <w:bookmarkStart w:id="107" w:name="_Toc467165930"/>
      <w:bookmarkStart w:id="108" w:name="_Toc18536867"/>
      <w:r w:rsidRPr="00BA0A94">
        <w:t>State of Municipal Solid Waste – Waste Generation, Composition and Waste Management Practices</w:t>
      </w:r>
      <w:bookmarkEnd w:id="107"/>
      <w:bookmarkEnd w:id="108"/>
    </w:p>
    <w:p w14:paraId="70094B2D" w14:textId="77777777" w:rsidR="0059467A" w:rsidRDefault="0059467A" w:rsidP="0059467A">
      <w:r>
        <w:t xml:space="preserve">According to </w:t>
      </w:r>
      <w:r w:rsidRPr="007475AA">
        <w:t>Encyclopedia of Corporate Social Responsibility</w:t>
      </w:r>
      <w:r>
        <w:rPr>
          <w:rStyle w:val="FootnoteReference"/>
          <w:bCs/>
        </w:rPr>
        <w:footnoteReference w:id="1"/>
      </w:r>
      <w:r>
        <w:t>, w</w:t>
      </w:r>
      <w:r w:rsidRPr="006F2F67">
        <w:t xml:space="preserve">aste </w:t>
      </w:r>
      <w:r>
        <w:t>is</w:t>
      </w:r>
      <w:r w:rsidRPr="006F2F67">
        <w:t xml:space="preserve"> </w:t>
      </w:r>
      <w:r>
        <w:t xml:space="preserve">any substance, material or object that is considered </w:t>
      </w:r>
      <w:r w:rsidRPr="003405A2">
        <w:t>useless in terms of further deployment.</w:t>
      </w:r>
      <w:r>
        <w:t xml:space="preserve"> Waste management is</w:t>
      </w:r>
      <w:r w:rsidRPr="0077272C">
        <w:t xml:space="preserve"> the procedure</w:t>
      </w:r>
      <w:r>
        <w:t xml:space="preserve"> </w:t>
      </w:r>
      <w:r w:rsidRPr="0077272C">
        <w:t>of monitoring and handling waste from</w:t>
      </w:r>
      <w:r>
        <w:t xml:space="preserve"> </w:t>
      </w:r>
      <w:r w:rsidRPr="0077272C">
        <w:t>co</w:t>
      </w:r>
      <w:r>
        <w:t>llection, transport, treatment and processing</w:t>
      </w:r>
      <w:r w:rsidRPr="0077272C">
        <w:t>,</w:t>
      </w:r>
      <w:r>
        <w:t xml:space="preserve"> materials </w:t>
      </w:r>
      <w:r w:rsidRPr="0077272C">
        <w:t>recovery and recycling</w:t>
      </w:r>
      <w:r>
        <w:t>,</w:t>
      </w:r>
      <w:r w:rsidRPr="0077272C">
        <w:t xml:space="preserve"> to final disposal of the</w:t>
      </w:r>
      <w:r>
        <w:t xml:space="preserve"> remaining residual waste.</w:t>
      </w:r>
    </w:p>
    <w:p w14:paraId="2F95EB0B" w14:textId="47E0D058" w:rsidR="0059467A" w:rsidRDefault="0059467A" w:rsidP="0059467A">
      <w:pPr>
        <w:rPr>
          <w:bCs/>
        </w:rPr>
      </w:pPr>
      <w:r>
        <w:rPr>
          <w:bCs/>
        </w:rPr>
        <w:t xml:space="preserve">To develop and model recycling of municipal solid waste in the period between 2020 and 2050, first, waste composition must be established. Since not all types of waste are recyclable, </w:t>
      </w:r>
      <w:ins w:id="109" w:author="Miranda Gorman" w:date="2020-06-01T12:18:00Z">
        <w:r w:rsidR="00342C50">
          <w:rPr>
            <w:bCs/>
          </w:rPr>
          <w:t xml:space="preserve">a </w:t>
        </w:r>
      </w:ins>
      <w:r>
        <w:rPr>
          <w:bCs/>
        </w:rPr>
        <w:t xml:space="preserve">literature review is performed on different types of waste and waste management and treatment technology </w:t>
      </w:r>
      <w:del w:id="110" w:author="Miranda Gorman" w:date="2020-06-01T12:18:00Z">
        <w:r w:rsidDel="00342C50">
          <w:rPr>
            <w:bCs/>
          </w:rPr>
          <w:delText xml:space="preserve">which </w:delText>
        </w:r>
      </w:del>
      <w:ins w:id="111" w:author="Miranda Gorman" w:date="2020-06-01T12:18:00Z">
        <w:r w:rsidR="00342C50">
          <w:rPr>
            <w:bCs/>
          </w:rPr>
          <w:t xml:space="preserve">that </w:t>
        </w:r>
      </w:ins>
      <w:r>
        <w:rPr>
          <w:bCs/>
        </w:rPr>
        <w:t>is used to treat municipal solid waste</w:t>
      </w:r>
      <w:del w:id="112" w:author="Miranda Gorman" w:date="2020-06-01T12:18:00Z">
        <w:r w:rsidDel="00342C50">
          <w:rPr>
            <w:bCs/>
          </w:rPr>
          <w:delText>, e.g. waste from households, institutions and commercial enterprises</w:delText>
        </w:r>
      </w:del>
      <w:r>
        <w:rPr>
          <w:bCs/>
        </w:rPr>
        <w:t xml:space="preserve">. </w:t>
      </w:r>
    </w:p>
    <w:p w14:paraId="2566DBD7" w14:textId="77777777" w:rsidR="0059467A" w:rsidRDefault="0059467A" w:rsidP="0059467A">
      <w:pPr>
        <w:pStyle w:val="Opistablice"/>
      </w:pPr>
      <w:bookmarkStart w:id="113" w:name="_Toc457386738"/>
      <w:bookmarkStart w:id="114" w:name="_Toc467165961"/>
      <w:bookmarkStart w:id="115" w:name="_Toc18536895"/>
      <w:r>
        <w:t xml:space="preserve">Table </w:t>
      </w:r>
      <w:fldSimple w:instr=" SEQ Figure \* ARABIC ">
        <w:r>
          <w:rPr>
            <w:noProof/>
          </w:rPr>
          <w:t>1</w:t>
        </w:r>
      </w:fldSimple>
      <w:r>
        <w:rPr>
          <w:noProof/>
        </w:rPr>
        <w:t>:</w:t>
      </w:r>
      <w:r>
        <w:t xml:space="preserve"> Synonyms, Definition and Types of Waste according to </w:t>
      </w:r>
      <w:r w:rsidRPr="0077272C">
        <w:t>Encyclopedia of Corporate Social Responsibility</w:t>
      </w:r>
      <w:bookmarkEnd w:id="113"/>
      <w:bookmarkEnd w:id="114"/>
      <w:bookmarkEnd w:id="115"/>
    </w:p>
    <w:tbl>
      <w:tblPr>
        <w:tblStyle w:val="TableGrid"/>
        <w:tblW w:w="5000" w:type="pct"/>
        <w:tblLook w:val="04A0" w:firstRow="1" w:lastRow="0" w:firstColumn="1" w:lastColumn="0" w:noHBand="0" w:noVBand="1"/>
      </w:tblPr>
      <w:tblGrid>
        <w:gridCol w:w="2409"/>
        <w:gridCol w:w="6941"/>
      </w:tblGrid>
      <w:tr w:rsidR="0059467A" w:rsidRPr="00B96200" w14:paraId="1DBC3DBF" w14:textId="77777777" w:rsidTr="00CD5E94">
        <w:tc>
          <w:tcPr>
            <w:tcW w:w="2410" w:type="dxa"/>
            <w:shd w:val="clear" w:color="auto" w:fill="C6D9F1" w:themeFill="text2" w:themeFillTint="33"/>
          </w:tcPr>
          <w:p w14:paraId="760C8E96" w14:textId="77777777" w:rsidR="0059467A" w:rsidRPr="00B96200" w:rsidRDefault="0059467A">
            <w:pPr>
              <w:jc w:val="left"/>
              <w:rPr>
                <w:bCs/>
                <w:szCs w:val="21"/>
              </w:rPr>
              <w:pPrChange w:id="116" w:author="Unknown" w:date="2020-06-01T12:23:00Z">
                <w:pPr/>
              </w:pPrChange>
            </w:pPr>
            <w:r w:rsidRPr="00B96200">
              <w:rPr>
                <w:bCs/>
                <w:szCs w:val="21"/>
              </w:rPr>
              <w:t xml:space="preserve">Solid Waste Management </w:t>
            </w:r>
            <w:r>
              <w:rPr>
                <w:bCs/>
                <w:szCs w:val="21"/>
              </w:rPr>
              <w:t xml:space="preserve">- </w:t>
            </w:r>
            <w:r w:rsidRPr="00B96200">
              <w:rPr>
                <w:bCs/>
                <w:szCs w:val="21"/>
              </w:rPr>
              <w:t>synonyms</w:t>
            </w:r>
          </w:p>
        </w:tc>
        <w:tc>
          <w:tcPr>
            <w:tcW w:w="6946" w:type="dxa"/>
            <w:shd w:val="clear" w:color="auto" w:fill="C6D9F1" w:themeFill="text2" w:themeFillTint="33"/>
          </w:tcPr>
          <w:p w14:paraId="5AC6F545" w14:textId="77777777" w:rsidR="0059467A" w:rsidRPr="00B96200" w:rsidRDefault="0059467A" w:rsidP="008329F4">
            <w:pPr>
              <w:rPr>
                <w:bCs/>
                <w:szCs w:val="21"/>
              </w:rPr>
            </w:pPr>
            <w:r w:rsidRPr="00B96200">
              <w:rPr>
                <w:bCs/>
                <w:szCs w:val="21"/>
              </w:rPr>
              <w:t>Collecting; Final disposal of waste (rubbish, garbage, litter); Handling; Monitoring; Recovery; Recycling; Transporting; Treatment</w:t>
            </w:r>
            <w:r>
              <w:rPr>
                <w:bCs/>
                <w:szCs w:val="21"/>
              </w:rPr>
              <w:t>, Processing</w:t>
            </w:r>
            <w:r w:rsidRPr="00B96200">
              <w:rPr>
                <w:bCs/>
                <w:szCs w:val="21"/>
              </w:rPr>
              <w:t>.</w:t>
            </w:r>
          </w:p>
        </w:tc>
      </w:tr>
      <w:tr w:rsidR="0059467A" w:rsidRPr="00B96200" w14:paraId="2752518F" w14:textId="77777777" w:rsidTr="00CD5E94">
        <w:tc>
          <w:tcPr>
            <w:tcW w:w="2410" w:type="dxa"/>
            <w:shd w:val="clear" w:color="auto" w:fill="8DB3E2" w:themeFill="text2" w:themeFillTint="66"/>
          </w:tcPr>
          <w:p w14:paraId="59998E85" w14:textId="77777777" w:rsidR="0059467A" w:rsidRPr="00B96200" w:rsidRDefault="0059467A">
            <w:pPr>
              <w:jc w:val="left"/>
              <w:rPr>
                <w:bCs/>
                <w:szCs w:val="21"/>
              </w:rPr>
              <w:pPrChange w:id="117" w:author="Unknown" w:date="2020-06-01T12:23:00Z">
                <w:pPr/>
              </w:pPrChange>
            </w:pPr>
            <w:r>
              <w:rPr>
                <w:bCs/>
                <w:szCs w:val="21"/>
              </w:rPr>
              <w:t>Definition of w</w:t>
            </w:r>
            <w:r w:rsidRPr="00B96200">
              <w:rPr>
                <w:bCs/>
                <w:szCs w:val="21"/>
              </w:rPr>
              <w:t>aste</w:t>
            </w:r>
          </w:p>
          <w:p w14:paraId="72FD5EC1" w14:textId="77777777" w:rsidR="0059467A" w:rsidRPr="00B96200" w:rsidRDefault="0059467A">
            <w:pPr>
              <w:jc w:val="left"/>
              <w:rPr>
                <w:bCs/>
                <w:szCs w:val="21"/>
              </w:rPr>
              <w:pPrChange w:id="118" w:author="Unknown" w:date="2020-06-01T12:23:00Z">
                <w:pPr/>
              </w:pPrChange>
            </w:pPr>
          </w:p>
        </w:tc>
        <w:tc>
          <w:tcPr>
            <w:tcW w:w="6946" w:type="dxa"/>
            <w:shd w:val="clear" w:color="auto" w:fill="8DB3E2" w:themeFill="text2" w:themeFillTint="66"/>
          </w:tcPr>
          <w:p w14:paraId="7D28F52A" w14:textId="77777777" w:rsidR="0059467A" w:rsidRPr="00B96200" w:rsidRDefault="0059467A" w:rsidP="008329F4">
            <w:pPr>
              <w:rPr>
                <w:bCs/>
                <w:szCs w:val="21"/>
              </w:rPr>
            </w:pPr>
            <w:r w:rsidRPr="00B96200">
              <w:rPr>
                <w:bCs/>
                <w:szCs w:val="21"/>
              </w:rPr>
              <w:t>Any substance or object which the owner wants to discard or is obliged to dispose, that is, materials that are useless in terms of further deployment.</w:t>
            </w:r>
          </w:p>
        </w:tc>
      </w:tr>
      <w:tr w:rsidR="0059467A" w:rsidRPr="00B96200" w14:paraId="1C33AD42" w14:textId="77777777" w:rsidTr="00CD5E94">
        <w:tc>
          <w:tcPr>
            <w:tcW w:w="2410" w:type="dxa"/>
            <w:shd w:val="clear" w:color="auto" w:fill="548DD4" w:themeFill="text2" w:themeFillTint="99"/>
          </w:tcPr>
          <w:p w14:paraId="1C0F93D3" w14:textId="77777777" w:rsidR="0059467A" w:rsidRPr="00B96200" w:rsidRDefault="0059467A">
            <w:pPr>
              <w:jc w:val="left"/>
              <w:rPr>
                <w:bCs/>
                <w:szCs w:val="21"/>
              </w:rPr>
              <w:pPrChange w:id="119" w:author="Unknown" w:date="2020-06-01T12:23:00Z">
                <w:pPr/>
              </w:pPrChange>
            </w:pPr>
            <w:r>
              <w:rPr>
                <w:bCs/>
                <w:szCs w:val="21"/>
              </w:rPr>
              <w:t>Types of w</w:t>
            </w:r>
            <w:r w:rsidRPr="00B96200">
              <w:rPr>
                <w:bCs/>
                <w:szCs w:val="21"/>
              </w:rPr>
              <w:t>aste (agency level)</w:t>
            </w:r>
          </w:p>
        </w:tc>
        <w:tc>
          <w:tcPr>
            <w:tcW w:w="6946" w:type="dxa"/>
            <w:shd w:val="clear" w:color="auto" w:fill="548DD4" w:themeFill="text2" w:themeFillTint="99"/>
          </w:tcPr>
          <w:p w14:paraId="1CA6B3F6" w14:textId="77777777" w:rsidR="0059467A" w:rsidRPr="00B96200" w:rsidRDefault="0059467A" w:rsidP="0059467A">
            <w:pPr>
              <w:pStyle w:val="ListParagraph"/>
              <w:numPr>
                <w:ilvl w:val="0"/>
                <w:numId w:val="41"/>
              </w:numPr>
              <w:spacing w:after="0" w:line="240" w:lineRule="auto"/>
              <w:ind w:left="176" w:hanging="176"/>
              <w:jc w:val="left"/>
              <w:rPr>
                <w:bCs/>
                <w:szCs w:val="21"/>
              </w:rPr>
            </w:pPr>
            <w:r w:rsidRPr="00B96200">
              <w:rPr>
                <w:bCs/>
                <w:szCs w:val="21"/>
              </w:rPr>
              <w:t>Municipal waste</w:t>
            </w:r>
            <w:r>
              <w:rPr>
                <w:bCs/>
                <w:szCs w:val="21"/>
              </w:rPr>
              <w:t xml:space="preserve"> (Household &amp; Commercial)</w:t>
            </w:r>
          </w:p>
          <w:p w14:paraId="4252A195" w14:textId="77777777" w:rsidR="0059467A" w:rsidRPr="00B96200" w:rsidRDefault="0059467A" w:rsidP="0059467A">
            <w:pPr>
              <w:pStyle w:val="ListParagraph"/>
              <w:numPr>
                <w:ilvl w:val="0"/>
                <w:numId w:val="41"/>
              </w:numPr>
              <w:spacing w:after="0" w:line="240" w:lineRule="auto"/>
              <w:ind w:left="176" w:hanging="176"/>
              <w:jc w:val="left"/>
              <w:rPr>
                <w:bCs/>
                <w:szCs w:val="21"/>
              </w:rPr>
            </w:pPr>
            <w:r w:rsidRPr="00B96200">
              <w:rPr>
                <w:bCs/>
                <w:szCs w:val="21"/>
              </w:rPr>
              <w:t>Industrial waste</w:t>
            </w:r>
          </w:p>
          <w:p w14:paraId="770DBA53" w14:textId="77777777" w:rsidR="0059467A" w:rsidRPr="00B96200" w:rsidRDefault="0059467A" w:rsidP="0059467A">
            <w:pPr>
              <w:pStyle w:val="ListParagraph"/>
              <w:numPr>
                <w:ilvl w:val="0"/>
                <w:numId w:val="41"/>
              </w:numPr>
              <w:spacing w:after="0" w:line="240" w:lineRule="auto"/>
              <w:ind w:left="176" w:hanging="176"/>
              <w:jc w:val="left"/>
              <w:rPr>
                <w:bCs/>
                <w:szCs w:val="21"/>
              </w:rPr>
            </w:pPr>
            <w:r w:rsidRPr="00B96200">
              <w:rPr>
                <w:bCs/>
                <w:szCs w:val="21"/>
              </w:rPr>
              <w:t xml:space="preserve">Hazardous waste </w:t>
            </w:r>
            <w:r>
              <w:rPr>
                <w:bCs/>
                <w:szCs w:val="21"/>
              </w:rPr>
              <w:t>(</w:t>
            </w:r>
            <w:r w:rsidRPr="00B96200">
              <w:rPr>
                <w:bCs/>
                <w:szCs w:val="21"/>
              </w:rPr>
              <w:t>including biomedical and clinical waste</w:t>
            </w:r>
            <w:r>
              <w:rPr>
                <w:bCs/>
                <w:szCs w:val="21"/>
              </w:rPr>
              <w:t>)</w:t>
            </w:r>
          </w:p>
          <w:p w14:paraId="64B20340" w14:textId="77777777" w:rsidR="0059467A" w:rsidRPr="00B96200" w:rsidRDefault="0059467A" w:rsidP="0059467A">
            <w:pPr>
              <w:pStyle w:val="ListParagraph"/>
              <w:numPr>
                <w:ilvl w:val="0"/>
                <w:numId w:val="41"/>
              </w:numPr>
              <w:spacing w:after="0" w:line="240" w:lineRule="auto"/>
              <w:ind w:left="176" w:hanging="176"/>
              <w:jc w:val="left"/>
              <w:rPr>
                <w:bCs/>
                <w:szCs w:val="21"/>
              </w:rPr>
            </w:pPr>
            <w:r w:rsidRPr="00B96200">
              <w:rPr>
                <w:bCs/>
                <w:szCs w:val="21"/>
              </w:rPr>
              <w:t xml:space="preserve">Special hazardous waste </w:t>
            </w:r>
            <w:r>
              <w:rPr>
                <w:bCs/>
                <w:szCs w:val="21"/>
              </w:rPr>
              <w:t>(</w:t>
            </w:r>
            <w:r w:rsidRPr="00B96200">
              <w:rPr>
                <w:bCs/>
                <w:szCs w:val="21"/>
              </w:rPr>
              <w:t>including radioactive waste, explosive waste, and waste from elect</w:t>
            </w:r>
            <w:r>
              <w:rPr>
                <w:bCs/>
                <w:szCs w:val="21"/>
              </w:rPr>
              <w:t xml:space="preserve">rical and electronic equipment - </w:t>
            </w:r>
            <w:r w:rsidRPr="00B96200">
              <w:rPr>
                <w:bCs/>
                <w:szCs w:val="21"/>
              </w:rPr>
              <w:t>WEEE)</w:t>
            </w:r>
          </w:p>
        </w:tc>
      </w:tr>
      <w:tr w:rsidR="0059467A" w:rsidRPr="00B96200" w14:paraId="4B954F40" w14:textId="77777777" w:rsidTr="00CD5E94">
        <w:tc>
          <w:tcPr>
            <w:tcW w:w="2410" w:type="dxa"/>
            <w:shd w:val="clear" w:color="auto" w:fill="DBE5F1" w:themeFill="accent1" w:themeFillTint="33"/>
          </w:tcPr>
          <w:p w14:paraId="058A6BE3" w14:textId="77777777" w:rsidR="0059467A" w:rsidRPr="00B96200" w:rsidRDefault="0059467A">
            <w:pPr>
              <w:jc w:val="left"/>
              <w:rPr>
                <w:bCs/>
                <w:szCs w:val="21"/>
              </w:rPr>
              <w:pPrChange w:id="120" w:author="Unknown" w:date="2020-06-01T12:23:00Z">
                <w:pPr/>
              </w:pPrChange>
            </w:pPr>
            <w:r>
              <w:rPr>
                <w:bCs/>
                <w:szCs w:val="21"/>
              </w:rPr>
              <w:t>Types of w</w:t>
            </w:r>
            <w:r w:rsidRPr="00B96200">
              <w:rPr>
                <w:bCs/>
                <w:szCs w:val="21"/>
              </w:rPr>
              <w:t>aste (source material, feedstock)</w:t>
            </w:r>
            <w:r>
              <w:rPr>
                <w:bCs/>
                <w:szCs w:val="21"/>
              </w:rPr>
              <w:t xml:space="preserve"> included in the study</w:t>
            </w:r>
          </w:p>
        </w:tc>
        <w:tc>
          <w:tcPr>
            <w:tcW w:w="6946" w:type="dxa"/>
            <w:shd w:val="clear" w:color="auto" w:fill="DBE5F1" w:themeFill="accent1" w:themeFillTint="33"/>
          </w:tcPr>
          <w:p w14:paraId="2A598BB4" w14:textId="77777777" w:rsidR="0059467A" w:rsidRPr="00B96200" w:rsidRDefault="0059467A" w:rsidP="0059467A">
            <w:pPr>
              <w:pStyle w:val="ListParagraph"/>
              <w:numPr>
                <w:ilvl w:val="0"/>
                <w:numId w:val="41"/>
              </w:numPr>
              <w:spacing w:after="0" w:line="240" w:lineRule="auto"/>
              <w:ind w:left="176" w:hanging="176"/>
              <w:jc w:val="left"/>
              <w:rPr>
                <w:bCs/>
                <w:szCs w:val="21"/>
              </w:rPr>
            </w:pPr>
            <w:r w:rsidRPr="00B96200">
              <w:rPr>
                <w:bCs/>
                <w:szCs w:val="21"/>
              </w:rPr>
              <w:t>metals</w:t>
            </w:r>
          </w:p>
          <w:p w14:paraId="4851409F" w14:textId="77777777" w:rsidR="0059467A" w:rsidRDefault="0059467A" w:rsidP="0059467A">
            <w:pPr>
              <w:pStyle w:val="ListParagraph"/>
              <w:numPr>
                <w:ilvl w:val="0"/>
                <w:numId w:val="41"/>
              </w:numPr>
              <w:spacing w:after="0" w:line="240" w:lineRule="auto"/>
              <w:ind w:left="176" w:hanging="176"/>
              <w:jc w:val="left"/>
              <w:rPr>
                <w:bCs/>
                <w:szCs w:val="21"/>
              </w:rPr>
            </w:pPr>
            <w:r w:rsidRPr="00B96200">
              <w:rPr>
                <w:bCs/>
                <w:szCs w:val="21"/>
              </w:rPr>
              <w:t>plastic</w:t>
            </w:r>
          </w:p>
          <w:p w14:paraId="7028F17F" w14:textId="77777777" w:rsidR="0059467A" w:rsidRDefault="0059467A" w:rsidP="0059467A">
            <w:pPr>
              <w:pStyle w:val="ListParagraph"/>
              <w:numPr>
                <w:ilvl w:val="0"/>
                <w:numId w:val="41"/>
              </w:numPr>
              <w:spacing w:after="0" w:line="240" w:lineRule="auto"/>
              <w:ind w:left="176" w:hanging="176"/>
              <w:jc w:val="left"/>
              <w:rPr>
                <w:bCs/>
                <w:szCs w:val="21"/>
              </w:rPr>
            </w:pPr>
            <w:r w:rsidRPr="00B96200">
              <w:rPr>
                <w:bCs/>
                <w:szCs w:val="21"/>
              </w:rPr>
              <w:t>glass</w:t>
            </w:r>
          </w:p>
          <w:p w14:paraId="6DC577E4" w14:textId="77777777" w:rsidR="0059467A" w:rsidRPr="00B96200" w:rsidRDefault="0059467A" w:rsidP="0059467A">
            <w:pPr>
              <w:pStyle w:val="ListParagraph"/>
              <w:numPr>
                <w:ilvl w:val="0"/>
                <w:numId w:val="41"/>
              </w:numPr>
              <w:spacing w:after="0" w:line="240" w:lineRule="auto"/>
              <w:ind w:left="176" w:hanging="176"/>
              <w:jc w:val="left"/>
              <w:rPr>
                <w:bCs/>
                <w:szCs w:val="21"/>
              </w:rPr>
            </w:pPr>
            <w:r w:rsidRPr="00363160">
              <w:rPr>
                <w:bCs/>
                <w:szCs w:val="21"/>
              </w:rPr>
              <w:t>other (wood and garden waste, textiles,</w:t>
            </w:r>
            <w:r>
              <w:rPr>
                <w:bCs/>
                <w:szCs w:val="21"/>
              </w:rPr>
              <w:t xml:space="preserve"> rubber,</w:t>
            </w:r>
            <w:r w:rsidRPr="00363160">
              <w:rPr>
                <w:bCs/>
                <w:szCs w:val="21"/>
              </w:rPr>
              <w:t xml:space="preserve"> bulky, WEEE and e-waste</w:t>
            </w:r>
            <w:r>
              <w:rPr>
                <w:bCs/>
                <w:szCs w:val="21"/>
              </w:rPr>
              <w:t>)</w:t>
            </w:r>
          </w:p>
        </w:tc>
      </w:tr>
      <w:tr w:rsidR="0059467A" w:rsidRPr="00B96200" w14:paraId="7C3AAE38" w14:textId="77777777" w:rsidTr="00CD5E94">
        <w:tc>
          <w:tcPr>
            <w:tcW w:w="2410" w:type="dxa"/>
            <w:shd w:val="clear" w:color="auto" w:fill="B8CCE4" w:themeFill="accent1" w:themeFillTint="66"/>
          </w:tcPr>
          <w:p w14:paraId="3A0E39F8" w14:textId="77777777" w:rsidR="0059467A" w:rsidRPr="00B96200" w:rsidRDefault="0059467A">
            <w:pPr>
              <w:jc w:val="left"/>
              <w:rPr>
                <w:bCs/>
                <w:szCs w:val="21"/>
              </w:rPr>
              <w:pPrChange w:id="121" w:author="Unknown" w:date="2020-06-01T12:23:00Z">
                <w:pPr/>
              </w:pPrChange>
            </w:pPr>
            <w:r w:rsidRPr="00B96200">
              <w:rPr>
                <w:bCs/>
                <w:szCs w:val="21"/>
              </w:rPr>
              <w:t xml:space="preserve">Types of </w:t>
            </w:r>
            <w:r>
              <w:rPr>
                <w:bCs/>
                <w:szCs w:val="21"/>
              </w:rPr>
              <w:t>w</w:t>
            </w:r>
            <w:r w:rsidRPr="00B96200">
              <w:rPr>
                <w:bCs/>
                <w:szCs w:val="21"/>
              </w:rPr>
              <w:t>aste (source material, feedstock)</w:t>
            </w:r>
            <w:r>
              <w:rPr>
                <w:bCs/>
                <w:szCs w:val="21"/>
              </w:rPr>
              <w:t xml:space="preserve"> not included in the study</w:t>
            </w:r>
          </w:p>
        </w:tc>
        <w:tc>
          <w:tcPr>
            <w:tcW w:w="6946" w:type="dxa"/>
            <w:shd w:val="clear" w:color="auto" w:fill="B8CCE4" w:themeFill="accent1" w:themeFillTint="66"/>
          </w:tcPr>
          <w:p w14:paraId="4ED2B243" w14:textId="77777777" w:rsidR="0059467A" w:rsidRPr="00B96200" w:rsidRDefault="0059467A" w:rsidP="0059467A">
            <w:pPr>
              <w:pStyle w:val="ListParagraph"/>
              <w:numPr>
                <w:ilvl w:val="0"/>
                <w:numId w:val="41"/>
              </w:numPr>
              <w:spacing w:after="0" w:line="240" w:lineRule="auto"/>
              <w:ind w:left="176" w:hanging="176"/>
              <w:jc w:val="left"/>
              <w:rPr>
                <w:bCs/>
                <w:szCs w:val="21"/>
              </w:rPr>
            </w:pPr>
            <w:r w:rsidRPr="00B96200">
              <w:rPr>
                <w:bCs/>
                <w:szCs w:val="21"/>
              </w:rPr>
              <w:t>organic (food waste)</w:t>
            </w:r>
          </w:p>
          <w:p w14:paraId="040DA603" w14:textId="77777777" w:rsidR="0059467A" w:rsidRPr="00B96200" w:rsidRDefault="0059467A" w:rsidP="0059467A">
            <w:pPr>
              <w:pStyle w:val="ListParagraph"/>
              <w:numPr>
                <w:ilvl w:val="0"/>
                <w:numId w:val="41"/>
              </w:numPr>
              <w:spacing w:after="0" w:line="240" w:lineRule="auto"/>
              <w:ind w:left="176" w:hanging="176"/>
              <w:jc w:val="left"/>
              <w:rPr>
                <w:bCs/>
                <w:szCs w:val="21"/>
              </w:rPr>
            </w:pPr>
            <w:r w:rsidRPr="00B96200">
              <w:rPr>
                <w:bCs/>
                <w:szCs w:val="21"/>
              </w:rPr>
              <w:t>paper</w:t>
            </w:r>
            <w:r>
              <w:rPr>
                <w:bCs/>
                <w:szCs w:val="21"/>
              </w:rPr>
              <w:t xml:space="preserve">, paperboard </w:t>
            </w:r>
            <w:r w:rsidRPr="00B96200">
              <w:rPr>
                <w:bCs/>
                <w:szCs w:val="21"/>
              </w:rPr>
              <w:t>and cardboard</w:t>
            </w:r>
          </w:p>
          <w:p w14:paraId="1AA66342" w14:textId="77777777" w:rsidR="0059467A" w:rsidRPr="00007C50" w:rsidRDefault="0059467A" w:rsidP="008329F4">
            <w:pPr>
              <w:rPr>
                <w:bCs/>
                <w:szCs w:val="21"/>
              </w:rPr>
            </w:pPr>
          </w:p>
        </w:tc>
      </w:tr>
      <w:tr w:rsidR="0059467A" w:rsidRPr="00B96200" w14:paraId="52A339A7" w14:textId="77777777" w:rsidTr="00CD5E94">
        <w:tc>
          <w:tcPr>
            <w:tcW w:w="2410" w:type="dxa"/>
            <w:shd w:val="clear" w:color="auto" w:fill="95B3D7" w:themeFill="accent1" w:themeFillTint="99"/>
          </w:tcPr>
          <w:p w14:paraId="723A92FA" w14:textId="77777777" w:rsidR="0059467A" w:rsidRPr="00B96200" w:rsidRDefault="0059467A">
            <w:pPr>
              <w:jc w:val="left"/>
              <w:rPr>
                <w:bCs/>
                <w:szCs w:val="21"/>
              </w:rPr>
              <w:pPrChange w:id="122" w:author="Unknown" w:date="2020-06-01T12:23:00Z">
                <w:pPr/>
              </w:pPrChange>
            </w:pPr>
            <w:r>
              <w:rPr>
                <w:bCs/>
                <w:szCs w:val="21"/>
              </w:rPr>
              <w:t>Types of waste - non-recyclable waste</w:t>
            </w:r>
          </w:p>
        </w:tc>
        <w:tc>
          <w:tcPr>
            <w:tcW w:w="6946" w:type="dxa"/>
            <w:shd w:val="clear" w:color="auto" w:fill="95B3D7" w:themeFill="accent1" w:themeFillTint="99"/>
          </w:tcPr>
          <w:p w14:paraId="4C256BBE" w14:textId="77777777" w:rsidR="0059467A" w:rsidRPr="00007C50" w:rsidRDefault="0059467A" w:rsidP="008329F4">
            <w:pPr>
              <w:rPr>
                <w:bCs/>
                <w:szCs w:val="21"/>
              </w:rPr>
            </w:pPr>
            <w:r>
              <w:rPr>
                <w:bCs/>
                <w:szCs w:val="21"/>
              </w:rPr>
              <w:t xml:space="preserve">- </w:t>
            </w:r>
            <w:r w:rsidRPr="00B96200">
              <w:rPr>
                <w:bCs/>
                <w:szCs w:val="21"/>
              </w:rPr>
              <w:t xml:space="preserve">inorganic non-recyclable waste </w:t>
            </w:r>
            <w:r>
              <w:rPr>
                <w:bCs/>
                <w:szCs w:val="21"/>
              </w:rPr>
              <w:t>(</w:t>
            </w:r>
            <w:r w:rsidRPr="00B96200">
              <w:rPr>
                <w:bCs/>
                <w:szCs w:val="21"/>
              </w:rPr>
              <w:t>c</w:t>
            </w:r>
            <w:r>
              <w:rPr>
                <w:bCs/>
                <w:szCs w:val="21"/>
              </w:rPr>
              <w:t xml:space="preserve">onstruction and residual waste, </w:t>
            </w:r>
            <w:r w:rsidRPr="00B96200">
              <w:rPr>
                <w:bCs/>
                <w:szCs w:val="21"/>
              </w:rPr>
              <w:t>ash,</w:t>
            </w:r>
            <w:r>
              <w:rPr>
                <w:bCs/>
                <w:szCs w:val="21"/>
              </w:rPr>
              <w:t xml:space="preserve"> small amounts of</w:t>
            </w:r>
            <w:r w:rsidRPr="00B96200">
              <w:rPr>
                <w:bCs/>
                <w:szCs w:val="21"/>
              </w:rPr>
              <w:t xml:space="preserve"> </w:t>
            </w:r>
            <w:r>
              <w:rPr>
                <w:bCs/>
                <w:szCs w:val="21"/>
              </w:rPr>
              <w:t xml:space="preserve">waste </w:t>
            </w:r>
            <w:r w:rsidRPr="00B96200">
              <w:rPr>
                <w:bCs/>
                <w:szCs w:val="21"/>
              </w:rPr>
              <w:t>fro</w:t>
            </w:r>
            <w:r>
              <w:rPr>
                <w:bCs/>
                <w:szCs w:val="21"/>
              </w:rPr>
              <w:t>m industry, street sweepings)</w:t>
            </w:r>
          </w:p>
        </w:tc>
      </w:tr>
    </w:tbl>
    <w:p w14:paraId="5AE7AF81" w14:textId="77777777" w:rsidR="0059467A" w:rsidRDefault="0059467A" w:rsidP="0059467A">
      <w:pPr>
        <w:spacing w:after="0"/>
        <w:rPr>
          <w:bCs/>
        </w:rPr>
      </w:pPr>
    </w:p>
    <w:p w14:paraId="0544E107" w14:textId="77777777" w:rsidR="0059467A" w:rsidRDefault="0059467A" w:rsidP="0059467A">
      <w:pPr>
        <w:spacing w:after="0"/>
        <w:rPr>
          <w:bCs/>
        </w:rPr>
      </w:pPr>
      <w:r>
        <w:rPr>
          <w:bCs/>
        </w:rPr>
        <w:t>W</w:t>
      </w:r>
      <w:r w:rsidRPr="007475AA">
        <w:rPr>
          <w:bCs/>
        </w:rPr>
        <w:t xml:space="preserve">aste composition </w:t>
      </w:r>
      <w:r>
        <w:rPr>
          <w:bCs/>
        </w:rPr>
        <w:t xml:space="preserve">and </w:t>
      </w:r>
      <w:r w:rsidRPr="007475AA">
        <w:rPr>
          <w:bCs/>
        </w:rPr>
        <w:t>waste generation rates</w:t>
      </w:r>
      <w:r>
        <w:rPr>
          <w:rStyle w:val="FootnoteReference"/>
          <w:bCs/>
        </w:rPr>
        <w:footnoteReference w:id="2"/>
      </w:r>
      <w:r>
        <w:rPr>
          <w:bCs/>
        </w:rPr>
        <w:t xml:space="preserve"> are assessed to quantify amounts of metals, plastic, glass and other which are waste that is recyclable</w:t>
      </w:r>
      <w:r w:rsidRPr="007475AA">
        <w:rPr>
          <w:bCs/>
        </w:rPr>
        <w:t>.</w:t>
      </w:r>
    </w:p>
    <w:p w14:paraId="3E797201" w14:textId="77777777" w:rsidR="0059467A" w:rsidRDefault="0059467A" w:rsidP="0059467A">
      <w:r>
        <w:t xml:space="preserve">Waste management can be performed for </w:t>
      </w:r>
      <w:r w:rsidRPr="007146A7">
        <w:t>solid, liquid, gaseous or hazardous, toxic, and radioactive substances</w:t>
      </w:r>
      <w:r>
        <w:t xml:space="preserve"> and types of disposed waste</w:t>
      </w:r>
      <w:r w:rsidRPr="007146A7">
        <w:t>.</w:t>
      </w:r>
      <w:r>
        <w:t xml:space="preserve"> At the municipal level, individual and household recycling are altogether considered as residential recycling, e.g. recycling of </w:t>
      </w:r>
      <w:r w:rsidRPr="005B0CDE">
        <w:t>Municipal Solid Waste</w:t>
      </w:r>
      <w:r>
        <w:rPr>
          <w:b/>
        </w:rPr>
        <w:t xml:space="preserve"> </w:t>
      </w:r>
      <w:r>
        <w:t xml:space="preserve">(MSW). Commercial Recycling takes into account recycling of </w:t>
      </w:r>
      <w:r w:rsidRPr="005B0CDE">
        <w:t>Industrial Solid Waste</w:t>
      </w:r>
      <w:r>
        <w:rPr>
          <w:b/>
        </w:rPr>
        <w:t xml:space="preserve"> </w:t>
      </w:r>
      <w:r w:rsidRPr="005A47C4">
        <w:t>(ISW)</w:t>
      </w:r>
      <w:r>
        <w:t xml:space="preserve"> and </w:t>
      </w:r>
      <w:r w:rsidRPr="005B0CDE">
        <w:t xml:space="preserve">Waste from Electrical and Electronic Equipment </w:t>
      </w:r>
      <w:r>
        <w:t xml:space="preserve">–WEEE (e-waste). In some cases, the last step of recycling (recovery of materials) is performed at the same facilities as conventional virgin materials </w:t>
      </w:r>
      <w:proofErr w:type="gramStart"/>
      <w:r>
        <w:t>production..</w:t>
      </w:r>
      <w:proofErr w:type="gramEnd"/>
      <w:r>
        <w:t xml:space="preserve"> </w:t>
      </w:r>
    </w:p>
    <w:p w14:paraId="54176D80" w14:textId="77777777" w:rsidR="0059467A" w:rsidRDefault="0059467A" w:rsidP="0059467A">
      <w:pPr>
        <w:spacing w:after="0"/>
        <w:rPr>
          <w:bCs/>
        </w:rPr>
      </w:pPr>
      <w:r>
        <w:rPr>
          <w:noProof/>
          <w:lang w:eastAsia="en-US"/>
        </w:rPr>
        <w:drawing>
          <wp:inline distT="0" distB="0" distL="0" distR="0" wp14:anchorId="3F769277" wp14:editId="32018D70">
            <wp:extent cx="3964305" cy="3076575"/>
            <wp:effectExtent l="0" t="0" r="0" b="9525"/>
            <wp:docPr id="128" name="Slika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duotone>
                        <a:schemeClr val="accent1">
                          <a:shade val="45000"/>
                          <a:satMod val="135000"/>
                        </a:schemeClr>
                        <a:prstClr val="white"/>
                      </a:duotone>
                    </a:blip>
                    <a:srcRect t="2299" b="4842"/>
                    <a:stretch/>
                  </pic:blipFill>
                  <pic:spPr bwMode="auto">
                    <a:xfrm>
                      <a:off x="0" y="0"/>
                      <a:ext cx="3970646" cy="3081496"/>
                    </a:xfrm>
                    <a:prstGeom prst="rect">
                      <a:avLst/>
                    </a:prstGeom>
                    <a:ln>
                      <a:noFill/>
                    </a:ln>
                    <a:extLst>
                      <a:ext uri="{53640926-AAD7-44D8-BBD7-CCE9431645EC}">
                        <a14:shadowObscured xmlns:a14="http://schemas.microsoft.com/office/drawing/2010/main"/>
                      </a:ext>
                    </a:extLst>
                  </pic:spPr>
                </pic:pic>
              </a:graphicData>
            </a:graphic>
          </wp:inline>
        </w:drawing>
      </w:r>
    </w:p>
    <w:p w14:paraId="21D098E0" w14:textId="77777777" w:rsidR="0059467A" w:rsidRDefault="0059467A" w:rsidP="0059467A">
      <w:pPr>
        <w:pStyle w:val="Caption"/>
      </w:pPr>
      <w:bookmarkStart w:id="123" w:name="_Toc467165954"/>
      <w:r>
        <w:t>Figure 1: Conventional life cycle of materials (EPA 2016)</w:t>
      </w:r>
      <w:r>
        <w:rPr>
          <w:rStyle w:val="FootnoteReference"/>
          <w:bCs/>
        </w:rPr>
        <w:footnoteReference w:id="3"/>
      </w:r>
      <w:bookmarkEnd w:id="123"/>
    </w:p>
    <w:p w14:paraId="5A8586E4" w14:textId="1C30EBE3" w:rsidR="0059467A" w:rsidRDefault="0059467A" w:rsidP="0059467A">
      <w:r>
        <w:t>Even waste generated at industrial factories which manufacture products and goods from virgin materials are sen</w:t>
      </w:r>
      <w:ins w:id="124" w:author="Miranda Gorman" w:date="2020-06-01T12:24:00Z">
        <w:r w:rsidR="009B4EE6">
          <w:t>t</w:t>
        </w:r>
      </w:ins>
      <w:del w:id="125" w:author="Miranda Gorman" w:date="2020-06-01T12:24:00Z">
        <w:r w:rsidDel="009B4EE6">
          <w:delText>d</w:delText>
        </w:r>
      </w:del>
      <w:r>
        <w:t xml:space="preserve"> directly to the corresponding recycling and material recovery facilities that produce materials from virgin sources. In case of Industrial Solid Waste, there is no need for intermediary transport and recovery of materials in waste recycling facilities. </w:t>
      </w:r>
    </w:p>
    <w:p w14:paraId="4F94B789" w14:textId="77777777" w:rsidR="0059467A" w:rsidRDefault="0059467A" w:rsidP="0059467A">
      <w:r>
        <w:t>A small percentage of Industrial Solid Waste is non-recyclable inorganic waste (ash, street sweepings, ash from waste incinerators etc.) and liquid waste (water, oil, etc.) which are also not included in this study.</w:t>
      </w:r>
    </w:p>
    <w:p w14:paraId="1751F364" w14:textId="77777777" w:rsidR="0059467A" w:rsidRDefault="0059467A" w:rsidP="0059467A">
      <w:r w:rsidRPr="00871601">
        <w:lastRenderedPageBreak/>
        <w:t>Solid waste management tend</w:t>
      </w:r>
      <w:r>
        <w:t>s</w:t>
      </w:r>
      <w:r w:rsidRPr="00871601">
        <w:t xml:space="preserve"> to promote proper storage, collection, transportation, treatment and disposal of waste with the aim to minimize risk to the environment and human health (</w:t>
      </w:r>
      <w:proofErr w:type="spellStart"/>
      <w:r w:rsidRPr="00871601">
        <w:t>Kassim</w:t>
      </w:r>
      <w:proofErr w:type="spellEnd"/>
      <w:r w:rsidRPr="00871601">
        <w:t>, 2012)</w:t>
      </w:r>
      <w:r>
        <w:rPr>
          <w:rStyle w:val="FootnoteReference"/>
        </w:rPr>
        <w:footnoteReference w:id="4"/>
      </w:r>
      <w:r w:rsidRPr="00871601">
        <w:t>. Discarded materials are collected, some are recycled or composted, and most are landfilled or incinerated (</w:t>
      </w:r>
      <w:proofErr w:type="spellStart"/>
      <w:r w:rsidRPr="00871601">
        <w:t>Hoornweg</w:t>
      </w:r>
      <w:proofErr w:type="spellEnd"/>
      <w:r w:rsidRPr="00871601">
        <w:t xml:space="preserve"> and </w:t>
      </w:r>
      <w:proofErr w:type="spellStart"/>
      <w:r w:rsidRPr="00871601">
        <w:t>Bhada</w:t>
      </w:r>
      <w:proofErr w:type="spellEnd"/>
      <w:r w:rsidRPr="00871601">
        <w:t>-Tata, 2012)</w:t>
      </w:r>
      <w:r>
        <w:rPr>
          <w:rStyle w:val="FootnoteReference"/>
        </w:rPr>
        <w:footnoteReference w:id="5"/>
      </w:r>
      <w:r w:rsidRPr="00871601">
        <w:t>.</w:t>
      </w:r>
      <w:r>
        <w:t xml:space="preserve"> Actions which promote reuse, redesign and takeback of products before they are discarded are preferable over any other waste treatment options (</w:t>
      </w:r>
      <w:proofErr w:type="spellStart"/>
      <w:r w:rsidRPr="00F06D0F">
        <w:t>Xevgenos</w:t>
      </w:r>
      <w:proofErr w:type="spellEnd"/>
      <w:r w:rsidRPr="00F06D0F">
        <w:t xml:space="preserve"> et al. 2015</w:t>
      </w:r>
      <w:r>
        <w:t xml:space="preserve">). The order of waste treatment options, technologies and scenarios is called </w:t>
      </w:r>
      <w:r w:rsidRPr="00F06D0F">
        <w:t>Zero waste hierarchy</w:t>
      </w:r>
      <w:r>
        <w:t xml:space="preserve"> or Waste hierarchy. </w:t>
      </w:r>
    </w:p>
    <w:p w14:paraId="3DF2F707" w14:textId="77777777" w:rsidR="0059467A" w:rsidRDefault="0059467A" w:rsidP="0059467A">
      <w:r w:rsidRPr="00871601">
        <w:t>Typical order of preferable waste management practices is waste management hierarchy, e.g</w:t>
      </w:r>
      <w:r>
        <w:t>.</w:t>
      </w:r>
      <w:r w:rsidRPr="00871601">
        <w:t xml:space="preserve"> prevention, minimization</w:t>
      </w:r>
      <w:r>
        <w:t xml:space="preserve"> of waste</w:t>
      </w:r>
      <w:r w:rsidRPr="00871601">
        <w:t xml:space="preserve">, reuse and recycling, recovery and disposal. Recycling waste management practice </w:t>
      </w:r>
      <w:r>
        <w:t>aims at</w:t>
      </w:r>
      <w:r w:rsidRPr="00871601">
        <w:t xml:space="preserve"> increased recycling of prod</w:t>
      </w:r>
      <w:r>
        <w:t>ucts, components and materials.</w:t>
      </w:r>
    </w:p>
    <w:p w14:paraId="2CFBAE1F" w14:textId="77777777" w:rsidR="0059467A" w:rsidRPr="00871601" w:rsidRDefault="0059467A" w:rsidP="0059467A">
      <w:r w:rsidRPr="009B4EE6">
        <w:rPr>
          <w:highlight w:val="yellow"/>
          <w:rPrChange w:id="126" w:author="Miranda Gorman" w:date="2020-06-01T12:25:00Z">
            <w:rPr/>
          </w:rPrChange>
        </w:rPr>
        <w:t>Mostly waste generated by households has little or no negative environmental impacts if managed properly.</w:t>
      </w:r>
      <w:r w:rsidRPr="00871601">
        <w:t xml:space="preserve"> Packaging waste is most prominent in </w:t>
      </w:r>
      <w:r>
        <w:t>s</w:t>
      </w:r>
      <w:r w:rsidRPr="00871601">
        <w:t xml:space="preserve">olid </w:t>
      </w:r>
      <w:r>
        <w:t>w</w:t>
      </w:r>
      <w:r w:rsidRPr="00871601">
        <w:t>aste generated by households. Hazardous Household Waste (in the category of WEEE) like batteries, and out-of-date medicine equipment are typically present in quite small quantities</w:t>
      </w:r>
      <w:r>
        <w:t xml:space="preserve"> in household </w:t>
      </w:r>
      <w:proofErr w:type="gramStart"/>
      <w:r>
        <w:t>waste, but</w:t>
      </w:r>
      <w:proofErr w:type="gramEnd"/>
      <w:r w:rsidRPr="00871601">
        <w:t xml:space="preserve"> may cause serious environmental impacts (gro</w:t>
      </w:r>
      <w:r>
        <w:t>undwater and soil pollution),</w:t>
      </w:r>
      <w:r w:rsidRPr="00871601">
        <w:t xml:space="preserve"> fires </w:t>
      </w:r>
      <w:r>
        <w:t>or</w:t>
      </w:r>
      <w:r w:rsidRPr="00871601">
        <w:t xml:space="preserve"> explosions.</w:t>
      </w:r>
    </w:p>
    <w:p w14:paraId="4E53A84A" w14:textId="77777777" w:rsidR="0059467A" w:rsidRDefault="0059467A" w:rsidP="0059467A">
      <w:r>
        <w:rPr>
          <w:noProof/>
          <w:lang w:eastAsia="en-US"/>
        </w:rPr>
        <w:drawing>
          <wp:inline distT="0" distB="0" distL="0" distR="0" wp14:anchorId="4CE4124D" wp14:editId="5258D773">
            <wp:extent cx="5790042" cy="3427012"/>
            <wp:effectExtent l="0" t="0" r="127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1">
                          <a:shade val="45000"/>
                          <a:satMod val="135000"/>
                        </a:schemeClr>
                        <a:prstClr val="white"/>
                      </a:duotone>
                      <a:extLst>
                        <a:ext uri="{BEBA8EAE-BF5A-486C-A8C5-ECC9F3942E4B}">
                          <a14:imgProps xmlns:a14="http://schemas.microsoft.com/office/drawing/2010/main">
                            <a14:imgLayer r:embed="rId18">
                              <a14:imgEffect>
                                <a14:colorTemperature colorTemp="7571"/>
                              </a14:imgEffect>
                              <a14:imgEffect>
                                <a14:saturation sat="239000"/>
                              </a14:imgEffect>
                            </a14:imgLayer>
                          </a14:imgProps>
                        </a:ext>
                      </a:extLst>
                    </a:blip>
                    <a:stretch>
                      <a:fillRect/>
                    </a:stretch>
                  </pic:blipFill>
                  <pic:spPr>
                    <a:xfrm>
                      <a:off x="0" y="0"/>
                      <a:ext cx="5797148" cy="3431218"/>
                    </a:xfrm>
                    <a:prstGeom prst="rect">
                      <a:avLst/>
                    </a:prstGeom>
                  </pic:spPr>
                </pic:pic>
              </a:graphicData>
            </a:graphic>
          </wp:inline>
        </w:drawing>
      </w:r>
    </w:p>
    <w:p w14:paraId="7A6BEE3B" w14:textId="77777777" w:rsidR="0059467A" w:rsidRDefault="0059467A" w:rsidP="0059467A">
      <w:pPr>
        <w:pStyle w:val="Caption"/>
      </w:pPr>
      <w:bookmarkStart w:id="127" w:name="_Toc467165955"/>
      <w:r>
        <w:lastRenderedPageBreak/>
        <w:t xml:space="preserve">Figure 2: Waste management hierarchy. The priority order and color coding </w:t>
      </w:r>
      <w:proofErr w:type="gramStart"/>
      <w:r>
        <w:t>is</w:t>
      </w:r>
      <w:proofErr w:type="gramEnd"/>
      <w:r>
        <w:t xml:space="preserve"> based on the five main groups of waste hierarchy classification (Prevention; Preparing for Re-Use; Recycling; Other Recovery and Disposal) outlined by the European Commission (EC, 2008)</w:t>
      </w:r>
      <w:r>
        <w:rPr>
          <w:rStyle w:val="FootnoteReference"/>
        </w:rPr>
        <w:footnoteReference w:id="6"/>
      </w:r>
      <w:bookmarkEnd w:id="127"/>
    </w:p>
    <w:p w14:paraId="199F34FD" w14:textId="77777777" w:rsidR="0059467A" w:rsidRDefault="0059467A" w:rsidP="0059467A">
      <w:r w:rsidRPr="00794422">
        <w:t>M</w:t>
      </w:r>
      <w:r>
        <w:t>unicipal solid waste (MSW)</w:t>
      </w:r>
      <w:r w:rsidRPr="00794422">
        <w:t xml:space="preserve"> generation is influenced by economic conditions, living standards, urbanization, and population </w:t>
      </w:r>
      <w:r>
        <w:t>(</w:t>
      </w:r>
      <w:r w:rsidRPr="00794422">
        <w:t>Kawai and Tasaki, 2016)</w:t>
      </w:r>
      <w:r>
        <w:rPr>
          <w:rStyle w:val="FootnoteReference"/>
        </w:rPr>
        <w:footnoteReference w:id="7"/>
      </w:r>
      <w:r>
        <w:t xml:space="preserve">. </w:t>
      </w:r>
      <w:r w:rsidRPr="00AC4FC0">
        <w:t xml:space="preserve">In 2012, </w:t>
      </w:r>
      <w:proofErr w:type="spellStart"/>
      <w:r w:rsidRPr="00887EAA">
        <w:t>Hoornweg</w:t>
      </w:r>
      <w:proofErr w:type="spellEnd"/>
      <w:r w:rsidRPr="00887EAA">
        <w:t xml:space="preserve"> and </w:t>
      </w:r>
      <w:proofErr w:type="spellStart"/>
      <w:r w:rsidRPr="00887EAA">
        <w:t>Bhada</w:t>
      </w:r>
      <w:proofErr w:type="spellEnd"/>
      <w:r w:rsidRPr="00887EAA">
        <w:t>-Tata</w:t>
      </w:r>
      <w:r w:rsidRPr="00AC4FC0">
        <w:t xml:space="preserve"> </w:t>
      </w:r>
      <w:r>
        <w:t>co-</w:t>
      </w:r>
      <w:r w:rsidRPr="00AC4FC0">
        <w:t xml:space="preserve">authored a World Bank report, </w:t>
      </w:r>
      <w:r w:rsidRPr="00AC4FC0">
        <w:rPr>
          <w:i/>
        </w:rPr>
        <w:t>What a Waste</w:t>
      </w:r>
      <w:r>
        <w:rPr>
          <w:i/>
        </w:rPr>
        <w:t xml:space="preserve"> </w:t>
      </w:r>
      <w:r>
        <w:t>(</w:t>
      </w:r>
      <w:proofErr w:type="spellStart"/>
      <w:r>
        <w:t>Hoornweg</w:t>
      </w:r>
      <w:proofErr w:type="spellEnd"/>
      <w:r>
        <w:t xml:space="preserve"> and </w:t>
      </w:r>
      <w:proofErr w:type="spellStart"/>
      <w:r>
        <w:t>Bhada</w:t>
      </w:r>
      <w:proofErr w:type="spellEnd"/>
      <w:r>
        <w:t>-Tata, 2012)</w:t>
      </w:r>
      <w:r>
        <w:rPr>
          <w:rStyle w:val="FootnoteReference"/>
          <w:i/>
        </w:rPr>
        <w:footnoteReference w:id="8"/>
      </w:r>
      <w:r>
        <w:t>. Waste generation estimations in the report are calculated according to urban population forecasts (population in cities), waste composition rates and country income level. These three variables are major variables to consider when making future waste projections.</w:t>
      </w:r>
    </w:p>
    <w:p w14:paraId="0BC08297" w14:textId="77777777" w:rsidR="0059467A" w:rsidRPr="00B15D01" w:rsidRDefault="0059467A" w:rsidP="0059467A">
      <w:r>
        <w:t>Estimations from the World Bank report included a rise in</w:t>
      </w:r>
      <w:r w:rsidRPr="00AC4FC0">
        <w:t xml:space="preserve"> global solid-waste generation fro</w:t>
      </w:r>
      <w:r>
        <w:t>m more than 3.5 million ton</w:t>
      </w:r>
      <w:r w:rsidRPr="00AC4FC0">
        <w:t>s per day in 2010 to more</w:t>
      </w:r>
      <w:r>
        <w:t xml:space="preserve"> than 6 million ton</w:t>
      </w:r>
      <w:r w:rsidRPr="00B15D01">
        <w:t xml:space="preserve">s per day in 2025. </w:t>
      </w:r>
      <w:r>
        <w:rPr>
          <w:szCs w:val="21"/>
        </w:rPr>
        <w:t xml:space="preserve">That means that currently </w:t>
      </w:r>
      <w:r w:rsidRPr="00B96200">
        <w:rPr>
          <w:szCs w:val="21"/>
        </w:rPr>
        <w:t>1.3 billion metric tons of municipal solid waste</w:t>
      </w:r>
      <w:r>
        <w:rPr>
          <w:szCs w:val="21"/>
        </w:rPr>
        <w:t xml:space="preserve"> </w:t>
      </w:r>
      <w:r w:rsidRPr="00B96200">
        <w:rPr>
          <w:szCs w:val="21"/>
        </w:rPr>
        <w:t>(MSW) are generated annually in the world</w:t>
      </w:r>
      <w:r>
        <w:rPr>
          <w:szCs w:val="21"/>
        </w:rPr>
        <w:t xml:space="preserve">, and by 2025 the numbers will rise to </w:t>
      </w:r>
      <w:r w:rsidRPr="00B96200">
        <w:rPr>
          <w:szCs w:val="21"/>
        </w:rPr>
        <w:t>about 2.2 billion tons</w:t>
      </w:r>
      <w:r>
        <w:rPr>
          <w:szCs w:val="21"/>
        </w:rPr>
        <w:t xml:space="preserve"> annually. </w:t>
      </w:r>
      <w:r w:rsidRPr="0076634F">
        <w:t>These values are estimated according to urban populations and per capita GDP estimations forecasted for several decades</w:t>
      </w:r>
      <w:r>
        <w:t xml:space="preserve"> in the study of </w:t>
      </w:r>
      <w:proofErr w:type="spellStart"/>
      <w:r w:rsidRPr="00B15D01">
        <w:t>Hoornweg</w:t>
      </w:r>
      <w:proofErr w:type="spellEnd"/>
      <w:r w:rsidRPr="00B15D01">
        <w:t xml:space="preserve"> </w:t>
      </w:r>
      <w:r>
        <w:t>et al. (</w:t>
      </w:r>
      <w:proofErr w:type="spellStart"/>
      <w:r w:rsidRPr="00B15D01">
        <w:t>Hoornweg</w:t>
      </w:r>
      <w:proofErr w:type="spellEnd"/>
      <w:r w:rsidRPr="00B15D01">
        <w:t xml:space="preserve"> </w:t>
      </w:r>
      <w:r>
        <w:t>et al., 2013</w:t>
      </w:r>
      <w:r w:rsidRPr="00B15D01">
        <w:t>)</w:t>
      </w:r>
      <w:r>
        <w:t>.</w:t>
      </w:r>
    </w:p>
    <w:p w14:paraId="735E8291" w14:textId="77777777" w:rsidR="0059467A" w:rsidRDefault="0059467A" w:rsidP="0059467A">
      <w:r>
        <w:t>Figure 3 shows waste generation in the past and projections for the future in the world and its regions (</w:t>
      </w:r>
      <w:proofErr w:type="spellStart"/>
      <w:r w:rsidRPr="00E62B4D">
        <w:t>Hoornweg</w:t>
      </w:r>
      <w:proofErr w:type="spellEnd"/>
      <w:r w:rsidRPr="00E62B4D">
        <w:t xml:space="preserve"> et al., 2013</w:t>
      </w:r>
      <w:r>
        <w:t>).</w:t>
      </w:r>
    </w:p>
    <w:p w14:paraId="0BC3D8DC" w14:textId="77777777" w:rsidR="0059467A" w:rsidRDefault="0059467A" w:rsidP="0059467A">
      <w:r>
        <w:rPr>
          <w:noProof/>
          <w:lang w:eastAsia="en-US"/>
        </w:rPr>
        <w:drawing>
          <wp:inline distT="0" distB="0" distL="0" distR="0" wp14:anchorId="3F19219E" wp14:editId="422B6ECF">
            <wp:extent cx="5695950" cy="209253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63" t="3163" r="961" b="26312"/>
                    <a:stretch/>
                  </pic:blipFill>
                  <pic:spPr bwMode="auto">
                    <a:xfrm>
                      <a:off x="0" y="0"/>
                      <a:ext cx="5714200" cy="2099239"/>
                    </a:xfrm>
                    <a:prstGeom prst="rect">
                      <a:avLst/>
                    </a:prstGeom>
                    <a:ln>
                      <a:noFill/>
                    </a:ln>
                    <a:extLst>
                      <a:ext uri="{53640926-AAD7-44D8-BBD7-CCE9431645EC}">
                        <a14:shadowObscured xmlns:a14="http://schemas.microsoft.com/office/drawing/2010/main"/>
                      </a:ext>
                    </a:extLst>
                  </pic:spPr>
                </pic:pic>
              </a:graphicData>
            </a:graphic>
          </wp:inline>
        </w:drawing>
      </w:r>
    </w:p>
    <w:p w14:paraId="73631DDA" w14:textId="77777777" w:rsidR="0059467A" w:rsidRDefault="0059467A" w:rsidP="0059467A">
      <w:pPr>
        <w:pStyle w:val="Caption"/>
      </w:pPr>
      <w:bookmarkStart w:id="128" w:name="_Toc467165956"/>
      <w:r>
        <w:lastRenderedPageBreak/>
        <w:t>Figure 3: Projections of solid waste generation according to three different scenarios (</w:t>
      </w:r>
      <w:proofErr w:type="spellStart"/>
      <w:r>
        <w:t>Hoornweg</w:t>
      </w:r>
      <w:proofErr w:type="spellEnd"/>
      <w:r>
        <w:t xml:space="preserve"> et al., 2013)</w:t>
      </w:r>
      <w:bookmarkEnd w:id="128"/>
    </w:p>
    <w:p w14:paraId="3C7D1B4C" w14:textId="77777777" w:rsidR="0059467A" w:rsidRDefault="0059467A" w:rsidP="0059467A">
      <w:r>
        <w:t>In the first scenario (SSP1) for 2100, 90% of the 7 billion of the world population live in cities, and development goals are achieved with reduced consumption of fossil fuels and environmentally aware citizens. In the second scenario (SSP2), world population is 9.5 billion people and 80% urbanization (intermediate scenario). In SSP3 scenario, there are 13.5 billion people and 70% live in cities. There is extreme poverty and moderate wealth. Many countries have high rates of population growth such as in Africa and Asia (</w:t>
      </w:r>
      <w:proofErr w:type="spellStart"/>
      <w:r>
        <w:t>Hoornweg</w:t>
      </w:r>
      <w:proofErr w:type="spellEnd"/>
      <w:r>
        <w:t xml:space="preserve"> et al., 2013)</w:t>
      </w:r>
      <w:r>
        <w:rPr>
          <w:rStyle w:val="FootnoteReference"/>
        </w:rPr>
        <w:footnoteReference w:id="9"/>
      </w:r>
      <w:r>
        <w:t>. In Latin America, for intermediate scenario, the trend is that waste generation will grow strongly until 2025, and then grow less until 2070 and then stabilizes. SSP2 scenario is chosen as the default scenario in this study.</w:t>
      </w:r>
    </w:p>
    <w:p w14:paraId="268D0A0D" w14:textId="77777777" w:rsidR="0059467A" w:rsidRDefault="0059467A" w:rsidP="0059467A">
      <w:r>
        <w:rPr>
          <w:noProof/>
          <w:lang w:eastAsia="en-US"/>
        </w:rPr>
        <w:drawing>
          <wp:inline distT="0" distB="0" distL="0" distR="0" wp14:anchorId="1746CED2" wp14:editId="644C51FD">
            <wp:extent cx="5065843" cy="39909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schemeClr val="accent1">
                          <a:shade val="45000"/>
                          <a:satMod val="135000"/>
                        </a:schemeClr>
                        <a:prstClr val="white"/>
                      </a:duotone>
                    </a:blip>
                    <a:stretch>
                      <a:fillRect/>
                    </a:stretch>
                  </pic:blipFill>
                  <pic:spPr>
                    <a:xfrm>
                      <a:off x="0" y="0"/>
                      <a:ext cx="5073668" cy="3997139"/>
                    </a:xfrm>
                    <a:prstGeom prst="rect">
                      <a:avLst/>
                    </a:prstGeom>
                  </pic:spPr>
                </pic:pic>
              </a:graphicData>
            </a:graphic>
          </wp:inline>
        </w:drawing>
      </w:r>
    </w:p>
    <w:p w14:paraId="0BC76D97" w14:textId="77777777" w:rsidR="0059467A" w:rsidRDefault="0059467A" w:rsidP="0059467A">
      <w:pPr>
        <w:pStyle w:val="Caption"/>
      </w:pPr>
      <w:bookmarkStart w:id="129" w:name="_Toc467165957"/>
      <w:r>
        <w:t>Figure 4: Projections of global solid waste according to three different scenarios (</w:t>
      </w:r>
      <w:proofErr w:type="spellStart"/>
      <w:r>
        <w:t>Hoornweg</w:t>
      </w:r>
      <w:proofErr w:type="spellEnd"/>
      <w:r>
        <w:t xml:space="preserve"> et al., 2014)</w:t>
      </w:r>
      <w:r>
        <w:rPr>
          <w:rStyle w:val="FootnoteReference"/>
        </w:rPr>
        <w:footnoteReference w:id="10"/>
      </w:r>
      <w:bookmarkEnd w:id="129"/>
    </w:p>
    <w:p w14:paraId="7CC3FDAA" w14:textId="77777777" w:rsidR="0059467A" w:rsidRPr="00072136" w:rsidRDefault="0059467A" w:rsidP="0059467A">
      <w:r>
        <w:lastRenderedPageBreak/>
        <w:t xml:space="preserve">According to Figure 2, waste generation in </w:t>
      </w:r>
      <w:r w:rsidRPr="00887EAA">
        <w:t>OECD countries will peak by 2050</w:t>
      </w:r>
      <w:r>
        <w:t>.</w:t>
      </w:r>
      <w:r w:rsidRPr="00887EAA">
        <w:t xml:space="preserve"> </w:t>
      </w:r>
      <w:r>
        <w:t xml:space="preserve">Waste generation in </w:t>
      </w:r>
      <w:r w:rsidRPr="00887EAA">
        <w:t>Asia</w:t>
      </w:r>
      <w:r>
        <w:t xml:space="preserve"> and </w:t>
      </w:r>
      <w:r w:rsidRPr="00887EAA">
        <w:t xml:space="preserve">Pacific countries </w:t>
      </w:r>
      <w:r>
        <w:t>tends to rise until</w:t>
      </w:r>
      <w:r w:rsidRPr="00887EAA">
        <w:t xml:space="preserve"> 2075</w:t>
      </w:r>
      <w:r>
        <w:t xml:space="preserve">. The cities in sub-Saharan Africa will grow fast and </w:t>
      </w:r>
      <w:r w:rsidRPr="00887EAA">
        <w:t xml:space="preserve">waste </w:t>
      </w:r>
      <w:r>
        <w:t xml:space="preserve">their citizens generate will </w:t>
      </w:r>
      <w:r w:rsidRPr="00887EAA">
        <w:t>continue to rise</w:t>
      </w:r>
      <w:r>
        <w:t>.</w:t>
      </w:r>
      <w:r w:rsidRPr="00887EAA">
        <w:t xml:space="preserve"> </w:t>
      </w:r>
      <w:r>
        <w:t>According to</w:t>
      </w:r>
      <w:r w:rsidRPr="00887EAA">
        <w:t xml:space="preserve"> </w:t>
      </w:r>
      <w:r>
        <w:t>Dyson and Chang,</w:t>
      </w:r>
      <w:r w:rsidRPr="00887EAA">
        <w:t xml:space="preserve"> urbanization of Africa will be the main determinant of intensity of global peak waste</w:t>
      </w:r>
      <w:r>
        <w:t xml:space="preserve"> (Dyson and Chang 2005)</w:t>
      </w:r>
      <w:r>
        <w:rPr>
          <w:rStyle w:val="FootnoteReference"/>
        </w:rPr>
        <w:footnoteReference w:id="11"/>
      </w:r>
      <w:r>
        <w:t>.</w:t>
      </w:r>
    </w:p>
    <w:p w14:paraId="05E74B5D" w14:textId="77777777" w:rsidR="0059467A" w:rsidRDefault="0059467A" w:rsidP="0059467A">
      <w:r>
        <w:t>Low and middle-income countries</w:t>
      </w:r>
      <w:r w:rsidRPr="00C52C4A">
        <w:t xml:space="preserve"> have a higher percentage of organic matter in their solid </w:t>
      </w:r>
      <w:r>
        <w:t xml:space="preserve">waste (up to 88%) versus high income countries (&lt;56%). </w:t>
      </w:r>
      <w:proofErr w:type="gramStart"/>
      <w:r>
        <w:t>H</w:t>
      </w:r>
      <w:r w:rsidRPr="00C52C4A">
        <w:t>owever</w:t>
      </w:r>
      <w:proofErr w:type="gramEnd"/>
      <w:r w:rsidRPr="00C52C4A">
        <w:t xml:space="preserve"> these developed co</w:t>
      </w:r>
      <w:r>
        <w:t>untries have a higher amount of</w:t>
      </w:r>
      <w:r w:rsidRPr="00C52C4A">
        <w:t xml:space="preserve"> organic waste destined to composting (</w:t>
      </w:r>
      <w:proofErr w:type="spellStart"/>
      <w:r w:rsidRPr="00C52C4A">
        <w:t>Hoornweg</w:t>
      </w:r>
      <w:proofErr w:type="spellEnd"/>
      <w:r w:rsidRPr="00C52C4A">
        <w:t xml:space="preserve"> and </w:t>
      </w:r>
      <w:proofErr w:type="spellStart"/>
      <w:r w:rsidRPr="00C52C4A">
        <w:t>Bhada</w:t>
      </w:r>
      <w:proofErr w:type="spellEnd"/>
      <w:r w:rsidRPr="00C52C4A">
        <w:t>-Tata, 2012).</w:t>
      </w:r>
      <w:r w:rsidRPr="002704D5">
        <w:t xml:space="preserve"> </w:t>
      </w:r>
      <w:r>
        <w:t>D</w:t>
      </w:r>
      <w:r w:rsidRPr="00351079">
        <w:t xml:space="preserve">eveloping countries such as </w:t>
      </w:r>
      <w:r>
        <w:t xml:space="preserve">China, Brazil and </w:t>
      </w:r>
      <w:r w:rsidRPr="00351079">
        <w:t xml:space="preserve">Mexico </w:t>
      </w:r>
      <w:r>
        <w:t>have</w:t>
      </w:r>
      <w:r w:rsidRPr="00351079">
        <w:t xml:space="preserve"> the greatest</w:t>
      </w:r>
      <w:r>
        <w:t xml:space="preserve"> </w:t>
      </w:r>
      <w:r w:rsidRPr="00351079">
        <w:t xml:space="preserve">share of organic matter </w:t>
      </w:r>
      <w:r>
        <w:t>in their waste</w:t>
      </w:r>
      <w:r w:rsidRPr="00351079">
        <w:t>.</w:t>
      </w:r>
      <w:r>
        <w:t xml:space="preserve"> Developed and richer countries </w:t>
      </w:r>
      <w:r w:rsidRPr="00351079">
        <w:t>have less organic matter and more recycled mat</w:t>
      </w:r>
      <w:r>
        <w:t xml:space="preserve">erials. Recycled materials are usually </w:t>
      </w:r>
      <w:r w:rsidRPr="00351079">
        <w:t>glass, plastics, paper, steel and aluminum</w:t>
      </w:r>
      <w:r>
        <w:t>.</w:t>
      </w:r>
    </w:p>
    <w:p w14:paraId="305C058D" w14:textId="39C9E688" w:rsidR="00F15AEE" w:rsidRPr="00E30849" w:rsidRDefault="0059467A" w:rsidP="00E30849">
      <w:r>
        <w:t xml:space="preserve">Additional data on waste generation, management and composition in OECD countries can be found in official OECD databases (OECD </w:t>
      </w:r>
      <w:r w:rsidRPr="00CE2272">
        <w:t xml:space="preserve">Environment Statistics </w:t>
      </w:r>
      <w:r>
        <w:t>2016)</w:t>
      </w:r>
      <w:r>
        <w:rPr>
          <w:rStyle w:val="FootnoteReference"/>
        </w:rPr>
        <w:footnoteReference w:id="12"/>
      </w:r>
      <w:r>
        <w:t xml:space="preserve">. </w:t>
      </w:r>
      <w:proofErr w:type="spellStart"/>
      <w:r>
        <w:t>Karak</w:t>
      </w:r>
      <w:proofErr w:type="spellEnd"/>
      <w:r>
        <w:t xml:space="preserve"> et al. used data from World Bank report (</w:t>
      </w:r>
      <w:proofErr w:type="spellStart"/>
      <w:r w:rsidRPr="00C52C4A">
        <w:t>Hoornweg</w:t>
      </w:r>
      <w:proofErr w:type="spellEnd"/>
      <w:r w:rsidRPr="00C52C4A">
        <w:t xml:space="preserve"> and </w:t>
      </w:r>
      <w:proofErr w:type="spellStart"/>
      <w:r w:rsidRPr="00C52C4A">
        <w:t>Bhada</w:t>
      </w:r>
      <w:proofErr w:type="spellEnd"/>
      <w:r w:rsidRPr="00C52C4A">
        <w:t>-Tata</w:t>
      </w:r>
      <w:r>
        <w:t>, 2012) to estimate waste generation and composition values per capita in order to lower the uncertainty that origins from making forecasts depending on estimation of population growth (</w:t>
      </w:r>
      <w:proofErr w:type="spellStart"/>
      <w:r>
        <w:t>Karak</w:t>
      </w:r>
      <w:proofErr w:type="spellEnd"/>
      <w:r>
        <w:t xml:space="preserve"> et al., 2012)</w:t>
      </w:r>
      <w:r>
        <w:rPr>
          <w:rStyle w:val="FootnoteReference"/>
        </w:rPr>
        <w:footnoteReference w:id="13"/>
      </w:r>
      <w:r>
        <w:t>.</w:t>
      </w:r>
    </w:p>
    <w:p w14:paraId="2FA757A2" w14:textId="77777777" w:rsidR="00201207" w:rsidRDefault="00201207" w:rsidP="00201207">
      <w:pPr>
        <w:pStyle w:val="Heading2"/>
        <w:numPr>
          <w:ilvl w:val="1"/>
          <w:numId w:val="9"/>
        </w:numPr>
        <w:spacing w:before="0" w:line="240" w:lineRule="auto"/>
        <w:jc w:val="left"/>
      </w:pPr>
      <w:bookmarkStart w:id="130" w:name="_Toc467165931"/>
      <w:bookmarkStart w:id="131" w:name="_Toc18536868"/>
      <w:commentRangeStart w:id="132"/>
      <w:r>
        <w:t>State</w:t>
      </w:r>
      <w:commentRangeEnd w:id="132"/>
      <w:r>
        <w:rPr>
          <w:rStyle w:val="CommentReference"/>
          <w:rFonts w:ascii="Times New Roman" w:eastAsiaTheme="minorEastAsia" w:hAnsi="Times New Roman" w:cstheme="minorBidi"/>
          <w:b w:val="0"/>
          <w:bCs w:val="0"/>
          <w:smallCaps w:val="0"/>
          <w:color w:val="auto"/>
        </w:rPr>
        <w:commentReference w:id="132"/>
      </w:r>
      <w:r>
        <w:t xml:space="preserve"> of Household and Commercial Recycling</w:t>
      </w:r>
      <w:bookmarkEnd w:id="130"/>
      <w:bookmarkEnd w:id="131"/>
    </w:p>
    <w:p w14:paraId="41D9B2D9" w14:textId="11704FEA" w:rsidR="00201207" w:rsidRPr="00915015" w:rsidRDefault="00201207" w:rsidP="00201207">
      <w:r w:rsidRPr="00915015">
        <w:t xml:space="preserve">Waste may be recycled by </w:t>
      </w:r>
      <w:del w:id="133" w:author="Miranda Gorman" w:date="2020-06-01T12:26:00Z">
        <w:r w:rsidRPr="00915015" w:rsidDel="009B4EE6">
          <w:delText>collecting them directly</w:delText>
        </w:r>
      </w:del>
      <w:ins w:id="134" w:author="Miranda Gorman" w:date="2020-06-01T12:26:00Z">
        <w:r w:rsidR="009B4EE6">
          <w:t>collection</w:t>
        </w:r>
      </w:ins>
      <w:r w:rsidRPr="00915015">
        <w:t xml:space="preserve"> from mixed waste streams</w:t>
      </w:r>
      <w:r>
        <w:t xml:space="preserve">, and </w:t>
      </w:r>
      <w:del w:id="135" w:author="Miranda Gorman" w:date="2020-06-01T12:26:00Z">
        <w:r w:rsidDel="009B4EE6">
          <w:delText xml:space="preserve">separating </w:delText>
        </w:r>
      </w:del>
      <w:ins w:id="136" w:author="Miranda Gorman" w:date="2020-06-01T12:26:00Z">
        <w:r w:rsidR="009B4EE6">
          <w:t xml:space="preserve">separation of </w:t>
        </w:r>
      </w:ins>
      <w:r>
        <w:t>different types of waste after. Alternatively, different types of waste may be collected separately by using special</w:t>
      </w:r>
      <w:r w:rsidRPr="00915015">
        <w:t xml:space="preserve"> garbage recycling bins and collection vehicles.</w:t>
      </w:r>
    </w:p>
    <w:p w14:paraId="57AF163B" w14:textId="3CA4D23A" w:rsidR="00201207" w:rsidRPr="00915015" w:rsidDel="002D5EB4" w:rsidRDefault="00201207" w:rsidP="00201207">
      <w:pPr>
        <w:rPr>
          <w:del w:id="137" w:author="Miranda Gorman" w:date="2020-06-02T13:10:00Z"/>
        </w:rPr>
      </w:pPr>
      <w:del w:id="138" w:author="Miranda Gorman" w:date="2020-06-02T13:10:00Z">
        <w:r w:rsidRPr="00915015" w:rsidDel="002D5EB4">
          <w:delText xml:space="preserve">Recovery </w:delText>
        </w:r>
        <w:r w:rsidDel="002D5EB4">
          <w:delText xml:space="preserve">of energy </w:delText>
        </w:r>
        <w:r w:rsidRPr="00915015" w:rsidDel="002D5EB4">
          <w:delText>may refer to co-incineration</w:delText>
        </w:r>
        <w:r w:rsidDel="002D5EB4">
          <w:delText xml:space="preserve"> or thermal or electricity production. In co-incineration</w:delText>
        </w:r>
        <w:r w:rsidRPr="00915015" w:rsidDel="002D5EB4">
          <w:delText xml:space="preserve">, waste </w:delText>
        </w:r>
        <w:r w:rsidDel="002D5EB4">
          <w:delText>is used as an additional fuel in industry</w:delText>
        </w:r>
        <w:r w:rsidRPr="00915015" w:rsidDel="002D5EB4">
          <w:delText xml:space="preserve"> (cement production)</w:delText>
        </w:r>
        <w:r w:rsidDel="002D5EB4">
          <w:delText xml:space="preserve"> or in combined heat and power generation for</w:delText>
        </w:r>
        <w:r w:rsidRPr="00915015" w:rsidDel="002D5EB4">
          <w:delText xml:space="preserve"> producing electricity, steam, and heating for buildings (i.e., district heating)</w:delText>
        </w:r>
        <w:r w:rsidDel="002D5EB4">
          <w:delText>. Energy recovery refers to producing</w:delText>
        </w:r>
        <w:r w:rsidRPr="00915015" w:rsidDel="002D5EB4">
          <w:delText xml:space="preserve"> electricity in coal power plants. </w:delText>
        </w:r>
        <w:r w:rsidDel="002D5EB4">
          <w:delText xml:space="preserve">Waste which cannot be recovered or recycled is disposed </w:delText>
        </w:r>
        <w:r w:rsidRPr="00915015" w:rsidDel="002D5EB4">
          <w:delText>in landfills or in subsurface storages</w:delText>
        </w:r>
        <w:r w:rsidDel="002D5EB4">
          <w:delText xml:space="preserve"> </w:delText>
        </w:r>
        <w:r w:rsidRPr="00915015" w:rsidDel="002D5EB4">
          <w:delText>in ca</w:delText>
        </w:r>
        <w:r w:rsidDel="002D5EB4">
          <w:delText>se of hazardous and toxic waste</w:delText>
        </w:r>
        <w:r w:rsidRPr="00915015" w:rsidDel="002D5EB4">
          <w:delText xml:space="preserve">. In this solution, recovery </w:delText>
        </w:r>
        <w:r w:rsidDel="002D5EB4">
          <w:delText xml:space="preserve">of waste </w:delText>
        </w:r>
        <w:r w:rsidRPr="00915015" w:rsidDel="002D5EB4">
          <w:delText xml:space="preserve">is referred to materials recovered by recycling </w:delText>
        </w:r>
        <w:r w:rsidDel="002D5EB4">
          <w:delText>municipal solid waste</w:delText>
        </w:r>
        <w:r w:rsidRPr="00915015" w:rsidDel="002D5EB4">
          <w:delText>.</w:delText>
        </w:r>
      </w:del>
    </w:p>
    <w:p w14:paraId="72F4C8BF" w14:textId="77777777" w:rsidR="00201207" w:rsidRDefault="00201207" w:rsidP="00201207">
      <w:pPr>
        <w:pStyle w:val="Opistablice"/>
      </w:pPr>
      <w:bookmarkStart w:id="139" w:name="_Toc467165962"/>
      <w:r>
        <w:t>Table 2: Analysis of m</w:t>
      </w:r>
      <w:r w:rsidRPr="00CC5CD3">
        <w:t>unicipal waste, household rubbish, and bio</w:t>
      </w:r>
      <w:r>
        <w:t>-</w:t>
      </w:r>
      <w:r w:rsidRPr="00CC5CD3">
        <w:t>waste</w:t>
      </w:r>
      <w:bookmarkEnd w:id="139"/>
    </w:p>
    <w:tbl>
      <w:tblPr>
        <w:tblStyle w:val="TableGrid"/>
        <w:tblW w:w="5000" w:type="pct"/>
        <w:tblLook w:val="04A0" w:firstRow="1" w:lastRow="0" w:firstColumn="1" w:lastColumn="0" w:noHBand="0" w:noVBand="1"/>
      </w:tblPr>
      <w:tblGrid>
        <w:gridCol w:w="3021"/>
        <w:gridCol w:w="6329"/>
      </w:tblGrid>
      <w:tr w:rsidR="00201207" w:rsidRPr="00B96200" w14:paraId="5DF59CA6" w14:textId="77777777" w:rsidTr="00FD6FD2">
        <w:tc>
          <w:tcPr>
            <w:tcW w:w="2977" w:type="dxa"/>
            <w:shd w:val="clear" w:color="auto" w:fill="DBE5F1" w:themeFill="accent1" w:themeFillTint="33"/>
          </w:tcPr>
          <w:p w14:paraId="33C63622" w14:textId="77777777" w:rsidR="00201207" w:rsidRPr="00B96200" w:rsidRDefault="00201207" w:rsidP="008329F4">
            <w:pPr>
              <w:rPr>
                <w:bCs/>
                <w:szCs w:val="21"/>
              </w:rPr>
            </w:pPr>
            <w:r w:rsidRPr="008F76E0">
              <w:t>Municipal Waste Stream</w:t>
            </w:r>
          </w:p>
        </w:tc>
        <w:tc>
          <w:tcPr>
            <w:tcW w:w="6236" w:type="dxa"/>
            <w:shd w:val="clear" w:color="auto" w:fill="DBE5F1" w:themeFill="accent1" w:themeFillTint="33"/>
          </w:tcPr>
          <w:p w14:paraId="56177BCF" w14:textId="77777777" w:rsidR="00201207" w:rsidRPr="00B96200" w:rsidRDefault="00201207" w:rsidP="008329F4">
            <w:pPr>
              <w:rPr>
                <w:bCs/>
                <w:szCs w:val="21"/>
              </w:rPr>
            </w:pPr>
            <w:r w:rsidRPr="00527A6B">
              <w:t>Environmental risk (Business-As-Usual)</w:t>
            </w:r>
          </w:p>
        </w:tc>
      </w:tr>
      <w:tr w:rsidR="00201207" w:rsidRPr="00B96200" w14:paraId="104FE957" w14:textId="77777777" w:rsidTr="00FD6FD2">
        <w:tc>
          <w:tcPr>
            <w:tcW w:w="2977" w:type="dxa"/>
            <w:shd w:val="clear" w:color="auto" w:fill="B8CCE4" w:themeFill="accent1" w:themeFillTint="66"/>
          </w:tcPr>
          <w:p w14:paraId="32876E16" w14:textId="77777777" w:rsidR="00201207" w:rsidRPr="00B96200" w:rsidRDefault="00201207" w:rsidP="008329F4">
            <w:pPr>
              <w:rPr>
                <w:bCs/>
                <w:szCs w:val="21"/>
              </w:rPr>
            </w:pPr>
            <w:r w:rsidRPr="008F76E0">
              <w:t>Biodegradable waste (food leftovers)</w:t>
            </w:r>
          </w:p>
        </w:tc>
        <w:tc>
          <w:tcPr>
            <w:tcW w:w="6236" w:type="dxa"/>
            <w:shd w:val="clear" w:color="auto" w:fill="B8CCE4" w:themeFill="accent1" w:themeFillTint="66"/>
          </w:tcPr>
          <w:p w14:paraId="10971D68" w14:textId="77777777" w:rsidR="00201207" w:rsidRPr="00CD5577" w:rsidRDefault="00201207" w:rsidP="008329F4">
            <w:pPr>
              <w:rPr>
                <w:bCs/>
                <w:szCs w:val="21"/>
              </w:rPr>
            </w:pPr>
            <w:r>
              <w:t xml:space="preserve">-  </w:t>
            </w:r>
            <w:r w:rsidRPr="00CD5577">
              <w:t>Methane in landfills (not included in the analysis)</w:t>
            </w:r>
          </w:p>
        </w:tc>
      </w:tr>
      <w:tr w:rsidR="00201207" w:rsidRPr="00B96200" w14:paraId="60366557" w14:textId="77777777" w:rsidTr="00FD6FD2">
        <w:tc>
          <w:tcPr>
            <w:tcW w:w="2977" w:type="dxa"/>
            <w:shd w:val="clear" w:color="auto" w:fill="95B3D7" w:themeFill="accent1" w:themeFillTint="99"/>
          </w:tcPr>
          <w:p w14:paraId="64B757D0" w14:textId="77777777" w:rsidR="00201207" w:rsidRPr="00B96200" w:rsidRDefault="00201207" w:rsidP="008329F4">
            <w:pPr>
              <w:rPr>
                <w:bCs/>
                <w:szCs w:val="21"/>
              </w:rPr>
            </w:pPr>
            <w:r w:rsidRPr="008F76E0">
              <w:t xml:space="preserve">Packaging waste </w:t>
            </w:r>
          </w:p>
        </w:tc>
        <w:tc>
          <w:tcPr>
            <w:tcW w:w="6236" w:type="dxa"/>
            <w:shd w:val="clear" w:color="auto" w:fill="95B3D7" w:themeFill="accent1" w:themeFillTint="99"/>
          </w:tcPr>
          <w:p w14:paraId="68B0C304" w14:textId="77777777" w:rsidR="00201207" w:rsidRPr="00B96200" w:rsidRDefault="00201207" w:rsidP="00201207">
            <w:pPr>
              <w:pStyle w:val="ListParagraph"/>
              <w:numPr>
                <w:ilvl w:val="0"/>
                <w:numId w:val="41"/>
              </w:numPr>
              <w:spacing w:after="0" w:line="240" w:lineRule="auto"/>
              <w:ind w:left="176" w:hanging="176"/>
              <w:jc w:val="left"/>
              <w:rPr>
                <w:bCs/>
                <w:szCs w:val="21"/>
              </w:rPr>
            </w:pPr>
            <w:r w:rsidRPr="00527A6B">
              <w:t>Most of consumer products come in packaging which uses (paper, cardboard, wood, plastic, metal, and glass) that consumes materials and energy in production and compromises increasing amounts of metals and non-degradable plastics emitting toxic substances during incineration (energy recovery) if not recycled.</w:t>
            </w:r>
          </w:p>
        </w:tc>
      </w:tr>
      <w:tr w:rsidR="00201207" w:rsidRPr="00B96200" w14:paraId="07B56044" w14:textId="77777777" w:rsidTr="00FD6FD2">
        <w:tc>
          <w:tcPr>
            <w:tcW w:w="2977" w:type="dxa"/>
            <w:shd w:val="clear" w:color="auto" w:fill="365F91" w:themeFill="accent1" w:themeFillShade="BF"/>
          </w:tcPr>
          <w:p w14:paraId="21DAA23C" w14:textId="77777777" w:rsidR="00201207" w:rsidRPr="00B96200" w:rsidRDefault="00201207" w:rsidP="008329F4">
            <w:pPr>
              <w:rPr>
                <w:bCs/>
                <w:szCs w:val="21"/>
              </w:rPr>
            </w:pPr>
            <w:r w:rsidRPr="008F76E0">
              <w:lastRenderedPageBreak/>
              <w:t>Hazardous household waste (HHW)</w:t>
            </w:r>
          </w:p>
        </w:tc>
        <w:tc>
          <w:tcPr>
            <w:tcW w:w="6236" w:type="dxa"/>
            <w:shd w:val="clear" w:color="auto" w:fill="365F91" w:themeFill="accent1" w:themeFillShade="BF"/>
          </w:tcPr>
          <w:p w14:paraId="5B8E934A" w14:textId="77777777" w:rsidR="00201207" w:rsidRPr="00B96200" w:rsidRDefault="00201207" w:rsidP="00201207">
            <w:pPr>
              <w:pStyle w:val="ListParagraph"/>
              <w:numPr>
                <w:ilvl w:val="0"/>
                <w:numId w:val="41"/>
              </w:numPr>
              <w:spacing w:after="0" w:line="240" w:lineRule="auto"/>
              <w:ind w:left="176" w:hanging="176"/>
              <w:jc w:val="left"/>
              <w:rPr>
                <w:bCs/>
                <w:szCs w:val="21"/>
              </w:rPr>
            </w:pPr>
            <w:r w:rsidRPr="00527A6B">
              <w:t>Batteries, garden chemicals, oils, paints, solvents, and out-of-date medicines which are typically present in quite small quantities that may cause serious environmental impacts (groundwater and soil pollution), or fires and explosions.</w:t>
            </w:r>
          </w:p>
        </w:tc>
      </w:tr>
    </w:tbl>
    <w:p w14:paraId="543AD723" w14:textId="77777777" w:rsidR="00201207" w:rsidRDefault="00201207" w:rsidP="00201207">
      <w:pPr>
        <w:spacing w:after="0"/>
      </w:pPr>
    </w:p>
    <w:p w14:paraId="705C29A9" w14:textId="50EA0039" w:rsidR="00201207" w:rsidRPr="009658BD" w:rsidRDefault="00201207" w:rsidP="00201207">
      <w:r w:rsidRPr="009658BD">
        <w:t>In its Waste Directive 2008/98/EC</w:t>
      </w:r>
      <w:r>
        <w:rPr>
          <w:rStyle w:val="FootnoteReference"/>
          <w:bCs/>
        </w:rPr>
        <w:footnoteReference w:id="14"/>
      </w:r>
      <w:r>
        <w:t>,</w:t>
      </w:r>
      <w:r w:rsidRPr="009658BD">
        <w:t xml:space="preserve"> the European Commission applies the waste hierarchy in which recycling is a stand-alone waste management practice. </w:t>
      </w:r>
      <w:r w:rsidRPr="002D5EB4">
        <w:rPr>
          <w:highlight w:val="yellow"/>
          <w:rPrChange w:id="140" w:author="Miranda Gorman" w:date="2020-06-02T13:14:00Z">
            <w:rPr/>
          </w:rPrChange>
        </w:rPr>
        <w:t xml:space="preserve">EU promotes </w:t>
      </w:r>
      <w:ins w:id="141" w:author="Miranda Gorman" w:date="2020-06-02T13:13:00Z">
        <w:r w:rsidR="002D5EB4" w:rsidRPr="002D5EB4">
          <w:rPr>
            <w:highlight w:val="yellow"/>
            <w:rPrChange w:id="142" w:author="Miranda Gorman" w:date="2020-06-02T13:14:00Z">
              <w:rPr/>
            </w:rPrChange>
          </w:rPr>
          <w:t xml:space="preserve">optimal </w:t>
        </w:r>
      </w:ins>
      <w:del w:id="143" w:author="Miranda Gorman" w:date="2020-06-02T13:13:00Z">
        <w:r w:rsidRPr="002D5EB4" w:rsidDel="002D5EB4">
          <w:rPr>
            <w:highlight w:val="yellow"/>
            <w:rPrChange w:id="144" w:author="Miranda Gorman" w:date="2020-06-02T13:14:00Z">
              <w:rPr/>
            </w:rPrChange>
          </w:rPr>
          <w:delText xml:space="preserve">so called optimal </w:delText>
        </w:r>
      </w:del>
      <w:r w:rsidRPr="002D5EB4">
        <w:rPr>
          <w:highlight w:val="yellow"/>
          <w:rPrChange w:id="145" w:author="Miranda Gorman" w:date="2020-06-02T13:14:00Z">
            <w:rPr/>
          </w:rPrChange>
        </w:rPr>
        <w:t>recycling</w:t>
      </w:r>
      <w:ins w:id="146" w:author="Miranda Gorman" w:date="2020-06-02T13:13:00Z">
        <w:r w:rsidR="002D5EB4" w:rsidRPr="002D5EB4">
          <w:rPr>
            <w:highlight w:val="yellow"/>
            <w:rPrChange w:id="147" w:author="Miranda Gorman" w:date="2020-06-02T13:14:00Z">
              <w:rPr/>
            </w:rPrChange>
          </w:rPr>
          <w:t>,</w:t>
        </w:r>
      </w:ins>
      <w:del w:id="148" w:author="Miranda Gorman" w:date="2020-06-02T13:13:00Z">
        <w:r w:rsidRPr="002D5EB4" w:rsidDel="002D5EB4">
          <w:rPr>
            <w:highlight w:val="yellow"/>
            <w:rPrChange w:id="149" w:author="Miranda Gorman" w:date="2020-06-02T13:14:00Z">
              <w:rPr/>
            </w:rPrChange>
          </w:rPr>
          <w:delText>, and that is promoting high quality recycling</w:delText>
        </w:r>
      </w:del>
      <w:r w:rsidRPr="002D5EB4">
        <w:rPr>
          <w:highlight w:val="yellow"/>
          <w:rPrChange w:id="150" w:author="Miranda Gorman" w:date="2020-06-02T13:14:00Z">
            <w:rPr/>
          </w:rPrChange>
        </w:rPr>
        <w:t xml:space="preserve"> which includes separate collections of waste where technically, environmentally and economically practicable and appropriate to meet the necessary quality standards for the relevant recycling sectors</w:t>
      </w:r>
      <w:r w:rsidRPr="009658BD">
        <w:t xml:space="preserve">. </w:t>
      </w:r>
      <w:r w:rsidRPr="002D5EB4">
        <w:t xml:space="preserve">Paper, </w:t>
      </w:r>
      <w:r w:rsidRPr="002D5EB4">
        <w:rPr>
          <w:rPrChange w:id="151" w:author="Miranda Gorman" w:date="2020-06-02T13:13:00Z">
            <w:rPr>
              <w:b/>
              <w:bCs/>
            </w:rPr>
          </w:rPrChange>
        </w:rPr>
        <w:t>metal</w:t>
      </w:r>
      <w:r w:rsidRPr="002D5EB4">
        <w:t xml:space="preserve">, </w:t>
      </w:r>
      <w:r w:rsidRPr="002D5EB4">
        <w:rPr>
          <w:rPrChange w:id="152" w:author="Miranda Gorman" w:date="2020-06-02T13:13:00Z">
            <w:rPr>
              <w:b/>
              <w:bCs/>
            </w:rPr>
          </w:rPrChange>
        </w:rPr>
        <w:t>plastic</w:t>
      </w:r>
      <w:r w:rsidRPr="002D5EB4">
        <w:t xml:space="preserve"> and </w:t>
      </w:r>
      <w:r w:rsidRPr="002D5EB4">
        <w:rPr>
          <w:rPrChange w:id="153" w:author="Miranda Gorman" w:date="2020-06-02T13:13:00Z">
            <w:rPr>
              <w:b/>
              <w:bCs/>
            </w:rPr>
          </w:rPrChange>
        </w:rPr>
        <w:t>glass</w:t>
      </w:r>
      <w:r w:rsidRPr="009658BD">
        <w:t xml:space="preserve"> are among these relevant sectors.</w:t>
      </w:r>
    </w:p>
    <w:p w14:paraId="1AB73155" w14:textId="77777777" w:rsidR="00201207" w:rsidRDefault="00201207" w:rsidP="00201207">
      <w:r w:rsidRPr="009658BD">
        <w:t xml:space="preserve">Paper is not included in the </w:t>
      </w:r>
      <w:r>
        <w:t xml:space="preserve">recycling </w:t>
      </w:r>
      <w:r w:rsidRPr="009658BD">
        <w:t>solution, because a solution Recycl</w:t>
      </w:r>
      <w:r>
        <w:t xml:space="preserve">ed </w:t>
      </w:r>
      <w:r w:rsidRPr="009658BD">
        <w:t>Paper is already been analyzed</w:t>
      </w:r>
      <w:r>
        <w:t xml:space="preserve"> in</w:t>
      </w:r>
      <w:r w:rsidRPr="009658BD">
        <w:t xml:space="preserve"> a separate </w:t>
      </w:r>
      <w:r>
        <w:t>study</w:t>
      </w:r>
      <w:r w:rsidRPr="009658BD">
        <w:t>.</w:t>
      </w:r>
    </w:p>
    <w:p w14:paraId="00EC43F4" w14:textId="77777777" w:rsidR="00201207" w:rsidRPr="005C7471" w:rsidRDefault="00201207" w:rsidP="00201207">
      <w:pPr>
        <w:pStyle w:val="Heading3"/>
        <w:numPr>
          <w:ilvl w:val="2"/>
          <w:numId w:val="9"/>
        </w:numPr>
        <w:spacing w:before="200" w:line="259" w:lineRule="auto"/>
        <w:jc w:val="left"/>
      </w:pPr>
      <w:bookmarkStart w:id="154" w:name="_Toc467165932"/>
      <w:bookmarkStart w:id="155" w:name="_Toc18536869"/>
      <w:r>
        <w:t>Waste Collection, Transport and</w:t>
      </w:r>
      <w:r w:rsidRPr="005C7471">
        <w:t xml:space="preserve"> Separation</w:t>
      </w:r>
      <w:bookmarkEnd w:id="154"/>
      <w:bookmarkEnd w:id="155"/>
    </w:p>
    <w:p w14:paraId="02F7925B" w14:textId="1DD12D77" w:rsidR="00201207" w:rsidRPr="00B144E5" w:rsidRDefault="00201207" w:rsidP="00201207">
      <w:r>
        <w:t xml:space="preserve">Waste generated by households, public institutions and commercial and industrial enterprises and which is handled by municipalities is </w:t>
      </w:r>
      <w:r w:rsidRPr="00F308A4">
        <w:t>collect</w:t>
      </w:r>
      <w:r>
        <w:t xml:space="preserve">ed, </w:t>
      </w:r>
      <w:r w:rsidRPr="00F308A4">
        <w:t>separate</w:t>
      </w:r>
      <w:r>
        <w:t xml:space="preserve">d, and </w:t>
      </w:r>
      <w:r w:rsidRPr="00F308A4">
        <w:t>transport</w:t>
      </w:r>
      <w:r>
        <w:t>ed to recycling cent</w:t>
      </w:r>
      <w:ins w:id="156" w:author="Miranda Gorman" w:date="2020-06-02T09:23:00Z">
        <w:r w:rsidR="008A6289">
          <w:t>er</w:t>
        </w:r>
      </w:ins>
      <w:del w:id="157" w:author="Miranda Gorman" w:date="2020-06-02T09:23:00Z">
        <w:r w:rsidDel="008A6289">
          <w:delText>re</w:delText>
        </w:r>
      </w:del>
      <w:r>
        <w:t>s.</w:t>
      </w:r>
      <w:r w:rsidRPr="00F308A4">
        <w:t xml:space="preserve"> Waste separation or sorting may </w:t>
      </w:r>
      <w:r>
        <w:t xml:space="preserve">also </w:t>
      </w:r>
      <w:r w:rsidRPr="00F308A4">
        <w:t>take</w:t>
      </w:r>
      <w:r>
        <w:t xml:space="preserve"> </w:t>
      </w:r>
      <w:r w:rsidRPr="00F308A4">
        <w:t>place in households</w:t>
      </w:r>
      <w:del w:id="158" w:author="Miranda Gorman" w:date="2020-06-02T13:15:00Z">
        <w:r w:rsidDel="002D5EB4">
          <w:delText>. T</w:delText>
        </w:r>
      </w:del>
      <w:ins w:id="159" w:author="Miranda Gorman" w:date="2020-06-02T13:15:00Z">
        <w:r w:rsidR="002D5EB4">
          <w:t>, w</w:t>
        </w:r>
      </w:ins>
      <w:r>
        <w:t>he</w:t>
      </w:r>
      <w:ins w:id="160" w:author="Miranda Gorman" w:date="2020-06-02T13:15:00Z">
        <w:r w:rsidR="002D5EB4">
          <w:t>re</w:t>
        </w:r>
      </w:ins>
      <w:del w:id="161" w:author="Miranda Gorman" w:date="2020-06-02T13:15:00Z">
        <w:r w:rsidDel="002D5EB4">
          <w:delText>n</w:delText>
        </w:r>
      </w:del>
      <w:r>
        <w:t xml:space="preserve"> people can use </w:t>
      </w:r>
      <w:r w:rsidRPr="00F308A4">
        <w:t xml:space="preserve">different </w:t>
      </w:r>
      <w:del w:id="162" w:author="Miranda Gorman" w:date="2020-06-02T13:15:00Z">
        <w:r w:rsidRPr="00F308A4" w:rsidDel="002D5EB4">
          <w:delText xml:space="preserve">garbage </w:delText>
        </w:r>
      </w:del>
      <w:r w:rsidRPr="00F308A4">
        <w:t xml:space="preserve">bins </w:t>
      </w:r>
      <w:r>
        <w:t xml:space="preserve">to </w:t>
      </w:r>
      <w:del w:id="163" w:author="Miranda Gorman" w:date="2020-06-02T13:15:00Z">
        <w:r w:rsidDel="002D5EB4">
          <w:delText xml:space="preserve">dispose </w:delText>
        </w:r>
      </w:del>
      <w:ins w:id="164" w:author="Miranda Gorman" w:date="2020-06-02T13:15:00Z">
        <w:r w:rsidR="002D5EB4">
          <w:t xml:space="preserve">dispose of </w:t>
        </w:r>
      </w:ins>
      <w:r>
        <w:t>their waste</w:t>
      </w:r>
      <w:del w:id="165" w:author="Miranda Gorman" w:date="2020-06-02T13:16:00Z">
        <w:r w:rsidDel="002D5EB4">
          <w:delText xml:space="preserve"> into them, so in that way sorting at the source is performed prior to waste getting to recycling centers</w:delText>
        </w:r>
      </w:del>
      <w:r>
        <w:t xml:space="preserve">. Sorted waste may be collected by </w:t>
      </w:r>
      <w:r w:rsidRPr="00F308A4">
        <w:t>curbside collection</w:t>
      </w:r>
      <w:r>
        <w:t xml:space="preserve"> </w:t>
      </w:r>
      <w:r w:rsidRPr="00F308A4">
        <w:t>or at centralized collection points</w:t>
      </w:r>
      <w:r>
        <w:t>.</w:t>
      </w:r>
      <w:r w:rsidRPr="00F308A4">
        <w:t xml:space="preserve"> If </w:t>
      </w:r>
      <w:r>
        <w:t xml:space="preserve">waste is </w:t>
      </w:r>
      <w:r w:rsidRPr="00F308A4">
        <w:t>not sorted at the</w:t>
      </w:r>
      <w:r>
        <w:t xml:space="preserve"> </w:t>
      </w:r>
      <w:del w:id="166" w:author="Miranda Gorman" w:date="2020-06-02T13:16:00Z">
        <w:r w:rsidRPr="00F308A4" w:rsidDel="002D5EB4">
          <w:delText>place of production</w:delText>
        </w:r>
        <w:r w:rsidDel="002D5EB4">
          <w:delText xml:space="preserve"> (source)</w:delText>
        </w:r>
      </w:del>
      <w:ins w:id="167" w:author="Miranda Gorman" w:date="2020-06-02T13:16:00Z">
        <w:r w:rsidR="002D5EB4">
          <w:t>source</w:t>
        </w:r>
      </w:ins>
      <w:r w:rsidRPr="00F308A4">
        <w:t xml:space="preserve">, </w:t>
      </w:r>
      <w:r>
        <w:t>it is transported to</w:t>
      </w:r>
      <w:r w:rsidRPr="00F308A4">
        <w:t xml:space="preserve"> centralized material</w:t>
      </w:r>
      <w:r>
        <w:t xml:space="preserve"> </w:t>
      </w:r>
      <w:r w:rsidRPr="00F308A4">
        <w:t>recovery facilities (MRF) to separate wastes for</w:t>
      </w:r>
      <w:r>
        <w:t xml:space="preserve"> recycling and waste for</w:t>
      </w:r>
      <w:r w:rsidRPr="00F308A4">
        <w:t xml:space="preserve"> other treatment. </w:t>
      </w:r>
      <w:r>
        <w:t>Sorting may be manual or automated</w:t>
      </w:r>
      <w:ins w:id="168" w:author="Miranda Gorman" w:date="2020-06-02T13:16:00Z">
        <w:r w:rsidR="002D5EB4">
          <w:t xml:space="preserve">, </w:t>
        </w:r>
      </w:ins>
      <w:del w:id="169" w:author="Miranda Gorman" w:date="2020-06-02T13:16:00Z">
        <w:r w:rsidDel="002D5EB4">
          <w:delText xml:space="preserve"> </w:delText>
        </w:r>
      </w:del>
      <w:r>
        <w:t xml:space="preserve">sorting </w:t>
      </w:r>
      <w:del w:id="170" w:author="Miranda Gorman" w:date="2020-06-02T13:16:00Z">
        <w:r w:rsidDel="002D5EB4">
          <w:delText xml:space="preserve">and </w:delText>
        </w:r>
      </w:del>
      <w:r>
        <w:t xml:space="preserve">includes </w:t>
      </w:r>
      <w:r w:rsidRPr="00F308A4">
        <w:t>breaking</w:t>
      </w:r>
      <w:r>
        <w:t xml:space="preserve"> waste and discarded products </w:t>
      </w:r>
      <w:r w:rsidRPr="00F308A4">
        <w:t xml:space="preserve">(i.e., with a shredder) and compacting </w:t>
      </w:r>
      <w:r>
        <w:t xml:space="preserve">identical types of waste </w:t>
      </w:r>
      <w:r w:rsidRPr="00F308A4">
        <w:t>for</w:t>
      </w:r>
      <w:r>
        <w:t xml:space="preserve"> </w:t>
      </w:r>
      <w:r w:rsidRPr="00F308A4">
        <w:t>shipment</w:t>
      </w:r>
      <w:r>
        <w:t xml:space="preserve"> to facilities which produce materials</w:t>
      </w:r>
      <w:r w:rsidRPr="00F308A4">
        <w:t>.</w:t>
      </w:r>
    </w:p>
    <w:p w14:paraId="6EB64EB3" w14:textId="77777777" w:rsidR="00201207" w:rsidRDefault="00201207" w:rsidP="00201207">
      <w:pPr>
        <w:pStyle w:val="Heading3"/>
        <w:numPr>
          <w:ilvl w:val="2"/>
          <w:numId w:val="9"/>
        </w:numPr>
        <w:spacing w:before="200" w:line="259" w:lineRule="auto"/>
        <w:jc w:val="left"/>
      </w:pPr>
      <w:bookmarkStart w:id="171" w:name="_Toc467165933"/>
      <w:bookmarkStart w:id="172" w:name="_Toc18536870"/>
      <w:r>
        <w:t>Recycling Metals</w:t>
      </w:r>
      <w:bookmarkEnd w:id="171"/>
      <w:bookmarkEnd w:id="172"/>
    </w:p>
    <w:p w14:paraId="62F623B8" w14:textId="1461E9DE" w:rsidR="00201207" w:rsidDel="00554732" w:rsidRDefault="00201207" w:rsidP="00201207">
      <w:pPr>
        <w:rPr>
          <w:del w:id="173" w:author="Miranda Gorman" w:date="2020-06-02T13:48:00Z"/>
        </w:rPr>
      </w:pPr>
      <w:del w:id="174" w:author="Miranda Gorman" w:date="2020-06-02T13:47:00Z">
        <w:r w:rsidRPr="003B6326" w:rsidDel="00554732">
          <w:delText>All products are made from materials found in or on the earth.</w:delText>
        </w:r>
      </w:del>
      <w:r w:rsidRPr="003B6326">
        <w:t xml:space="preserve"> “Virgin” or “raw” materials, such as trees or ore, are harvested directly from the earth, then transported and processed. These activities use a large amount of energy, and </w:t>
      </w:r>
      <w:r w:rsidR="00554732">
        <w:t xml:space="preserve">the </w:t>
      </w:r>
      <w:r w:rsidRPr="003B6326">
        <w:t>burning</w:t>
      </w:r>
      <w:r w:rsidR="00554732">
        <w:t xml:space="preserve"> of</w:t>
      </w:r>
      <w:r w:rsidRPr="003B6326">
        <w:t xml:space="preserve"> fossil fuels to supply this energy results in greenhouse gas emissions. Recycling generally uses less energy than extracting and processing raw materials, </w:t>
      </w:r>
      <w:del w:id="175" w:author="Miranda Gorman" w:date="2020-06-02T13:48:00Z">
        <w:r w:rsidRPr="003B6326" w:rsidDel="00554732">
          <w:delText xml:space="preserve">so </w:delText>
        </w:r>
      </w:del>
      <w:ins w:id="176" w:author="Miranda Gorman" w:date="2020-06-02T13:48:00Z">
        <w:r w:rsidR="00554732">
          <w:t>because</w:t>
        </w:r>
        <w:r w:rsidR="00554732" w:rsidRPr="003B6326">
          <w:t xml:space="preserve"> </w:t>
        </w:r>
      </w:ins>
      <w:r w:rsidRPr="003B6326">
        <w:t>making new products from materials that have already been used (recycled materials) can save energy and reduce greenhouse gas emissions.</w:t>
      </w:r>
      <w:ins w:id="177" w:author="Miranda Gorman" w:date="2020-06-02T13:48:00Z">
        <w:r w:rsidR="00554732">
          <w:t xml:space="preserve"> </w:t>
        </w:r>
      </w:ins>
    </w:p>
    <w:p w14:paraId="17C530B9" w14:textId="62F96343" w:rsidR="00201207" w:rsidRDefault="00201207" w:rsidP="00201207">
      <w:del w:id="178" w:author="Miranda Gorman" w:date="2020-06-02T13:48:00Z">
        <w:r w:rsidRPr="003B6326" w:rsidDel="00554732">
          <w:delText xml:space="preserve">Products often require a great deal of energy to create, which results in greenhouse gas emissions. </w:delText>
        </w:r>
      </w:del>
      <w:r w:rsidRPr="003B6326">
        <w:t>When a product is made with less material, or materials made with recycled content, less energy is needed to extract, transport, and process raw materials.</w:t>
      </w:r>
    </w:p>
    <w:p w14:paraId="02EAEBBF" w14:textId="77777777" w:rsidR="00201207" w:rsidRDefault="00201207" w:rsidP="00201207">
      <w:r>
        <w:lastRenderedPageBreak/>
        <w:t xml:space="preserve">Resource snapshots (estimations of raw materials use and consumption) on copper, coal, aluminum, gold, phosphorous, lead, water, silver and diamonds can be found at </w:t>
      </w:r>
      <w:proofErr w:type="spellStart"/>
      <w:r>
        <w:t>WRforum</w:t>
      </w:r>
      <w:proofErr w:type="spellEnd"/>
      <w:r>
        <w:t xml:space="preserve"> website (</w:t>
      </w:r>
      <w:proofErr w:type="spellStart"/>
      <w:r>
        <w:t>WRForum</w:t>
      </w:r>
      <w:proofErr w:type="spellEnd"/>
      <w:r>
        <w:t xml:space="preserve"> 2016a)</w:t>
      </w:r>
      <w:r>
        <w:rPr>
          <w:rStyle w:val="FootnoteReference"/>
          <w:bCs/>
        </w:rPr>
        <w:footnoteReference w:id="15"/>
      </w:r>
      <w:r>
        <w:t>, as well as scenarios for future resource extraction (</w:t>
      </w:r>
      <w:proofErr w:type="spellStart"/>
      <w:r>
        <w:t>WRForum</w:t>
      </w:r>
      <w:proofErr w:type="spellEnd"/>
      <w:r>
        <w:t xml:space="preserve"> 2016b)</w:t>
      </w:r>
      <w:r>
        <w:rPr>
          <w:rStyle w:val="FootnoteReference"/>
          <w:bCs/>
        </w:rPr>
        <w:footnoteReference w:id="16"/>
      </w:r>
      <w:hyperlink r:id="rId24" w:history="1">
        <w:r>
          <w:rPr>
            <w:rStyle w:val="Hyperlink"/>
            <w:bCs/>
          </w:rPr>
          <w:t>.</w:t>
        </w:r>
      </w:hyperlink>
    </w:p>
    <w:p w14:paraId="0962BD41" w14:textId="3BB6754C" w:rsidR="00201207" w:rsidDel="00554732" w:rsidRDefault="00201207" w:rsidP="00201207">
      <w:pPr>
        <w:rPr>
          <w:moveFrom w:id="179" w:author="Miranda Gorman" w:date="2020-06-02T13:50:00Z"/>
          <w:noProof/>
          <w:lang w:eastAsia="en-US"/>
        </w:rPr>
      </w:pPr>
      <w:moveFromRangeStart w:id="180" w:author="Miranda Gorman" w:date="2020-06-02T13:50:00Z" w:name="move41998241"/>
      <w:moveFrom w:id="181" w:author="Miranda Gorman" w:date="2020-06-02T13:50:00Z">
        <w:r w:rsidDel="00554732">
          <w:t>Steel makes the largest amount of metals recycled.</w:t>
        </w:r>
      </w:moveFrom>
    </w:p>
    <w:moveFromRangeEnd w:id="180"/>
    <w:p w14:paraId="2C03294E" w14:textId="77777777" w:rsidR="00201207" w:rsidRDefault="00201207" w:rsidP="00201207">
      <w:pPr>
        <w:spacing w:after="0"/>
        <w:rPr>
          <w:bCs/>
        </w:rPr>
      </w:pPr>
      <w:r>
        <w:rPr>
          <w:noProof/>
          <w:lang w:eastAsia="en-US"/>
        </w:rPr>
        <w:drawing>
          <wp:inline distT="0" distB="0" distL="0" distR="0" wp14:anchorId="3FFC0336" wp14:editId="4213F606">
            <wp:extent cx="3466754" cy="2684780"/>
            <wp:effectExtent l="0" t="0" r="635" b="1270"/>
            <wp:docPr id="130" name="Slika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378"/>
                    <a:stretch/>
                  </pic:blipFill>
                  <pic:spPr bwMode="auto">
                    <a:xfrm>
                      <a:off x="0" y="0"/>
                      <a:ext cx="3470213" cy="2687459"/>
                    </a:xfrm>
                    <a:prstGeom prst="rect">
                      <a:avLst/>
                    </a:prstGeom>
                    <a:ln>
                      <a:noFill/>
                    </a:ln>
                    <a:extLst>
                      <a:ext uri="{53640926-AAD7-44D8-BBD7-CCE9431645EC}">
                        <a14:shadowObscured xmlns:a14="http://schemas.microsoft.com/office/drawing/2010/main"/>
                      </a:ext>
                    </a:extLst>
                  </pic:spPr>
                </pic:pic>
              </a:graphicData>
            </a:graphic>
          </wp:inline>
        </w:drawing>
      </w:r>
    </w:p>
    <w:p w14:paraId="105452C5" w14:textId="77777777" w:rsidR="00201207" w:rsidRDefault="00201207" w:rsidP="00201207">
      <w:pPr>
        <w:pStyle w:val="Caption"/>
      </w:pPr>
      <w:bookmarkStart w:id="182" w:name="_Toc467165958"/>
      <w:r>
        <w:t>Figure 5: The life cycle of steel (</w:t>
      </w:r>
      <w:proofErr w:type="spellStart"/>
      <w:r>
        <w:t>WorldSteel</w:t>
      </w:r>
      <w:proofErr w:type="spellEnd"/>
      <w:r>
        <w:t>)</w:t>
      </w:r>
      <w:r>
        <w:rPr>
          <w:rStyle w:val="FootnoteReference"/>
          <w:bCs/>
        </w:rPr>
        <w:footnoteReference w:id="17"/>
      </w:r>
      <w:bookmarkEnd w:id="182"/>
    </w:p>
    <w:p w14:paraId="7F690D04" w14:textId="53049D43" w:rsidR="00554732" w:rsidDel="00554732" w:rsidRDefault="00554732">
      <w:pPr>
        <w:rPr>
          <w:del w:id="183" w:author="Miranda Gorman" w:date="2020-06-02T13:50:00Z"/>
          <w:moveTo w:id="184" w:author="Miranda Gorman" w:date="2020-06-02T13:50:00Z"/>
          <w:noProof/>
          <w:lang w:eastAsia="en-US"/>
        </w:rPr>
      </w:pPr>
      <w:moveToRangeStart w:id="185" w:author="Miranda Gorman" w:date="2020-06-02T13:50:00Z" w:name="move41998241"/>
      <w:moveTo w:id="186" w:author="Miranda Gorman" w:date="2020-06-02T13:50:00Z">
        <w:r>
          <w:t>Steel makes the largest amount of metals recycled</w:t>
        </w:r>
      </w:moveTo>
      <w:ins w:id="187" w:author="Miranda Gorman" w:date="2020-06-02T13:50:00Z">
        <w:r>
          <w:t xml:space="preserve">, and </w:t>
        </w:r>
      </w:ins>
      <w:moveTo w:id="188" w:author="Miranda Gorman" w:date="2020-06-02T13:50:00Z">
        <w:del w:id="189" w:author="Miranda Gorman" w:date="2020-06-02T13:50:00Z">
          <w:r w:rsidDel="00554732">
            <w:delText>.</w:delText>
          </w:r>
        </w:del>
      </w:moveTo>
    </w:p>
    <w:moveToRangeEnd w:id="185"/>
    <w:p w14:paraId="0DF81810" w14:textId="413107C3" w:rsidR="00201207" w:rsidDel="00554732" w:rsidRDefault="00201207" w:rsidP="00554732">
      <w:pPr>
        <w:rPr>
          <w:del w:id="190" w:author="Miranda Gorman" w:date="2020-06-02T13:51:00Z"/>
        </w:rPr>
      </w:pPr>
      <w:del w:id="191" w:author="Miranda Gorman" w:date="2020-06-02T13:50:00Z">
        <w:r w:rsidDel="00554732">
          <w:delText xml:space="preserve">Steel products </w:delText>
        </w:r>
      </w:del>
      <w:r>
        <w:t>naturally contribute to resource conservation through their lightweight potential, durability and recyclability (World Steel 2016)</w:t>
      </w:r>
      <w:r>
        <w:rPr>
          <w:rStyle w:val="FootnoteReference"/>
        </w:rPr>
        <w:footnoteReference w:id="18"/>
      </w:r>
      <w:r>
        <w:t xml:space="preserve">. </w:t>
      </w:r>
      <w:del w:id="192" w:author="Miranda Gorman" w:date="2020-06-02T13:50:00Z">
        <w:r w:rsidDel="00554732">
          <w:delText xml:space="preserve">At the end of a product’s life, steel’s 100% recyclability ensures that the resources invested in its production are not lost and can be infinitely reused. </w:delText>
        </w:r>
      </w:del>
      <w:r>
        <w:t xml:space="preserve">Due to its magnetic properties, steel is easy to separate from waste streams, enabling high recovery rates and avoiding landfills. </w:t>
      </w:r>
      <w:del w:id="193" w:author="Miranda Gorman" w:date="2020-06-02T13:51:00Z">
        <w:r w:rsidDel="00554732">
          <w:delText>Some steel products contain up to 100 percent recycled content.</w:delText>
        </w:r>
      </w:del>
    </w:p>
    <w:p w14:paraId="01BFDA65" w14:textId="30782BE2" w:rsidR="00201207" w:rsidRDefault="00201207" w:rsidP="00554732">
      <w:pPr>
        <w:rPr>
          <w:ins w:id="194" w:author="Miranda Gorman" w:date="2020-06-02T13:52:00Z"/>
          <w:bCs/>
        </w:rPr>
      </w:pPr>
      <w:del w:id="195" w:author="Miranda Gorman" w:date="2020-06-02T13:51:00Z">
        <w:r w:rsidDel="00554732">
          <w:delText>Steel is the most recycled material in the world.</w:delText>
        </w:r>
      </w:del>
      <w:r>
        <w:t xml:space="preserve"> </w:t>
      </w:r>
      <w:r w:rsidRPr="00B722E7">
        <w:rPr>
          <w:bCs/>
        </w:rPr>
        <w:t>Recycled steel is a key input nee</w:t>
      </w:r>
      <w:r>
        <w:rPr>
          <w:bCs/>
        </w:rPr>
        <w:t xml:space="preserve">ded for all steelmaking. </w:t>
      </w:r>
      <w:r>
        <w:t xml:space="preserve">There </w:t>
      </w:r>
      <w:del w:id="196" w:author="Miranda Gorman" w:date="2020-06-02T13:51:00Z">
        <w:r w:rsidDel="00554732">
          <w:delText xml:space="preserve">is </w:delText>
        </w:r>
      </w:del>
      <w:ins w:id="197" w:author="Miranda Gorman" w:date="2020-06-02T13:51:00Z">
        <w:r w:rsidR="00554732">
          <w:t xml:space="preserve">are </w:t>
        </w:r>
      </w:ins>
      <w:r>
        <w:t xml:space="preserve">over 650 Mt recycled annually, including pre- and post-consumer scrap (World Steel 2016). About 83% of post-consumer steel is recovered for recycling (World Steel 2016). </w:t>
      </w:r>
      <w:r w:rsidRPr="00B722E7">
        <w:rPr>
          <w:bCs/>
        </w:rPr>
        <w:t>By sector, global steel recovery</w:t>
      </w:r>
      <w:r>
        <w:rPr>
          <w:bCs/>
        </w:rPr>
        <w:t xml:space="preserve"> rates are estimated at 85% for </w:t>
      </w:r>
      <w:r w:rsidRPr="00B722E7">
        <w:rPr>
          <w:bCs/>
        </w:rPr>
        <w:t>construction, 85% for automotive</w:t>
      </w:r>
      <w:r>
        <w:rPr>
          <w:bCs/>
        </w:rPr>
        <w:t xml:space="preserve"> (reaching close to 100% in the </w:t>
      </w:r>
      <w:r w:rsidRPr="00B722E7">
        <w:rPr>
          <w:bCs/>
        </w:rPr>
        <w:t xml:space="preserve">US), 90% for machinery, and </w:t>
      </w:r>
      <w:r>
        <w:rPr>
          <w:bCs/>
        </w:rPr>
        <w:t xml:space="preserve">50% for electrical and domestic appliances. </w:t>
      </w:r>
      <w:r w:rsidRPr="00B722E7">
        <w:rPr>
          <w:bCs/>
        </w:rPr>
        <w:t>Recycling steel accounts</w:t>
      </w:r>
      <w:r>
        <w:rPr>
          <w:bCs/>
        </w:rPr>
        <w:t xml:space="preserve"> for significant energy and raw </w:t>
      </w:r>
      <w:r w:rsidRPr="00B722E7">
        <w:rPr>
          <w:bCs/>
        </w:rPr>
        <w:t>material savings: over 1,400 kg o</w:t>
      </w:r>
      <w:r>
        <w:rPr>
          <w:bCs/>
        </w:rPr>
        <w:t xml:space="preserve">f iron ore, 740 kg of coal, and </w:t>
      </w:r>
      <w:r w:rsidRPr="00B722E7">
        <w:rPr>
          <w:bCs/>
        </w:rPr>
        <w:t>120 kg of limestone are saved fo</w:t>
      </w:r>
      <w:r>
        <w:rPr>
          <w:bCs/>
        </w:rPr>
        <w:t xml:space="preserve">r every 1,000 kg of steel scrap made into new steel </w:t>
      </w:r>
      <w:r>
        <w:t>(World Steel 2016)</w:t>
      </w:r>
      <w:r>
        <w:rPr>
          <w:bCs/>
        </w:rPr>
        <w:t>.</w:t>
      </w:r>
    </w:p>
    <w:p w14:paraId="0D3845A3" w14:textId="067B05F1" w:rsidR="00554732" w:rsidRPr="000C48E2" w:rsidRDefault="00554732">
      <w:pPr>
        <w:rPr>
          <w:bCs/>
        </w:rPr>
        <w:pPrChange w:id="198" w:author="Miranda Gorman" w:date="2020-06-02T13:51:00Z">
          <w:pPr>
            <w:spacing w:after="0"/>
          </w:pPr>
        </w:pPrChange>
      </w:pPr>
      <w:ins w:id="199" w:author="Miranda Gorman" w:date="2020-06-02T13:52:00Z">
        <w:r>
          <w:rPr>
            <w:bCs/>
          </w:rPr>
          <w:t xml:space="preserve">Other metals that also have high recycling rates typically have streamlined uses in which they are not in </w:t>
        </w:r>
        <w:proofErr w:type="gramStart"/>
        <w:r>
          <w:rPr>
            <w:bCs/>
          </w:rPr>
          <w:t>highly-populated</w:t>
        </w:r>
        <w:proofErr w:type="gramEnd"/>
        <w:r>
          <w:rPr>
            <w:bCs/>
          </w:rPr>
          <w:t xml:space="preserve"> goods</w:t>
        </w:r>
      </w:ins>
      <w:ins w:id="200" w:author="Miranda Gorman" w:date="2020-06-02T13:53:00Z">
        <w:r>
          <w:rPr>
            <w:bCs/>
          </w:rPr>
          <w:t xml:space="preserve">, making separation easier. Lead, for example, is almost </w:t>
        </w:r>
      </w:ins>
      <w:ins w:id="201" w:author="Miranda Gorman" w:date="2020-06-02T13:55:00Z">
        <w:r>
          <w:rPr>
            <w:bCs/>
          </w:rPr>
          <w:t xml:space="preserve">exclusively used in lead-acid batteries now, as many other uses have been banned due to health concerns, and therefore has a </w:t>
        </w:r>
        <w:r>
          <w:rPr>
            <w:bCs/>
          </w:rPr>
          <w:lastRenderedPageBreak/>
          <w:t>recycling rate close to 90%. Aluminum, also, wh</w:t>
        </w:r>
      </w:ins>
      <w:ins w:id="202" w:author="Miranda Gorman" w:date="2020-06-02T13:56:00Z">
        <w:r w:rsidR="00CF1BA5">
          <w:rPr>
            <w:bCs/>
          </w:rPr>
          <w:t xml:space="preserve">ich has primary uses like cans, wiring, </w:t>
        </w:r>
      </w:ins>
      <w:ins w:id="203" w:author="Miranda Gorman" w:date="2020-06-02T13:57:00Z">
        <w:r w:rsidR="00CF1BA5">
          <w:rPr>
            <w:bCs/>
          </w:rPr>
          <w:t xml:space="preserve">and plates that are high purity, has a high recycling rate, over 60%. Metals such as copper, </w:t>
        </w:r>
      </w:ins>
      <w:ins w:id="204" w:author="Miranda Gorman" w:date="2020-06-02T13:59:00Z">
        <w:r w:rsidR="00CF1BA5">
          <w:rPr>
            <w:bCs/>
          </w:rPr>
          <w:t xml:space="preserve">magnesium, titanium, or REEs that are used in high complexity electronics or alloys tend to have lower recovery rates. </w:t>
        </w:r>
      </w:ins>
      <w:ins w:id="205" w:author="Miranda Gorman" w:date="2020-06-02T13:55:00Z">
        <w:r>
          <w:rPr>
            <w:bCs/>
          </w:rPr>
          <w:t xml:space="preserve"> </w:t>
        </w:r>
      </w:ins>
    </w:p>
    <w:p w14:paraId="382A15D8" w14:textId="77777777" w:rsidR="00201207" w:rsidRDefault="00201207" w:rsidP="00201207">
      <w:pPr>
        <w:pStyle w:val="Heading3"/>
        <w:numPr>
          <w:ilvl w:val="2"/>
          <w:numId w:val="9"/>
        </w:numPr>
        <w:spacing w:before="200" w:line="259" w:lineRule="auto"/>
        <w:jc w:val="left"/>
      </w:pPr>
      <w:bookmarkStart w:id="206" w:name="_Toc467165934"/>
      <w:bookmarkStart w:id="207" w:name="_Toc18536871"/>
      <w:r>
        <w:t>Recycling Plastics</w:t>
      </w:r>
      <w:bookmarkEnd w:id="206"/>
      <w:bookmarkEnd w:id="207"/>
    </w:p>
    <w:p w14:paraId="4194C3B2" w14:textId="39F5558B" w:rsidR="00201207" w:rsidRDefault="00201207" w:rsidP="00201207">
      <w:pPr>
        <w:spacing w:after="0"/>
        <w:rPr>
          <w:bCs/>
        </w:rPr>
      </w:pPr>
      <w:r>
        <w:rPr>
          <w:bCs/>
        </w:rPr>
        <w:t xml:space="preserve">Some types of plastics are recycled more often than others. </w:t>
      </w:r>
      <w:r w:rsidRPr="001D6931">
        <w:rPr>
          <w:bCs/>
        </w:rPr>
        <w:t>PET, HDPE, LDPE, PP, PS, and PVCs</w:t>
      </w:r>
      <w:r>
        <w:rPr>
          <w:bCs/>
        </w:rPr>
        <w:t xml:space="preserve"> are more </w:t>
      </w:r>
      <w:r w:rsidRPr="001D6931">
        <w:rPr>
          <w:bCs/>
        </w:rPr>
        <w:t>economically</w:t>
      </w:r>
      <w:r>
        <w:rPr>
          <w:bCs/>
        </w:rPr>
        <w:t xml:space="preserve"> </w:t>
      </w:r>
      <w:r w:rsidRPr="001D6931">
        <w:rPr>
          <w:bCs/>
        </w:rPr>
        <w:t xml:space="preserve">feasible </w:t>
      </w:r>
      <w:r>
        <w:rPr>
          <w:bCs/>
        </w:rPr>
        <w:t>to recycle</w:t>
      </w:r>
      <w:r w:rsidRPr="001D6931">
        <w:rPr>
          <w:bCs/>
        </w:rPr>
        <w:t>.</w:t>
      </w:r>
      <w:r>
        <w:rPr>
          <w:bCs/>
        </w:rPr>
        <w:t xml:space="preserve"> These types of plastics, and t</w:t>
      </w:r>
      <w:r w:rsidRPr="00F016B8">
        <w:rPr>
          <w:bCs/>
        </w:rPr>
        <w:t xml:space="preserve">hermoplastics </w:t>
      </w:r>
      <w:r>
        <w:rPr>
          <w:bCs/>
        </w:rPr>
        <w:t xml:space="preserve">in general </w:t>
      </w:r>
      <w:r w:rsidRPr="00F016B8">
        <w:rPr>
          <w:bCs/>
        </w:rPr>
        <w:t xml:space="preserve">can be melted and reused or broken back to feedstock state. </w:t>
      </w:r>
      <w:r>
        <w:rPr>
          <w:bCs/>
        </w:rPr>
        <w:t xml:space="preserve">Difficulties with sorting and separating </w:t>
      </w:r>
      <w:r w:rsidRPr="00F016B8">
        <w:rPr>
          <w:bCs/>
        </w:rPr>
        <w:t>different types</w:t>
      </w:r>
      <w:r>
        <w:rPr>
          <w:bCs/>
        </w:rPr>
        <w:t xml:space="preserve"> of plastic are the main reasons that plastics is not more widely recycled. Usually, the type of plastic is not marked or identifiable on the plastic items themselves, so it is difficult to know the type of plastic </w:t>
      </w:r>
      <w:del w:id="208" w:author="Miranda Gorman" w:date="2020-06-02T14:00:00Z">
        <w:r w:rsidDel="00CF1BA5">
          <w:rPr>
            <w:bCs/>
          </w:rPr>
          <w:delText xml:space="preserve">at hand </w:delText>
        </w:r>
      </w:del>
      <w:r>
        <w:rPr>
          <w:bCs/>
        </w:rPr>
        <w:t xml:space="preserve">to be able to sort it </w:t>
      </w:r>
      <w:del w:id="209" w:author="Miranda Gorman" w:date="2020-06-02T14:00:00Z">
        <w:r w:rsidDel="00CF1BA5">
          <w:rPr>
            <w:bCs/>
          </w:rPr>
          <w:delText xml:space="preserve">out </w:delText>
        </w:r>
      </w:del>
      <w:r>
        <w:rPr>
          <w:bCs/>
        </w:rPr>
        <w:t>correctly</w:t>
      </w:r>
      <w:r w:rsidRPr="001D6931">
        <w:rPr>
          <w:bCs/>
        </w:rPr>
        <w:t xml:space="preserve">. </w:t>
      </w:r>
      <w:del w:id="210" w:author="Miranda Gorman" w:date="2020-06-02T13:59:00Z">
        <w:r w:rsidDel="00CF1BA5">
          <w:rPr>
            <w:bCs/>
          </w:rPr>
          <w:delText xml:space="preserve">Another type of plastics called </w:delText>
        </w:r>
      </w:del>
      <w:ins w:id="211" w:author="Miranda Gorman" w:date="2020-06-02T13:59:00Z">
        <w:r w:rsidR="00CF1BA5">
          <w:rPr>
            <w:bCs/>
          </w:rPr>
          <w:t>T</w:t>
        </w:r>
      </w:ins>
      <w:del w:id="212" w:author="Miranda Gorman" w:date="2020-06-02T13:59:00Z">
        <w:r w:rsidDel="00CF1BA5">
          <w:rPr>
            <w:bCs/>
          </w:rPr>
          <w:delText>t</w:delText>
        </w:r>
      </w:del>
      <w:r>
        <w:rPr>
          <w:bCs/>
        </w:rPr>
        <w:t xml:space="preserve">hermoset plastics </w:t>
      </w:r>
      <w:r w:rsidRPr="001D6931">
        <w:rPr>
          <w:bCs/>
        </w:rPr>
        <w:t>degrade</w:t>
      </w:r>
      <w:r>
        <w:rPr>
          <w:bCs/>
        </w:rPr>
        <w:t xml:space="preserve"> </w:t>
      </w:r>
      <w:r w:rsidRPr="001D6931">
        <w:rPr>
          <w:bCs/>
        </w:rPr>
        <w:t xml:space="preserve">in quality </w:t>
      </w:r>
      <w:r>
        <w:rPr>
          <w:bCs/>
        </w:rPr>
        <w:t xml:space="preserve">when reused. </w:t>
      </w:r>
      <w:del w:id="213" w:author="Miranda Gorman" w:date="2020-06-02T13:59:00Z">
        <w:r w:rsidDel="00CF1BA5">
          <w:rPr>
            <w:bCs/>
          </w:rPr>
          <w:delText xml:space="preserve">This is known by the name of </w:delText>
        </w:r>
        <w:r w:rsidRPr="001D6931" w:rsidDel="00CF1BA5">
          <w:rPr>
            <w:bCs/>
          </w:rPr>
          <w:delText>“</w:delText>
        </w:r>
        <w:r w:rsidDel="00CF1BA5">
          <w:rPr>
            <w:bCs/>
          </w:rPr>
          <w:delText>downcycling”</w:delText>
        </w:r>
        <w:r w:rsidRPr="001D6931" w:rsidDel="00CF1BA5">
          <w:rPr>
            <w:bCs/>
          </w:rPr>
          <w:delText>.</w:delText>
        </w:r>
      </w:del>
    </w:p>
    <w:p w14:paraId="032449A7" w14:textId="77777777" w:rsidR="00201207" w:rsidRDefault="00201207" w:rsidP="00201207">
      <w:pPr>
        <w:pStyle w:val="Heading3"/>
        <w:numPr>
          <w:ilvl w:val="2"/>
          <w:numId w:val="9"/>
        </w:numPr>
        <w:spacing w:before="200" w:line="259" w:lineRule="auto"/>
        <w:jc w:val="left"/>
      </w:pPr>
      <w:bookmarkStart w:id="214" w:name="_Toc467165935"/>
      <w:bookmarkStart w:id="215" w:name="_Toc18536872"/>
      <w:r>
        <w:t>E-waste Recycling</w:t>
      </w:r>
      <w:bookmarkEnd w:id="214"/>
      <w:bookmarkEnd w:id="215"/>
    </w:p>
    <w:p w14:paraId="222A31CF" w14:textId="3CD71586" w:rsidR="00201207" w:rsidRPr="009658BD" w:rsidRDefault="00201207" w:rsidP="00201207">
      <w:r>
        <w:t>Waste from electrical and electronic equipment</w:t>
      </w:r>
      <w:ins w:id="216" w:author="Miranda Gorman" w:date="2020-06-02T14:02:00Z">
        <w:r w:rsidR="00CF1BA5">
          <w:t>,</w:t>
        </w:r>
      </w:ins>
      <w:r>
        <w:t xml:space="preserve"> or e-waste</w:t>
      </w:r>
      <w:ins w:id="217" w:author="Miranda Gorman" w:date="2020-06-02T14:03:00Z">
        <w:r w:rsidR="00CF1BA5">
          <w:t>,</w:t>
        </w:r>
      </w:ins>
      <w:r>
        <w:t xml:space="preserve"> </w:t>
      </w:r>
      <w:del w:id="218" w:author="Miranda Gorman" w:date="2020-06-02T14:03:00Z">
        <w:r w:rsidDel="00CF1BA5">
          <w:delText>is suitable for reclamation and recycling.</w:delText>
        </w:r>
      </w:del>
      <w:ins w:id="219" w:author="Miranda Gorman" w:date="2020-06-02T14:03:00Z">
        <w:r w:rsidR="00CF1BA5">
          <w:t xml:space="preserve">can be recycled, but </w:t>
        </w:r>
      </w:ins>
      <w:del w:id="220" w:author="Miranda Gorman" w:date="2020-06-02T14:03:00Z">
        <w:r w:rsidDel="00CF1BA5">
          <w:delText xml:space="preserve"> However, recycling after </w:delText>
        </w:r>
      </w:del>
      <w:r w:rsidRPr="00F016B8">
        <w:t>mechanical shredding and separation</w:t>
      </w:r>
      <w:r>
        <w:t xml:space="preserve"> is </w:t>
      </w:r>
      <w:ins w:id="221" w:author="Miranda Gorman" w:date="2020-06-02T14:03:00Z">
        <w:r w:rsidR="00CF1BA5">
          <w:t xml:space="preserve">expensive and </w:t>
        </w:r>
      </w:ins>
      <w:r>
        <w:t>low in efficiency</w:t>
      </w:r>
      <w:ins w:id="222" w:author="Miranda Gorman" w:date="2020-06-02T14:03:00Z">
        <w:r w:rsidR="00CF1BA5">
          <w:t xml:space="preserve">, and often poses more significant </w:t>
        </w:r>
      </w:ins>
      <w:del w:id="223" w:author="Miranda Gorman" w:date="2020-06-02T14:03:00Z">
        <w:r w:rsidDel="00CF1BA5">
          <w:delText xml:space="preserve"> and different </w:delText>
        </w:r>
      </w:del>
      <w:r>
        <w:t>environmental risk</w:t>
      </w:r>
      <w:ins w:id="224" w:author="Miranda Gorman" w:date="2020-06-02T14:03:00Z">
        <w:r w:rsidR="00CF1BA5">
          <w:t>s than other types of waste, espe</w:t>
        </w:r>
      </w:ins>
      <w:ins w:id="225" w:author="Miranda Gorman" w:date="2020-06-02T14:04:00Z">
        <w:r w:rsidR="00CF1BA5">
          <w:t xml:space="preserve">cially when dealing with older products. </w:t>
        </w:r>
      </w:ins>
      <w:del w:id="226" w:author="Miranda Gorman" w:date="2020-06-02T14:04:00Z">
        <w:r w:rsidDel="00CF1BA5">
          <w:delText xml:space="preserve"> are associated with e-waste recycling. </w:delText>
        </w:r>
      </w:del>
      <w:r>
        <w:t>Thus, e-waste is often exported to developing countries where salaries and occupational health and safety standards are lower. Electrical and electronic equipment contains plastics, gold, copper and other metals, heavy metals (in batteries), and halogenated products (e.g. flame retardants). E-waste can include hazardous or nonhazardous substances. Batteries contain dangerous elements such as lead, mercury, and cadmium which can explode and leak to the environment.</w:t>
      </w:r>
    </w:p>
    <w:p w14:paraId="47C59723" w14:textId="77777777" w:rsidR="00201207" w:rsidRDefault="00201207" w:rsidP="00201207">
      <w:r w:rsidRPr="008A047B">
        <w:t>The composition of WEEE</w:t>
      </w:r>
      <w:r>
        <w:t>/</w:t>
      </w:r>
      <w:r w:rsidRPr="008A047B">
        <w:t>e-waste is very diverse, as</w:t>
      </w:r>
      <w:r>
        <w:t xml:space="preserve"> </w:t>
      </w:r>
      <w:r w:rsidRPr="008A047B">
        <w:t>electrical and electronic equipment encompasses such</w:t>
      </w:r>
      <w:r>
        <w:t xml:space="preserve"> </w:t>
      </w:r>
      <w:r w:rsidRPr="008A047B">
        <w:t>a broad range of categories</w:t>
      </w:r>
      <w:r>
        <w:t xml:space="preserve"> (</w:t>
      </w:r>
      <w:proofErr w:type="spellStart"/>
      <w:r w:rsidRPr="006A3434">
        <w:t>Baldé</w:t>
      </w:r>
      <w:proofErr w:type="spellEnd"/>
      <w:r>
        <w:t xml:space="preserve"> et al., 2015)</w:t>
      </w:r>
      <w:r>
        <w:rPr>
          <w:rStyle w:val="FootnoteReference"/>
        </w:rPr>
        <w:footnoteReference w:id="19"/>
      </w:r>
      <w:r w:rsidRPr="008A047B">
        <w:t>. In general</w:t>
      </w:r>
      <w:r>
        <w:t>,</w:t>
      </w:r>
      <w:r w:rsidRPr="008A047B">
        <w:t xml:space="preserve"> it </w:t>
      </w:r>
      <w:r>
        <w:t>contains</w:t>
      </w:r>
      <w:r w:rsidRPr="008A047B">
        <w:t xml:space="preserve"> a combination of metals, plastics,</w:t>
      </w:r>
      <w:r>
        <w:t xml:space="preserve"> </w:t>
      </w:r>
      <w:r w:rsidRPr="008A047B">
        <w:t>chemicals, glass and other substances. Among the</w:t>
      </w:r>
      <w:r>
        <w:t xml:space="preserve"> </w:t>
      </w:r>
      <w:r w:rsidRPr="008A047B">
        <w:t>substances of interest are a very wide range</w:t>
      </w:r>
      <w:r>
        <w:t xml:space="preserve"> </w:t>
      </w:r>
      <w:r w:rsidRPr="008A047B">
        <w:t>of metals including rare earth metals like lanthanum,</w:t>
      </w:r>
      <w:r>
        <w:t xml:space="preserve"> </w:t>
      </w:r>
      <w:r w:rsidRPr="008A047B">
        <w:t>cerium, praseodymium, neodymium, gadolinium and</w:t>
      </w:r>
      <w:r>
        <w:t xml:space="preserve"> </w:t>
      </w:r>
      <w:r w:rsidRPr="008A047B">
        <w:t>dysprosium; precious metals such as gold, silver and</w:t>
      </w:r>
      <w:r>
        <w:t xml:space="preserve"> </w:t>
      </w:r>
      <w:r w:rsidRPr="008A047B">
        <w:t>palladium; or othe</w:t>
      </w:r>
      <w:r>
        <w:t>r metals such as copper, alumin</w:t>
      </w:r>
      <w:r w:rsidRPr="008A047B">
        <w:t>um</w:t>
      </w:r>
      <w:r>
        <w:t xml:space="preserve"> </w:t>
      </w:r>
      <w:r w:rsidRPr="008A047B">
        <w:t>or iron</w:t>
      </w:r>
      <w:r>
        <w:t xml:space="preserve"> with</w:t>
      </w:r>
      <w:r w:rsidRPr="008A047B">
        <w:t xml:space="preserve"> a high intrinsic </w:t>
      </w:r>
      <w:r>
        <w:t xml:space="preserve">price </w:t>
      </w:r>
      <w:r w:rsidRPr="008A047B">
        <w:t>value. However, even</w:t>
      </w:r>
      <w:r>
        <w:t xml:space="preserve"> </w:t>
      </w:r>
      <w:r w:rsidRPr="008A047B">
        <w:t>though ‘critical materials’ are scarce, they have recycling</w:t>
      </w:r>
      <w:r>
        <w:t xml:space="preserve"> </w:t>
      </w:r>
      <w:r w:rsidRPr="008A047B">
        <w:t>rates lower than 1%</w:t>
      </w:r>
      <w:r>
        <w:t>. According to Global e-waste monitor report, the total amount e-waste generated in 2014 was 41.8 million metric tons (Mt), and it is forecasted to increase to 50 Mt of e-waste in 2018 (</w:t>
      </w:r>
      <w:proofErr w:type="spellStart"/>
      <w:r w:rsidRPr="006A3434">
        <w:t>Baldé</w:t>
      </w:r>
      <w:proofErr w:type="spellEnd"/>
      <w:r>
        <w:t xml:space="preserve"> et al., 2015). Only 6.5 Mt of the 41.8 Mt of e-waste are recycled with the highest standards, since that amount of e-waste was reported as formally treated by national take-back systems (</w:t>
      </w:r>
      <w:proofErr w:type="spellStart"/>
      <w:r w:rsidRPr="006A3434">
        <w:t>Baldé</w:t>
      </w:r>
      <w:proofErr w:type="spellEnd"/>
      <w:r>
        <w:t xml:space="preserve"> et al., 2015). A</w:t>
      </w:r>
      <w:r w:rsidRPr="001F4FBE">
        <w:t xml:space="preserve">nnual growth rate </w:t>
      </w:r>
      <w:r>
        <w:t>is estimated at 4% to 5%.</w:t>
      </w:r>
    </w:p>
    <w:p w14:paraId="0243E865" w14:textId="77777777" w:rsidR="00201207" w:rsidRDefault="00201207" w:rsidP="00201207">
      <w:pPr>
        <w:pStyle w:val="Heading2"/>
        <w:numPr>
          <w:ilvl w:val="1"/>
          <w:numId w:val="9"/>
        </w:numPr>
        <w:spacing w:before="0" w:line="240" w:lineRule="auto"/>
        <w:ind w:left="0" w:firstLine="0"/>
        <w:jc w:val="left"/>
      </w:pPr>
      <w:bookmarkStart w:id="227" w:name="_Toc467165936"/>
      <w:bookmarkStart w:id="228" w:name="_Toc18536873"/>
      <w:r>
        <w:lastRenderedPageBreak/>
        <w:t>Adoption Path</w:t>
      </w:r>
      <w:bookmarkEnd w:id="227"/>
      <w:bookmarkEnd w:id="228"/>
    </w:p>
    <w:p w14:paraId="02371388" w14:textId="77777777" w:rsidR="00201207" w:rsidRDefault="00201207" w:rsidP="00201207">
      <w:r>
        <w:t xml:space="preserve">As recycling of waste includes several processes it is highly dependent on the adoption of those processes in a region, town or country level. For example, collection of waste is higher in high-income countries than in low-income countries. Landfill and other waste treatment options are preferable options for municipalities because recycling demands careful sorting of collected waste to different waste types, e.g. metals, plastics, glass, rubber, wood, textiles, e-waste and other. Current adoption of recycling according to the Total Addressable Market of Recyclable Waste (metals, plastic, glass and other) is estimated according to 2010 regional data on waste recycled from What A Waste report (World Bank 2012). </w:t>
      </w:r>
    </w:p>
    <w:p w14:paraId="15F4FBAA" w14:textId="77777777" w:rsidR="00201207" w:rsidRDefault="00201207" w:rsidP="00201207">
      <w:r>
        <w:rPr>
          <w:noProof/>
          <w:lang w:eastAsia="en-US"/>
        </w:rPr>
        <w:drawing>
          <wp:inline distT="0" distB="0" distL="0" distR="0" wp14:anchorId="12D221FE" wp14:editId="226ED0A3">
            <wp:extent cx="3933825" cy="3076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3076575"/>
                    </a:xfrm>
                    <a:prstGeom prst="rect">
                      <a:avLst/>
                    </a:prstGeom>
                  </pic:spPr>
                </pic:pic>
              </a:graphicData>
            </a:graphic>
          </wp:inline>
        </w:drawing>
      </w:r>
    </w:p>
    <w:p w14:paraId="72675628" w14:textId="77777777" w:rsidR="00201207" w:rsidRDefault="00201207" w:rsidP="00201207">
      <w:pPr>
        <w:pStyle w:val="Caption"/>
      </w:pPr>
      <w:bookmarkStart w:id="229" w:name="_Toc467165959"/>
      <w:r>
        <w:t xml:space="preserve">Figure 6: </w:t>
      </w:r>
      <w:proofErr w:type="spellStart"/>
      <w:r w:rsidRPr="002704D5">
        <w:t>Gre</w:t>
      </w:r>
      <w:r>
        <w:t>enwaste</w:t>
      </w:r>
      <w:proofErr w:type="spellEnd"/>
      <w:r>
        <w:t xml:space="preserve"> Recycling, San Jose, CA</w:t>
      </w:r>
      <w:r w:rsidRPr="002704D5">
        <w:t>, used in Gershman, Brickner &amp; Bratton</w:t>
      </w:r>
      <w:r>
        <w:rPr>
          <w:rStyle w:val="FootnoteReference"/>
          <w:bCs/>
        </w:rPr>
        <w:footnoteReference w:id="20"/>
      </w:r>
      <w:bookmarkEnd w:id="229"/>
    </w:p>
    <w:p w14:paraId="016137F6" w14:textId="77777777" w:rsidR="00201207" w:rsidRDefault="00201207" w:rsidP="00201207">
      <w:pPr>
        <w:pStyle w:val="Heading2"/>
        <w:numPr>
          <w:ilvl w:val="1"/>
          <w:numId w:val="9"/>
        </w:numPr>
        <w:spacing w:before="0" w:line="240" w:lineRule="auto"/>
        <w:ind w:left="0" w:firstLine="0"/>
        <w:jc w:val="left"/>
      </w:pPr>
      <w:bookmarkStart w:id="230" w:name="_Toc467165937"/>
      <w:bookmarkStart w:id="231" w:name="_Toc18536874"/>
      <w:r>
        <w:t>Advantages and disadvantages of Municipal Solid Waste Recycling</w:t>
      </w:r>
      <w:bookmarkEnd w:id="230"/>
      <w:bookmarkEnd w:id="231"/>
    </w:p>
    <w:p w14:paraId="09AC8A59" w14:textId="77777777" w:rsidR="00201207" w:rsidRDefault="00201207" w:rsidP="00201207">
      <w:r w:rsidRPr="007146A7">
        <w:t xml:space="preserve">Waste management is related to </w:t>
      </w:r>
      <w:r>
        <w:t xml:space="preserve">managing solid, liquid and other types of waste generated, </w:t>
      </w:r>
      <w:r w:rsidRPr="007146A7">
        <w:t>and aims at reducing negative impacts on human health and the environment.</w:t>
      </w:r>
      <w:r>
        <w:t xml:space="preserve"> Major environmental impacts caused by waste are significant losses of materials that turn out in the waste stream as mixed solid waste. This causes pollution due to emissions into water bodies, sediments, oil, and air, greenhouse gas emissions from treatment or landfills (methane), release of acid gases and other hazardous substances as dioxins due to poor or incomplete burning of waste.</w:t>
      </w:r>
    </w:p>
    <w:p w14:paraId="3B4431BB" w14:textId="77777777" w:rsidR="00201207" w:rsidRDefault="00201207" w:rsidP="00201207">
      <w:r>
        <w:lastRenderedPageBreak/>
        <w:t>Preference of different waste management strategies is shown in Figure 2. Figure 2 points out that reuse and dematerialization result in greater GHG reductions, and recycling is preferable to Waste to Energy.</w:t>
      </w:r>
    </w:p>
    <w:p w14:paraId="42349728" w14:textId="77777777" w:rsidR="00201207" w:rsidRDefault="00201207" w:rsidP="00201207">
      <w:pPr>
        <w:rPr>
          <w:bCs/>
        </w:rPr>
      </w:pPr>
      <w:r>
        <w:t xml:space="preserve">Waste to Energy is a viable alternative to recycling. </w:t>
      </w:r>
      <w:r w:rsidRPr="003B6326">
        <w:rPr>
          <w:bCs/>
        </w:rPr>
        <w:t>Energy recovery from waste is the conversion of non-recyclable waste materials into useable heat, electricity, or fuel through a variety of processes. Converting non-recyclable waste materials into electricity and heat—generally through combustion or landfill gas recovery—</w:t>
      </w:r>
      <w:r>
        <w:rPr>
          <w:bCs/>
        </w:rPr>
        <w:t>which</w:t>
      </w:r>
      <w:r w:rsidRPr="003B6326">
        <w:rPr>
          <w:bCs/>
        </w:rPr>
        <w:t xml:space="preserve"> reduces carbon emissions by avoiding the need for energy from fossil sources. In addition, these methods reduce generation of methane, a potent greenhouse gas, from landfills</w:t>
      </w:r>
      <w:r>
        <w:rPr>
          <w:bCs/>
        </w:rPr>
        <w:t xml:space="preserve"> (EPA 2016)</w:t>
      </w:r>
      <w:r w:rsidRPr="003B6326">
        <w:rPr>
          <w:bCs/>
        </w:rPr>
        <w:t>.</w:t>
      </w:r>
    </w:p>
    <w:p w14:paraId="7697AEF2" w14:textId="77777777" w:rsidR="00201207" w:rsidRDefault="00201207" w:rsidP="00201207">
      <w:r w:rsidRPr="00744761">
        <w:t>Reuse, or using a product more than once, prevents the need to create the product from scratch, which saves resources and energy while also preventing pollution.</w:t>
      </w:r>
      <w:r>
        <w:t xml:space="preserve"> </w:t>
      </w:r>
    </w:p>
    <w:p w14:paraId="341F7CD1" w14:textId="77777777" w:rsidR="00201207" w:rsidRDefault="00201207" w:rsidP="00201207">
      <w:pPr>
        <w:pStyle w:val="Heading3"/>
        <w:numPr>
          <w:ilvl w:val="2"/>
          <w:numId w:val="9"/>
        </w:numPr>
        <w:spacing w:before="200" w:line="259" w:lineRule="auto"/>
        <w:jc w:val="left"/>
      </w:pPr>
      <w:bookmarkStart w:id="232" w:name="_Toc467165938"/>
      <w:bookmarkStart w:id="233" w:name="_Toc18536875"/>
      <w:r>
        <w:t>Advantages</w:t>
      </w:r>
      <w:bookmarkEnd w:id="232"/>
      <w:bookmarkEnd w:id="233"/>
    </w:p>
    <w:p w14:paraId="37041DFE" w14:textId="77777777" w:rsidR="00201207" w:rsidRDefault="00201207" w:rsidP="00201207">
      <w:r>
        <w:t>Recycling has</w:t>
      </w:r>
      <w:r w:rsidRPr="00185F26">
        <w:t xml:space="preserve"> great potential for reducing GHG emissions and saving energy</w:t>
      </w:r>
      <w:r>
        <w:t xml:space="preserve">. </w:t>
      </w:r>
      <w:r w:rsidRPr="003B6326">
        <w:rPr>
          <w:bCs/>
        </w:rPr>
        <w:t>Manufacturing goods from recycled materials typically requires less energy than producing goods from virgin materials</w:t>
      </w:r>
      <w:r>
        <w:rPr>
          <w:bCs/>
        </w:rPr>
        <w:t xml:space="preserve"> (EPA 2016)</w:t>
      </w:r>
      <w:r w:rsidRPr="003B6326">
        <w:rPr>
          <w:bCs/>
        </w:rPr>
        <w:t>.</w:t>
      </w:r>
      <w:r>
        <w:rPr>
          <w:bCs/>
        </w:rPr>
        <w:t xml:space="preserve"> </w:t>
      </w:r>
      <w:r w:rsidRPr="00F308A4">
        <w:t xml:space="preserve">The major advantage of recycling is </w:t>
      </w:r>
      <w:r>
        <w:t xml:space="preserve">that recovered materials can be </w:t>
      </w:r>
      <w:r w:rsidRPr="00F308A4">
        <w:t>use</w:t>
      </w:r>
      <w:r>
        <w:t>d</w:t>
      </w:r>
      <w:r w:rsidRPr="00F308A4">
        <w:t xml:space="preserve"> </w:t>
      </w:r>
      <w:r>
        <w:t>instead of</w:t>
      </w:r>
      <w:r w:rsidRPr="00F308A4">
        <w:t xml:space="preserve"> </w:t>
      </w:r>
      <w:r>
        <w:t>primary</w:t>
      </w:r>
      <w:r w:rsidRPr="00F308A4">
        <w:t xml:space="preserve"> materials</w:t>
      </w:r>
      <w:r>
        <w:t xml:space="preserve"> (materials produced from virgin sources)</w:t>
      </w:r>
      <w:r w:rsidRPr="00F308A4">
        <w:t>.</w:t>
      </w:r>
      <w:r>
        <w:t xml:space="preserve"> Secondary recovered materials save energy and fossil fuels needed in conventional virgin materials production.</w:t>
      </w:r>
    </w:p>
    <w:p w14:paraId="33FF585D" w14:textId="77777777" w:rsidR="00201207" w:rsidRDefault="00201207" w:rsidP="00201207">
      <w:r>
        <w:t>Factors influencing the benefits of recycling:</w:t>
      </w:r>
    </w:p>
    <w:p w14:paraId="65EDBF60" w14:textId="77777777" w:rsidR="00201207" w:rsidRDefault="00201207" w:rsidP="00201207">
      <w:pPr>
        <w:pStyle w:val="ListParagraph"/>
        <w:numPr>
          <w:ilvl w:val="0"/>
          <w:numId w:val="42"/>
        </w:numPr>
        <w:autoSpaceDE w:val="0"/>
        <w:spacing w:after="0" w:line="240" w:lineRule="auto"/>
        <w:jc w:val="left"/>
        <w:rPr>
          <w:rFonts w:eastAsia="Times New Roman"/>
          <w:bCs/>
          <w:color w:val="000000"/>
        </w:rPr>
      </w:pPr>
      <w:commentRangeStart w:id="234"/>
      <w:r>
        <w:rPr>
          <w:rFonts w:eastAsia="Times New Roman"/>
          <w:bCs/>
          <w:color w:val="000000"/>
        </w:rPr>
        <w:t>Integrating organic and non-organic waste recycling</w:t>
      </w:r>
      <w:commentRangeEnd w:id="234"/>
      <w:r w:rsidR="00644833">
        <w:rPr>
          <w:rStyle w:val="CommentReference"/>
        </w:rPr>
        <w:commentReference w:id="234"/>
      </w:r>
    </w:p>
    <w:p w14:paraId="6CD3ACAD" w14:textId="77777777" w:rsidR="00201207" w:rsidRDefault="00201207" w:rsidP="00201207">
      <w:r w:rsidRPr="009E338D">
        <w:t>The results show that recycling and composting can minimize the emission of greenhouse gases, reducing carbon dioxide and carbon equivalents, and promote energy savings</w:t>
      </w:r>
      <w:r>
        <w:rPr>
          <w:rStyle w:val="FootnoteReference"/>
          <w:rFonts w:eastAsia="Times New Roman"/>
          <w:bCs/>
          <w:color w:val="000000"/>
        </w:rPr>
        <w:footnoteReference w:id="21"/>
      </w:r>
      <w:r w:rsidRPr="009E338D">
        <w:t>.</w:t>
      </w:r>
      <w:r>
        <w:t xml:space="preserve"> </w:t>
      </w:r>
      <w:r w:rsidRPr="009E338D">
        <w:t>Integrated management can reduce 78.8% of carbon dioxide and save 490.9% energy.</w:t>
      </w:r>
    </w:p>
    <w:p w14:paraId="0F944AC8" w14:textId="77777777" w:rsidR="00201207" w:rsidRDefault="00201207" w:rsidP="00201207">
      <w:pPr>
        <w:pStyle w:val="ListParagraph"/>
        <w:numPr>
          <w:ilvl w:val="0"/>
          <w:numId w:val="42"/>
        </w:numPr>
        <w:autoSpaceDE w:val="0"/>
        <w:spacing w:after="0" w:line="240" w:lineRule="auto"/>
        <w:jc w:val="left"/>
        <w:rPr>
          <w:rFonts w:eastAsia="Times New Roman"/>
          <w:bCs/>
          <w:color w:val="000000"/>
        </w:rPr>
      </w:pPr>
      <w:commentRangeStart w:id="235"/>
      <w:r>
        <w:rPr>
          <w:rFonts w:eastAsia="Times New Roman"/>
          <w:bCs/>
          <w:color w:val="000000"/>
        </w:rPr>
        <w:t>Informal waste pickers</w:t>
      </w:r>
      <w:commentRangeEnd w:id="235"/>
      <w:r w:rsidR="00644833">
        <w:rPr>
          <w:rStyle w:val="CommentReference"/>
        </w:rPr>
        <w:commentReference w:id="235"/>
      </w:r>
    </w:p>
    <w:p w14:paraId="47059DB8" w14:textId="77777777" w:rsidR="00201207" w:rsidRPr="00134F3E" w:rsidRDefault="00201207" w:rsidP="00201207">
      <w:r w:rsidRPr="00134F3E">
        <w:t>The key advantages of recycling and recovery are reduced quantities of disposed waste and the return of materials to the economy. In many developing countries, informal waste pickers at collection points and disposal sites recover a significant portion of discards. In China, for example, about 20% of discards are recovered for recycling, largely attributable to informal waste picking (</w:t>
      </w:r>
      <w:proofErr w:type="spellStart"/>
      <w:r w:rsidRPr="00134F3E">
        <w:t>Hoornweg</w:t>
      </w:r>
      <w:proofErr w:type="spellEnd"/>
      <w:r w:rsidRPr="00134F3E">
        <w:t xml:space="preserve"> et al 2005). (What a waste, p. 28)</w:t>
      </w:r>
    </w:p>
    <w:p w14:paraId="3D806520" w14:textId="77777777" w:rsidR="00201207" w:rsidRPr="003B6326" w:rsidRDefault="00201207" w:rsidP="00201207">
      <w:pPr>
        <w:pStyle w:val="Heading3"/>
        <w:numPr>
          <w:ilvl w:val="2"/>
          <w:numId w:val="9"/>
        </w:numPr>
        <w:spacing w:before="200" w:line="259" w:lineRule="auto"/>
        <w:jc w:val="left"/>
      </w:pPr>
      <w:bookmarkStart w:id="236" w:name="_Toc467165939"/>
      <w:bookmarkStart w:id="237" w:name="_Toc18536876"/>
      <w:r>
        <w:t>Disadvantages</w:t>
      </w:r>
      <w:bookmarkEnd w:id="236"/>
      <w:bookmarkEnd w:id="237"/>
    </w:p>
    <w:p w14:paraId="01B448D5" w14:textId="77777777" w:rsidR="00201207" w:rsidRDefault="00201207" w:rsidP="00201207">
      <w:r>
        <w:t>Waste collected</w:t>
      </w:r>
      <w:r w:rsidRPr="003B6326">
        <w:t xml:space="preserve"> need</w:t>
      </w:r>
      <w:r>
        <w:t>s</w:t>
      </w:r>
      <w:r w:rsidRPr="003B6326">
        <w:t xml:space="preserve"> to be transported to a </w:t>
      </w:r>
      <w:r>
        <w:t>waste sorting facility, and then sorted materials need to be transported to recycling centers or material recovery facilities. E</w:t>
      </w:r>
      <w:r w:rsidRPr="003B6326">
        <w:t xml:space="preserve">ach stage of </w:t>
      </w:r>
      <w:r>
        <w:t xml:space="preserve">waste recycling and waste </w:t>
      </w:r>
      <w:r>
        <w:lastRenderedPageBreak/>
        <w:t>management needed for the waste to get from households and institutions to recycling facilities require</w:t>
      </w:r>
      <w:r w:rsidRPr="003B6326">
        <w:t xml:space="preserve"> some form of transportation. Transportation by plane, truck, or rail all require the use of fo</w:t>
      </w:r>
      <w:r>
        <w:t>ssil fuels for energy, which significantly</w:t>
      </w:r>
      <w:r w:rsidRPr="003B6326">
        <w:t xml:space="preserve"> contribute to global </w:t>
      </w:r>
      <w:r>
        <w:t xml:space="preserve">warming and GHG </w:t>
      </w:r>
      <w:proofErr w:type="spellStart"/>
      <w:r>
        <w:t>emisisons</w:t>
      </w:r>
      <w:proofErr w:type="spellEnd"/>
      <w:r w:rsidRPr="003B6326">
        <w:t>.</w:t>
      </w:r>
    </w:p>
    <w:p w14:paraId="7C5ABC70" w14:textId="77777777" w:rsidR="00201207" w:rsidRDefault="00201207" w:rsidP="00201207">
      <w:pPr>
        <w:rPr>
          <w:rFonts w:eastAsia="Times New Roman"/>
          <w:color w:val="000000"/>
        </w:rPr>
      </w:pPr>
      <w:r>
        <w:t xml:space="preserve">Cost of activities and processes that enable recycling, as well as investment which is needed in technology and waste management are the main barriers to greater adoption of this solution globally. </w:t>
      </w:r>
    </w:p>
    <w:p w14:paraId="756DEC01" w14:textId="2A9B7491" w:rsidR="00966563" w:rsidRDefault="551A77D0" w:rsidP="005575BC">
      <w:pPr>
        <w:pStyle w:val="Heading1"/>
        <w:numPr>
          <w:ilvl w:val="0"/>
          <w:numId w:val="43"/>
        </w:numPr>
      </w:pPr>
      <w:bookmarkStart w:id="238" w:name="_Toc18536877"/>
      <w:r>
        <w:t>Methodology</w:t>
      </w:r>
      <w:bookmarkEnd w:id="238"/>
    </w:p>
    <w:p w14:paraId="567926D6" w14:textId="6C27DCB2" w:rsidR="00BD136D" w:rsidRDefault="00686965" w:rsidP="00AE749D">
      <w:pPr>
        <w:pStyle w:val="Heading2"/>
        <w:numPr>
          <w:ilvl w:val="1"/>
          <w:numId w:val="28"/>
        </w:numPr>
      </w:pPr>
      <w:bookmarkStart w:id="239" w:name="_Toc18536878"/>
      <w:r>
        <w:t>Introduction</w:t>
      </w:r>
      <w:bookmarkEnd w:id="239"/>
    </w:p>
    <w:p w14:paraId="675F0D1C" w14:textId="77777777" w:rsidR="00BB3E97" w:rsidRDefault="00BB3E97" w:rsidP="00BB3E97">
      <w:r w:rsidRPr="001850DC">
        <w:t xml:space="preserve">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w:t>
      </w:r>
      <w:proofErr w:type="gramStart"/>
      <w:r w:rsidRPr="001850DC">
        <w:t>demand</w:t>
      </w:r>
      <w:proofErr w:type="gramEnd"/>
      <w:r w:rsidRPr="001850DC">
        <w:t xml:space="preserve"> which is exogenous to the model, but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w:t>
      </w:r>
      <w:r>
        <w:t>6</w:t>
      </w:r>
      <w:r w:rsidRPr="001850DC">
        <w:t xml:space="preserve">0 </w:t>
      </w:r>
      <w:r>
        <w:t xml:space="preserve">(from a base year of 2014) </w:t>
      </w:r>
      <w:r w:rsidRPr="001850DC">
        <w:t>and the comparison of these scenarios (for the 2020-2050 segment</w:t>
      </w:r>
      <w:r w:rsidRPr="001850DC">
        <w:rPr>
          <w:rStyle w:val="FootnoteReference"/>
        </w:rPr>
        <w:footnoteRef/>
      </w:r>
      <w:r w:rsidRPr="001850DC">
        <w:t>) is what constituted the results.</w:t>
      </w:r>
    </w:p>
    <w:p w14:paraId="504A841C" w14:textId="7E4DDA31" w:rsidR="003B7CDC" w:rsidRPr="003B7CDC" w:rsidRDefault="00AE1085" w:rsidP="003B7CDC">
      <w:pPr>
        <w:pStyle w:val="Heading2"/>
        <w:numPr>
          <w:ilvl w:val="1"/>
          <w:numId w:val="26"/>
        </w:numPr>
      </w:pPr>
      <w:bookmarkStart w:id="240" w:name="_Toc18536879"/>
      <w:ins w:id="241" w:author="Miranda Gorman" w:date="2020-06-19T09:29:00Z">
        <w:r>
          <w:t>D</w:t>
        </w:r>
      </w:ins>
      <w:del w:id="242" w:author="Miranda Gorman" w:date="2020-06-19T09:29:00Z">
        <w:r w:rsidR="008C25CA" w:rsidDel="00AE1085">
          <w:delText>d</w:delText>
        </w:r>
      </w:del>
      <w:r w:rsidR="008C25CA">
        <w:t xml:space="preserve">ata </w:t>
      </w:r>
      <w:ins w:id="243" w:author="Miranda Gorman" w:date="2020-06-19T09:29:00Z">
        <w:r>
          <w:t>S</w:t>
        </w:r>
      </w:ins>
      <w:del w:id="244" w:author="Miranda Gorman" w:date="2020-06-19T09:29:00Z">
        <w:r w:rsidR="008C25CA" w:rsidDel="00AE1085">
          <w:delText>s</w:delText>
        </w:r>
      </w:del>
      <w:r w:rsidR="008C25CA">
        <w:t>ources</w:t>
      </w:r>
      <w:bookmarkEnd w:id="240"/>
    </w:p>
    <w:p w14:paraId="48EE38E5" w14:textId="671A2983" w:rsidR="001250B4" w:rsidRPr="007C79D8" w:rsidRDefault="001250B4" w:rsidP="001250B4">
      <w:pPr>
        <w:rPr>
          <w:sz w:val="24"/>
        </w:rPr>
      </w:pPr>
      <w:r>
        <w:rPr>
          <w:sz w:val="24"/>
        </w:rPr>
        <w:t xml:space="preserve">Waste considered in this study is post-consumer </w:t>
      </w:r>
      <w:r w:rsidRPr="007C79D8">
        <w:rPr>
          <w:sz w:val="24"/>
        </w:rPr>
        <w:t>waste</w:t>
      </w:r>
      <w:del w:id="245" w:author="Miranda Gorman" w:date="2020-06-02T14:15:00Z">
        <w:r w:rsidDel="00644833">
          <w:rPr>
            <w:sz w:val="24"/>
          </w:rPr>
          <w:delText>. This means that waste is</w:delText>
        </w:r>
      </w:del>
      <w:r>
        <w:rPr>
          <w:sz w:val="24"/>
        </w:rPr>
        <w:t xml:space="preserve"> measured at </w:t>
      </w:r>
      <w:del w:id="246" w:author="Miranda Gorman" w:date="2020-06-02T14:15:00Z">
        <w:r w:rsidDel="00644833">
          <w:rPr>
            <w:sz w:val="24"/>
          </w:rPr>
          <w:delText xml:space="preserve">the </w:delText>
        </w:r>
      </w:del>
      <w:r>
        <w:rPr>
          <w:sz w:val="24"/>
        </w:rPr>
        <w:t>waste collection centers. P</w:t>
      </w:r>
      <w:r w:rsidRPr="007C79D8">
        <w:rPr>
          <w:sz w:val="24"/>
        </w:rPr>
        <w:t xml:space="preserve">re-consumer waste </w:t>
      </w:r>
      <w:r>
        <w:rPr>
          <w:sz w:val="24"/>
        </w:rPr>
        <w:t>is found in</w:t>
      </w:r>
      <w:r w:rsidRPr="007C79D8">
        <w:rPr>
          <w:sz w:val="24"/>
        </w:rPr>
        <w:t xml:space="preserve"> far smaller </w:t>
      </w:r>
      <w:r>
        <w:rPr>
          <w:sz w:val="24"/>
        </w:rPr>
        <w:t xml:space="preserve">amount of only </w:t>
      </w:r>
      <w:commentRangeStart w:id="247"/>
      <w:r>
        <w:rPr>
          <w:sz w:val="24"/>
        </w:rPr>
        <w:t>10% of total post-consumer waste generated by households, residential, commercial and institutional subjects</w:t>
      </w:r>
      <w:commentRangeEnd w:id="247"/>
      <w:r w:rsidR="00644833">
        <w:rPr>
          <w:rStyle w:val="CommentReference"/>
        </w:rPr>
        <w:commentReference w:id="247"/>
      </w:r>
      <w:r>
        <w:rPr>
          <w:sz w:val="24"/>
        </w:rPr>
        <w:t>. Pre-consumer waste is also almost 100% recyclable on-site. The amount of pre-consumer waste that is lost from the material cycle is hence</w:t>
      </w:r>
      <w:r w:rsidRPr="007C79D8">
        <w:rPr>
          <w:sz w:val="24"/>
        </w:rPr>
        <w:t xml:space="preserve"> negligible </w:t>
      </w:r>
      <w:r>
        <w:rPr>
          <w:sz w:val="24"/>
        </w:rPr>
        <w:t>(EU Joint Center 2002).</w:t>
      </w:r>
    </w:p>
    <w:p w14:paraId="22DF0268" w14:textId="15EA27AB" w:rsidR="00FB2C53" w:rsidRPr="00695123" w:rsidRDefault="00364AED" w:rsidP="00FB2C53">
      <w:pPr>
        <w:rPr>
          <w:sz w:val="24"/>
        </w:rPr>
      </w:pPr>
      <w:ins w:id="248" w:author="Miranda Gorman" w:date="2020-06-02T14:16:00Z">
        <w:r>
          <w:rPr>
            <w:sz w:val="24"/>
          </w:rPr>
          <w:t xml:space="preserve">Data used to develop the Recycling TAM is based on the Recyclable fraction of waste from What a Waste 2.0, and then applied to the Integrated Waste TAM estimate of total MSW. </w:t>
        </w:r>
      </w:ins>
      <w:del w:id="249" w:author="Miranda Gorman" w:date="2020-06-02T14:16:00Z">
        <w:r w:rsidR="001250B4" w:rsidDel="00364AED">
          <w:rPr>
            <w:sz w:val="24"/>
          </w:rPr>
          <w:delText xml:space="preserve">There are five key reports on waste generation in the future used to build the Total Addressable market of Recyclable Waste. The first is IPCC 2006 report where total municipal solid waste generation (per capita) is estimated and then forecast using to UN Variant 2015 population prognostication. The second is What a Waste report by the World Bank in which current state of waste generation is shown (current year is 2010). Prognostication of the state of waste generation in 2025 is made in that report enabling interpolation and extrapolation. Total recyclable waste is interpolated between 2010 and 2025 and extrapolated further to 2060. Recyclable percentage of total municipal solid waste generated is modelled according to waste composition 2010 and 2025 in which metals, plastic, glass and other (rubber, textiles, e-waste and discarded bulky products) are included as recyclable waste (paper is excluded for this study). A third, fourth and fifth report on total municipal solid waste generated globally and regionally follow the same methodology of establishing recyclable waste as Total Addressable Market. </w:delText>
        </w:r>
      </w:del>
      <w:del w:id="250" w:author="Miranda Gorman" w:date="2020-06-02T14:17:00Z">
        <w:r w:rsidR="001250B4" w:rsidDel="00364AED">
          <w:rPr>
            <w:sz w:val="24"/>
          </w:rPr>
          <w:delText xml:space="preserve">First total MSW generated is noted for different regions and the world for the period 2015-2050. Then the recyclable part of the total MSW generated is calculated by multiplying the total MSW generated with percentage of recyclable waste in total waste. Recyclable waste percentage is calculated based on waste composition specific for world regions and income regions as report by IPCC and What A Waste (World Bank 2012). Separate scenarios are developed for the case where recyclable % remains fixed over the period in question and scenarios with a dynamic % of recyclables as a fraction of MSW.  </w:delText>
        </w:r>
      </w:del>
      <w:r w:rsidR="001250B4">
        <w:rPr>
          <w:sz w:val="24"/>
        </w:rPr>
        <w:t xml:space="preserve">World amounts of recyclable waste are calculated as a sum of recyclable waste in regions.   </w:t>
      </w:r>
      <w:r w:rsidR="00FB2C53">
        <w:t xml:space="preserve"> </w:t>
      </w:r>
    </w:p>
    <w:p w14:paraId="249038AC" w14:textId="623B987C" w:rsidR="00A432F1" w:rsidRDefault="00A432F1" w:rsidP="00483FFA">
      <w:pPr>
        <w:pStyle w:val="Heading2"/>
        <w:numPr>
          <w:ilvl w:val="1"/>
          <w:numId w:val="26"/>
        </w:numPr>
        <w:rPr>
          <w:ins w:id="251" w:author="Miranda Gorman" w:date="2020-06-19T09:42:00Z"/>
        </w:rPr>
      </w:pPr>
      <w:bookmarkStart w:id="252" w:name="_Toc18536880"/>
      <w:ins w:id="253" w:author="Miranda Gorman" w:date="2020-06-19T09:41:00Z">
        <w:r>
          <w:lastRenderedPageBreak/>
          <w:t>Total Addressable Market</w:t>
        </w:r>
      </w:ins>
    </w:p>
    <w:p w14:paraId="7F212FB9" w14:textId="41EDDAEB" w:rsidR="00A432F1" w:rsidRDefault="00A432F1" w:rsidP="00A432F1">
      <w:pPr>
        <w:rPr>
          <w:ins w:id="254" w:author="Miranda Gorman" w:date="2020-06-19T09:44:00Z"/>
        </w:rPr>
      </w:pPr>
      <w:ins w:id="255" w:author="Miranda Gorman" w:date="2020-06-19T09:42:00Z">
        <w:r>
          <w:t xml:space="preserve">The total addressable market for this model is determined in the Waste TAM model. It is based on What a Waste and What a Waste 2.0 approximations of the global </w:t>
        </w:r>
      </w:ins>
      <w:ins w:id="256" w:author="Miranda Gorman" w:date="2020-06-19T09:43:00Z">
        <w:r>
          <w:t>recyclable</w:t>
        </w:r>
      </w:ins>
      <w:ins w:id="257" w:author="Miranda Gorman" w:date="2020-06-19T09:42:00Z">
        <w:r>
          <w:t xml:space="preserve"> fraction of MSW in 2010, 2016, and 2025</w:t>
        </w:r>
      </w:ins>
      <w:ins w:id="258" w:author="Miranda Gorman" w:date="2020-06-19T09:43:00Z">
        <w:r>
          <w:t>, where recyclable fraction encompasses glass, plastic, metal, and other waste.</w:t>
        </w:r>
      </w:ins>
      <w:ins w:id="259" w:author="Miranda Gorman" w:date="2020-06-19T09:42:00Z">
        <w:r>
          <w:t xml:space="preserve"> These percentages were extrapolated to determine a trend for the entire time period of </w:t>
        </w:r>
        <w:proofErr w:type="gramStart"/>
        <w:r>
          <w:t>2015-2050, and</w:t>
        </w:r>
        <w:proofErr w:type="gramEnd"/>
        <w:r>
          <w:t xml:space="preserve"> applied to the total global Waste TAM.</w:t>
        </w:r>
      </w:ins>
      <w:ins w:id="260" w:author="Miranda Gorman" w:date="2020-06-19T09:43:00Z">
        <w:r>
          <w:t xml:space="preserve"> This recyclable fraction of global MSW is the</w:t>
        </w:r>
      </w:ins>
      <w:ins w:id="261" w:author="Miranda Gorman" w:date="2020-06-19T09:44:00Z">
        <w:r>
          <w:t xml:space="preserve"> Reference TAM. </w:t>
        </w:r>
      </w:ins>
    </w:p>
    <w:p w14:paraId="2355C9A8" w14:textId="5A10651F" w:rsidR="00A432F1" w:rsidRPr="00A432F1" w:rsidRDefault="00A432F1">
      <w:pPr>
        <w:rPr>
          <w:ins w:id="262" w:author="Miranda Gorman" w:date="2020-06-19T09:41:00Z"/>
        </w:rPr>
        <w:pPrChange w:id="263" w:author="Miranda Gorman" w:date="2020-06-19T09:42:00Z">
          <w:pPr>
            <w:pStyle w:val="Heading2"/>
            <w:numPr>
              <w:numId w:val="26"/>
            </w:numPr>
            <w:ind w:left="480" w:hanging="480"/>
          </w:pPr>
        </w:pPrChange>
      </w:pPr>
      <w:ins w:id="264" w:author="Miranda Gorman" w:date="2020-06-19T09:44:00Z">
        <w:r>
          <w:t>Post-integration, adoption of bioplastics in the plastics market has a significant influence on the TAM. The biodegradable fraction of bioplastics adoption is removed from the T</w:t>
        </w:r>
      </w:ins>
      <w:ins w:id="265" w:author="Miranda Gorman" w:date="2020-06-19T09:45:00Z">
        <w:r>
          <w:t>AM and allocated to the organic (composting) TAM. For this reason, the post-integration TAM for PDS1 is larger than PDS2, which is in turn larger than PDS3, since they include incrementally more bioplastics adoption.</w:t>
        </w:r>
      </w:ins>
    </w:p>
    <w:p w14:paraId="4303D5C0" w14:textId="2CB48648" w:rsidR="00B144E5" w:rsidRDefault="00686965" w:rsidP="00483FFA">
      <w:pPr>
        <w:pStyle w:val="Heading2"/>
        <w:numPr>
          <w:ilvl w:val="1"/>
          <w:numId w:val="26"/>
        </w:numPr>
      </w:pPr>
      <w:r>
        <w:t>Adoption Scenarios</w:t>
      </w:r>
      <w:bookmarkEnd w:id="252"/>
    </w:p>
    <w:p w14:paraId="1773B10A" w14:textId="77777777" w:rsidR="00364AED" w:rsidRPr="00FA2CC3" w:rsidDel="00364AED" w:rsidRDefault="00364AED" w:rsidP="00364AED">
      <w:pPr>
        <w:rPr>
          <w:del w:id="266" w:author="Miranda Gorman" w:date="2020-06-02T14:18:00Z"/>
          <w:moveTo w:id="267" w:author="Miranda Gorman" w:date="2020-06-02T14:18:00Z"/>
        </w:rPr>
      </w:pPr>
      <w:moveToRangeStart w:id="268" w:author="Miranda Gorman" w:date="2020-06-02T14:18:00Z" w:name="move41999924"/>
      <w:moveTo w:id="269" w:author="Miranda Gorman" w:date="2020-06-02T14:18:00Z">
        <w:r w:rsidRPr="00FA2CC3">
          <w:t xml:space="preserve">Two different types of adoption scenarios were developed: </w:t>
        </w:r>
        <w:proofErr w:type="gramStart"/>
        <w:r w:rsidRPr="00FA2CC3">
          <w:t>a</w:t>
        </w:r>
        <w:proofErr w:type="gramEnd"/>
        <w:r w:rsidRPr="00FA2CC3">
          <w:t xml:space="preserve"> Reference (REF) Case which was considered the baseline, where not much changes in the world, and a set of Project Drawdown Scenarios (PDS) with varying levels of ambitious adoption of the solution. </w:t>
        </w:r>
        <w:r>
          <w:t>Published results show the comparison of one PDS to the REF, and therefore focus on the change to the world relative to a baseline.</w:t>
        </w:r>
      </w:moveTo>
    </w:p>
    <w:moveToRangeEnd w:id="268"/>
    <w:p w14:paraId="436C9F93" w14:textId="7148160F" w:rsidR="00364AED" w:rsidRDefault="00364AED" w:rsidP="003F4569">
      <w:pPr>
        <w:rPr>
          <w:ins w:id="270" w:author="Miranda Gorman" w:date="2020-06-02T14:18:00Z"/>
        </w:rPr>
      </w:pPr>
    </w:p>
    <w:p w14:paraId="16F3A366" w14:textId="05D835E4" w:rsidR="003F4569" w:rsidDel="00120AB4" w:rsidRDefault="003F4569">
      <w:pPr>
        <w:rPr>
          <w:del w:id="271" w:author="Miranda Gorman" w:date="2020-06-19T09:40:00Z"/>
        </w:rPr>
      </w:pPr>
      <w:r>
        <w:t xml:space="preserve">There are three </w:t>
      </w:r>
      <w:ins w:id="272" w:author="Miranda Gorman" w:date="2020-06-02T14:18:00Z">
        <w:r w:rsidR="00364AED">
          <w:t xml:space="preserve">PDS </w:t>
        </w:r>
      </w:ins>
      <w:r>
        <w:t>adoption scenarios developed and all are based on achieving a certain recycling rate (% recycled MSW of total recyclable MSW (less paper</w:t>
      </w:r>
      <w:commentRangeStart w:id="273"/>
      <w:r>
        <w:t xml:space="preserve">). </w:t>
      </w:r>
      <w:del w:id="274" w:author="Miranda Gorman" w:date="2020-06-19T09:40:00Z">
        <w:r w:rsidRPr="00364AED" w:rsidDel="00120AB4">
          <w:rPr>
            <w:b/>
            <w:bCs/>
            <w:rPrChange w:id="275" w:author="Miranda Gorman" w:date="2020-06-02T14:17:00Z">
              <w:rPr/>
            </w:rPrChange>
          </w:rPr>
          <w:delText>The first scenario is set at achieving the current OECD recycling rate for all other regions other than the OECD region by 2050.</w:delText>
        </w:r>
        <w:r w:rsidDel="00120AB4">
          <w:delText xml:space="preserve"> Non-OECD regions have lower recycling rates and it is assumed that OECD recycling rate is achievable for those regions by 2050. OECD 2050 recycling target is set to 70% according to EU recycling target for the year 2020. </w:delText>
        </w:r>
      </w:del>
    </w:p>
    <w:p w14:paraId="1BD04511" w14:textId="162BC53E" w:rsidR="003F4569" w:rsidDel="00120AB4" w:rsidRDefault="003F4569">
      <w:pPr>
        <w:rPr>
          <w:del w:id="276" w:author="Miranda Gorman" w:date="2020-06-19T09:40:00Z"/>
        </w:rPr>
      </w:pPr>
      <w:del w:id="277" w:author="Miranda Gorman" w:date="2020-06-19T09:40:00Z">
        <w:r w:rsidDel="00120AB4">
          <w:delText xml:space="preserve">In the second scenario, </w:delText>
        </w:r>
        <w:r w:rsidRPr="00364AED" w:rsidDel="00120AB4">
          <w:rPr>
            <w:b/>
            <w:bCs/>
            <w:rPrChange w:id="278" w:author="Miranda Gorman" w:date="2020-06-02T14:17:00Z">
              <w:rPr/>
            </w:rPrChange>
          </w:rPr>
          <w:delText>non-OECD countries recycling target rate for 2050 is set to be current Austria recycling rate of 63%</w:delText>
        </w:r>
        <w:r w:rsidDel="00120AB4">
          <w:delText>. OECD countries recycling rates for 2050 are set to 70% as is the case in the first scenario.</w:delText>
        </w:r>
      </w:del>
    </w:p>
    <w:p w14:paraId="1FF65BD1" w14:textId="61D9A92C" w:rsidR="003F4569" w:rsidRPr="00364AED" w:rsidRDefault="003F4569" w:rsidP="00120AB4">
      <w:pPr>
        <w:rPr>
          <w:b/>
          <w:bCs/>
          <w:rPrChange w:id="279" w:author="Miranda Gorman" w:date="2020-06-02T14:18:00Z">
            <w:rPr/>
          </w:rPrChange>
        </w:rPr>
      </w:pPr>
      <w:del w:id="280" w:author="Miranda Gorman" w:date="2020-06-19T09:40:00Z">
        <w:r w:rsidDel="00120AB4">
          <w:delText xml:space="preserve">In the third scenario, recycling rates for </w:delText>
        </w:r>
        <w:r w:rsidRPr="00364AED" w:rsidDel="00120AB4">
          <w:rPr>
            <w:b/>
            <w:bCs/>
            <w:rPrChange w:id="281" w:author="Miranda Gorman" w:date="2020-06-02T14:18:00Z">
              <w:rPr/>
            </w:rPrChange>
          </w:rPr>
          <w:delText>OECD countries in 2050 are 70%, while for non-OECD countries, recycling rates of the region for 2050 correspond to current best recycling rate of the country in the corresponding region. For example, Asia (sans Japan) region’s recycling rate target is set to 61% which is Singapore’s recycling rate in 2015, so is used as a benchmark for that region.</w:delText>
        </w:r>
        <w:commentRangeEnd w:id="273"/>
        <w:r w:rsidR="00364AED" w:rsidDel="00120AB4">
          <w:rPr>
            <w:rStyle w:val="CommentReference"/>
          </w:rPr>
          <w:commentReference w:id="273"/>
        </w:r>
      </w:del>
    </w:p>
    <w:p w14:paraId="5B05266B" w14:textId="714F32D7" w:rsidR="00FB2C53" w:rsidDel="00120AB4" w:rsidRDefault="003F4569" w:rsidP="00FB2C53">
      <w:pPr>
        <w:rPr>
          <w:del w:id="282" w:author="Miranda Gorman" w:date="2020-06-19T09:40:00Z"/>
        </w:rPr>
      </w:pPr>
      <w:del w:id="283" w:author="Miranda Gorman" w:date="2020-06-19T09:40:00Z">
        <w:r w:rsidDel="00120AB4">
          <w:delText>These scenarios are considered optimistic, yet plausible</w:delText>
        </w:r>
      </w:del>
      <w:del w:id="284" w:author="Miranda Gorman" w:date="2020-06-02T14:18:00Z">
        <w:r w:rsidDel="00364AED">
          <w:delText xml:space="preserve"> (OPT)</w:delText>
        </w:r>
      </w:del>
      <w:del w:id="285" w:author="Miranda Gorman" w:date="2020-06-19T09:40:00Z">
        <w:r w:rsidDel="00120AB4">
          <w:delText>.  Optimistic, because they show growing adoption of recycling to the level of the highest level of current adoption today in the affluent world.  Plausible, because the regions where that high level of adoption exists today demonstrate that under the right conditions, policies and investments such an adoption is not outside of what is considered possible.</w:delText>
        </w:r>
      </w:del>
    </w:p>
    <w:p w14:paraId="6F9FC0E5" w14:textId="04856594" w:rsidR="00FB2C53" w:rsidRPr="00FA2CC3" w:rsidDel="00364AED" w:rsidRDefault="00FB2C53" w:rsidP="00FB2C53">
      <w:pPr>
        <w:rPr>
          <w:moveFrom w:id="286" w:author="Miranda Gorman" w:date="2020-06-02T14:18:00Z"/>
        </w:rPr>
      </w:pPr>
      <w:bookmarkStart w:id="287" w:name="_Hlk525033174"/>
      <w:moveFromRangeStart w:id="288" w:author="Miranda Gorman" w:date="2020-06-02T14:18:00Z" w:name="move41999924"/>
      <w:moveFrom w:id="289" w:author="Miranda Gorman" w:date="2020-06-02T14:18:00Z">
        <w:r w:rsidRPr="00FA2CC3" w:rsidDel="00364AED">
          <w:t xml:space="preserve">Two different types of adoption scenarios were developed: a Reference (REF) Case which was considered the baseline, where not much changes in the world, and a set of Project Drawdown Scenarios (PDS) with varying levels of ambitious adoption of the solution. </w:t>
        </w:r>
        <w:r w:rsidDel="00364AED">
          <w:t>Published results show the comparison of one PDS to the REF, and therefore focus on the change to the world relative to a baseline.</w:t>
        </w:r>
      </w:moveFrom>
    </w:p>
    <w:p w14:paraId="5BB095A5" w14:textId="40BDDE6D" w:rsidR="000875B5" w:rsidDel="00AE1085" w:rsidRDefault="000875B5" w:rsidP="005D49A8">
      <w:pPr>
        <w:pStyle w:val="Heading3"/>
        <w:rPr>
          <w:del w:id="290" w:author="Miranda Gorman" w:date="2020-06-19T09:30:00Z"/>
        </w:rPr>
      </w:pPr>
      <w:bookmarkStart w:id="291" w:name="_Toc18536881"/>
      <w:bookmarkEnd w:id="287"/>
      <w:moveFromRangeEnd w:id="288"/>
      <w:r>
        <w:t>Reference Case / Current Adoption</w:t>
      </w:r>
      <w:bookmarkEnd w:id="291"/>
    </w:p>
    <w:p w14:paraId="4F0AC27B" w14:textId="6AD3BC14" w:rsidR="00DE570D" w:rsidRDefault="00DE570D">
      <w:pPr>
        <w:pStyle w:val="Heading3"/>
        <w:pPrChange w:id="292" w:author="Miranda Gorman" w:date="2020-06-19T09:30:00Z">
          <w:pPr/>
        </w:pPrChange>
      </w:pPr>
    </w:p>
    <w:p w14:paraId="2FABE377" w14:textId="77777777" w:rsidR="00BF1980" w:rsidRPr="00F263AA" w:rsidRDefault="00BF1980" w:rsidP="00BF1980">
      <w:r w:rsidRPr="00F263AA">
        <w:t>The baseline scenario assumes that no new and innovative policy measures, investment or initiatives are introduced to further prevent the generation of waste or to further divert waste from landfill.</w:t>
      </w:r>
    </w:p>
    <w:p w14:paraId="70422BFC" w14:textId="62C263E9" w:rsidR="00BF1980" w:rsidRDefault="00BF1980" w:rsidP="00BF1980">
      <w:r>
        <w:t xml:space="preserve">Current adoption rate of household and commercial recycling globally is </w:t>
      </w:r>
      <w:r w:rsidRPr="008E05F3">
        <w:t xml:space="preserve">estimated according to </w:t>
      </w:r>
      <w:del w:id="293" w:author="Miranda Gorman" w:date="2020-06-02T14:19:00Z">
        <w:r w:rsidRPr="008E05F3" w:rsidDel="00364AED">
          <w:delText>Hoornweg and Bhada-Tata (2012)</w:delText>
        </w:r>
      </w:del>
      <w:ins w:id="294" w:author="Miranda Gorman" w:date="2020-06-02T14:19:00Z">
        <w:r w:rsidR="00364AED">
          <w:t>What a Waste 2.0 values for 2016</w:t>
        </w:r>
      </w:ins>
      <w:ins w:id="295" w:author="Miranda Gorman" w:date="2020-06-19T09:31:00Z">
        <w:r w:rsidR="00AE1085">
          <w:t xml:space="preserve">, which shows that a </w:t>
        </w:r>
      </w:ins>
      <w:del w:id="296" w:author="Miranda Gorman" w:date="2020-06-19T09:31:00Z">
        <w:r w:rsidRPr="008E05F3" w:rsidDel="00AE1085">
          <w:delText xml:space="preserve">. </w:delText>
        </w:r>
      </w:del>
      <w:del w:id="297" w:author="Miranda Gorman" w:date="2020-06-02T14:19:00Z">
        <w:r w:rsidRPr="008E05F3" w:rsidDel="00364AED">
          <w:delText xml:space="preserve">The rates correspond to waste data collected in the period 2005 until 2009, so 2010 is chosen as a corresponding year of the data in </w:delText>
        </w:r>
        <w:r w:rsidRPr="00444251" w:rsidDel="00364AED">
          <w:rPr>
            <w:i/>
          </w:rPr>
          <w:delText>What a Waste</w:delText>
        </w:r>
        <w:r w:rsidRPr="008E05F3" w:rsidDel="00364AED">
          <w:delText xml:space="preserve"> report.</w:delText>
        </w:r>
        <w:r w:rsidDel="00364AED">
          <w:delText xml:space="preserve"> </w:delText>
        </w:r>
      </w:del>
      <w:del w:id="298" w:author="Miranda Gorman" w:date="2020-06-19T09:31:00Z">
        <w:r w:rsidDel="00AE1085">
          <w:delText>Figure shows that</w:delText>
        </w:r>
      </w:del>
      <w:r>
        <w:t xml:space="preserve"> majority of waste generated </w:t>
      </w:r>
      <w:del w:id="299" w:author="Miranda Gorman" w:date="2020-06-19T09:31:00Z">
        <w:r w:rsidDel="00AE1085">
          <w:delText>in 2010 is</w:delText>
        </w:r>
      </w:del>
      <w:ins w:id="300" w:author="Miranda Gorman" w:date="2020-06-19T09:31:00Z">
        <w:r w:rsidR="00AE1085">
          <w:t>is</w:t>
        </w:r>
      </w:ins>
      <w:r>
        <w:t xml:space="preserve"> landfilled</w:t>
      </w:r>
      <w:ins w:id="301" w:author="Miranda Gorman" w:date="2020-06-19T09:31:00Z">
        <w:r w:rsidR="00AE1085">
          <w:t xml:space="preserve"> (37% landfilled, 11% incinerated, 33% open dumping, and only 13.5% recycling</w:t>
        </w:r>
      </w:ins>
      <w:ins w:id="302" w:author="Miranda Gorman" w:date="2020-06-19T09:32:00Z">
        <w:r w:rsidR="00AE1085">
          <w:t xml:space="preserve">). Of the recyclable fraction of waste, </w:t>
        </w:r>
      </w:ins>
      <w:ins w:id="303" w:author="Miranda Gorman" w:date="2020-06-19T09:33:00Z">
        <w:r w:rsidR="00AE1085">
          <w:t xml:space="preserve">approximately 38% was recycled. </w:t>
        </w:r>
      </w:ins>
      <w:del w:id="304" w:author="Miranda Gorman" w:date="2020-06-19T09:31:00Z">
        <w:r w:rsidDel="00AE1085">
          <w:delText>. Conventional recyclable waste treatment consists of landfilling (</w:delText>
        </w:r>
      </w:del>
      <w:del w:id="305" w:author="Miranda Gorman" w:date="2020-06-19T09:30:00Z">
        <w:r w:rsidDel="00AE1085">
          <w:delText>83</w:delText>
        </w:r>
      </w:del>
      <w:del w:id="306" w:author="Miranda Gorman" w:date="2020-06-19T09:31:00Z">
        <w:r w:rsidDel="00AE1085">
          <w:delText>%) and open dumping (</w:delText>
        </w:r>
      </w:del>
      <w:del w:id="307" w:author="Miranda Gorman" w:date="2020-06-19T09:30:00Z">
        <w:r w:rsidDel="00AE1085">
          <w:delText>17</w:delText>
        </w:r>
      </w:del>
      <w:del w:id="308" w:author="Miranda Gorman" w:date="2020-06-19T09:31:00Z">
        <w:r w:rsidDel="00AE1085">
          <w:delText xml:space="preserve">%). </w:delText>
        </w:r>
      </w:del>
    </w:p>
    <w:p w14:paraId="359E67FF" w14:textId="1399EE08" w:rsidR="00BF1980" w:rsidDel="00AE1085" w:rsidRDefault="00BF1980" w:rsidP="00BF1980">
      <w:pPr>
        <w:rPr>
          <w:del w:id="309" w:author="Miranda Gorman" w:date="2020-06-19T09:32:00Z"/>
        </w:rPr>
      </w:pPr>
      <w:del w:id="310" w:author="Miranda Gorman" w:date="2020-06-19T09:32:00Z">
        <w:r w:rsidRPr="006762DB" w:rsidDel="00AE1085">
          <w:rPr>
            <w:noProof/>
            <w:lang w:eastAsia="en-US"/>
          </w:rPr>
          <w:drawing>
            <wp:inline distT="0" distB="0" distL="0" distR="0" wp14:anchorId="729BA9D7" wp14:editId="58CF816F">
              <wp:extent cx="5184250" cy="2672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636" r="12773"/>
                      <a:stretch/>
                    </pic:blipFill>
                    <pic:spPr bwMode="auto">
                      <a:xfrm>
                        <a:off x="0" y="0"/>
                        <a:ext cx="5184411" cy="2672163"/>
                      </a:xfrm>
                      <a:prstGeom prst="rect">
                        <a:avLst/>
                      </a:prstGeom>
                      <a:ln>
                        <a:noFill/>
                      </a:ln>
                      <a:extLst>
                        <a:ext uri="{53640926-AAD7-44D8-BBD7-CCE9431645EC}">
                          <a14:shadowObscured xmlns:a14="http://schemas.microsoft.com/office/drawing/2010/main"/>
                        </a:ext>
                      </a:extLst>
                    </pic:spPr>
                  </pic:pic>
                </a:graphicData>
              </a:graphic>
            </wp:inline>
          </w:drawing>
        </w:r>
      </w:del>
    </w:p>
    <w:p w14:paraId="19086872" w14:textId="64BC0DF7" w:rsidR="00BF1980" w:rsidRPr="00C929E6" w:rsidDel="00AE1085" w:rsidRDefault="00BF1980" w:rsidP="00BF1980">
      <w:pPr>
        <w:pStyle w:val="Caption"/>
        <w:rPr>
          <w:del w:id="311" w:author="Miranda Gorman" w:date="2020-06-19T09:32:00Z"/>
        </w:rPr>
      </w:pPr>
      <w:bookmarkStart w:id="312" w:name="_Toc467165960"/>
      <w:commentRangeStart w:id="313"/>
      <w:del w:id="314" w:author="Miranda Gorman" w:date="2020-06-19T09:32:00Z">
        <w:r w:rsidRPr="00C929E6" w:rsidDel="00AE1085">
          <w:delText xml:space="preserve">Figure </w:delText>
        </w:r>
        <w:r w:rsidDel="00AE1085">
          <w:delText>7</w:delText>
        </w:r>
        <w:r w:rsidRPr="00C929E6" w:rsidDel="00AE1085">
          <w:delText>: MSW Disposal by Income (milion tons). Source: Table 11, What a waste report (Hoornweg and Bhada-Tata, 2012)</w:delText>
        </w:r>
        <w:bookmarkEnd w:id="312"/>
        <w:commentRangeEnd w:id="313"/>
        <w:r w:rsidR="00DF6B2A" w:rsidDel="00AE1085">
          <w:rPr>
            <w:rStyle w:val="CommentReference"/>
            <w:i w:val="0"/>
            <w:iCs w:val="0"/>
            <w:color w:val="auto"/>
          </w:rPr>
          <w:commentReference w:id="313"/>
        </w:r>
      </w:del>
    </w:p>
    <w:p w14:paraId="57E32B79" w14:textId="77777777" w:rsidR="00DE570D" w:rsidRPr="00DE570D" w:rsidRDefault="00DE570D" w:rsidP="00DE570D"/>
    <w:p w14:paraId="2FE0BC9D" w14:textId="10096525" w:rsidR="000875B5" w:rsidRPr="00D2050B" w:rsidRDefault="00D2050B" w:rsidP="005D49A8">
      <w:pPr>
        <w:pStyle w:val="Heading3"/>
      </w:pPr>
      <w:bookmarkStart w:id="315" w:name="_Toc18536882"/>
      <w:r w:rsidRPr="00D2050B">
        <w:t>Project Drawdown</w:t>
      </w:r>
      <w:r w:rsidR="000875B5" w:rsidRPr="00D2050B">
        <w:t xml:space="preserve"> Scenarios</w:t>
      </w:r>
      <w:bookmarkEnd w:id="315"/>
    </w:p>
    <w:p w14:paraId="2A840107" w14:textId="231C4AA5" w:rsidR="00DA19B1" w:rsidRDefault="00DA19B1" w:rsidP="00DA19B1">
      <w:r>
        <w:t>There are several factors that arrest the development and implementation of recycling programs such as government, educational, financial, administrative, and other factors (</w:t>
      </w:r>
      <w:proofErr w:type="spellStart"/>
      <w:r>
        <w:t>Troschinetz</w:t>
      </w:r>
      <w:proofErr w:type="spellEnd"/>
      <w:r>
        <w:t xml:space="preserve"> and </w:t>
      </w:r>
      <w:proofErr w:type="spellStart"/>
      <w:r>
        <w:t>Mihelcic</w:t>
      </w:r>
      <w:proofErr w:type="spellEnd"/>
      <w:r>
        <w:t xml:space="preserve">, 2009). However, it is possible to implement successful programs that can achieve high levels of recycling as in Graz, Austria, where about 69% of </w:t>
      </w:r>
      <w:del w:id="316" w:author="Miranda Gorman" w:date="2020-06-19T09:34:00Z">
        <w:r w:rsidDel="00AE1085">
          <w:delText xml:space="preserve">household </w:delText>
        </w:r>
      </w:del>
      <w:proofErr w:type="spellStart"/>
      <w:ins w:id="317" w:author="Miranda Gorman" w:date="2020-06-19T09:34:00Z">
        <w:r w:rsidR="00AE1085">
          <w:t>recylable</w:t>
        </w:r>
        <w:proofErr w:type="spellEnd"/>
        <w:r w:rsidR="00AE1085">
          <w:t xml:space="preserve"> </w:t>
        </w:r>
      </w:ins>
      <w:r>
        <w:t xml:space="preserve">waste was recycled through a municipal program in 2004 and </w:t>
      </w:r>
      <w:r>
        <w:lastRenderedPageBreak/>
        <w:t>only 14% was disposed in a landfill (</w:t>
      </w:r>
      <w:proofErr w:type="spellStart"/>
      <w:r>
        <w:t>Moczygemba</w:t>
      </w:r>
      <w:proofErr w:type="spellEnd"/>
      <w:r>
        <w:t xml:space="preserve"> and </w:t>
      </w:r>
      <w:proofErr w:type="spellStart"/>
      <w:r>
        <w:t>Smaka-Kincl</w:t>
      </w:r>
      <w:proofErr w:type="spellEnd"/>
      <w:r>
        <w:t>, 2007). This is the reason why EU set a 70% recycling target for 2020, and this recycling target rate is most plausible as a recycling target for OECD countries in 2050.</w:t>
      </w:r>
    </w:p>
    <w:p w14:paraId="6E7B1C08" w14:textId="77777777" w:rsidR="00120AB4" w:rsidRDefault="00DA19B1" w:rsidP="00FB2C53">
      <w:pPr>
        <w:rPr>
          <w:ins w:id="318" w:author="Miranda Gorman" w:date="2020-06-19T09:40:00Z"/>
        </w:rPr>
      </w:pPr>
      <w:del w:id="319" w:author="Miranda Gorman" w:date="2020-06-19T09:34:00Z">
        <w:r w:rsidDel="00AE1085">
          <w:delText>With the example of Singapore, it can be observed that the overall recycling rate, for household, industrial and commercial waste together, has risen from 45% in 2002 to 61% in 2013. Singapore’s government has set out a vision of becoming a ‘Zero Waste Nation’ with a target of achieving a national recycling rate of 70% by 2030.</w:delText>
        </w:r>
      </w:del>
      <w:ins w:id="320" w:author="Miranda Gorman" w:date="2020-06-19T09:34:00Z">
        <w:r w:rsidR="00AE1085">
          <w:t>The PDS</w:t>
        </w:r>
      </w:ins>
      <w:ins w:id="321" w:author="Miranda Gorman" w:date="2020-06-19T09:35:00Z">
        <w:r w:rsidR="00AE1085">
          <w:t>1</w:t>
        </w:r>
      </w:ins>
      <w:ins w:id="322" w:author="Miranda Gorman" w:date="2020-06-19T09:34:00Z">
        <w:r w:rsidR="00AE1085">
          <w:t xml:space="preserve"> scenario </w:t>
        </w:r>
      </w:ins>
      <w:ins w:id="323" w:author="Miranda Gorman" w:date="2020-06-19T09:35:00Z">
        <w:r w:rsidR="00AE1085">
          <w:t>is</w:t>
        </w:r>
      </w:ins>
      <w:ins w:id="324" w:author="Miranda Gorman" w:date="2020-06-19T09:34:00Z">
        <w:r w:rsidR="00AE1085">
          <w:t xml:space="preserve"> based on OECD countries meeting the EU Target of 70% recycling by 2050, and all other regions </w:t>
        </w:r>
      </w:ins>
      <w:ins w:id="325" w:author="Miranda Gorman" w:date="2020-06-19T09:35:00Z">
        <w:r w:rsidR="00AE1085">
          <w:t>growing to current US adoption levels (57%). PDS2 is again based on OECD countries meeting the EU 70% target, and other regions meeting curren</w:t>
        </w:r>
      </w:ins>
      <w:ins w:id="326" w:author="Miranda Gorman" w:date="2020-06-19T09:36:00Z">
        <w:r w:rsidR="00AE1085">
          <w:t>t adoption in Germany and Austria (approximately 62%). The PDS3 scenario, the most aggressive, finds OECD recycling 80% of waste by 2050, and other regions meeting the EU goal of 70% b</w:t>
        </w:r>
      </w:ins>
      <w:ins w:id="327" w:author="Miranda Gorman" w:date="2020-06-19T09:37:00Z">
        <w:r w:rsidR="00AE1085">
          <w:t>y 2050.</w:t>
        </w:r>
      </w:ins>
    </w:p>
    <w:p w14:paraId="03EF548C" w14:textId="77777777" w:rsidR="00120AB4" w:rsidRDefault="00120AB4" w:rsidP="00120AB4">
      <w:pPr>
        <w:rPr>
          <w:ins w:id="328" w:author="Miranda Gorman" w:date="2020-06-19T09:40:00Z"/>
        </w:rPr>
      </w:pPr>
      <w:ins w:id="329" w:author="Miranda Gorman" w:date="2020-06-19T09:40:00Z">
        <w:r>
          <w:t>These scenarios are considered optimistic, yet plausible.  Optimistic, because they show growing adoption of recycling to the level of the highest level of current adoption today in the affluent world.  Plausible, because the regions where that high level of adoption exists today demonstrate that under the right conditions, policies and investments such an adoption is not outside of what is considered possible.</w:t>
        </w:r>
      </w:ins>
    </w:p>
    <w:p w14:paraId="0291C3B2" w14:textId="065E65FC" w:rsidR="00FB2C53" w:rsidRPr="00FB2C53" w:rsidRDefault="00AE1085" w:rsidP="00FB2C53">
      <w:ins w:id="330" w:author="Miranda Gorman" w:date="2020-06-19T09:37:00Z">
        <w:r>
          <w:t xml:space="preserve"> </w:t>
        </w:r>
      </w:ins>
    </w:p>
    <w:p w14:paraId="5B61B0F2" w14:textId="42183A39" w:rsidR="00FB2C53" w:rsidRPr="00FB2C53" w:rsidRDefault="00686965" w:rsidP="00FB2C53">
      <w:pPr>
        <w:pStyle w:val="Heading2"/>
        <w:numPr>
          <w:ilvl w:val="1"/>
          <w:numId w:val="26"/>
        </w:numPr>
      </w:pPr>
      <w:bookmarkStart w:id="331" w:name="_Toc18536883"/>
      <w:r>
        <w:t>Inputs</w:t>
      </w:r>
      <w:bookmarkEnd w:id="331"/>
    </w:p>
    <w:p w14:paraId="3EBCEF57" w14:textId="463B9347" w:rsidR="00FB3AB3" w:rsidRDefault="00686965" w:rsidP="005D49A8">
      <w:pPr>
        <w:pStyle w:val="Heading3"/>
      </w:pPr>
      <w:bookmarkStart w:id="332" w:name="_Toc18536884"/>
      <w:r>
        <w:t>Climate Inputs</w:t>
      </w:r>
      <w:bookmarkEnd w:id="332"/>
    </w:p>
    <w:p w14:paraId="38C66268" w14:textId="77777777" w:rsidR="00463F20" w:rsidRDefault="00463F20" w:rsidP="00463F20">
      <w:r w:rsidRPr="00827FDC">
        <w:t>GHG emissions from recycling processes</w:t>
      </w:r>
      <w:r>
        <w:t xml:space="preserve"> are direct emissions, and GHG emissions avoided due to use of recycled materials instead of virgin materials are avoided emissions (</w:t>
      </w:r>
      <w:proofErr w:type="spellStart"/>
      <w:r>
        <w:t>Bakas</w:t>
      </w:r>
      <w:proofErr w:type="spellEnd"/>
      <w:r>
        <w:t xml:space="preserve"> et al., 2011)</w:t>
      </w:r>
      <w:r>
        <w:rPr>
          <w:rStyle w:val="FootnoteReference"/>
        </w:rPr>
        <w:footnoteReference w:id="22"/>
      </w:r>
      <w:r>
        <w:t xml:space="preserve">. </w:t>
      </w:r>
      <w:r w:rsidRPr="00827FDC">
        <w:t xml:space="preserve">Direct emissions are caused by all activities directly involved </w:t>
      </w:r>
      <w:proofErr w:type="gramStart"/>
      <w:r w:rsidRPr="00827FDC">
        <w:t>energy-related</w:t>
      </w:r>
      <w:proofErr w:type="gramEnd"/>
      <w:r w:rsidRPr="00827FDC">
        <w:t xml:space="preserve"> GHG emissions from collection, and transport of waste</w:t>
      </w:r>
      <w:r>
        <w:t>,</w:t>
      </w:r>
      <w:r w:rsidRPr="00827FDC">
        <w:t xml:space="preserve"> and</w:t>
      </w:r>
      <w:r>
        <w:t xml:space="preserve"> </w:t>
      </w:r>
      <w:r w:rsidRPr="00827FDC">
        <w:t>emissions from recycling plants. Avoided emissions are the GHG</w:t>
      </w:r>
      <w:r>
        <w:t xml:space="preserve"> </w:t>
      </w:r>
      <w:r w:rsidRPr="00827FDC">
        <w:t>emissions from activities such as energy production from fossil fuels and production of</w:t>
      </w:r>
      <w:r>
        <w:t xml:space="preserve"> </w:t>
      </w:r>
      <w:r w:rsidRPr="00827FDC">
        <w:t>primary materials that would be generated if there was no (0%) energy recovery from</w:t>
      </w:r>
      <w:r>
        <w:t xml:space="preserve"> </w:t>
      </w:r>
      <w:r w:rsidRPr="00827FDC">
        <w:t>waste incineration and from landfill methane recovery, and no (0%) material recuperation</w:t>
      </w:r>
      <w:r>
        <w:t xml:space="preserve"> </w:t>
      </w:r>
      <w:r w:rsidRPr="00827FDC">
        <w:t>from waste recycling.</w:t>
      </w:r>
    </w:p>
    <w:p w14:paraId="2DB9FDA2" w14:textId="124C1686" w:rsidR="00463F20" w:rsidRDefault="00AE1085" w:rsidP="00463F20">
      <w:ins w:id="333" w:author="Miranda Gorman" w:date="2020-06-19T09:37:00Z">
        <w:r>
          <w:t xml:space="preserve">Direct </w:t>
        </w:r>
      </w:ins>
      <w:r w:rsidR="00463F20">
        <w:t>Emissions (conventional):</w:t>
      </w:r>
    </w:p>
    <w:p w14:paraId="5343FF20" w14:textId="77777777" w:rsidR="00463F20" w:rsidRDefault="00463F20" w:rsidP="00463F20">
      <w:pPr>
        <w:pStyle w:val="ListParagraph"/>
        <w:numPr>
          <w:ilvl w:val="0"/>
          <w:numId w:val="44"/>
        </w:numPr>
        <w:spacing w:after="160" w:line="259" w:lineRule="auto"/>
        <w:jc w:val="left"/>
      </w:pPr>
      <w:r>
        <w:t>Emissions from landfilling</w:t>
      </w:r>
    </w:p>
    <w:p w14:paraId="729F4F34" w14:textId="77777777" w:rsidR="00463F20" w:rsidRDefault="00463F20" w:rsidP="00463F20">
      <w:pPr>
        <w:pStyle w:val="ListParagraph"/>
        <w:numPr>
          <w:ilvl w:val="0"/>
          <w:numId w:val="44"/>
        </w:numPr>
        <w:spacing w:after="160" w:line="259" w:lineRule="auto"/>
        <w:jc w:val="left"/>
      </w:pPr>
      <w:r>
        <w:t>Emissions from open dumping</w:t>
      </w:r>
    </w:p>
    <w:p w14:paraId="64AE8343" w14:textId="77777777" w:rsidR="00463F20" w:rsidRDefault="00463F20" w:rsidP="00463F20">
      <w:pPr>
        <w:pStyle w:val="ListParagraph"/>
        <w:numPr>
          <w:ilvl w:val="0"/>
          <w:numId w:val="44"/>
        </w:numPr>
        <w:spacing w:after="160" w:line="259" w:lineRule="auto"/>
        <w:jc w:val="left"/>
      </w:pPr>
      <w:r>
        <w:t>Emissions from MSW collection &amp; transport</w:t>
      </w:r>
    </w:p>
    <w:p w14:paraId="15EE8778" w14:textId="77777777" w:rsidR="00463F20" w:rsidRDefault="00463F20" w:rsidP="00463F20">
      <w:pPr>
        <w:pStyle w:val="ListParagraph"/>
        <w:numPr>
          <w:ilvl w:val="0"/>
          <w:numId w:val="44"/>
        </w:numPr>
        <w:spacing w:after="160" w:line="259" w:lineRule="auto"/>
        <w:jc w:val="left"/>
      </w:pPr>
      <w:r>
        <w:t>Emissions from virgin material production</w:t>
      </w:r>
    </w:p>
    <w:p w14:paraId="7ACFD02C" w14:textId="5D7E9728" w:rsidR="00463F20" w:rsidRDefault="00AE1085" w:rsidP="00463F20">
      <w:ins w:id="334" w:author="Miranda Gorman" w:date="2020-06-19T09:37:00Z">
        <w:r>
          <w:t xml:space="preserve">Direct </w:t>
        </w:r>
      </w:ins>
      <w:r w:rsidR="00463F20">
        <w:t>Emissions (solution):</w:t>
      </w:r>
    </w:p>
    <w:p w14:paraId="11721010" w14:textId="77777777" w:rsidR="00463F20" w:rsidRDefault="00463F20" w:rsidP="00463F20">
      <w:pPr>
        <w:pStyle w:val="ListParagraph"/>
        <w:numPr>
          <w:ilvl w:val="0"/>
          <w:numId w:val="44"/>
        </w:numPr>
        <w:spacing w:after="160" w:line="259" w:lineRule="auto"/>
        <w:jc w:val="left"/>
      </w:pPr>
      <w:r>
        <w:t>Emissions from MSW collection &amp; transport</w:t>
      </w:r>
    </w:p>
    <w:p w14:paraId="5FDEF4D3" w14:textId="77777777" w:rsidR="00463F20" w:rsidRDefault="00463F20" w:rsidP="00463F20">
      <w:pPr>
        <w:pStyle w:val="ListParagraph"/>
        <w:numPr>
          <w:ilvl w:val="0"/>
          <w:numId w:val="44"/>
        </w:numPr>
        <w:spacing w:after="160" w:line="259" w:lineRule="auto"/>
        <w:jc w:val="left"/>
      </w:pPr>
      <w:r>
        <w:lastRenderedPageBreak/>
        <w:t>Emissions from waste sorting and recycling in Biological-Mechanical treatment facilities or Material recovery facilities</w:t>
      </w:r>
    </w:p>
    <w:p w14:paraId="076339A4" w14:textId="5C79CC2C" w:rsidR="00463F20" w:rsidRDefault="00463F20" w:rsidP="00463F20">
      <w:pPr>
        <w:pStyle w:val="ListParagraph"/>
        <w:numPr>
          <w:ilvl w:val="0"/>
          <w:numId w:val="44"/>
        </w:numPr>
        <w:spacing w:after="160" w:line="259" w:lineRule="auto"/>
        <w:jc w:val="left"/>
        <w:rPr>
          <w:ins w:id="335" w:author="Miranda Gorman" w:date="2020-06-19T09:37:00Z"/>
        </w:rPr>
      </w:pPr>
      <w:r>
        <w:t>Emissions from material production from recycled feedstocks</w:t>
      </w:r>
    </w:p>
    <w:p w14:paraId="479A8A60" w14:textId="161FCA13" w:rsidR="00AE1085" w:rsidRDefault="00AE1085">
      <w:pPr>
        <w:spacing w:after="160" w:line="259" w:lineRule="auto"/>
        <w:jc w:val="left"/>
        <w:pPrChange w:id="336" w:author="Miranda Gorman" w:date="2020-06-19T09:37:00Z">
          <w:pPr>
            <w:pStyle w:val="ListParagraph"/>
            <w:numPr>
              <w:numId w:val="44"/>
            </w:numPr>
            <w:spacing w:after="160" w:line="259" w:lineRule="auto"/>
            <w:ind w:hanging="360"/>
            <w:jc w:val="left"/>
          </w:pPr>
        </w:pPrChange>
      </w:pPr>
      <w:ins w:id="337" w:author="Miranda Gorman" w:date="2020-06-19T09:37:00Z">
        <w:r>
          <w:t>Indirect emissions</w:t>
        </w:r>
      </w:ins>
      <w:ins w:id="338" w:author="Miranda Gorman" w:date="2020-06-19T09:38:00Z">
        <w:r>
          <w:t xml:space="preserve"> are also </w:t>
        </w:r>
        <w:proofErr w:type="gramStart"/>
        <w:r>
          <w:t>considered, and</w:t>
        </w:r>
        <w:proofErr w:type="gramEnd"/>
        <w:r>
          <w:t xml:space="preserve"> include emissions savings from manufacturing goods from recycled feedstocks as opposed to virgin materials. </w:t>
        </w:r>
      </w:ins>
    </w:p>
    <w:p w14:paraId="04A70D24" w14:textId="77777777" w:rsidR="00463F20" w:rsidRDefault="00463F20" w:rsidP="00463F20">
      <w:r>
        <w:t>All climate inputs in the model are converted to be expressed per million metric ton of MSW.</w:t>
      </w:r>
    </w:p>
    <w:p w14:paraId="24C491B8" w14:textId="272625E6" w:rsidR="00F52595" w:rsidRDefault="00686965" w:rsidP="005D49A8">
      <w:pPr>
        <w:pStyle w:val="Heading3"/>
      </w:pPr>
      <w:bookmarkStart w:id="339" w:name="_Toc18536885"/>
      <w:r>
        <w:t>Financial Inputs</w:t>
      </w:r>
      <w:bookmarkEnd w:id="339"/>
    </w:p>
    <w:p w14:paraId="53805458" w14:textId="77777777" w:rsidR="001B7FB3" w:rsidRDefault="001B7FB3" w:rsidP="001B7FB3">
      <w:r>
        <w:t xml:space="preserve">Costs associated with uncollected municipal solid waste are not included in this study. The main costs associated to the solution in this study are first or capital costs and operational costs. In case of the conventional solution first costs can be associated to installing landfills, costs of equipment and permits needed for opening a landfill. First costs of recycling solution can be associated to building and installing material recovery facilities (MRF) or mechanical-biological treatment (MBT) facilities. In these facilities, waste is </w:t>
      </w:r>
      <w:proofErr w:type="gramStart"/>
      <w:r>
        <w:t>sorted</w:t>
      </w:r>
      <w:proofErr w:type="gramEnd"/>
      <w:r>
        <w:t xml:space="preserve"> and capital costs of such facilities are costs of equipment, construction of the building, buying land on which facilities are build and others. MBT and MRF facilities have a 10-20 years life span. </w:t>
      </w:r>
    </w:p>
    <w:p w14:paraId="7D30A854" w14:textId="5B7303C5" w:rsidR="001B7FB3" w:rsidRPr="006523A7" w:rsidDel="00AE1085" w:rsidRDefault="001B7FB3" w:rsidP="001B7FB3">
      <w:pPr>
        <w:rPr>
          <w:del w:id="340" w:author="Miranda Gorman" w:date="2020-06-19T09:39:00Z"/>
        </w:rPr>
      </w:pPr>
      <w:r>
        <w:t>The main components of operation costs are costs of labor, fuel, energy, maintenance and repair, emission control and monitoring, revenue collection, public communication and management and administration (UNEP global monitor 2015). Revenues obtained for recovered materials is typically lower than separation/reprocessing costs, which can be, in turn, higher than the cost of virgin materials) (Bogner et al., 2007)</w:t>
      </w:r>
      <w:r>
        <w:rPr>
          <w:rStyle w:val="FootnoteReference"/>
        </w:rPr>
        <w:footnoteReference w:id="23"/>
      </w:r>
      <w:r>
        <w:t xml:space="preserve">. In the literature references, revenues are already included in operating costs. </w:t>
      </w:r>
      <w:del w:id="341" w:author="Miranda Gorman" w:date="2020-06-19T09:39:00Z">
        <w:r w:rsidDel="00AE1085">
          <w:delText xml:space="preserve">Costs of separate collection are between 9 and 380 US$ per ton of waste. Costs of recycling itself is averaging 59 US$ per ton of material, </w:delText>
        </w:r>
        <w:r w:rsidRPr="00EF05A0" w:rsidDel="00AE1085">
          <w:delText>with a range of 28–140 US$/t</w:delText>
        </w:r>
        <w:r w:rsidDel="00AE1085">
          <w:delText>.</w:delText>
        </w:r>
      </w:del>
    </w:p>
    <w:p w14:paraId="4EB6A217" w14:textId="77777777" w:rsidR="001B7FB3" w:rsidRDefault="001B7FB3" w:rsidP="001B7FB3"/>
    <w:p w14:paraId="4F7524B2" w14:textId="77777777" w:rsidR="001B7FB3" w:rsidRDefault="001B7FB3" w:rsidP="001B7FB3">
      <w:r>
        <w:t>Costs (conventional):</w:t>
      </w:r>
    </w:p>
    <w:p w14:paraId="5C0DA06C" w14:textId="175E1E6A" w:rsidR="001B7FB3" w:rsidRDefault="001B7FB3" w:rsidP="001B7FB3">
      <w:pPr>
        <w:pStyle w:val="ListParagraph"/>
        <w:numPr>
          <w:ilvl w:val="0"/>
          <w:numId w:val="46"/>
        </w:numPr>
        <w:spacing w:after="160" w:line="259" w:lineRule="auto"/>
        <w:jc w:val="left"/>
      </w:pPr>
      <w:r>
        <w:t>Cost of collection of municipal solid waste (operational transport costs, e.g. fuel, cost of labor)</w:t>
      </w:r>
    </w:p>
    <w:p w14:paraId="11D02E52" w14:textId="77777777" w:rsidR="001B7FB3" w:rsidRDefault="001B7FB3" w:rsidP="001B7FB3">
      <w:pPr>
        <w:pStyle w:val="ListParagraph"/>
        <w:numPr>
          <w:ilvl w:val="0"/>
          <w:numId w:val="46"/>
        </w:numPr>
        <w:spacing w:after="160" w:line="259" w:lineRule="auto"/>
        <w:jc w:val="left"/>
      </w:pPr>
      <w:r>
        <w:t>First cost of installing new landfills</w:t>
      </w:r>
    </w:p>
    <w:p w14:paraId="7A8DC685" w14:textId="4E962D02" w:rsidR="001B7FB3" w:rsidRDefault="001B7FB3" w:rsidP="001B7FB3">
      <w:pPr>
        <w:pStyle w:val="ListParagraph"/>
        <w:numPr>
          <w:ilvl w:val="0"/>
          <w:numId w:val="46"/>
        </w:numPr>
        <w:spacing w:after="160" w:line="259" w:lineRule="auto"/>
        <w:jc w:val="left"/>
      </w:pPr>
      <w:r>
        <w:t>Operating costs of maintaining landfills (taxes, labor costs)</w:t>
      </w:r>
    </w:p>
    <w:p w14:paraId="2C05C824" w14:textId="77777777" w:rsidR="001B7FB3" w:rsidRDefault="001B7FB3" w:rsidP="001B7FB3">
      <w:r>
        <w:t>Costs (solution):</w:t>
      </w:r>
    </w:p>
    <w:p w14:paraId="74DBCF3D" w14:textId="0D9D11F2" w:rsidR="001B7FB3" w:rsidRDefault="001B7FB3" w:rsidP="001B7FB3">
      <w:pPr>
        <w:pStyle w:val="ListParagraph"/>
        <w:numPr>
          <w:ilvl w:val="0"/>
          <w:numId w:val="45"/>
        </w:numPr>
        <w:spacing w:after="160" w:line="259" w:lineRule="auto"/>
        <w:jc w:val="left"/>
      </w:pPr>
      <w:r>
        <w:t>Cost of collection of municipal solid waste (operational transport costs, e.g. fuel, cost of labor)</w:t>
      </w:r>
    </w:p>
    <w:p w14:paraId="2FAA3FE9" w14:textId="77777777" w:rsidR="001B7FB3" w:rsidRDefault="001B7FB3" w:rsidP="001B7FB3">
      <w:pPr>
        <w:pStyle w:val="ListParagraph"/>
        <w:numPr>
          <w:ilvl w:val="0"/>
          <w:numId w:val="45"/>
        </w:numPr>
        <w:spacing w:after="160" w:line="259" w:lineRule="auto"/>
        <w:jc w:val="left"/>
      </w:pPr>
      <w:r>
        <w:t>First cost of installing new waste sorting facilities</w:t>
      </w:r>
    </w:p>
    <w:p w14:paraId="3F927A96" w14:textId="52EC7BCB" w:rsidR="00E978D4" w:rsidRPr="00B144E5" w:rsidRDefault="001B7FB3" w:rsidP="0004465D">
      <w:pPr>
        <w:pStyle w:val="ListParagraph"/>
        <w:numPr>
          <w:ilvl w:val="0"/>
          <w:numId w:val="45"/>
        </w:numPr>
        <w:spacing w:after="160" w:line="259" w:lineRule="auto"/>
        <w:jc w:val="left"/>
        <w:rPr>
          <w:bCs/>
        </w:rPr>
      </w:pPr>
      <w:r>
        <w:t>Operating costs of waste sorting facilities (labor, electricity, taxes</w:t>
      </w:r>
      <w:r w:rsidR="009A1111">
        <w:t xml:space="preserve"> </w:t>
      </w:r>
      <w:r>
        <w:t xml:space="preserve">- these costs are expressed as net of any revenues from sale of recovered materials) </w:t>
      </w:r>
    </w:p>
    <w:p w14:paraId="4E32D218" w14:textId="12B11079" w:rsidR="00B144E5" w:rsidRDefault="00686965" w:rsidP="00483FFA">
      <w:pPr>
        <w:pStyle w:val="Heading2"/>
        <w:numPr>
          <w:ilvl w:val="1"/>
          <w:numId w:val="26"/>
        </w:numPr>
      </w:pPr>
      <w:bookmarkStart w:id="342" w:name="_Toc18536886"/>
      <w:r>
        <w:lastRenderedPageBreak/>
        <w:t>Assumptions</w:t>
      </w:r>
      <w:bookmarkEnd w:id="342"/>
    </w:p>
    <w:p w14:paraId="1C71D5EB" w14:textId="7AA3B241" w:rsidR="00E33621" w:rsidRPr="00D8238F" w:rsidRDefault="00E33621" w:rsidP="00EB247F">
      <w:pPr>
        <w:spacing w:after="240"/>
      </w:pPr>
      <w:r w:rsidRPr="00D8238F">
        <w:t>Six overarching assumptions have been made for Project Drawdown models</w:t>
      </w:r>
      <w:r>
        <w:t xml:space="preserve"> to enable the development and integration of individual model solutions. These are that infrastructure required for solution is 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29" w:history="1">
        <w:r w:rsidRPr="005C77F5">
          <w:rPr>
            <w:rStyle w:val="Hyperlink"/>
          </w:rPr>
          <w:t>www.drawdown.org</w:t>
        </w:r>
      </w:hyperlink>
      <w:r w:rsidRPr="005C77F5">
        <w:t>. Beyond these core assumptions, there are other important assumptions made for the modeling of this specific solution. These are detailed below.</w:t>
      </w:r>
    </w:p>
    <w:p w14:paraId="68DD6A07" w14:textId="77777777" w:rsidR="00446AAC" w:rsidRDefault="00446AAC" w:rsidP="00446AAC">
      <w:pPr>
        <w:numPr>
          <w:ilvl w:val="0"/>
          <w:numId w:val="10"/>
        </w:numPr>
        <w:spacing w:line="259" w:lineRule="auto"/>
        <w:ind w:left="360"/>
        <w:jc w:val="left"/>
        <w:rPr>
          <w:bCs/>
        </w:rPr>
      </w:pPr>
      <w:r>
        <w:rPr>
          <w:bCs/>
        </w:rPr>
        <w:t>Quantity and type of municipal solid waste disposed and waste management practices in regions and countries reported in different studies mentioned in this work corresponds to municipal solid waste generated.</w:t>
      </w:r>
    </w:p>
    <w:p w14:paraId="11397280" w14:textId="77777777" w:rsidR="00446AAC" w:rsidRPr="00E14F94" w:rsidRDefault="00446AAC" w:rsidP="00446AAC">
      <w:pPr>
        <w:pStyle w:val="ListParagraph"/>
        <w:numPr>
          <w:ilvl w:val="0"/>
          <w:numId w:val="47"/>
        </w:numPr>
        <w:spacing w:line="259" w:lineRule="auto"/>
        <w:jc w:val="left"/>
        <w:rPr>
          <w:bCs/>
        </w:rPr>
      </w:pPr>
      <w:r>
        <w:rPr>
          <w:bCs/>
        </w:rPr>
        <w:t xml:space="preserve">It is been considered that </w:t>
      </w:r>
      <w:r w:rsidRPr="00C47412">
        <w:rPr>
          <w:bCs/>
        </w:rPr>
        <w:t>the amount of MSW disposal do not necessarily correspond to those of MSW generation, especially in developing countries (Kawai and Tasaki, 2016)</w:t>
      </w:r>
      <w:r>
        <w:rPr>
          <w:bCs/>
        </w:rPr>
        <w:t xml:space="preserve">. Data acquisition on </w:t>
      </w:r>
      <w:r w:rsidRPr="00C47412">
        <w:rPr>
          <w:bCs/>
        </w:rPr>
        <w:t>MSW generat</w:t>
      </w:r>
      <w:r>
        <w:rPr>
          <w:bCs/>
        </w:rPr>
        <w:t>ed is especially challenging to collect and analyze, since it</w:t>
      </w:r>
      <w:r w:rsidRPr="00C47412">
        <w:rPr>
          <w:bCs/>
        </w:rPr>
        <w:t xml:space="preserve"> is influenced by economic conditions, living standards, urbanization and population</w:t>
      </w:r>
      <w:r>
        <w:rPr>
          <w:bCs/>
        </w:rPr>
        <w:t>, and infrastructure for data retrieval on waste generated, disposed, type of waste and waste composition is very unevenly distributed across the globe</w:t>
      </w:r>
      <w:r w:rsidRPr="00C47412">
        <w:rPr>
          <w:bCs/>
        </w:rPr>
        <w:t>.</w:t>
      </w:r>
    </w:p>
    <w:p w14:paraId="63EA57D0" w14:textId="77777777" w:rsidR="00446AAC" w:rsidRDefault="00446AAC" w:rsidP="00446AAC">
      <w:pPr>
        <w:pStyle w:val="ListParagraph"/>
        <w:numPr>
          <w:ilvl w:val="0"/>
          <w:numId w:val="47"/>
        </w:numPr>
        <w:spacing w:line="259" w:lineRule="auto"/>
        <w:jc w:val="left"/>
        <w:rPr>
          <w:bCs/>
        </w:rPr>
      </w:pPr>
      <w:r>
        <w:rPr>
          <w:bCs/>
        </w:rPr>
        <w:t>In the literature review of current and future waste generation, these limitations are acknowledged, so municipal solid waste disposed is used as a proxy of municipal solid waste generated. The same assumption is made by authors when making estimations of future waste trends.</w:t>
      </w:r>
    </w:p>
    <w:p w14:paraId="3037B30F" w14:textId="77777777" w:rsidR="00446AAC" w:rsidRDefault="00446AAC" w:rsidP="00446AAC">
      <w:pPr>
        <w:numPr>
          <w:ilvl w:val="0"/>
          <w:numId w:val="10"/>
        </w:numPr>
        <w:spacing w:line="259" w:lineRule="auto"/>
        <w:ind w:left="360"/>
        <w:jc w:val="left"/>
        <w:rPr>
          <w:bCs/>
        </w:rPr>
      </w:pPr>
      <w:r>
        <w:rPr>
          <w:bCs/>
        </w:rPr>
        <w:t>Default scenario of future global solid waste generation is the intermediate scenario SSP2 (</w:t>
      </w:r>
      <w:proofErr w:type="spellStart"/>
      <w:r>
        <w:rPr>
          <w:bCs/>
        </w:rPr>
        <w:t>Hoornweg</w:t>
      </w:r>
      <w:proofErr w:type="spellEnd"/>
      <w:r>
        <w:rPr>
          <w:bCs/>
        </w:rPr>
        <w:t xml:space="preserve"> et al., 2014) with total population estimated at </w:t>
      </w:r>
      <w:r w:rsidRPr="00993080">
        <w:rPr>
          <w:bCs/>
        </w:rPr>
        <w:t xml:space="preserve">9.5 billion people and 80% urbanization </w:t>
      </w:r>
      <w:r>
        <w:rPr>
          <w:bCs/>
        </w:rPr>
        <w:t>in 2025.</w:t>
      </w:r>
    </w:p>
    <w:p w14:paraId="63DD20E3" w14:textId="77777777" w:rsidR="00446AAC" w:rsidRDefault="00446AAC" w:rsidP="00446AAC">
      <w:pPr>
        <w:pStyle w:val="ListParagraph"/>
        <w:numPr>
          <w:ilvl w:val="0"/>
          <w:numId w:val="48"/>
        </w:numPr>
        <w:spacing w:line="259" w:lineRule="auto"/>
        <w:jc w:val="left"/>
        <w:rPr>
          <w:bCs/>
        </w:rPr>
      </w:pPr>
      <w:r>
        <w:rPr>
          <w:bCs/>
        </w:rPr>
        <w:t xml:space="preserve">Projections of solid waste generated in the future are dependable on several variables such as projected population, urban population and density of urban places and cities, as well as changes in GDP and country income level. This scenario is chosen because it is an intermediate scenario concerning </w:t>
      </w:r>
      <w:r w:rsidRPr="001956C3">
        <w:rPr>
          <w:bCs/>
        </w:rPr>
        <w:t>poverty and wealth</w:t>
      </w:r>
      <w:r>
        <w:rPr>
          <w:bCs/>
        </w:rPr>
        <w:t>, and percentage of people living in cities. Total world population in 2100 is estimated to 9.5 billion people, which is very close to 10 billion total population in 2100 forecasted by the MESSAGE model.</w:t>
      </w:r>
    </w:p>
    <w:p w14:paraId="35438785" w14:textId="77777777" w:rsidR="00446AAC" w:rsidRDefault="00446AAC" w:rsidP="00446AAC">
      <w:pPr>
        <w:ind w:left="284" w:hanging="284"/>
      </w:pPr>
      <w:r w:rsidRPr="00CC04CB">
        <w:rPr>
          <w:b/>
        </w:rPr>
        <w:t>Assumption 3:</w:t>
      </w:r>
      <w:r>
        <w:t xml:space="preserve"> The solution includes both household and commercial recycling. The approach taken is that waste collected by municipalities include also waste generated by companies, public institutions and industry which do not exclusively implement product take-back practices.  </w:t>
      </w:r>
    </w:p>
    <w:p w14:paraId="7AB2D819" w14:textId="77777777" w:rsidR="00446AAC" w:rsidRPr="008F3837" w:rsidRDefault="00446AAC" w:rsidP="00446AAC">
      <w:pPr>
        <w:ind w:left="284" w:hanging="284"/>
      </w:pPr>
      <w:r>
        <w:rPr>
          <w:b/>
        </w:rPr>
        <w:t>Assumption 4:</w:t>
      </w:r>
      <w:r>
        <w:t xml:space="preserve">  Energy used in the production of goods from virgin material feedstocks and recycled material feedstocks comes from grid electricity and emissions from that energy used are grid emissions factors.  </w:t>
      </w:r>
    </w:p>
    <w:p w14:paraId="0ED84BEA" w14:textId="7FCE4E73" w:rsidR="009D118F" w:rsidRDefault="00686965" w:rsidP="00483FFA">
      <w:pPr>
        <w:pStyle w:val="Heading2"/>
        <w:numPr>
          <w:ilvl w:val="1"/>
          <w:numId w:val="26"/>
        </w:numPr>
      </w:pPr>
      <w:bookmarkStart w:id="343" w:name="_Toc18536887"/>
      <w:r>
        <w:lastRenderedPageBreak/>
        <w:t>Limitations/Further Development</w:t>
      </w:r>
      <w:bookmarkEnd w:id="343"/>
    </w:p>
    <w:p w14:paraId="5A7A7D34" w14:textId="77777777" w:rsidR="00502511" w:rsidRPr="00440411" w:rsidRDefault="00502511" w:rsidP="00502511">
      <w:r w:rsidRPr="00440411">
        <w:t xml:space="preserve">The state of currently operating landfills and material recovery facilities could not be determined within the scope of this study. Because of the limitations to establish how much waste can be landfilled in currently operating landfills and how much of the capacity of currently operating material recovery facilities is not exploited to its full potential, first costs of such facilities are calculated for installing completely new facilities. </w:t>
      </w:r>
    </w:p>
    <w:p w14:paraId="28222842" w14:textId="77777777" w:rsidR="00502511" w:rsidRDefault="00502511" w:rsidP="00502511">
      <w:r w:rsidRPr="00440411">
        <w:t>Similar limitations of the study have been identified with establishing first costs of introducing new solid waste collection systems by municipalities, and the unused capacity of existing ones.</w:t>
      </w:r>
    </w:p>
    <w:p w14:paraId="416F22D3" w14:textId="77777777" w:rsidR="00502511" w:rsidRDefault="00502511" w:rsidP="00502511">
      <w:r>
        <w:t xml:space="preserve">Due to scope of the study recycling some materials such as </w:t>
      </w:r>
      <w:proofErr w:type="gramStart"/>
      <w:r>
        <w:t>bio-plastics</w:t>
      </w:r>
      <w:proofErr w:type="gramEnd"/>
      <w:r>
        <w:t xml:space="preserve">, concrete, ceramics, rubber and e-waste have not been studied in depth because it would require a detailed prognostication of those materials and waste for the period included in the study. Because of lack of data on current and future ratios of these materials and wastes in global and regional waste, these materials and waste were not studied in detail, but were included under type or waste ‘other’. Sorting and recycling e-waste requires additional investments and due to the complexity of these processes and business practices, e-waste recycling has not been analyzed in full depth. </w:t>
      </w:r>
    </w:p>
    <w:p w14:paraId="5F97D0FE" w14:textId="77777777" w:rsidR="00502511" w:rsidRPr="00440411" w:rsidRDefault="00502511" w:rsidP="00502511">
      <w:r>
        <w:t>Additionally, the fraction of MSW that is recyclable may be more dynamic then the model represents.  The model uses prognostications from What a Waste (World Bank 2012) to forecast a dynamic shifting fraction of recyclable material of MSW per region. Additional sources of estimating future fraction were not available.</w:t>
      </w:r>
    </w:p>
    <w:p w14:paraId="7CAFC693" w14:textId="4A2F7BD1" w:rsidR="007C645A" w:rsidRPr="005C77F5" w:rsidRDefault="551A77D0" w:rsidP="005575BC">
      <w:pPr>
        <w:pStyle w:val="Heading1"/>
      </w:pPr>
      <w:bookmarkStart w:id="344" w:name="_Toc18536888"/>
      <w:r>
        <w:t>Results</w:t>
      </w:r>
      <w:bookmarkEnd w:id="344"/>
    </w:p>
    <w:p w14:paraId="7E39F2AB" w14:textId="79101C06" w:rsidR="00B261E0" w:rsidRDefault="007C645A" w:rsidP="00483FFA">
      <w:pPr>
        <w:pStyle w:val="Heading2"/>
        <w:numPr>
          <w:ilvl w:val="1"/>
          <w:numId w:val="26"/>
        </w:numPr>
      </w:pPr>
      <w:bookmarkStart w:id="345" w:name="_Toc18536889"/>
      <w:r>
        <w:t>Adoption</w:t>
      </w:r>
      <w:bookmarkEnd w:id="345"/>
    </w:p>
    <w:p w14:paraId="10EC0E5D" w14:textId="525C4D52" w:rsidR="0032353F" w:rsidRPr="0032353F" w:rsidRDefault="0032353F" w:rsidP="0032353F">
      <w:pPr>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Pr>
          <w:lang w:eastAsia="zh-CN"/>
        </w:rPr>
        <w:t xml:space="preserve"> for the three Project Drawdown scenarios</w:t>
      </w:r>
      <w:r w:rsidRPr="00DC3559">
        <w:rPr>
          <w:lang w:eastAsia="zh-CN"/>
        </w:rPr>
        <w:t xml:space="preserve">. </w:t>
      </w:r>
    </w:p>
    <w:p w14:paraId="21183A78" w14:textId="3DE82561" w:rsidR="008D1491" w:rsidRDefault="008D1491" w:rsidP="00EB247F">
      <w:pPr>
        <w:pStyle w:val="Caption"/>
        <w:jc w:val="center"/>
      </w:pPr>
      <w:bookmarkStart w:id="346" w:name="_Toc18536898"/>
      <w:r>
        <w:t xml:space="preserve">Table </w:t>
      </w:r>
      <w:fldSimple w:instr=" STYLEREF 1 \s ">
        <w:r w:rsidR="00492F5E" w:rsidRPr="551A77D0">
          <w:t>3</w:t>
        </w:r>
      </w:fldSimple>
      <w:r w:rsidR="00492F5E">
        <w:t>.</w:t>
      </w:r>
      <w:fldSimple w:instr=" SEQ Table \* ARABIC \s 1 ">
        <w:r w:rsidR="00492F5E" w:rsidRPr="551A77D0">
          <w:t>1</w:t>
        </w:r>
      </w:fldSimple>
      <w:r>
        <w:t xml:space="preserve"> </w:t>
      </w:r>
      <w:r w:rsidR="005C77F5">
        <w:t xml:space="preserve">World </w:t>
      </w:r>
      <w:r>
        <w:t>Adoption</w:t>
      </w:r>
      <w:r w:rsidR="005C77F5">
        <w:t xml:space="preserve"> of the Solution</w:t>
      </w:r>
      <w:bookmarkEnd w:id="346"/>
    </w:p>
    <w:tbl>
      <w:tblPr>
        <w:tblStyle w:val="TableGrid"/>
        <w:tblW w:w="9217" w:type="dxa"/>
        <w:tblLook w:val="04A0" w:firstRow="1" w:lastRow="0" w:firstColumn="1" w:lastColumn="0" w:noHBand="0" w:noVBand="1"/>
      </w:tblPr>
      <w:tblGrid>
        <w:gridCol w:w="1824"/>
        <w:gridCol w:w="1651"/>
        <w:gridCol w:w="1350"/>
        <w:gridCol w:w="1409"/>
        <w:gridCol w:w="1533"/>
        <w:gridCol w:w="1450"/>
      </w:tblGrid>
      <w:tr w:rsidR="0032353F" w:rsidRPr="008D1491" w14:paraId="3FFD2090" w14:textId="77777777" w:rsidTr="00797795">
        <w:trPr>
          <w:cantSplit/>
          <w:trHeight w:val="48"/>
          <w:tblHeader/>
        </w:trPr>
        <w:tc>
          <w:tcPr>
            <w:tcW w:w="1824" w:type="dxa"/>
            <w:vMerge w:val="restart"/>
            <w:shd w:val="clear" w:color="auto" w:fill="4F81BD" w:themeFill="accent1"/>
            <w:vAlign w:val="center"/>
          </w:tcPr>
          <w:p w14:paraId="71879AD5" w14:textId="3CA30AF5" w:rsidR="0032353F" w:rsidRPr="005C77F5" w:rsidRDefault="0032353F" w:rsidP="00AD4CF8">
            <w:pPr>
              <w:spacing w:line="240" w:lineRule="auto"/>
              <w:jc w:val="center"/>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651" w:type="dxa"/>
            <w:vMerge w:val="restart"/>
            <w:shd w:val="clear" w:color="auto" w:fill="4F81BD" w:themeFill="accent1"/>
            <w:vAlign w:val="center"/>
          </w:tcPr>
          <w:p w14:paraId="736EA4CB" w14:textId="55E81B77" w:rsidR="0032353F" w:rsidRPr="005C77F5" w:rsidRDefault="0032353F" w:rsidP="00AD4CF8">
            <w:pPr>
              <w:spacing w:line="240" w:lineRule="auto"/>
              <w:jc w:val="center"/>
              <w:rPr>
                <w:b/>
                <w:bCs/>
                <w:iCs/>
                <w:color w:val="FFFFFF" w:themeColor="background1"/>
                <w:sz w:val="20"/>
                <w:szCs w:val="20"/>
              </w:rPr>
            </w:pPr>
            <w:r>
              <w:rPr>
                <w:b/>
                <w:bCs/>
                <w:iCs/>
                <w:color w:val="FFFFFF" w:themeColor="background1"/>
                <w:sz w:val="20"/>
                <w:szCs w:val="20"/>
              </w:rPr>
              <w:t>Units</w:t>
            </w:r>
          </w:p>
        </w:tc>
        <w:tc>
          <w:tcPr>
            <w:tcW w:w="1350" w:type="dxa"/>
            <w:vMerge w:val="restart"/>
            <w:shd w:val="clear" w:color="auto" w:fill="4F81BD" w:themeFill="accent1"/>
            <w:vAlign w:val="center"/>
          </w:tcPr>
          <w:p w14:paraId="7A4BC7EC" w14:textId="181C69DD" w:rsidR="0032353F" w:rsidRPr="005C77F5" w:rsidRDefault="0032353F" w:rsidP="00AD4CF8">
            <w:pPr>
              <w:spacing w:line="240" w:lineRule="auto"/>
              <w:jc w:val="center"/>
              <w:rPr>
                <w:b/>
                <w:bCs/>
                <w:color w:val="FFFFFF" w:themeColor="background1"/>
                <w:sz w:val="20"/>
                <w:szCs w:val="20"/>
              </w:rPr>
            </w:pPr>
            <w:r w:rsidRPr="005C77F5">
              <w:rPr>
                <w:b/>
                <w:bCs/>
                <w:iCs/>
                <w:color w:val="FFFFFF" w:themeColor="background1"/>
                <w:sz w:val="20"/>
                <w:szCs w:val="20"/>
              </w:rPr>
              <w:t xml:space="preserve">Base Year </w:t>
            </w:r>
            <w:r w:rsidRPr="005C77F5">
              <w:rPr>
                <w:b/>
                <w:bCs/>
                <w:color w:val="FFFFFF" w:themeColor="background1"/>
                <w:sz w:val="20"/>
                <w:szCs w:val="20"/>
              </w:rPr>
              <w:t xml:space="preserve"> (</w:t>
            </w:r>
            <w:del w:id="347" w:author="Miranda Gorman" w:date="2020-06-19T09:47:00Z">
              <w:r w:rsidRPr="005C77F5" w:rsidDel="00A432F1">
                <w:rPr>
                  <w:b/>
                  <w:bCs/>
                  <w:color w:val="FFFFFF" w:themeColor="background1"/>
                  <w:sz w:val="20"/>
                  <w:szCs w:val="20"/>
                </w:rPr>
                <w:delText>2014</w:delText>
              </w:r>
            </w:del>
            <w:ins w:id="348" w:author="Miranda Gorman" w:date="2020-06-19T09:47:00Z">
              <w:r w:rsidR="00A432F1">
                <w:rPr>
                  <w:b/>
                  <w:bCs/>
                  <w:color w:val="FFFFFF" w:themeColor="background1"/>
                  <w:sz w:val="20"/>
                  <w:szCs w:val="20"/>
                </w:rPr>
                <w:t>2018</w:t>
              </w:r>
            </w:ins>
            <w:r w:rsidRPr="005C77F5">
              <w:rPr>
                <w:b/>
                <w:bCs/>
                <w:color w:val="FFFFFF" w:themeColor="background1"/>
                <w:sz w:val="20"/>
                <w:szCs w:val="20"/>
              </w:rPr>
              <w:t>)</w:t>
            </w:r>
          </w:p>
        </w:tc>
        <w:tc>
          <w:tcPr>
            <w:tcW w:w="4392" w:type="dxa"/>
            <w:gridSpan w:val="3"/>
            <w:shd w:val="clear" w:color="auto" w:fill="4F81BD" w:themeFill="accent1"/>
            <w:vAlign w:val="center"/>
          </w:tcPr>
          <w:p w14:paraId="1BAFBD47" w14:textId="1AD40332" w:rsidR="0032353F" w:rsidRPr="005C77F5" w:rsidRDefault="0032353F" w:rsidP="00AD4CF8">
            <w:pPr>
              <w:spacing w:line="240" w:lineRule="auto"/>
              <w:jc w:val="center"/>
              <w:rPr>
                <w:b/>
                <w:bCs/>
                <w:iCs/>
                <w:color w:val="FFFFFF" w:themeColor="background1"/>
                <w:sz w:val="20"/>
                <w:szCs w:val="20"/>
              </w:rPr>
            </w:pPr>
            <w:r>
              <w:rPr>
                <w:b/>
                <w:bCs/>
                <w:iCs/>
                <w:color w:val="FFFFFF" w:themeColor="background1"/>
                <w:sz w:val="20"/>
                <w:szCs w:val="20"/>
              </w:rPr>
              <w:t xml:space="preserve">World </w:t>
            </w:r>
            <w:r w:rsidRPr="005C77F5">
              <w:rPr>
                <w:b/>
                <w:bCs/>
                <w:iCs/>
                <w:color w:val="FFFFFF" w:themeColor="background1"/>
                <w:sz w:val="20"/>
                <w:szCs w:val="20"/>
              </w:rPr>
              <w:t>Adoption by 2050</w:t>
            </w:r>
          </w:p>
        </w:tc>
      </w:tr>
      <w:tr w:rsidR="0032353F" w:rsidRPr="008D1491" w14:paraId="4801E75B" w14:textId="77777777" w:rsidTr="00797795">
        <w:trPr>
          <w:cantSplit/>
          <w:trHeight w:val="184"/>
          <w:tblHeader/>
        </w:trPr>
        <w:tc>
          <w:tcPr>
            <w:tcW w:w="1824" w:type="dxa"/>
            <w:vMerge/>
            <w:shd w:val="clear" w:color="auto" w:fill="4F81BD" w:themeFill="accent1"/>
            <w:vAlign w:val="center"/>
          </w:tcPr>
          <w:p w14:paraId="6CD710FF" w14:textId="77777777" w:rsidR="0032353F" w:rsidRPr="00FB649C" w:rsidRDefault="0032353F" w:rsidP="00AD4CF8">
            <w:pPr>
              <w:spacing w:line="240" w:lineRule="auto"/>
              <w:jc w:val="center"/>
              <w:rPr>
                <w:rFonts w:cstheme="minorHAnsi"/>
                <w:b/>
                <w:bCs/>
                <w:i/>
                <w:color w:val="FFFFFF" w:themeColor="background1"/>
                <w:sz w:val="20"/>
                <w:szCs w:val="20"/>
              </w:rPr>
            </w:pPr>
          </w:p>
        </w:tc>
        <w:tc>
          <w:tcPr>
            <w:tcW w:w="1651" w:type="dxa"/>
            <w:vMerge/>
            <w:shd w:val="clear" w:color="auto" w:fill="4F81BD" w:themeFill="accent1"/>
            <w:vAlign w:val="center"/>
          </w:tcPr>
          <w:p w14:paraId="173F30E0" w14:textId="77777777" w:rsidR="0032353F" w:rsidRPr="00FB649C" w:rsidRDefault="0032353F" w:rsidP="00AD4CF8">
            <w:pPr>
              <w:spacing w:line="240" w:lineRule="auto"/>
              <w:jc w:val="center"/>
              <w:rPr>
                <w:bCs/>
                <w:i/>
                <w:color w:val="FFFFFF" w:themeColor="background1"/>
                <w:sz w:val="20"/>
                <w:szCs w:val="20"/>
              </w:rPr>
            </w:pPr>
          </w:p>
        </w:tc>
        <w:tc>
          <w:tcPr>
            <w:tcW w:w="1350" w:type="dxa"/>
            <w:vMerge/>
            <w:shd w:val="clear" w:color="auto" w:fill="4F81BD" w:themeFill="accent1"/>
            <w:vAlign w:val="center"/>
          </w:tcPr>
          <w:p w14:paraId="74E7E210" w14:textId="29C848AE" w:rsidR="0032353F" w:rsidRPr="00FB649C" w:rsidRDefault="0032353F" w:rsidP="00AD4CF8">
            <w:pPr>
              <w:spacing w:line="240" w:lineRule="auto"/>
              <w:jc w:val="center"/>
              <w:rPr>
                <w:bCs/>
                <w:i/>
                <w:color w:val="FFFFFF" w:themeColor="background1"/>
                <w:sz w:val="20"/>
                <w:szCs w:val="20"/>
              </w:rPr>
            </w:pPr>
          </w:p>
        </w:tc>
        <w:tc>
          <w:tcPr>
            <w:tcW w:w="1409" w:type="dxa"/>
            <w:shd w:val="clear" w:color="auto" w:fill="4F81BD" w:themeFill="accent1"/>
            <w:vAlign w:val="center"/>
          </w:tcPr>
          <w:p w14:paraId="3BAD7FDF" w14:textId="77777777" w:rsidR="0032353F" w:rsidRPr="005C77F5" w:rsidRDefault="0032353F" w:rsidP="00AD4CF8">
            <w:pPr>
              <w:spacing w:line="240" w:lineRule="auto"/>
              <w:jc w:val="center"/>
              <w:rPr>
                <w:b/>
                <w:bCs/>
                <w:iCs/>
                <w:color w:val="FFFFFF" w:themeColor="background1"/>
                <w:sz w:val="20"/>
                <w:szCs w:val="20"/>
              </w:rPr>
            </w:pPr>
            <w:r w:rsidRPr="005C77F5">
              <w:rPr>
                <w:b/>
                <w:bCs/>
                <w:iCs/>
                <w:color w:val="FFFFFF" w:themeColor="background1"/>
                <w:sz w:val="20"/>
                <w:szCs w:val="20"/>
              </w:rPr>
              <w:t>Plausible</w:t>
            </w:r>
          </w:p>
        </w:tc>
        <w:tc>
          <w:tcPr>
            <w:tcW w:w="1533" w:type="dxa"/>
            <w:shd w:val="clear" w:color="auto" w:fill="4F81BD" w:themeFill="accent1"/>
            <w:vAlign w:val="center"/>
          </w:tcPr>
          <w:p w14:paraId="0A0F5473" w14:textId="77777777" w:rsidR="0032353F" w:rsidRPr="005C77F5" w:rsidRDefault="0032353F" w:rsidP="00AD4CF8">
            <w:pPr>
              <w:spacing w:line="240" w:lineRule="auto"/>
              <w:jc w:val="center"/>
              <w:rPr>
                <w:b/>
                <w:bCs/>
                <w:iCs/>
                <w:color w:val="FFFFFF" w:themeColor="background1"/>
                <w:sz w:val="20"/>
                <w:szCs w:val="20"/>
              </w:rPr>
            </w:pPr>
            <w:r w:rsidRPr="005C77F5">
              <w:rPr>
                <w:b/>
                <w:bCs/>
                <w:iCs/>
                <w:color w:val="FFFFFF" w:themeColor="background1"/>
                <w:sz w:val="20"/>
                <w:szCs w:val="20"/>
              </w:rPr>
              <w:t>Drawdown</w:t>
            </w:r>
          </w:p>
        </w:tc>
        <w:tc>
          <w:tcPr>
            <w:tcW w:w="1450" w:type="dxa"/>
            <w:shd w:val="clear" w:color="auto" w:fill="4F81BD" w:themeFill="accent1"/>
            <w:vAlign w:val="center"/>
          </w:tcPr>
          <w:p w14:paraId="0927695E" w14:textId="77777777" w:rsidR="0032353F" w:rsidRPr="005C77F5" w:rsidRDefault="0032353F" w:rsidP="00AD4CF8">
            <w:pPr>
              <w:spacing w:line="240" w:lineRule="auto"/>
              <w:jc w:val="center"/>
              <w:rPr>
                <w:b/>
                <w:bCs/>
                <w:iCs/>
                <w:color w:val="FFFFFF" w:themeColor="background1"/>
                <w:sz w:val="20"/>
                <w:szCs w:val="20"/>
              </w:rPr>
            </w:pPr>
            <w:r w:rsidRPr="005C77F5">
              <w:rPr>
                <w:b/>
                <w:bCs/>
                <w:iCs/>
                <w:color w:val="FFFFFF" w:themeColor="background1"/>
                <w:sz w:val="20"/>
                <w:szCs w:val="20"/>
              </w:rPr>
              <w:t>Optimum</w:t>
            </w:r>
          </w:p>
        </w:tc>
      </w:tr>
      <w:tr w:rsidR="006C19CA" w:rsidRPr="008D1491" w14:paraId="305C72A7" w14:textId="77777777" w:rsidTr="00797795">
        <w:trPr>
          <w:trHeight w:val="840"/>
        </w:trPr>
        <w:tc>
          <w:tcPr>
            <w:tcW w:w="1824" w:type="dxa"/>
            <w:vMerge w:val="restart"/>
            <w:vAlign w:val="center"/>
          </w:tcPr>
          <w:p w14:paraId="2B8FFE1B" w14:textId="77D5E265" w:rsidR="006C19CA" w:rsidRPr="008D1491" w:rsidRDefault="006C19CA" w:rsidP="006C19CA">
            <w:pPr>
              <w:spacing w:line="240" w:lineRule="auto"/>
              <w:jc w:val="center"/>
              <w:rPr>
                <w:sz w:val="20"/>
                <w:szCs w:val="20"/>
              </w:rPr>
            </w:pPr>
            <w:r>
              <w:rPr>
                <w:sz w:val="20"/>
                <w:szCs w:val="20"/>
              </w:rPr>
              <w:t>Solution Name</w:t>
            </w:r>
          </w:p>
        </w:tc>
        <w:tc>
          <w:tcPr>
            <w:tcW w:w="1651" w:type="dxa"/>
            <w:vAlign w:val="center"/>
          </w:tcPr>
          <w:p w14:paraId="5BDA7373" w14:textId="6FB46811" w:rsidR="006C19CA" w:rsidRPr="005C77F5" w:rsidRDefault="006C19CA" w:rsidP="006C19CA">
            <w:pPr>
              <w:spacing w:line="240" w:lineRule="auto"/>
              <w:jc w:val="center"/>
              <w:rPr>
                <w:rFonts w:cstheme="minorHAnsi"/>
                <w:bCs/>
                <w:color w:val="000000" w:themeColor="text1"/>
                <w:sz w:val="20"/>
                <w:szCs w:val="20"/>
              </w:rPr>
            </w:pPr>
            <w:r w:rsidRPr="008329F4">
              <w:rPr>
                <w:bCs/>
                <w:i/>
                <w:color w:val="000000" w:themeColor="text1"/>
                <w:sz w:val="20"/>
                <w:szCs w:val="20"/>
              </w:rPr>
              <w:t>Million Metric t of Recyclable MSW</w:t>
            </w:r>
          </w:p>
        </w:tc>
        <w:tc>
          <w:tcPr>
            <w:tcW w:w="1350" w:type="dxa"/>
            <w:vAlign w:val="center"/>
          </w:tcPr>
          <w:p w14:paraId="72C0B03E" w14:textId="4BBF16B0" w:rsidR="006C19CA" w:rsidRPr="008006D0" w:rsidRDefault="006C19CA" w:rsidP="006C19CA">
            <w:pPr>
              <w:spacing w:line="240" w:lineRule="auto"/>
              <w:jc w:val="center"/>
              <w:rPr>
                <w:rFonts w:cstheme="minorHAnsi"/>
                <w:bCs/>
                <w:sz w:val="20"/>
                <w:szCs w:val="20"/>
              </w:rPr>
            </w:pPr>
            <w:ins w:id="349" w:author="Miranda Gorman" w:date="2020-06-29T12:20:00Z">
              <w:r>
                <w:rPr>
                  <w:color w:val="000000"/>
                  <w:sz w:val="20"/>
                  <w:szCs w:val="20"/>
                </w:rPr>
                <w:t>292.61</w:t>
              </w:r>
            </w:ins>
            <w:del w:id="350" w:author="Miranda Gorman" w:date="2020-06-19T09:47:00Z">
              <w:r w:rsidDel="00A432F1">
                <w:rPr>
                  <w:rFonts w:cstheme="minorHAnsi"/>
                  <w:bCs/>
                  <w:sz w:val="20"/>
                  <w:szCs w:val="20"/>
                </w:rPr>
                <w:delText>171.8</w:delText>
              </w:r>
            </w:del>
          </w:p>
        </w:tc>
        <w:tc>
          <w:tcPr>
            <w:tcW w:w="1409" w:type="dxa"/>
            <w:vAlign w:val="center"/>
          </w:tcPr>
          <w:p w14:paraId="2A8FE7A2" w14:textId="4248F1E7" w:rsidR="006C19CA" w:rsidRPr="008006D0" w:rsidRDefault="006C19CA" w:rsidP="006C19CA">
            <w:pPr>
              <w:spacing w:line="240" w:lineRule="auto"/>
              <w:jc w:val="center"/>
              <w:rPr>
                <w:rFonts w:cstheme="minorHAnsi"/>
                <w:bCs/>
                <w:sz w:val="20"/>
                <w:szCs w:val="20"/>
              </w:rPr>
            </w:pPr>
            <w:ins w:id="351" w:author="Miranda Gorman" w:date="2020-06-29T12:20:00Z">
              <w:r>
                <w:rPr>
                  <w:color w:val="000000"/>
                  <w:sz w:val="20"/>
                  <w:szCs w:val="20"/>
                </w:rPr>
                <w:t>620.79</w:t>
              </w:r>
            </w:ins>
            <w:del w:id="352" w:author="Miranda Gorman" w:date="2020-06-19T09:49:00Z">
              <w:r w:rsidRPr="008329F4" w:rsidDel="00A432F1">
                <w:rPr>
                  <w:rFonts w:cstheme="minorHAnsi"/>
                  <w:bCs/>
                  <w:sz w:val="20"/>
                  <w:szCs w:val="20"/>
                </w:rPr>
                <w:delText>941.45</w:delText>
              </w:r>
            </w:del>
          </w:p>
        </w:tc>
        <w:tc>
          <w:tcPr>
            <w:tcW w:w="1533" w:type="dxa"/>
            <w:vAlign w:val="center"/>
          </w:tcPr>
          <w:p w14:paraId="79EE8DDC" w14:textId="3C134ED6" w:rsidR="006C19CA" w:rsidRPr="008006D0" w:rsidRDefault="006C19CA" w:rsidP="006C19CA">
            <w:pPr>
              <w:spacing w:line="240" w:lineRule="auto"/>
              <w:jc w:val="center"/>
              <w:rPr>
                <w:rFonts w:cstheme="minorHAnsi"/>
                <w:bCs/>
                <w:sz w:val="20"/>
                <w:szCs w:val="20"/>
              </w:rPr>
            </w:pPr>
            <w:ins w:id="353" w:author="Miranda Gorman" w:date="2020-06-29T12:20:00Z">
              <w:r>
                <w:rPr>
                  <w:color w:val="000000"/>
                  <w:sz w:val="20"/>
                  <w:szCs w:val="20"/>
                </w:rPr>
                <w:t>650.22</w:t>
              </w:r>
            </w:ins>
            <w:del w:id="354" w:author="Miranda Gorman" w:date="2020-06-19T09:50:00Z">
              <w:r w:rsidRPr="008329F4" w:rsidDel="00437A30">
                <w:rPr>
                  <w:rFonts w:cstheme="minorHAnsi"/>
                  <w:bCs/>
                  <w:sz w:val="20"/>
                  <w:szCs w:val="20"/>
                </w:rPr>
                <w:delText>984.31</w:delText>
              </w:r>
            </w:del>
          </w:p>
        </w:tc>
        <w:tc>
          <w:tcPr>
            <w:tcW w:w="1450" w:type="dxa"/>
            <w:vAlign w:val="center"/>
          </w:tcPr>
          <w:p w14:paraId="5B002A1D" w14:textId="448A71FD" w:rsidR="006C19CA" w:rsidRPr="008006D0" w:rsidRDefault="006C19CA" w:rsidP="006C19CA">
            <w:pPr>
              <w:spacing w:line="240" w:lineRule="auto"/>
              <w:jc w:val="center"/>
              <w:rPr>
                <w:rFonts w:cstheme="minorHAnsi"/>
                <w:bCs/>
                <w:sz w:val="20"/>
                <w:szCs w:val="20"/>
              </w:rPr>
            </w:pPr>
            <w:ins w:id="355" w:author="Miranda Gorman" w:date="2020-06-29T12:20:00Z">
              <w:r>
                <w:rPr>
                  <w:color w:val="000000"/>
                  <w:sz w:val="20"/>
                  <w:szCs w:val="20"/>
                </w:rPr>
                <w:t>476.21</w:t>
              </w:r>
            </w:ins>
            <w:del w:id="356" w:author="Miranda Gorman" w:date="2020-06-19T09:50:00Z">
              <w:r w:rsidRPr="008329F4" w:rsidDel="00437A30">
                <w:rPr>
                  <w:rFonts w:cstheme="minorHAnsi"/>
                  <w:bCs/>
                  <w:sz w:val="20"/>
                  <w:szCs w:val="20"/>
                </w:rPr>
                <w:delText>813.52</w:delText>
              </w:r>
            </w:del>
          </w:p>
        </w:tc>
      </w:tr>
      <w:tr w:rsidR="006C19CA" w:rsidRPr="008D1491" w14:paraId="59E1863D" w14:textId="77777777" w:rsidTr="00797795">
        <w:trPr>
          <w:trHeight w:val="32"/>
        </w:trPr>
        <w:tc>
          <w:tcPr>
            <w:tcW w:w="1824" w:type="dxa"/>
            <w:vMerge/>
            <w:vAlign w:val="center"/>
          </w:tcPr>
          <w:p w14:paraId="518ED63B" w14:textId="77777777" w:rsidR="006C19CA" w:rsidRDefault="006C19CA" w:rsidP="006C19CA">
            <w:pPr>
              <w:spacing w:line="240" w:lineRule="auto"/>
              <w:jc w:val="center"/>
              <w:rPr>
                <w:sz w:val="20"/>
                <w:szCs w:val="20"/>
              </w:rPr>
            </w:pPr>
          </w:p>
        </w:tc>
        <w:tc>
          <w:tcPr>
            <w:tcW w:w="1651" w:type="dxa"/>
            <w:vAlign w:val="center"/>
          </w:tcPr>
          <w:p w14:paraId="2352B4C1" w14:textId="0398F6A2" w:rsidR="006C19CA" w:rsidRPr="005C77F5" w:rsidRDefault="006C19CA" w:rsidP="006C19CA">
            <w:pPr>
              <w:spacing w:line="240" w:lineRule="auto"/>
              <w:jc w:val="center"/>
              <w:rPr>
                <w:rFonts w:cstheme="minorHAnsi"/>
                <w:bCs/>
                <w:color w:val="000000" w:themeColor="text1"/>
                <w:sz w:val="20"/>
                <w:szCs w:val="20"/>
              </w:rPr>
            </w:pPr>
            <w:r w:rsidRPr="005C77F5">
              <w:rPr>
                <w:bCs/>
                <w:i/>
                <w:iCs/>
                <w:color w:val="000000" w:themeColor="text1"/>
                <w:sz w:val="20"/>
                <w:szCs w:val="20"/>
              </w:rPr>
              <w:t>(% market)</w:t>
            </w:r>
          </w:p>
        </w:tc>
        <w:tc>
          <w:tcPr>
            <w:tcW w:w="1350" w:type="dxa"/>
            <w:vAlign w:val="center"/>
          </w:tcPr>
          <w:p w14:paraId="4FD03435" w14:textId="44BE2A50" w:rsidR="006C19CA" w:rsidRPr="008006D0" w:rsidRDefault="006C19CA" w:rsidP="006C19CA">
            <w:pPr>
              <w:spacing w:line="240" w:lineRule="auto"/>
              <w:jc w:val="center"/>
              <w:rPr>
                <w:rFonts w:cstheme="minorHAnsi"/>
                <w:bCs/>
                <w:sz w:val="20"/>
                <w:szCs w:val="20"/>
              </w:rPr>
            </w:pPr>
            <w:ins w:id="357" w:author="Miranda Gorman" w:date="2020-06-29T12:20:00Z">
              <w:r>
                <w:rPr>
                  <w:color w:val="000000"/>
                  <w:sz w:val="20"/>
                  <w:szCs w:val="20"/>
                </w:rPr>
                <w:t>41.2%</w:t>
              </w:r>
            </w:ins>
            <w:del w:id="358" w:author="Miranda Gorman" w:date="2020-06-19T09:47:00Z">
              <w:r w:rsidDel="00A432F1">
                <w:rPr>
                  <w:rFonts w:cstheme="minorHAnsi"/>
                  <w:bCs/>
                  <w:sz w:val="20"/>
                  <w:szCs w:val="20"/>
                </w:rPr>
                <w:delText>27.56</w:delText>
              </w:r>
            </w:del>
            <w:del w:id="359" w:author="Miranda Gorman" w:date="2020-06-29T12:20:00Z">
              <w:r w:rsidDel="00F20594">
                <w:rPr>
                  <w:rFonts w:cstheme="minorHAnsi"/>
                  <w:bCs/>
                  <w:sz w:val="20"/>
                  <w:szCs w:val="20"/>
                </w:rPr>
                <w:delText>%</w:delText>
              </w:r>
            </w:del>
          </w:p>
        </w:tc>
        <w:tc>
          <w:tcPr>
            <w:tcW w:w="1409" w:type="dxa"/>
            <w:vAlign w:val="center"/>
          </w:tcPr>
          <w:p w14:paraId="34CAFB53" w14:textId="66BC59A1" w:rsidR="006C19CA" w:rsidRDefault="006C19CA" w:rsidP="006C19CA">
            <w:pPr>
              <w:spacing w:line="240" w:lineRule="auto"/>
              <w:jc w:val="center"/>
              <w:rPr>
                <w:rFonts w:cstheme="minorHAnsi"/>
                <w:bCs/>
                <w:sz w:val="20"/>
                <w:szCs w:val="20"/>
              </w:rPr>
            </w:pPr>
            <w:ins w:id="360" w:author="Miranda Gorman" w:date="2020-06-29T12:20:00Z">
              <w:r>
                <w:rPr>
                  <w:color w:val="000000"/>
                  <w:sz w:val="20"/>
                  <w:szCs w:val="20"/>
                </w:rPr>
                <w:t>66.8%</w:t>
              </w:r>
            </w:ins>
            <w:del w:id="361" w:author="Miranda Gorman" w:date="2020-06-19T09:49:00Z">
              <w:r w:rsidDel="00A432F1">
                <w:rPr>
                  <w:rFonts w:cstheme="minorHAnsi"/>
                  <w:bCs/>
                  <w:sz w:val="20"/>
                  <w:szCs w:val="20"/>
                </w:rPr>
                <w:delText>75.77</w:delText>
              </w:r>
            </w:del>
            <w:del w:id="362" w:author="Miranda Gorman" w:date="2020-06-29T12:20:00Z">
              <w:r w:rsidDel="00F20594">
                <w:rPr>
                  <w:rFonts w:cstheme="minorHAnsi"/>
                  <w:bCs/>
                  <w:sz w:val="20"/>
                  <w:szCs w:val="20"/>
                </w:rPr>
                <w:delText>%</w:delText>
              </w:r>
            </w:del>
          </w:p>
        </w:tc>
        <w:tc>
          <w:tcPr>
            <w:tcW w:w="1533" w:type="dxa"/>
            <w:vAlign w:val="center"/>
          </w:tcPr>
          <w:p w14:paraId="43B375D1" w14:textId="15EDD2C0" w:rsidR="006C19CA" w:rsidRDefault="006C19CA" w:rsidP="006C19CA">
            <w:pPr>
              <w:spacing w:line="240" w:lineRule="auto"/>
              <w:jc w:val="center"/>
              <w:rPr>
                <w:rFonts w:cstheme="minorHAnsi"/>
                <w:bCs/>
                <w:sz w:val="20"/>
                <w:szCs w:val="20"/>
              </w:rPr>
            </w:pPr>
            <w:ins w:id="363" w:author="Miranda Gorman" w:date="2020-06-29T12:20:00Z">
              <w:r>
                <w:rPr>
                  <w:color w:val="000000"/>
                  <w:sz w:val="20"/>
                  <w:szCs w:val="20"/>
                </w:rPr>
                <w:t>88.6%</w:t>
              </w:r>
            </w:ins>
            <w:del w:id="364" w:author="Miranda Gorman" w:date="2020-06-29T12:20:00Z">
              <w:r w:rsidDel="00F20594">
                <w:rPr>
                  <w:rFonts w:cstheme="minorHAnsi"/>
                  <w:bCs/>
                  <w:sz w:val="20"/>
                  <w:szCs w:val="20"/>
                </w:rPr>
                <w:delText>89</w:delText>
              </w:r>
            </w:del>
            <w:del w:id="365" w:author="Miranda Gorman" w:date="2020-06-19T09:49:00Z">
              <w:r w:rsidDel="00A432F1">
                <w:rPr>
                  <w:rFonts w:cstheme="minorHAnsi"/>
                  <w:bCs/>
                  <w:sz w:val="20"/>
                  <w:szCs w:val="20"/>
                </w:rPr>
                <w:delText>.65</w:delText>
              </w:r>
            </w:del>
            <w:del w:id="366" w:author="Miranda Gorman" w:date="2020-06-29T12:20:00Z">
              <w:r w:rsidDel="00F20594">
                <w:rPr>
                  <w:rFonts w:cstheme="minorHAnsi"/>
                  <w:bCs/>
                  <w:sz w:val="20"/>
                  <w:szCs w:val="20"/>
                </w:rPr>
                <w:delText>%</w:delText>
              </w:r>
            </w:del>
          </w:p>
        </w:tc>
        <w:tc>
          <w:tcPr>
            <w:tcW w:w="1450" w:type="dxa"/>
            <w:vAlign w:val="center"/>
          </w:tcPr>
          <w:p w14:paraId="7641EB01" w14:textId="5A9D0EE8" w:rsidR="006C19CA" w:rsidRDefault="006C19CA" w:rsidP="006C19CA">
            <w:pPr>
              <w:spacing w:line="240" w:lineRule="auto"/>
              <w:jc w:val="center"/>
              <w:rPr>
                <w:rFonts w:cstheme="minorHAnsi"/>
                <w:bCs/>
                <w:sz w:val="20"/>
                <w:szCs w:val="20"/>
              </w:rPr>
            </w:pPr>
            <w:ins w:id="367" w:author="Miranda Gorman" w:date="2020-06-29T12:20:00Z">
              <w:r>
                <w:rPr>
                  <w:color w:val="000000"/>
                  <w:sz w:val="20"/>
                  <w:szCs w:val="20"/>
                </w:rPr>
                <w:t>100.0%</w:t>
              </w:r>
            </w:ins>
            <w:del w:id="368" w:author="Miranda Gorman" w:date="2020-06-19T09:49:00Z">
              <w:r w:rsidDel="00A432F1">
                <w:rPr>
                  <w:rFonts w:cstheme="minorHAnsi"/>
                  <w:bCs/>
                  <w:sz w:val="20"/>
                  <w:szCs w:val="20"/>
                </w:rPr>
                <w:delText>92.60</w:delText>
              </w:r>
            </w:del>
            <w:del w:id="369" w:author="Miranda Gorman" w:date="2020-06-29T12:20:00Z">
              <w:r w:rsidDel="00F20594">
                <w:rPr>
                  <w:rFonts w:cstheme="minorHAnsi"/>
                  <w:bCs/>
                  <w:sz w:val="20"/>
                  <w:szCs w:val="20"/>
                </w:rPr>
                <w:delText>%</w:delText>
              </w:r>
            </w:del>
          </w:p>
        </w:tc>
      </w:tr>
    </w:tbl>
    <w:p w14:paraId="0D817E1E" w14:textId="706D8E99" w:rsidR="0032353F" w:rsidRDefault="00797795" w:rsidP="00EB247F">
      <w:pPr>
        <w:pStyle w:val="Caption"/>
        <w:jc w:val="center"/>
      </w:pPr>
      <w:ins w:id="370" w:author="Miranda Gorman" w:date="2020-06-29T12:24:00Z">
        <w:r>
          <w:rPr>
            <w:noProof/>
          </w:rPr>
          <w:lastRenderedPageBreak/>
          <w:drawing>
            <wp:inline distT="0" distB="0" distL="0" distR="0" wp14:anchorId="360484E9" wp14:editId="2E90AD45">
              <wp:extent cx="5340096" cy="4673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0993" cy="4674385"/>
                      </a:xfrm>
                      <a:prstGeom prst="rect">
                        <a:avLst/>
                      </a:prstGeom>
                    </pic:spPr>
                  </pic:pic>
                </a:graphicData>
              </a:graphic>
            </wp:inline>
          </w:drawing>
        </w:r>
      </w:ins>
    </w:p>
    <w:p w14:paraId="7A2926D4" w14:textId="39A62E5C" w:rsidR="003A7929" w:rsidRPr="0032353F" w:rsidDel="00A432F1" w:rsidRDefault="008329F4" w:rsidP="00EB247F">
      <w:pPr>
        <w:pStyle w:val="Caption"/>
        <w:jc w:val="center"/>
        <w:rPr>
          <w:del w:id="371" w:author="Miranda Gorman" w:date="2020-06-19T09:46:00Z"/>
        </w:rPr>
      </w:pPr>
      <w:del w:id="372" w:author="Miranda Gorman" w:date="2020-06-19T09:46:00Z">
        <w:r w:rsidDel="00A432F1">
          <w:rPr>
            <w:noProof/>
          </w:rPr>
          <w:drawing>
            <wp:inline distT="0" distB="0" distL="0" distR="0" wp14:anchorId="49EDCA92" wp14:editId="02BDF9D8">
              <wp:extent cx="5619750" cy="4110990"/>
              <wp:effectExtent l="0" t="0" r="0" b="3810"/>
              <wp:docPr id="1" name="Chart 1">
                <a:extLst xmlns:a="http://schemas.openxmlformats.org/drawingml/2006/main">
                  <a:ext uri="{FF2B5EF4-FFF2-40B4-BE49-F238E27FC236}">
                    <a16:creationId xmlns:a16="http://schemas.microsoft.com/office/drawing/2014/main" id="{FF90EB87-C6E7-48A9-81B8-448E3116F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del>
    </w:p>
    <w:p w14:paraId="567E303A" w14:textId="6058B06A" w:rsidR="00762877" w:rsidRPr="005C77F5" w:rsidDel="00A432F1" w:rsidRDefault="00977F6D" w:rsidP="005C77F5">
      <w:pPr>
        <w:pStyle w:val="Caption"/>
        <w:jc w:val="center"/>
        <w:rPr>
          <w:del w:id="373" w:author="Miranda Gorman" w:date="2020-06-19T09:46:00Z"/>
          <w:b/>
          <w:bCs/>
          <w:i w:val="0"/>
          <w:iCs w:val="0"/>
        </w:rPr>
      </w:pPr>
      <w:bookmarkStart w:id="374" w:name="_Toc18536896"/>
      <w:del w:id="375" w:author="Miranda Gorman" w:date="2020-06-19T09:46:00Z">
        <w:r w:rsidRPr="0032353F" w:rsidDel="00A432F1">
          <w:delText xml:space="preserve">Figure </w:delText>
        </w:r>
        <w:r w:rsidR="00D158BC" w:rsidRPr="0032353F" w:rsidDel="00A432F1">
          <w:rPr>
            <w:noProof/>
          </w:rPr>
          <w:fldChar w:fldCharType="begin"/>
        </w:r>
        <w:r w:rsidR="00D158BC" w:rsidRPr="0032353F" w:rsidDel="00A432F1">
          <w:rPr>
            <w:noProof/>
          </w:rPr>
          <w:delInstrText xml:space="preserve"> STYLEREF 1 \s </w:delInstrText>
        </w:r>
        <w:r w:rsidR="00D158BC" w:rsidRPr="0032353F" w:rsidDel="00A432F1">
          <w:rPr>
            <w:noProof/>
          </w:rPr>
          <w:fldChar w:fldCharType="separate"/>
        </w:r>
        <w:r w:rsidR="00586AA5" w:rsidRPr="0032353F" w:rsidDel="00A432F1">
          <w:rPr>
            <w:noProof/>
          </w:rPr>
          <w:delText>3</w:delText>
        </w:r>
        <w:r w:rsidR="00D158BC" w:rsidRPr="0032353F" w:rsidDel="00A432F1">
          <w:rPr>
            <w:noProof/>
          </w:rPr>
          <w:fldChar w:fldCharType="end"/>
        </w:r>
        <w:r w:rsidR="00586AA5" w:rsidRPr="0032353F" w:rsidDel="00A432F1">
          <w:noBreakHyphen/>
        </w:r>
        <w:r w:rsidR="00D158BC" w:rsidRPr="0032353F" w:rsidDel="00A432F1">
          <w:rPr>
            <w:noProof/>
          </w:rPr>
          <w:fldChar w:fldCharType="begin"/>
        </w:r>
        <w:r w:rsidR="00D158BC" w:rsidRPr="0032353F" w:rsidDel="00A432F1">
          <w:rPr>
            <w:noProof/>
          </w:rPr>
          <w:delInstrText xml:space="preserve"> SEQ Figure \* ARABIC \s 1 </w:delInstrText>
        </w:r>
        <w:r w:rsidR="00D158BC" w:rsidRPr="0032353F" w:rsidDel="00A432F1">
          <w:rPr>
            <w:noProof/>
          </w:rPr>
          <w:fldChar w:fldCharType="separate"/>
        </w:r>
        <w:r w:rsidR="00586AA5" w:rsidRPr="0032353F" w:rsidDel="00A432F1">
          <w:rPr>
            <w:noProof/>
          </w:rPr>
          <w:delText>1</w:delText>
        </w:r>
        <w:r w:rsidR="00D158BC" w:rsidRPr="0032353F" w:rsidDel="00A432F1">
          <w:rPr>
            <w:noProof/>
          </w:rPr>
          <w:fldChar w:fldCharType="end"/>
        </w:r>
        <w:r w:rsidRPr="0032353F" w:rsidDel="00A432F1">
          <w:delText xml:space="preserve"> </w:delText>
        </w:r>
        <w:r w:rsidR="00807D37" w:rsidRPr="0032353F" w:rsidDel="00A432F1">
          <w:delText xml:space="preserve">World Annual </w:delText>
        </w:r>
        <w:r w:rsidRPr="0032353F" w:rsidDel="00A432F1">
          <w:delText>Adoption 2020-2050</w:delText>
        </w:r>
        <w:bookmarkEnd w:id="374"/>
      </w:del>
    </w:p>
    <w:p w14:paraId="6B6F22E7" w14:textId="19002B27" w:rsidR="003A7929" w:rsidRDefault="551A77D0" w:rsidP="00483FFA">
      <w:pPr>
        <w:pStyle w:val="Heading2"/>
        <w:numPr>
          <w:ilvl w:val="1"/>
          <w:numId w:val="26"/>
        </w:numPr>
      </w:pPr>
      <w:bookmarkStart w:id="376" w:name="_Toc18536890"/>
      <w:r w:rsidRPr="551A77D0">
        <w:t>Climate Impacts</w:t>
      </w:r>
      <w:bookmarkEnd w:id="376"/>
    </w:p>
    <w:p w14:paraId="61041E32" w14:textId="77777777" w:rsidR="0032353F" w:rsidRPr="00B9196D" w:rsidRDefault="0032353F" w:rsidP="0032353F">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52E48BE0" w14:textId="77777777" w:rsidR="00B261E0" w:rsidRDefault="00B261E0" w:rsidP="00EB247F">
      <w:pPr>
        <w:spacing w:after="0"/>
        <w:rPr>
          <w:rFonts w:cstheme="minorHAnsi"/>
          <w:b/>
          <w:bCs/>
          <w:i/>
        </w:rPr>
      </w:pPr>
    </w:p>
    <w:p w14:paraId="4DA2B4CB" w14:textId="38CE99C4" w:rsidR="00762877" w:rsidRPr="00762877" w:rsidRDefault="0066753A" w:rsidP="00EB247F">
      <w:pPr>
        <w:pStyle w:val="Caption"/>
        <w:jc w:val="center"/>
        <w:rPr>
          <w:rFonts w:eastAsia="Times New Roman" w:cs="Times New Roman"/>
          <w:sz w:val="24"/>
          <w:szCs w:val="24"/>
          <w:lang w:eastAsia="zh-CN"/>
        </w:rPr>
      </w:pPr>
      <w:bookmarkStart w:id="377" w:name="_Toc18536899"/>
      <w:r>
        <w:t xml:space="preserve">Table </w:t>
      </w:r>
      <w:fldSimple w:instr=" STYLEREF 1 \s ">
        <w:r w:rsidR="00492F5E" w:rsidRPr="551A77D0">
          <w:t>3</w:t>
        </w:r>
      </w:fldSimple>
      <w:r w:rsidR="00492F5E">
        <w:t>.</w:t>
      </w:r>
      <w:fldSimple w:instr=" SEQ Table \* ARABIC \s 1 ">
        <w:r w:rsidR="00492F5E" w:rsidRPr="551A77D0">
          <w:t>2</w:t>
        </w:r>
      </w:fldSimple>
      <w:r>
        <w:t xml:space="preserve"> Climate Impacts</w:t>
      </w:r>
      <w:bookmarkEnd w:id="377"/>
    </w:p>
    <w:tbl>
      <w:tblPr>
        <w:tblW w:w="8730" w:type="dxa"/>
        <w:jc w:val="center"/>
        <w:tblLayout w:type="fixed"/>
        <w:tblCellMar>
          <w:top w:w="15" w:type="dxa"/>
          <w:left w:w="15" w:type="dxa"/>
          <w:bottom w:w="15" w:type="dxa"/>
          <w:right w:w="15" w:type="dxa"/>
        </w:tblCellMar>
        <w:tblLook w:val="04A0" w:firstRow="1" w:lastRow="0" w:firstColumn="1" w:lastColumn="0" w:noHBand="0" w:noVBand="1"/>
        <w:tblPrChange w:id="378" w:author="Miranda Gorman" w:date="2020-06-29T12:21:00Z">
          <w:tblPr>
            <w:tblW w:w="6930" w:type="dxa"/>
            <w:jc w:val="center"/>
            <w:tblLayout w:type="fixed"/>
            <w:tblCellMar>
              <w:top w:w="15" w:type="dxa"/>
              <w:left w:w="15" w:type="dxa"/>
              <w:bottom w:w="15" w:type="dxa"/>
              <w:right w:w="15" w:type="dxa"/>
            </w:tblCellMar>
            <w:tblLook w:val="04A0" w:firstRow="1" w:lastRow="0" w:firstColumn="1" w:lastColumn="0" w:noHBand="0" w:noVBand="1"/>
          </w:tblPr>
        </w:tblPrChange>
      </w:tblPr>
      <w:tblGrid>
        <w:gridCol w:w="1431"/>
        <w:gridCol w:w="1719"/>
        <w:gridCol w:w="1980"/>
        <w:gridCol w:w="1800"/>
        <w:gridCol w:w="1800"/>
        <w:tblGridChange w:id="379">
          <w:tblGrid>
            <w:gridCol w:w="1431"/>
            <w:gridCol w:w="1719"/>
            <w:gridCol w:w="1980"/>
            <w:gridCol w:w="1800"/>
            <w:gridCol w:w="1800"/>
          </w:tblGrid>
        </w:tblGridChange>
      </w:tblGrid>
      <w:tr w:rsidR="006C19CA" w:rsidRPr="006B675D" w14:paraId="0150056F" w14:textId="7C075108" w:rsidTr="006C19CA">
        <w:trPr>
          <w:cantSplit/>
          <w:trHeight w:val="144"/>
          <w:tblHeader/>
          <w:jc w:val="center"/>
          <w:trPrChange w:id="380" w:author="Miranda Gorman" w:date="2020-06-29T12:21:00Z">
            <w:trPr>
              <w:cantSplit/>
              <w:trHeight w:val="144"/>
              <w:tblHeader/>
              <w:jc w:val="center"/>
            </w:trPr>
          </w:trPrChange>
        </w:trPr>
        <w:tc>
          <w:tcPr>
            <w:tcW w:w="143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381" w:author="Miranda Gorman" w:date="2020-06-29T12:21:00Z">
              <w:tcPr>
                <w:tcW w:w="143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203E3878" w14:textId="77777777" w:rsidR="006C19CA" w:rsidRPr="00F26176" w:rsidRDefault="006C19CA" w:rsidP="006C19CA">
            <w:pPr>
              <w:spacing w:line="240" w:lineRule="auto"/>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lastRenderedPageBreak/>
              <w:t>Scenario</w:t>
            </w:r>
          </w:p>
        </w:tc>
        <w:tc>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382" w:author="Miranda Gorman" w:date="2020-06-29T12:21:00Z">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0E0923C5" w14:textId="1422339A" w:rsidR="006C19CA" w:rsidRPr="00F26176" w:rsidRDefault="006C19CA" w:rsidP="006C19CA">
            <w:pPr>
              <w:spacing w:line="240" w:lineRule="auto"/>
              <w:jc w:val="center"/>
              <w:rPr>
                <w:rFonts w:cstheme="minorHAnsi"/>
                <w:b/>
                <w:bCs/>
                <w:color w:val="FFFFFF" w:themeColor="background1"/>
                <w:sz w:val="20"/>
                <w:szCs w:val="20"/>
                <w:lang w:eastAsia="zh-CN"/>
              </w:rPr>
            </w:pPr>
            <w:ins w:id="383" w:author="Miranda Gorman" w:date="2020-06-29T12:22:00Z">
              <w:r>
                <w:rPr>
                  <w:b/>
                  <w:bCs/>
                  <w:color w:val="FFFFFF"/>
                  <w:sz w:val="20"/>
                  <w:szCs w:val="20"/>
                </w:rPr>
                <w:t>Maximum Annual Emissions Reduction</w:t>
              </w:r>
            </w:ins>
            <w:del w:id="384" w:author="Miranda Gorman" w:date="2020-06-29T12:22:00Z">
              <w:r w:rsidRPr="00F26176" w:rsidDel="00351184">
                <w:rPr>
                  <w:rFonts w:cstheme="minorHAnsi"/>
                  <w:b/>
                  <w:bCs/>
                  <w:color w:val="FFFFFF" w:themeColor="background1"/>
                  <w:sz w:val="20"/>
                  <w:szCs w:val="20"/>
                  <w:lang w:eastAsia="zh-CN"/>
                </w:rPr>
                <w:delText>Maximum Annual Emissions Reduction</w:delText>
              </w:r>
            </w:del>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385" w:author="Miranda Gorman" w:date="2020-06-29T12:21:00Z">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0FADFDAF" w14:textId="63832742" w:rsidR="006C19CA" w:rsidRPr="00F26176" w:rsidRDefault="006C19CA" w:rsidP="006C19CA">
            <w:pPr>
              <w:spacing w:line="240" w:lineRule="auto"/>
              <w:jc w:val="center"/>
              <w:rPr>
                <w:rFonts w:cstheme="minorHAnsi"/>
                <w:b/>
                <w:bCs/>
                <w:color w:val="FFFFFF" w:themeColor="background1"/>
                <w:sz w:val="20"/>
                <w:szCs w:val="20"/>
                <w:lang w:eastAsia="zh-CN"/>
              </w:rPr>
            </w:pPr>
            <w:ins w:id="386" w:author="Miranda Gorman" w:date="2020-06-29T12:22:00Z">
              <w:r>
                <w:rPr>
                  <w:b/>
                  <w:bCs/>
                  <w:color w:val="FFFFFF"/>
                  <w:sz w:val="20"/>
                  <w:szCs w:val="20"/>
                </w:rPr>
                <w:t>Total Emissions Reduction</w:t>
              </w:r>
            </w:ins>
            <w:del w:id="387" w:author="Miranda Gorman" w:date="2020-06-29T12:22:00Z">
              <w:r w:rsidRPr="00F26176" w:rsidDel="00351184">
                <w:rPr>
                  <w:rFonts w:cstheme="minorHAnsi"/>
                  <w:b/>
                  <w:bCs/>
                  <w:color w:val="FFFFFF" w:themeColor="background1"/>
                  <w:sz w:val="20"/>
                  <w:szCs w:val="20"/>
                  <w:lang w:eastAsia="zh-CN"/>
                </w:rPr>
                <w:delText>Total Emissions Reduction</w:delText>
              </w:r>
            </w:del>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Change w:id="388"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Pr>
            </w:tcPrChange>
          </w:tcPr>
          <w:p w14:paraId="29A0ED7F" w14:textId="58A98528" w:rsidR="006C19CA" w:rsidRPr="00F26176" w:rsidRDefault="006C19CA" w:rsidP="006C19CA">
            <w:pPr>
              <w:spacing w:line="240" w:lineRule="auto"/>
              <w:jc w:val="center"/>
              <w:rPr>
                <w:rFonts w:cstheme="minorHAnsi"/>
                <w:b/>
                <w:bCs/>
                <w:color w:val="FFFFFF" w:themeColor="background1"/>
                <w:sz w:val="20"/>
                <w:szCs w:val="20"/>
                <w:lang w:eastAsia="zh-CN"/>
              </w:rPr>
            </w:pPr>
            <w:ins w:id="389" w:author="Miranda Gorman" w:date="2020-06-29T12:21:00Z">
              <w:r>
                <w:rPr>
                  <w:b/>
                  <w:bCs/>
                  <w:color w:val="FFFFFF"/>
                  <w:sz w:val="20"/>
                  <w:szCs w:val="20"/>
                </w:rPr>
                <w:t>Emissions Reduction in 2030</w:t>
              </w:r>
            </w:ins>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Change w:id="390"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Pr>
            </w:tcPrChange>
          </w:tcPr>
          <w:p w14:paraId="3FBCA74D" w14:textId="7A66277E" w:rsidR="006C19CA" w:rsidRPr="00F26176" w:rsidRDefault="006C19CA" w:rsidP="006C19CA">
            <w:pPr>
              <w:spacing w:line="240" w:lineRule="auto"/>
              <w:jc w:val="center"/>
              <w:rPr>
                <w:ins w:id="391" w:author="Miranda Gorman" w:date="2020-06-29T12:21:00Z"/>
                <w:rFonts w:cstheme="minorHAnsi"/>
                <w:b/>
                <w:bCs/>
                <w:color w:val="FFFFFF" w:themeColor="background1"/>
                <w:sz w:val="20"/>
                <w:szCs w:val="20"/>
                <w:lang w:eastAsia="zh-CN"/>
              </w:rPr>
            </w:pPr>
            <w:ins w:id="392" w:author="Miranda Gorman" w:date="2020-06-29T12:21:00Z">
              <w:r>
                <w:rPr>
                  <w:b/>
                  <w:bCs/>
                  <w:color w:val="FFFFFF"/>
                  <w:sz w:val="20"/>
                  <w:szCs w:val="20"/>
                </w:rPr>
                <w:t>Emissions Reduction in 2050</w:t>
              </w:r>
            </w:ins>
          </w:p>
        </w:tc>
      </w:tr>
      <w:tr w:rsidR="006C19CA" w:rsidRPr="006B675D" w14:paraId="6B5C6387" w14:textId="436B1781" w:rsidTr="006C19CA">
        <w:trPr>
          <w:cantSplit/>
          <w:trHeight w:val="112"/>
          <w:tblHeader/>
          <w:jc w:val="center"/>
          <w:trPrChange w:id="393" w:author="Miranda Gorman" w:date="2020-06-29T12:21:00Z">
            <w:trPr>
              <w:cantSplit/>
              <w:trHeight w:val="112"/>
              <w:tblHeader/>
              <w:jc w:val="center"/>
            </w:trPr>
          </w:trPrChange>
        </w:trPr>
        <w:tc>
          <w:tcPr>
            <w:tcW w:w="1431"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Change w:id="394" w:author="Miranda Gorman" w:date="2020-06-29T12:21:00Z">
              <w:tcPr>
                <w:tcW w:w="1431"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tcPrChange>
          </w:tcPr>
          <w:p w14:paraId="75ED334F" w14:textId="77777777" w:rsidR="006C19CA" w:rsidRPr="006B675D" w:rsidRDefault="006C19CA" w:rsidP="006C19CA">
            <w:pPr>
              <w:spacing w:line="240" w:lineRule="auto"/>
              <w:jc w:val="center"/>
              <w:rPr>
                <w:rFonts w:cstheme="minorHAnsi"/>
                <w:b/>
                <w:bCs/>
                <w:i/>
                <w:color w:val="FFFFFF" w:themeColor="background1"/>
                <w:sz w:val="20"/>
                <w:szCs w:val="20"/>
                <w:lang w:eastAsia="zh-CN"/>
              </w:rPr>
            </w:pPr>
          </w:p>
        </w:tc>
        <w:tc>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395" w:author="Miranda Gorman" w:date="2020-06-29T12:21:00Z">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27D6628D" w14:textId="36BFCEDF" w:rsidR="006C19CA" w:rsidRPr="006B675D" w:rsidRDefault="006C19CA" w:rsidP="006C19CA">
            <w:pPr>
              <w:spacing w:line="240" w:lineRule="auto"/>
              <w:jc w:val="center"/>
              <w:rPr>
                <w:rFonts w:cstheme="minorHAnsi"/>
                <w:bCs/>
                <w:i/>
                <w:color w:val="FFFFFF" w:themeColor="background1"/>
                <w:sz w:val="20"/>
                <w:szCs w:val="20"/>
                <w:lang w:eastAsia="zh-CN"/>
              </w:rPr>
            </w:pPr>
            <w:ins w:id="396" w:author="Miranda Gorman" w:date="2020-06-29T12:22:00Z">
              <w:r>
                <w:rPr>
                  <w:i/>
                  <w:iCs/>
                  <w:color w:val="FFFFFF"/>
                  <w:sz w:val="20"/>
                  <w:szCs w:val="20"/>
                </w:rPr>
                <w:t>(Gt CO</w:t>
              </w:r>
              <w:r>
                <w:rPr>
                  <w:i/>
                  <w:iCs/>
                  <w:color w:val="FFFFFF"/>
                  <w:sz w:val="20"/>
                  <w:szCs w:val="20"/>
                  <w:vertAlign w:val="subscript"/>
                </w:rPr>
                <w:t>2</w:t>
              </w:r>
              <w:r>
                <w:rPr>
                  <w:i/>
                  <w:iCs/>
                  <w:color w:val="FFFFFF"/>
                  <w:sz w:val="20"/>
                  <w:szCs w:val="20"/>
                </w:rPr>
                <w:t>-eq/yr.)</w:t>
              </w:r>
            </w:ins>
            <w:del w:id="397" w:author="Miranda Gorman" w:date="2020-06-29T12:22:00Z">
              <w:r w:rsidRPr="006B675D" w:rsidDel="00351184">
                <w:rPr>
                  <w:rFonts w:cstheme="minorHAnsi"/>
                  <w:bCs/>
                  <w:i/>
                  <w:color w:val="FFFFFF" w:themeColor="background1"/>
                  <w:sz w:val="20"/>
                  <w:szCs w:val="20"/>
                  <w:lang w:eastAsia="zh-CN"/>
                </w:rPr>
                <w:delText>(Gt CO</w:delText>
              </w:r>
              <w:r w:rsidRPr="006B675D" w:rsidDel="00351184">
                <w:rPr>
                  <w:rFonts w:cstheme="minorHAnsi"/>
                  <w:bCs/>
                  <w:i/>
                  <w:color w:val="FFFFFF" w:themeColor="background1"/>
                  <w:sz w:val="20"/>
                  <w:szCs w:val="20"/>
                  <w:vertAlign w:val="subscript"/>
                  <w:lang w:eastAsia="zh-CN"/>
                </w:rPr>
                <w:delText>2</w:delText>
              </w:r>
              <w:r w:rsidRPr="006B675D" w:rsidDel="00351184">
                <w:rPr>
                  <w:rFonts w:cstheme="minorHAnsi"/>
                  <w:bCs/>
                  <w:i/>
                  <w:color w:val="FFFFFF" w:themeColor="background1"/>
                  <w:sz w:val="20"/>
                  <w:szCs w:val="20"/>
                  <w:lang w:eastAsia="zh-CN"/>
                </w:rPr>
                <w:delText>-eq/yr.)</w:delText>
              </w:r>
            </w:del>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398" w:author="Miranda Gorman" w:date="2020-06-29T12:21:00Z">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668F7C2F" w14:textId="1A0BD19A" w:rsidR="006C19CA" w:rsidRPr="006B675D" w:rsidRDefault="006C19CA" w:rsidP="006C19CA">
            <w:pPr>
              <w:spacing w:line="240" w:lineRule="auto"/>
              <w:jc w:val="center"/>
              <w:rPr>
                <w:rFonts w:cstheme="minorHAnsi"/>
                <w:bCs/>
                <w:i/>
                <w:color w:val="FFFFFF" w:themeColor="background1"/>
                <w:sz w:val="20"/>
                <w:szCs w:val="20"/>
                <w:lang w:eastAsia="zh-CN"/>
              </w:rPr>
            </w:pPr>
            <w:ins w:id="399" w:author="Miranda Gorman" w:date="2020-06-29T12:22:00Z">
              <w:r>
                <w:rPr>
                  <w:i/>
                  <w:iCs/>
                  <w:color w:val="FFFFFF"/>
                  <w:sz w:val="20"/>
                  <w:szCs w:val="20"/>
                </w:rPr>
                <w:t>Gt CO</w:t>
              </w:r>
              <w:r>
                <w:rPr>
                  <w:i/>
                  <w:iCs/>
                  <w:color w:val="FFFFFF"/>
                  <w:sz w:val="20"/>
                  <w:szCs w:val="20"/>
                  <w:vertAlign w:val="subscript"/>
                </w:rPr>
                <w:t>2</w:t>
              </w:r>
              <w:r>
                <w:rPr>
                  <w:i/>
                  <w:iCs/>
                  <w:color w:val="FFFFFF"/>
                  <w:sz w:val="20"/>
                  <w:szCs w:val="20"/>
                </w:rPr>
                <w:t>-eq/yr. (2020-2050)</w:t>
              </w:r>
            </w:ins>
            <w:del w:id="400" w:author="Miranda Gorman" w:date="2020-06-29T12:22:00Z">
              <w:r w:rsidRPr="006B675D" w:rsidDel="00351184">
                <w:rPr>
                  <w:rFonts w:cstheme="minorHAnsi"/>
                  <w:bCs/>
                  <w:i/>
                  <w:color w:val="FFFFFF" w:themeColor="background1"/>
                  <w:sz w:val="20"/>
                  <w:szCs w:val="20"/>
                  <w:lang w:eastAsia="zh-CN"/>
                </w:rPr>
                <w:delText>Gt CO</w:delText>
              </w:r>
              <w:r w:rsidRPr="006B675D" w:rsidDel="00351184">
                <w:rPr>
                  <w:rFonts w:cstheme="minorHAnsi"/>
                  <w:bCs/>
                  <w:i/>
                  <w:color w:val="FFFFFF" w:themeColor="background1"/>
                  <w:sz w:val="20"/>
                  <w:szCs w:val="20"/>
                  <w:vertAlign w:val="subscript"/>
                  <w:lang w:eastAsia="zh-CN"/>
                </w:rPr>
                <w:delText>2</w:delText>
              </w:r>
              <w:r w:rsidRPr="006B675D" w:rsidDel="00351184">
                <w:rPr>
                  <w:rFonts w:cstheme="minorHAnsi"/>
                  <w:bCs/>
                  <w:i/>
                  <w:color w:val="FFFFFF" w:themeColor="background1"/>
                  <w:sz w:val="20"/>
                  <w:szCs w:val="20"/>
                  <w:lang w:eastAsia="zh-CN"/>
                </w:rPr>
                <w:delText>-eq/yr. (2020-2050)</w:delText>
              </w:r>
            </w:del>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Change w:id="401"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Pr>
            </w:tcPrChange>
          </w:tcPr>
          <w:p w14:paraId="00F36C58" w14:textId="3C06166B" w:rsidR="006C19CA" w:rsidRPr="006B675D" w:rsidRDefault="006C19CA" w:rsidP="006C19CA">
            <w:pPr>
              <w:spacing w:line="240" w:lineRule="auto"/>
              <w:jc w:val="center"/>
              <w:rPr>
                <w:ins w:id="402" w:author="Miranda Gorman" w:date="2020-06-29T12:20:00Z"/>
                <w:rFonts w:cstheme="minorHAnsi"/>
                <w:bCs/>
                <w:i/>
                <w:color w:val="FFFFFF" w:themeColor="background1"/>
                <w:sz w:val="20"/>
                <w:szCs w:val="20"/>
                <w:lang w:eastAsia="zh-CN"/>
              </w:rPr>
            </w:pPr>
            <w:ins w:id="403" w:author="Miranda Gorman" w:date="2020-06-29T12:21:00Z">
              <w:r>
                <w:rPr>
                  <w:i/>
                  <w:iCs/>
                  <w:color w:val="FFFFFF"/>
                  <w:sz w:val="20"/>
                  <w:szCs w:val="20"/>
                </w:rPr>
                <w:t>(Gt CO2-eq/year)</w:t>
              </w:r>
            </w:ins>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Change w:id="404"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Pr>
            </w:tcPrChange>
          </w:tcPr>
          <w:p w14:paraId="7E71843B" w14:textId="5096D445" w:rsidR="006C19CA" w:rsidRPr="006B675D" w:rsidRDefault="006C19CA" w:rsidP="006C19CA">
            <w:pPr>
              <w:spacing w:line="240" w:lineRule="auto"/>
              <w:jc w:val="center"/>
              <w:rPr>
                <w:ins w:id="405" w:author="Miranda Gorman" w:date="2020-06-29T12:21:00Z"/>
                <w:rFonts w:cstheme="minorHAnsi"/>
                <w:bCs/>
                <w:i/>
                <w:color w:val="FFFFFF" w:themeColor="background1"/>
                <w:sz w:val="20"/>
                <w:szCs w:val="20"/>
                <w:lang w:eastAsia="zh-CN"/>
              </w:rPr>
            </w:pPr>
            <w:ins w:id="406" w:author="Miranda Gorman" w:date="2020-06-29T12:21:00Z">
              <w:r>
                <w:rPr>
                  <w:i/>
                  <w:iCs/>
                  <w:color w:val="FFFFFF"/>
                  <w:sz w:val="20"/>
                  <w:szCs w:val="20"/>
                </w:rPr>
                <w:t>(Gt CO2-eq/year)</w:t>
              </w:r>
            </w:ins>
          </w:p>
        </w:tc>
      </w:tr>
      <w:tr w:rsidR="006C19CA" w:rsidRPr="006B675D" w14:paraId="354A2249" w14:textId="63EAB980" w:rsidTr="006C19CA">
        <w:trPr>
          <w:trHeight w:val="60"/>
          <w:jc w:val="center"/>
          <w:trPrChange w:id="407" w:author="Miranda Gorman" w:date="2020-06-29T12:21:00Z">
            <w:trPr>
              <w:trHeight w:val="60"/>
              <w:jc w:val="center"/>
            </w:trPr>
          </w:trPrChange>
        </w:trPr>
        <w:tc>
          <w:tcPr>
            <w:tcW w:w="14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408" w:author="Miranda Gorman" w:date="2020-06-29T12:21:00Z">
              <w:tcPr>
                <w:tcW w:w="14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5263153F" w14:textId="77777777" w:rsidR="006C19CA" w:rsidRPr="006B675D" w:rsidRDefault="006C19CA" w:rsidP="006C19CA">
            <w:pPr>
              <w:shd w:val="clear" w:color="auto" w:fill="FFFFFF" w:themeFill="background1"/>
              <w:spacing w:after="0" w:line="240" w:lineRule="auto"/>
              <w:jc w:val="center"/>
              <w:rPr>
                <w:i/>
                <w:iCs/>
                <w:color w:val="000000" w:themeColor="text1"/>
                <w:sz w:val="20"/>
                <w:szCs w:val="20"/>
                <w:lang w:eastAsia="zh-CN"/>
              </w:rPr>
            </w:pPr>
            <w:r w:rsidRPr="006B675D">
              <w:rPr>
                <w:b/>
                <w:bCs/>
                <w:i/>
                <w:iCs/>
                <w:color w:val="000000" w:themeColor="text1"/>
                <w:sz w:val="20"/>
                <w:szCs w:val="20"/>
                <w:lang w:eastAsia="zh-CN"/>
              </w:rPr>
              <w:t>Plausible</w:t>
            </w:r>
          </w:p>
        </w:tc>
        <w:tc>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409" w:author="Miranda Gorman" w:date="2020-06-29T12:21:00Z">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3E32FE9C" w14:textId="64A1893B" w:rsidR="006C19CA" w:rsidRPr="006B675D" w:rsidRDefault="006C19CA" w:rsidP="006C19CA">
            <w:pPr>
              <w:shd w:val="clear" w:color="auto" w:fill="FFFFFF"/>
              <w:spacing w:after="0" w:line="240" w:lineRule="auto"/>
              <w:jc w:val="center"/>
              <w:rPr>
                <w:rFonts w:eastAsia="Times New Roman" w:cstheme="minorHAnsi"/>
                <w:color w:val="000000" w:themeColor="text1"/>
                <w:sz w:val="20"/>
                <w:szCs w:val="20"/>
                <w:lang w:eastAsia="zh-CN"/>
              </w:rPr>
            </w:pPr>
            <w:ins w:id="410" w:author="Miranda Gorman" w:date="2020-06-29T12:22:00Z">
              <w:r>
                <w:rPr>
                  <w:color w:val="000000"/>
                  <w:sz w:val="20"/>
                  <w:szCs w:val="20"/>
                </w:rPr>
                <w:t>0.62</w:t>
              </w:r>
            </w:ins>
            <w:del w:id="411" w:author="Miranda Gorman" w:date="2020-06-19T09:51:00Z">
              <w:r w:rsidDel="00437A30">
                <w:rPr>
                  <w:rFonts w:eastAsia="Times New Roman" w:cstheme="minorHAnsi"/>
                  <w:color w:val="000000" w:themeColor="text1"/>
                  <w:sz w:val="20"/>
                  <w:szCs w:val="20"/>
                  <w:lang w:eastAsia="zh-CN"/>
                </w:rPr>
                <w:delText>0.41</w:delText>
              </w:r>
            </w:del>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412" w:author="Miranda Gorman" w:date="2020-06-29T12:21:00Z">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455E6FA7" w14:textId="26382D1A" w:rsidR="006C19CA" w:rsidRPr="006B675D" w:rsidRDefault="006C19CA" w:rsidP="006C19CA">
            <w:pPr>
              <w:shd w:val="clear" w:color="auto" w:fill="FFFFFF"/>
              <w:spacing w:after="0" w:line="240" w:lineRule="auto"/>
              <w:jc w:val="center"/>
              <w:rPr>
                <w:rFonts w:eastAsia="Times New Roman" w:cstheme="minorHAnsi"/>
                <w:color w:val="000000" w:themeColor="text1"/>
                <w:sz w:val="20"/>
                <w:szCs w:val="20"/>
                <w:lang w:eastAsia="zh-CN"/>
              </w:rPr>
            </w:pPr>
            <w:ins w:id="413" w:author="Miranda Gorman" w:date="2020-06-29T12:22:00Z">
              <w:r>
                <w:rPr>
                  <w:color w:val="000000"/>
                  <w:sz w:val="20"/>
                  <w:szCs w:val="20"/>
                </w:rPr>
                <w:t>11.09</w:t>
              </w:r>
            </w:ins>
            <w:del w:id="414" w:author="Miranda Gorman" w:date="2020-06-19T09:51:00Z">
              <w:r w:rsidDel="00437A30">
                <w:rPr>
                  <w:rFonts w:eastAsia="Times New Roman" w:cstheme="minorHAnsi"/>
                  <w:color w:val="000000" w:themeColor="text1"/>
                  <w:sz w:val="20"/>
                  <w:szCs w:val="20"/>
                  <w:lang w:eastAsia="zh-CN"/>
                </w:rPr>
                <w:delText>5.50</w:delText>
              </w:r>
            </w:del>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Change w:id="415"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53FF3680" w14:textId="455A4D42" w:rsidR="006C19CA" w:rsidDel="00437A30" w:rsidRDefault="006C19CA" w:rsidP="006C19CA">
            <w:pPr>
              <w:shd w:val="clear" w:color="auto" w:fill="FFFFFF"/>
              <w:spacing w:after="0" w:line="240" w:lineRule="auto"/>
              <w:jc w:val="center"/>
              <w:rPr>
                <w:ins w:id="416" w:author="Miranda Gorman" w:date="2020-06-29T12:20:00Z"/>
                <w:rFonts w:eastAsia="Times New Roman" w:cstheme="minorHAnsi"/>
                <w:color w:val="000000" w:themeColor="text1"/>
                <w:sz w:val="20"/>
                <w:szCs w:val="20"/>
                <w:lang w:eastAsia="zh-CN"/>
              </w:rPr>
            </w:pPr>
            <w:ins w:id="417" w:author="Miranda Gorman" w:date="2020-06-29T12:21:00Z">
              <w:r>
                <w:rPr>
                  <w:color w:val="000000"/>
                  <w:sz w:val="20"/>
                  <w:szCs w:val="20"/>
                </w:rPr>
                <w:t>0.27</w:t>
              </w:r>
            </w:ins>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Change w:id="418"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3EDB5D42" w14:textId="3452AFEC" w:rsidR="006C19CA" w:rsidDel="00437A30" w:rsidRDefault="006C19CA" w:rsidP="006C19CA">
            <w:pPr>
              <w:shd w:val="clear" w:color="auto" w:fill="FFFFFF"/>
              <w:spacing w:after="0" w:line="240" w:lineRule="auto"/>
              <w:jc w:val="center"/>
              <w:rPr>
                <w:ins w:id="419" w:author="Miranda Gorman" w:date="2020-06-29T12:21:00Z"/>
                <w:rFonts w:eastAsia="Times New Roman" w:cstheme="minorHAnsi"/>
                <w:color w:val="000000" w:themeColor="text1"/>
                <w:sz w:val="20"/>
                <w:szCs w:val="20"/>
                <w:lang w:eastAsia="zh-CN"/>
              </w:rPr>
            </w:pPr>
            <w:ins w:id="420" w:author="Miranda Gorman" w:date="2020-06-29T12:21:00Z">
              <w:r>
                <w:rPr>
                  <w:color w:val="000000"/>
                  <w:sz w:val="20"/>
                  <w:szCs w:val="20"/>
                </w:rPr>
                <w:t>0.62</w:t>
              </w:r>
            </w:ins>
          </w:p>
        </w:tc>
      </w:tr>
      <w:tr w:rsidR="006C19CA" w:rsidRPr="006B675D" w14:paraId="7DCB0C2E" w14:textId="00958D30" w:rsidTr="006C19CA">
        <w:trPr>
          <w:trHeight w:val="60"/>
          <w:jc w:val="center"/>
          <w:trPrChange w:id="421" w:author="Miranda Gorman" w:date="2020-06-29T12:21:00Z">
            <w:trPr>
              <w:trHeight w:val="60"/>
              <w:jc w:val="center"/>
            </w:trPr>
          </w:trPrChange>
        </w:trPr>
        <w:tc>
          <w:tcPr>
            <w:tcW w:w="14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422" w:author="Miranda Gorman" w:date="2020-06-29T12:21:00Z">
              <w:tcPr>
                <w:tcW w:w="14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78122973" w14:textId="77777777" w:rsidR="006C19CA" w:rsidRPr="006B675D" w:rsidRDefault="006C19CA" w:rsidP="006C19CA">
            <w:pPr>
              <w:shd w:val="clear" w:color="auto" w:fill="FFFFFF" w:themeFill="background1"/>
              <w:spacing w:after="0" w:line="240" w:lineRule="auto"/>
              <w:jc w:val="center"/>
              <w:rPr>
                <w:i/>
                <w:iCs/>
                <w:color w:val="000000" w:themeColor="text1"/>
                <w:sz w:val="20"/>
                <w:szCs w:val="20"/>
                <w:lang w:eastAsia="zh-CN"/>
              </w:rPr>
            </w:pPr>
            <w:r w:rsidRPr="006B675D">
              <w:rPr>
                <w:b/>
                <w:bCs/>
                <w:i/>
                <w:iCs/>
                <w:color w:val="000000" w:themeColor="text1"/>
                <w:sz w:val="20"/>
                <w:szCs w:val="20"/>
                <w:lang w:eastAsia="zh-CN"/>
              </w:rPr>
              <w:t>Drawdown</w:t>
            </w:r>
          </w:p>
        </w:tc>
        <w:tc>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423" w:author="Miranda Gorman" w:date="2020-06-29T12:21:00Z">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6BCD264C" w14:textId="3B4507D9" w:rsidR="006C19CA" w:rsidRPr="006B675D" w:rsidRDefault="006C19CA" w:rsidP="006C19CA">
            <w:pPr>
              <w:shd w:val="clear" w:color="auto" w:fill="FFFFFF"/>
              <w:spacing w:after="0" w:line="240" w:lineRule="auto"/>
              <w:jc w:val="center"/>
              <w:rPr>
                <w:rFonts w:eastAsia="Times New Roman" w:cstheme="minorHAnsi"/>
                <w:color w:val="000000" w:themeColor="text1"/>
                <w:sz w:val="20"/>
                <w:szCs w:val="20"/>
                <w:lang w:eastAsia="zh-CN"/>
              </w:rPr>
            </w:pPr>
            <w:ins w:id="424" w:author="Miranda Gorman" w:date="2020-06-29T12:22:00Z">
              <w:r>
                <w:rPr>
                  <w:color w:val="000000"/>
                  <w:sz w:val="20"/>
                  <w:szCs w:val="20"/>
                </w:rPr>
                <w:t>0.68</w:t>
              </w:r>
            </w:ins>
            <w:del w:id="425" w:author="Miranda Gorman" w:date="2020-06-19T10:46:00Z">
              <w:r w:rsidDel="0048745F">
                <w:rPr>
                  <w:rFonts w:eastAsia="Times New Roman" w:cstheme="minorHAnsi"/>
                  <w:color w:val="000000" w:themeColor="text1"/>
                  <w:sz w:val="20"/>
                  <w:szCs w:val="20"/>
                  <w:lang w:eastAsia="zh-CN"/>
                </w:rPr>
                <w:delText>0.44</w:delText>
              </w:r>
            </w:del>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426" w:author="Miranda Gorman" w:date="2020-06-29T12:21:00Z">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384325D3" w14:textId="6CE254F3" w:rsidR="006C19CA" w:rsidRPr="006B675D" w:rsidRDefault="006C19CA" w:rsidP="006C19CA">
            <w:pPr>
              <w:shd w:val="clear" w:color="auto" w:fill="FFFFFF"/>
              <w:spacing w:after="0" w:line="240" w:lineRule="auto"/>
              <w:jc w:val="center"/>
              <w:rPr>
                <w:rFonts w:eastAsia="Times New Roman" w:cstheme="minorHAnsi"/>
                <w:color w:val="000000" w:themeColor="text1"/>
                <w:sz w:val="20"/>
                <w:szCs w:val="20"/>
                <w:lang w:eastAsia="zh-CN"/>
              </w:rPr>
            </w:pPr>
            <w:ins w:id="427" w:author="Miranda Gorman" w:date="2020-06-29T12:22:00Z">
              <w:r>
                <w:rPr>
                  <w:color w:val="000000"/>
                  <w:sz w:val="20"/>
                  <w:szCs w:val="20"/>
                </w:rPr>
                <w:t>12.08</w:t>
              </w:r>
            </w:ins>
            <w:del w:id="428" w:author="Miranda Gorman" w:date="2020-06-19T10:46:00Z">
              <w:r w:rsidDel="0048745F">
                <w:rPr>
                  <w:rFonts w:eastAsia="Times New Roman" w:cstheme="minorHAnsi"/>
                  <w:color w:val="000000" w:themeColor="text1"/>
                  <w:sz w:val="20"/>
                  <w:szCs w:val="20"/>
                  <w:lang w:eastAsia="zh-CN"/>
                </w:rPr>
                <w:delText>6.02</w:delText>
              </w:r>
            </w:del>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Change w:id="429"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62A0118C" w14:textId="6333CD7E" w:rsidR="006C19CA" w:rsidDel="0048745F" w:rsidRDefault="006C19CA" w:rsidP="006C19CA">
            <w:pPr>
              <w:shd w:val="clear" w:color="auto" w:fill="FFFFFF"/>
              <w:spacing w:after="0" w:line="240" w:lineRule="auto"/>
              <w:jc w:val="center"/>
              <w:rPr>
                <w:rFonts w:eastAsia="Times New Roman" w:cstheme="minorHAnsi"/>
                <w:color w:val="000000" w:themeColor="text1"/>
                <w:sz w:val="20"/>
                <w:szCs w:val="20"/>
                <w:lang w:eastAsia="zh-CN"/>
              </w:rPr>
            </w:pPr>
            <w:ins w:id="430" w:author="Miranda Gorman" w:date="2020-06-29T12:21:00Z">
              <w:r>
                <w:rPr>
                  <w:color w:val="000000"/>
                  <w:sz w:val="20"/>
                  <w:szCs w:val="20"/>
                </w:rPr>
                <w:t>0.29</w:t>
              </w:r>
            </w:ins>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Change w:id="431"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0456269C" w14:textId="555F5608" w:rsidR="006C19CA" w:rsidDel="0048745F" w:rsidRDefault="006C19CA" w:rsidP="006C19CA">
            <w:pPr>
              <w:shd w:val="clear" w:color="auto" w:fill="FFFFFF"/>
              <w:spacing w:after="0" w:line="240" w:lineRule="auto"/>
              <w:jc w:val="center"/>
              <w:rPr>
                <w:ins w:id="432" w:author="Miranda Gorman" w:date="2020-06-29T12:21:00Z"/>
                <w:rFonts w:eastAsia="Times New Roman" w:cstheme="minorHAnsi"/>
                <w:color w:val="000000" w:themeColor="text1"/>
                <w:sz w:val="20"/>
                <w:szCs w:val="20"/>
                <w:lang w:eastAsia="zh-CN"/>
              </w:rPr>
            </w:pPr>
            <w:ins w:id="433" w:author="Miranda Gorman" w:date="2020-06-29T12:21:00Z">
              <w:r>
                <w:rPr>
                  <w:color w:val="000000"/>
                  <w:sz w:val="20"/>
                  <w:szCs w:val="20"/>
                </w:rPr>
                <w:t>0.68</w:t>
              </w:r>
            </w:ins>
          </w:p>
        </w:tc>
      </w:tr>
      <w:tr w:rsidR="006C19CA" w:rsidRPr="006B675D" w14:paraId="7CA1AA1B" w14:textId="7813DCAD" w:rsidTr="006C19CA">
        <w:trPr>
          <w:trHeight w:val="60"/>
          <w:jc w:val="center"/>
          <w:trPrChange w:id="434" w:author="Miranda Gorman" w:date="2020-06-29T12:21:00Z">
            <w:trPr>
              <w:trHeight w:val="60"/>
              <w:jc w:val="center"/>
            </w:trPr>
          </w:trPrChange>
        </w:trPr>
        <w:tc>
          <w:tcPr>
            <w:tcW w:w="14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435" w:author="Miranda Gorman" w:date="2020-06-29T12:21:00Z">
              <w:tcPr>
                <w:tcW w:w="14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719F4E2C" w14:textId="77777777" w:rsidR="006C19CA" w:rsidRPr="006B675D" w:rsidRDefault="006C19CA" w:rsidP="006C19CA">
            <w:pPr>
              <w:shd w:val="clear" w:color="auto" w:fill="FFFFFF" w:themeFill="background1"/>
              <w:spacing w:after="0" w:line="240" w:lineRule="auto"/>
              <w:jc w:val="center"/>
              <w:rPr>
                <w:i/>
                <w:iCs/>
                <w:color w:val="000000" w:themeColor="text1"/>
                <w:sz w:val="20"/>
                <w:szCs w:val="20"/>
                <w:lang w:eastAsia="zh-CN"/>
              </w:rPr>
            </w:pPr>
            <w:r w:rsidRPr="006B675D">
              <w:rPr>
                <w:b/>
                <w:bCs/>
                <w:i/>
                <w:iCs/>
                <w:color w:val="000000" w:themeColor="text1"/>
                <w:sz w:val="20"/>
                <w:szCs w:val="20"/>
                <w:lang w:eastAsia="zh-CN"/>
              </w:rPr>
              <w:t>Optimum</w:t>
            </w:r>
          </w:p>
        </w:tc>
        <w:tc>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436" w:author="Miranda Gorman" w:date="2020-06-29T12:21:00Z">
              <w:tcPr>
                <w:tcW w:w="17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0786EBCB" w14:textId="6B695C18" w:rsidR="006C19CA" w:rsidRPr="006B675D" w:rsidRDefault="006C19CA" w:rsidP="006C19CA">
            <w:pPr>
              <w:shd w:val="clear" w:color="auto" w:fill="FFFFFF"/>
              <w:spacing w:after="0" w:line="240" w:lineRule="auto"/>
              <w:jc w:val="center"/>
              <w:rPr>
                <w:rFonts w:eastAsia="Times New Roman" w:cstheme="minorHAnsi"/>
                <w:color w:val="000000" w:themeColor="text1"/>
                <w:sz w:val="20"/>
                <w:szCs w:val="20"/>
                <w:lang w:eastAsia="zh-CN"/>
              </w:rPr>
            </w:pPr>
            <w:ins w:id="437" w:author="Miranda Gorman" w:date="2020-06-29T12:22:00Z">
              <w:r>
                <w:rPr>
                  <w:color w:val="000000"/>
                  <w:sz w:val="20"/>
                  <w:szCs w:val="20"/>
                </w:rPr>
                <w:t>0.77</w:t>
              </w:r>
            </w:ins>
            <w:del w:id="438" w:author="Miranda Gorman" w:date="2020-06-19T10:49:00Z">
              <w:r w:rsidDel="0048745F">
                <w:rPr>
                  <w:rFonts w:eastAsia="Times New Roman" w:cstheme="minorHAnsi"/>
                  <w:color w:val="000000" w:themeColor="text1"/>
                  <w:sz w:val="20"/>
                  <w:szCs w:val="20"/>
                  <w:lang w:eastAsia="zh-CN"/>
                </w:rPr>
                <w:delText>0.37</w:delText>
              </w:r>
            </w:del>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439" w:author="Miranda Gorman" w:date="2020-06-29T12:21:00Z">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5E107D52" w14:textId="25BDCDE7" w:rsidR="006C19CA" w:rsidRPr="006B675D" w:rsidRDefault="006C19CA" w:rsidP="006C19CA">
            <w:pPr>
              <w:shd w:val="clear" w:color="auto" w:fill="FFFFFF"/>
              <w:spacing w:after="0" w:line="240" w:lineRule="auto"/>
              <w:jc w:val="center"/>
              <w:rPr>
                <w:rFonts w:eastAsia="Times New Roman" w:cstheme="minorHAnsi"/>
                <w:color w:val="000000" w:themeColor="text1"/>
                <w:sz w:val="20"/>
                <w:szCs w:val="20"/>
                <w:lang w:eastAsia="zh-CN"/>
              </w:rPr>
            </w:pPr>
            <w:ins w:id="440" w:author="Miranda Gorman" w:date="2020-06-29T12:22:00Z">
              <w:r>
                <w:rPr>
                  <w:color w:val="000000"/>
                  <w:sz w:val="20"/>
                  <w:szCs w:val="20"/>
                </w:rPr>
                <w:t>13.59</w:t>
              </w:r>
            </w:ins>
            <w:del w:id="441" w:author="Miranda Gorman" w:date="2020-06-19T10:49:00Z">
              <w:r w:rsidDel="0048745F">
                <w:rPr>
                  <w:rFonts w:eastAsia="Times New Roman" w:cstheme="minorHAnsi"/>
                  <w:color w:val="000000" w:themeColor="text1"/>
                  <w:sz w:val="20"/>
                  <w:szCs w:val="20"/>
                  <w:lang w:eastAsia="zh-CN"/>
                </w:rPr>
                <w:delText>5.77</w:delText>
              </w:r>
            </w:del>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Change w:id="442"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47690A0F" w14:textId="45744307" w:rsidR="006C19CA" w:rsidDel="0048745F" w:rsidRDefault="006C19CA" w:rsidP="006C19CA">
            <w:pPr>
              <w:shd w:val="clear" w:color="auto" w:fill="FFFFFF"/>
              <w:spacing w:after="0" w:line="240" w:lineRule="auto"/>
              <w:jc w:val="center"/>
              <w:rPr>
                <w:ins w:id="443" w:author="Miranda Gorman" w:date="2020-06-29T12:20:00Z"/>
                <w:rFonts w:eastAsia="Times New Roman" w:cstheme="minorHAnsi"/>
                <w:color w:val="000000" w:themeColor="text1"/>
                <w:sz w:val="20"/>
                <w:szCs w:val="20"/>
                <w:lang w:eastAsia="zh-CN"/>
              </w:rPr>
            </w:pPr>
            <w:ins w:id="444" w:author="Miranda Gorman" w:date="2020-06-29T12:21:00Z">
              <w:r>
                <w:rPr>
                  <w:color w:val="000000"/>
                  <w:sz w:val="20"/>
                  <w:szCs w:val="20"/>
                </w:rPr>
                <w:t>0.36</w:t>
              </w:r>
            </w:ins>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Change w:id="445" w:author="Miranda Gorman" w:date="2020-06-29T12:21: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2D05D26A" w14:textId="183C4062" w:rsidR="006C19CA" w:rsidDel="0048745F" w:rsidRDefault="006C19CA" w:rsidP="006C19CA">
            <w:pPr>
              <w:shd w:val="clear" w:color="auto" w:fill="FFFFFF"/>
              <w:spacing w:after="0" w:line="240" w:lineRule="auto"/>
              <w:jc w:val="center"/>
              <w:rPr>
                <w:ins w:id="446" w:author="Miranda Gorman" w:date="2020-06-29T12:21:00Z"/>
                <w:rFonts w:eastAsia="Times New Roman" w:cstheme="minorHAnsi"/>
                <w:color w:val="000000" w:themeColor="text1"/>
                <w:sz w:val="20"/>
                <w:szCs w:val="20"/>
                <w:lang w:eastAsia="zh-CN"/>
              </w:rPr>
            </w:pPr>
            <w:ins w:id="447" w:author="Miranda Gorman" w:date="2020-06-29T12:21:00Z">
              <w:r>
                <w:rPr>
                  <w:color w:val="000000"/>
                  <w:sz w:val="20"/>
                  <w:szCs w:val="20"/>
                </w:rPr>
                <w:t>0.31</w:t>
              </w:r>
            </w:ins>
          </w:p>
        </w:tc>
      </w:tr>
    </w:tbl>
    <w:p w14:paraId="43965544" w14:textId="7F5401CF" w:rsidR="00BB79D6" w:rsidRDefault="00BB79D6" w:rsidP="00EB247F">
      <w:pPr>
        <w:pStyle w:val="Caption"/>
        <w:rPr>
          <w:ins w:id="448" w:author="Miranda Gorman" w:date="2020-06-29T12:24:00Z"/>
        </w:rPr>
      </w:pPr>
      <w:bookmarkStart w:id="449" w:name="_Toc524993443"/>
    </w:p>
    <w:p w14:paraId="54D668EB" w14:textId="6FB90BC7" w:rsidR="00797795" w:rsidRPr="00797795" w:rsidRDefault="00797795">
      <w:pPr>
        <w:jc w:val="center"/>
        <w:pPrChange w:id="450" w:author="Miranda Gorman" w:date="2020-06-29T12:24:00Z">
          <w:pPr>
            <w:pStyle w:val="Caption"/>
          </w:pPr>
        </w:pPrChange>
      </w:pPr>
      <w:ins w:id="451" w:author="Miranda Gorman" w:date="2020-06-29T12:24:00Z">
        <w:r>
          <w:rPr>
            <w:noProof/>
          </w:rPr>
          <w:drawing>
            <wp:inline distT="0" distB="0" distL="0" distR="0" wp14:anchorId="2905CE93" wp14:editId="5ED2ABDA">
              <wp:extent cx="504190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900" cy="4191000"/>
                      </a:xfrm>
                      <a:prstGeom prst="rect">
                        <a:avLst/>
                      </a:prstGeom>
                    </pic:spPr>
                  </pic:pic>
                </a:graphicData>
              </a:graphic>
            </wp:inline>
          </w:drawing>
        </w:r>
      </w:ins>
    </w:p>
    <w:p w14:paraId="30AFEE0B" w14:textId="2D6FAFB3" w:rsidR="005C77F5" w:rsidRDefault="00087D3B" w:rsidP="005C77F5">
      <w:r>
        <w:t>T</w:t>
      </w:r>
      <w:r w:rsidR="0032353F">
        <w:t>he solution was</w:t>
      </w:r>
      <w:r w:rsidR="005C77F5">
        <w:t xml:space="preserve"> </w:t>
      </w:r>
      <w:r w:rsidR="0032353F">
        <w:t xml:space="preserve">integrated with all other </w:t>
      </w:r>
      <w:r w:rsidR="00B251A2">
        <w:t xml:space="preserve">Project Drawdown </w:t>
      </w:r>
      <w:r w:rsidR="0032353F">
        <w:t>solutions and</w:t>
      </w:r>
      <w:r w:rsidR="0069014F">
        <w:t xml:space="preserve"> may have different emissions results</w:t>
      </w:r>
      <w:r w:rsidR="00B251A2">
        <w:t xml:space="preserve"> </w:t>
      </w:r>
      <w:r w:rsidR="00926C81">
        <w:t>from the models</w:t>
      </w:r>
      <w:r w:rsidR="0069014F">
        <w:t xml:space="preserve">. This is due to adjustments caused by interactions among solutions that limit full adoption (such as by feedstock or demand limits) or </w:t>
      </w:r>
      <w:r w:rsidR="00B251A2">
        <w:t xml:space="preserve">that </w:t>
      </w:r>
      <w:r w:rsidR="0069014F">
        <w:t>limit</w:t>
      </w:r>
      <w:r w:rsidR="00B251A2">
        <w:t xml:space="preserve"> </w:t>
      </w:r>
      <w:r w:rsidR="0069014F">
        <w:t>the full benefit of some solutions</w:t>
      </w:r>
      <w:r w:rsidR="00B251A2">
        <w:t xml:space="preserve"> (such as reduced individual </w:t>
      </w:r>
      <w:r>
        <w:t xml:space="preserve">solution </w:t>
      </w:r>
      <w:r w:rsidR="00B251A2">
        <w:t xml:space="preserve">impact </w:t>
      </w:r>
      <w:r>
        <w:t>when technologies are</w:t>
      </w:r>
      <w:r w:rsidR="00B251A2">
        <w:t xml:space="preserve"> combined)</w:t>
      </w:r>
      <w:r w:rsidR="0032353F">
        <w:t>.</w:t>
      </w:r>
    </w:p>
    <w:p w14:paraId="54B5EBE5" w14:textId="77777777" w:rsidR="006B675D" w:rsidRPr="005C77F5" w:rsidRDefault="006B675D" w:rsidP="005C77F5"/>
    <w:p w14:paraId="524B77BF" w14:textId="75BBD916" w:rsidR="00762877" w:rsidRPr="00762877" w:rsidRDefault="003A7929" w:rsidP="00EB247F">
      <w:pPr>
        <w:pStyle w:val="Caption"/>
        <w:jc w:val="center"/>
        <w:rPr>
          <w:rFonts w:eastAsia="Times New Roman" w:cs="Times New Roman"/>
          <w:sz w:val="24"/>
          <w:szCs w:val="24"/>
          <w:lang w:eastAsia="zh-CN"/>
        </w:rPr>
      </w:pPr>
      <w:bookmarkStart w:id="452" w:name="_Toc18536900"/>
      <w:r>
        <w:lastRenderedPageBreak/>
        <w:t xml:space="preserve">Table </w:t>
      </w:r>
      <w:fldSimple w:instr=" STYLEREF 1 \s ">
        <w:r w:rsidRPr="551A77D0">
          <w:t>3</w:t>
        </w:r>
      </w:fldSimple>
      <w:r>
        <w:t>.</w:t>
      </w:r>
      <w:fldSimple w:instr=" SEQ Table \* ARABIC \s 1 ">
        <w:r w:rsidRPr="551A77D0">
          <w:t>3</w:t>
        </w:r>
      </w:fldSimple>
      <w:r>
        <w:t xml:space="preserve"> Impacts on Atmospheric Concentrations of CO</w:t>
      </w:r>
      <w:r w:rsidRPr="00AF1BB4">
        <w:rPr>
          <w:vertAlign w:val="subscript"/>
        </w:rPr>
        <w:t>2</w:t>
      </w:r>
      <w:r>
        <w:t>-eq</w:t>
      </w:r>
      <w:bookmarkEnd w:id="449"/>
      <w:bookmarkEnd w:id="452"/>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66753A" w14:paraId="6867F03C" w14:textId="77777777" w:rsidTr="00D35237">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D35237">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AD4CF8">
            <w:pPr>
              <w:spacing w:line="240" w:lineRule="auto"/>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AD4CF8">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AD4CF8">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3A7929" w:rsidRPr="0066753A"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66753A" w:rsidRDefault="003A7929"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6E70CC66" w:rsidR="003A7929" w:rsidRPr="0066753A" w:rsidRDefault="00874EDC" w:rsidP="00AD4CF8">
            <w:pPr>
              <w:shd w:val="clear" w:color="auto" w:fill="FFFFFF"/>
              <w:spacing w:after="0" w:line="240" w:lineRule="auto"/>
              <w:jc w:val="center"/>
              <w:rPr>
                <w:rFonts w:eastAsia="Times New Roman" w:cstheme="minorHAnsi"/>
                <w:color w:val="000000" w:themeColor="text1"/>
                <w:sz w:val="20"/>
                <w:szCs w:val="20"/>
                <w:lang w:eastAsia="zh-CN"/>
              </w:rPr>
            </w:pPr>
            <w:del w:id="453" w:author="Miranda Gorman" w:date="2020-06-19T10:45:00Z">
              <w:r w:rsidDel="0048745F">
                <w:rPr>
                  <w:rFonts w:eastAsia="Times New Roman" w:cstheme="minorHAnsi"/>
                  <w:color w:val="000000" w:themeColor="text1"/>
                  <w:sz w:val="20"/>
                  <w:szCs w:val="20"/>
                  <w:lang w:eastAsia="zh-CN"/>
                </w:rPr>
                <w:delText>0.47</w:delText>
              </w:r>
            </w:del>
            <w:ins w:id="454" w:author="Miranda Gorman" w:date="2020-06-19T10:45:00Z">
              <w:r w:rsidR="0048745F">
                <w:rPr>
                  <w:rFonts w:eastAsia="Times New Roman" w:cstheme="minorHAnsi"/>
                  <w:color w:val="000000" w:themeColor="text1"/>
                  <w:sz w:val="20"/>
                  <w:szCs w:val="20"/>
                  <w:lang w:eastAsia="zh-CN"/>
                </w:rPr>
                <w:t>0.</w:t>
              </w:r>
            </w:ins>
            <w:ins w:id="455" w:author="Miranda Gorman" w:date="2020-06-19T10:46:00Z">
              <w:r w:rsidR="0048745F">
                <w:rPr>
                  <w:rFonts w:eastAsia="Times New Roman" w:cstheme="minorHAnsi"/>
                  <w:color w:val="000000" w:themeColor="text1"/>
                  <w:sz w:val="20"/>
                  <w:szCs w:val="20"/>
                  <w:lang w:eastAsia="zh-CN"/>
                </w:rPr>
                <w:t>919</w:t>
              </w:r>
            </w:ins>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56401F3D" w:rsidR="003A7929" w:rsidRPr="0066753A" w:rsidRDefault="00874EDC"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w:t>
            </w:r>
            <w:ins w:id="456" w:author="Miranda Gorman" w:date="2020-06-19T10:46:00Z">
              <w:r w:rsidR="0048745F">
                <w:rPr>
                  <w:rFonts w:eastAsia="Times New Roman" w:cstheme="minorHAnsi"/>
                  <w:color w:val="000000" w:themeColor="text1"/>
                  <w:sz w:val="20"/>
                  <w:szCs w:val="20"/>
                  <w:lang w:eastAsia="zh-CN"/>
                </w:rPr>
                <w:t>47</w:t>
              </w:r>
            </w:ins>
            <w:del w:id="457" w:author="Miranda Gorman" w:date="2020-06-19T10:46:00Z">
              <w:r w:rsidDel="0048745F">
                <w:rPr>
                  <w:rFonts w:eastAsia="Times New Roman" w:cstheme="minorHAnsi"/>
                  <w:color w:val="000000" w:themeColor="text1"/>
                  <w:sz w:val="20"/>
                  <w:szCs w:val="20"/>
                  <w:lang w:eastAsia="zh-CN"/>
                </w:rPr>
                <w:delText>3</w:delText>
              </w:r>
            </w:del>
          </w:p>
        </w:tc>
      </w:tr>
      <w:tr w:rsidR="0030099E" w:rsidRPr="0066753A" w14:paraId="389D5E87"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30099E" w:rsidRPr="0066753A" w:rsidRDefault="0030099E"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7FC92FD8" w:rsidR="0030099E" w:rsidRPr="0066753A" w:rsidRDefault="00874EDC" w:rsidP="00AD4CF8">
            <w:pPr>
              <w:shd w:val="clear" w:color="auto" w:fill="FFFFFF"/>
              <w:spacing w:after="0" w:line="240" w:lineRule="auto"/>
              <w:jc w:val="center"/>
              <w:rPr>
                <w:rFonts w:eastAsia="Times New Roman" w:cstheme="minorHAnsi"/>
                <w:color w:val="000000" w:themeColor="text1"/>
                <w:sz w:val="20"/>
                <w:szCs w:val="20"/>
                <w:lang w:eastAsia="zh-CN"/>
              </w:rPr>
            </w:pPr>
            <w:del w:id="458" w:author="Miranda Gorman" w:date="2020-06-19T10:46:00Z">
              <w:r w:rsidDel="0048745F">
                <w:rPr>
                  <w:rFonts w:eastAsia="Times New Roman" w:cstheme="minorHAnsi"/>
                  <w:color w:val="000000" w:themeColor="text1"/>
                  <w:sz w:val="20"/>
                  <w:szCs w:val="20"/>
                  <w:lang w:eastAsia="zh-CN"/>
                </w:rPr>
                <w:delText>0.52</w:delText>
              </w:r>
            </w:del>
            <w:ins w:id="459" w:author="Miranda Gorman" w:date="2020-06-19T10:46:00Z">
              <w:r w:rsidR="0048745F">
                <w:rPr>
                  <w:rFonts w:eastAsia="Times New Roman" w:cstheme="minorHAnsi"/>
                  <w:color w:val="000000" w:themeColor="text1"/>
                  <w:sz w:val="20"/>
                  <w:szCs w:val="20"/>
                  <w:lang w:eastAsia="zh-CN"/>
                </w:rPr>
                <w:t>1</w:t>
              </w:r>
            </w:ins>
            <w:ins w:id="460" w:author="Miranda Gorman" w:date="2020-06-19T10:47:00Z">
              <w:r w:rsidR="0048745F">
                <w:rPr>
                  <w:rFonts w:eastAsia="Times New Roman" w:cstheme="minorHAnsi"/>
                  <w:color w:val="000000" w:themeColor="text1"/>
                  <w:sz w:val="20"/>
                  <w:szCs w:val="20"/>
                  <w:lang w:eastAsia="zh-CN"/>
                </w:rPr>
                <w:t>.002</w:t>
              </w:r>
            </w:ins>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133FF5AD" w:rsidR="0030099E" w:rsidRPr="0066753A" w:rsidRDefault="0048745F" w:rsidP="00AD4CF8">
            <w:pPr>
              <w:shd w:val="clear" w:color="auto" w:fill="FFFFFF"/>
              <w:spacing w:after="0" w:line="240" w:lineRule="auto"/>
              <w:jc w:val="center"/>
              <w:rPr>
                <w:rFonts w:eastAsia="Times New Roman" w:cstheme="minorHAnsi"/>
                <w:color w:val="000000" w:themeColor="text1"/>
                <w:sz w:val="20"/>
                <w:szCs w:val="20"/>
                <w:lang w:eastAsia="zh-CN"/>
              </w:rPr>
            </w:pPr>
            <w:ins w:id="461" w:author="Miranda Gorman" w:date="2020-06-19T10:47:00Z">
              <w:r>
                <w:rPr>
                  <w:rFonts w:eastAsia="Times New Roman" w:cstheme="minorHAnsi"/>
                  <w:color w:val="000000" w:themeColor="text1"/>
                  <w:sz w:val="20"/>
                  <w:szCs w:val="20"/>
                  <w:lang w:eastAsia="zh-CN"/>
                </w:rPr>
                <w:t>0</w:t>
              </w:r>
            </w:ins>
            <w:del w:id="462" w:author="Miranda Gorman" w:date="2020-06-19T10:47:00Z">
              <w:r w:rsidR="00874EDC" w:rsidDel="0048745F">
                <w:rPr>
                  <w:rFonts w:eastAsia="Times New Roman" w:cstheme="minorHAnsi"/>
                  <w:color w:val="000000" w:themeColor="text1"/>
                  <w:sz w:val="20"/>
                  <w:szCs w:val="20"/>
                  <w:lang w:eastAsia="zh-CN"/>
                </w:rPr>
                <w:delText>0.04</w:delText>
              </w:r>
            </w:del>
            <w:ins w:id="463" w:author="Miranda Gorman" w:date="2020-06-19T10:47:00Z">
              <w:r>
                <w:rPr>
                  <w:rFonts w:eastAsia="Times New Roman" w:cstheme="minorHAnsi"/>
                  <w:color w:val="000000" w:themeColor="text1"/>
                  <w:sz w:val="20"/>
                  <w:szCs w:val="20"/>
                  <w:lang w:eastAsia="zh-CN"/>
                </w:rPr>
                <w:t>.052</w:t>
              </w:r>
            </w:ins>
          </w:p>
        </w:tc>
      </w:tr>
      <w:tr w:rsidR="0030099E" w:rsidRPr="0066753A" w14:paraId="7A2BE5CA"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30099E" w:rsidRPr="0066753A" w:rsidRDefault="0030099E"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CA082F" w14:textId="661FBD92" w:rsidR="0030099E" w:rsidRPr="0066753A" w:rsidRDefault="00874EDC" w:rsidP="00AD4CF8">
            <w:pPr>
              <w:shd w:val="clear" w:color="auto" w:fill="FFFFFF"/>
              <w:spacing w:after="0" w:line="240" w:lineRule="auto"/>
              <w:jc w:val="center"/>
              <w:rPr>
                <w:rFonts w:eastAsia="Times New Roman" w:cstheme="minorHAnsi"/>
                <w:color w:val="000000" w:themeColor="text1"/>
                <w:sz w:val="20"/>
                <w:szCs w:val="20"/>
                <w:lang w:eastAsia="zh-CN"/>
              </w:rPr>
            </w:pPr>
            <w:del w:id="464" w:author="Miranda Gorman" w:date="2020-06-19T10:49:00Z">
              <w:r w:rsidDel="0048745F">
                <w:rPr>
                  <w:rFonts w:eastAsia="Times New Roman" w:cstheme="minorHAnsi"/>
                  <w:color w:val="000000" w:themeColor="text1"/>
                  <w:sz w:val="20"/>
                  <w:szCs w:val="20"/>
                  <w:lang w:eastAsia="zh-CN"/>
                </w:rPr>
                <w:delText>0.49</w:delText>
              </w:r>
            </w:del>
            <w:ins w:id="465" w:author="Miranda Gorman" w:date="2020-06-19T10:49:00Z">
              <w:r w:rsidR="0048745F">
                <w:rPr>
                  <w:rFonts w:eastAsia="Times New Roman" w:cstheme="minorHAnsi"/>
                  <w:color w:val="000000" w:themeColor="text1"/>
                  <w:sz w:val="20"/>
                  <w:szCs w:val="20"/>
                  <w:lang w:eastAsia="zh-CN"/>
                </w:rPr>
                <w:t>1.102</w:t>
              </w:r>
            </w:ins>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8C8CB" w14:textId="6F2E103C" w:rsidR="0030099E" w:rsidRPr="0066753A" w:rsidRDefault="00874EDC" w:rsidP="00AD4CF8">
            <w:pPr>
              <w:shd w:val="clear" w:color="auto" w:fill="FFFFFF"/>
              <w:spacing w:after="0" w:line="240" w:lineRule="auto"/>
              <w:jc w:val="center"/>
              <w:rPr>
                <w:rFonts w:eastAsia="Times New Roman" w:cstheme="minorHAnsi"/>
                <w:color w:val="000000" w:themeColor="text1"/>
                <w:sz w:val="20"/>
                <w:szCs w:val="20"/>
                <w:lang w:eastAsia="zh-CN"/>
              </w:rPr>
            </w:pPr>
            <w:del w:id="466" w:author="Miranda Gorman" w:date="2020-06-19T10:49:00Z">
              <w:r w:rsidDel="0048745F">
                <w:rPr>
                  <w:rFonts w:eastAsia="Times New Roman" w:cstheme="minorHAnsi"/>
                  <w:color w:val="000000" w:themeColor="text1"/>
                  <w:sz w:val="20"/>
                  <w:szCs w:val="20"/>
                  <w:lang w:eastAsia="zh-CN"/>
                </w:rPr>
                <w:delText>0.02</w:delText>
              </w:r>
            </w:del>
            <w:ins w:id="467" w:author="Miranda Gorman" w:date="2020-06-19T10:49:00Z">
              <w:r w:rsidR="0048745F">
                <w:rPr>
                  <w:rFonts w:eastAsia="Times New Roman" w:cstheme="minorHAnsi"/>
                  <w:color w:val="000000" w:themeColor="text1"/>
                  <w:sz w:val="20"/>
                  <w:szCs w:val="20"/>
                  <w:lang w:eastAsia="zh-CN"/>
                </w:rPr>
                <w:t>0.011</w:t>
              </w:r>
            </w:ins>
          </w:p>
        </w:tc>
      </w:tr>
    </w:tbl>
    <w:p w14:paraId="6DD4F749" w14:textId="77777777" w:rsidR="006B675D" w:rsidRPr="006B675D" w:rsidRDefault="006B675D" w:rsidP="006B675D"/>
    <w:p w14:paraId="61997373" w14:textId="0E244B64" w:rsidR="003A7929" w:rsidRPr="00996E91" w:rsidDel="0048745F" w:rsidRDefault="00874EDC" w:rsidP="00EB247F">
      <w:pPr>
        <w:jc w:val="center"/>
        <w:rPr>
          <w:del w:id="468" w:author="Miranda Gorman" w:date="2020-06-19T10:47:00Z"/>
          <w:highlight w:val="red"/>
        </w:rPr>
      </w:pPr>
      <w:del w:id="469" w:author="Miranda Gorman" w:date="2020-06-19T10:47:00Z">
        <w:r w:rsidDel="0048745F">
          <w:rPr>
            <w:noProof/>
          </w:rPr>
          <w:drawing>
            <wp:inline distT="0" distB="0" distL="0" distR="0" wp14:anchorId="581A62EF" wp14:editId="74B5D78D">
              <wp:extent cx="5734050" cy="4257675"/>
              <wp:effectExtent l="0" t="0" r="0" b="9525"/>
              <wp:docPr id="4" name="Chart 4">
                <a:extLst xmlns:a="http://schemas.openxmlformats.org/drawingml/2006/main">
                  <a:ext uri="{FF2B5EF4-FFF2-40B4-BE49-F238E27FC236}">
                    <a16:creationId xmlns:a16="http://schemas.microsoft.com/office/drawing/2014/main" id="{04E40A61-3345-4E38-AA26-9300ACF719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del>
    </w:p>
    <w:p w14:paraId="5DAEFCF6" w14:textId="33BC233A" w:rsidR="00762877" w:rsidRPr="00996E91" w:rsidDel="0048745F" w:rsidRDefault="003A7929" w:rsidP="00996E91">
      <w:pPr>
        <w:pStyle w:val="Caption"/>
        <w:jc w:val="center"/>
        <w:rPr>
          <w:del w:id="470" w:author="Miranda Gorman" w:date="2020-06-19T10:47:00Z"/>
          <w:rFonts w:eastAsia="Times New Roman" w:cs="Times New Roman"/>
          <w:sz w:val="24"/>
          <w:szCs w:val="24"/>
          <w:lang w:eastAsia="zh-CN"/>
        </w:rPr>
      </w:pPr>
      <w:bookmarkStart w:id="471" w:name="_Toc524993433"/>
      <w:bookmarkStart w:id="472" w:name="_Toc18536897"/>
      <w:del w:id="473" w:author="Miranda Gorman" w:date="2020-06-19T10:47:00Z">
        <w:r w:rsidRPr="006B675D" w:rsidDel="0048745F">
          <w:delText xml:space="preserve">Figure </w:delText>
        </w:r>
        <w:r w:rsidR="00A432F1" w:rsidDel="0048745F">
          <w:fldChar w:fldCharType="begin"/>
        </w:r>
        <w:r w:rsidR="00A432F1" w:rsidDel="0048745F">
          <w:delInstrText xml:space="preserve"> STYLEREF 1 \s </w:delInstrText>
        </w:r>
        <w:r w:rsidR="00A432F1" w:rsidDel="0048745F">
          <w:fldChar w:fldCharType="separate"/>
        </w:r>
        <w:r w:rsidRPr="006B675D" w:rsidDel="0048745F">
          <w:delText>3</w:delText>
        </w:r>
        <w:r w:rsidR="00A432F1" w:rsidDel="0048745F">
          <w:fldChar w:fldCharType="end"/>
        </w:r>
        <w:r w:rsidRPr="006B675D" w:rsidDel="0048745F">
          <w:delText>.</w:delText>
        </w:r>
        <w:r w:rsidR="00A432F1" w:rsidDel="0048745F">
          <w:fldChar w:fldCharType="begin"/>
        </w:r>
        <w:r w:rsidR="00A432F1" w:rsidDel="0048745F">
          <w:delInstrText xml:space="preserve"> SEQ Figure \* ARABIC \s 1 </w:delInstrText>
        </w:r>
        <w:r w:rsidR="00A432F1" w:rsidDel="0048745F">
          <w:fldChar w:fldCharType="separate"/>
        </w:r>
        <w:r w:rsidRPr="006B675D" w:rsidDel="0048745F">
          <w:delText>2</w:delText>
        </w:r>
        <w:r w:rsidR="00A432F1" w:rsidDel="0048745F">
          <w:fldChar w:fldCharType="end"/>
        </w:r>
        <w:r w:rsidRPr="006B675D" w:rsidDel="0048745F">
          <w:delText xml:space="preserve"> World Annual</w:delText>
        </w:r>
        <w:r w:rsidRPr="006B675D" w:rsidDel="0048745F">
          <w:rPr>
            <w:vertAlign w:val="subscript"/>
          </w:rPr>
          <w:delText xml:space="preserve"> </w:delText>
        </w:r>
        <w:r w:rsidRPr="006B675D" w:rsidDel="0048745F">
          <w:delText>Greenhouse Gas Emissions Reduction</w:delText>
        </w:r>
        <w:bookmarkEnd w:id="471"/>
        <w:bookmarkEnd w:id="472"/>
      </w:del>
    </w:p>
    <w:p w14:paraId="66EC2EBB" w14:textId="500D3397" w:rsidR="00B261E0" w:rsidRDefault="551A77D0" w:rsidP="00483FFA">
      <w:pPr>
        <w:pStyle w:val="Heading2"/>
        <w:numPr>
          <w:ilvl w:val="1"/>
          <w:numId w:val="26"/>
        </w:numPr>
      </w:pPr>
      <w:bookmarkStart w:id="474" w:name="_Toc18536891"/>
      <w:r w:rsidRPr="551A77D0">
        <w:t>Financial Impacts</w:t>
      </w:r>
      <w:bookmarkEnd w:id="474"/>
    </w:p>
    <w:p w14:paraId="3D98BA65" w14:textId="20F01F49" w:rsidR="006B675D" w:rsidRPr="006849F0" w:rsidRDefault="006B675D" w:rsidP="006B675D">
      <w:r w:rsidRPr="00EC12A1">
        <w:t>Below are the financial results of the analysis for each scenario. For a detailed explanation of each result, please see the glossary.</w:t>
      </w:r>
    </w:p>
    <w:p w14:paraId="4F6C2C45" w14:textId="77777777" w:rsidR="00E14F94" w:rsidRDefault="00E14F94" w:rsidP="00EB247F">
      <w:pPr>
        <w:spacing w:after="0"/>
        <w:rPr>
          <w:bCs/>
          <w:i/>
        </w:rPr>
      </w:pPr>
    </w:p>
    <w:p w14:paraId="09347CCA" w14:textId="38CA1A28" w:rsidR="00492F5E" w:rsidRPr="00492F5E" w:rsidRDefault="00492F5E" w:rsidP="00EB247F">
      <w:pPr>
        <w:pStyle w:val="Caption"/>
        <w:jc w:val="center"/>
        <w:rPr>
          <w:i w:val="0"/>
          <w:iCs w:val="0"/>
        </w:rPr>
      </w:pPr>
      <w:bookmarkStart w:id="475" w:name="_Toc18536901"/>
      <w:r>
        <w:t xml:space="preserve">Table </w:t>
      </w:r>
      <w:fldSimple w:instr=" STYLEREF 1 \s ">
        <w:r w:rsidRPr="551A77D0">
          <w:t>3</w:t>
        </w:r>
      </w:fldSimple>
      <w:r>
        <w:t>.</w:t>
      </w:r>
      <w:fldSimple w:instr=" SEQ Table \* ARABIC \s 1 ">
        <w:r w:rsidRPr="551A77D0">
          <w:t>4</w:t>
        </w:r>
      </w:fldSimple>
      <w:r>
        <w:t xml:space="preserve"> Financial Impacts</w:t>
      </w:r>
      <w:bookmarkEnd w:id="475"/>
    </w:p>
    <w:tbl>
      <w:tblPr>
        <w:tblW w:w="9080" w:type="dxa"/>
        <w:tblLayout w:type="fixed"/>
        <w:tblCellMar>
          <w:top w:w="15" w:type="dxa"/>
          <w:left w:w="15" w:type="dxa"/>
          <w:bottom w:w="15" w:type="dxa"/>
          <w:right w:w="15" w:type="dxa"/>
        </w:tblCellMar>
        <w:tblLook w:val="04A0" w:firstRow="1" w:lastRow="0" w:firstColumn="1" w:lastColumn="0" w:noHBand="0" w:noVBand="1"/>
        <w:tblPrChange w:id="476" w:author="Miranda Gorman" w:date="2020-06-29T12:23:00Z">
          <w:tblPr>
            <w:tblW w:w="0" w:type="auto"/>
            <w:tblLayout w:type="fixed"/>
            <w:tblCellMar>
              <w:top w:w="15" w:type="dxa"/>
              <w:left w:w="15" w:type="dxa"/>
              <w:bottom w:w="15" w:type="dxa"/>
              <w:right w:w="15" w:type="dxa"/>
            </w:tblCellMar>
            <w:tblLook w:val="04A0" w:firstRow="1" w:lastRow="0" w:firstColumn="1" w:lastColumn="0" w:noHBand="0" w:noVBand="1"/>
          </w:tblPr>
        </w:tblPrChange>
      </w:tblPr>
      <w:tblGrid>
        <w:gridCol w:w="990"/>
        <w:gridCol w:w="1800"/>
        <w:gridCol w:w="1530"/>
        <w:gridCol w:w="1350"/>
        <w:gridCol w:w="1520"/>
        <w:gridCol w:w="1890"/>
        <w:tblGridChange w:id="477">
          <w:tblGrid>
            <w:gridCol w:w="1970"/>
            <w:gridCol w:w="1800"/>
            <w:gridCol w:w="1530"/>
            <w:gridCol w:w="1350"/>
            <w:gridCol w:w="2430"/>
            <w:gridCol w:w="2430"/>
          </w:tblGrid>
        </w:tblGridChange>
      </w:tblGrid>
      <w:tr w:rsidR="00797795" w:rsidRPr="006B675D" w14:paraId="02CA9FB7" w14:textId="77777777" w:rsidTr="00B15F3C">
        <w:trPr>
          <w:cantSplit/>
          <w:trHeight w:val="820"/>
          <w:tblHeader/>
          <w:trPrChange w:id="478" w:author="Miranda Gorman" w:date="2020-06-29T12:23:00Z">
            <w:trPr>
              <w:cantSplit/>
              <w:trHeight w:val="820"/>
              <w:tblHeader/>
            </w:trPr>
          </w:trPrChange>
        </w:trPr>
        <w:tc>
          <w:tcPr>
            <w:tcW w:w="99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479" w:author="Miranda Gorman" w:date="2020-06-29T12:23:00Z">
              <w:tcPr>
                <w:tcW w:w="19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573B5F21" w14:textId="77777777" w:rsidR="00797795" w:rsidRPr="006B675D" w:rsidRDefault="00797795" w:rsidP="00797795">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Scenario</w:t>
            </w:r>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480" w:author="Miranda Gorman" w:date="2020-06-29T12:23: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1BBD60AA" w14:textId="3362FFEE" w:rsidR="00797795" w:rsidRPr="006B675D" w:rsidRDefault="00797795" w:rsidP="00797795">
            <w:pPr>
              <w:spacing w:after="0" w:line="240" w:lineRule="auto"/>
              <w:jc w:val="center"/>
              <w:rPr>
                <w:b/>
                <w:color w:val="FFFFFF" w:themeColor="background1"/>
                <w:sz w:val="20"/>
                <w:szCs w:val="20"/>
                <w:lang w:eastAsia="zh-CN"/>
              </w:rPr>
            </w:pPr>
            <w:ins w:id="481" w:author="Miranda Gorman" w:date="2020-06-29T12:23:00Z">
              <w:r>
                <w:rPr>
                  <w:b/>
                  <w:bCs/>
                  <w:color w:val="FFFFFF"/>
                  <w:sz w:val="20"/>
                  <w:szCs w:val="20"/>
                </w:rPr>
                <w:t>Cumulative First Cost</w:t>
              </w:r>
            </w:ins>
            <w:del w:id="482" w:author="Miranda Gorman" w:date="2020-06-29T12:23:00Z">
              <w:r w:rsidRPr="006B675D" w:rsidDel="00AA3BB3">
                <w:rPr>
                  <w:b/>
                  <w:bCs/>
                  <w:color w:val="FFFFFF" w:themeColor="background1"/>
                  <w:sz w:val="20"/>
                  <w:szCs w:val="20"/>
                  <w:lang w:eastAsia="zh-CN"/>
                </w:rPr>
                <w:delText>Cumulative First Cost</w:delText>
              </w:r>
            </w:del>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483" w:author="Miranda Gorman" w:date="2020-06-29T12:23:00Z">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4B320DE8" w14:textId="5B42B533" w:rsidR="00797795" w:rsidRPr="006B675D" w:rsidRDefault="00797795" w:rsidP="00797795">
            <w:pPr>
              <w:spacing w:after="0" w:line="240" w:lineRule="auto"/>
              <w:jc w:val="center"/>
              <w:rPr>
                <w:b/>
                <w:color w:val="FFFFFF" w:themeColor="background1"/>
                <w:sz w:val="20"/>
                <w:szCs w:val="20"/>
                <w:lang w:eastAsia="zh-CN"/>
              </w:rPr>
            </w:pPr>
            <w:ins w:id="484" w:author="Miranda Gorman" w:date="2020-06-29T12:23:00Z">
              <w:r>
                <w:rPr>
                  <w:b/>
                  <w:bCs/>
                  <w:color w:val="FFFFFF"/>
                  <w:sz w:val="20"/>
                  <w:szCs w:val="20"/>
                </w:rPr>
                <w:t>Marginal First Cost</w:t>
              </w:r>
            </w:ins>
            <w:del w:id="485" w:author="Miranda Gorman" w:date="2020-06-29T12:23:00Z">
              <w:r w:rsidRPr="006B675D" w:rsidDel="00AA3BB3">
                <w:rPr>
                  <w:b/>
                  <w:bCs/>
                  <w:color w:val="FFFFFF" w:themeColor="background1"/>
                  <w:sz w:val="20"/>
                  <w:szCs w:val="20"/>
                  <w:lang w:eastAsia="zh-CN"/>
                </w:rPr>
                <w:delText>Marginal First Cost</w:delText>
              </w:r>
            </w:del>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486" w:author="Miranda Gorman" w:date="2020-06-29T12:23:00Z">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5A4C674E" w14:textId="72131ED9" w:rsidR="00797795" w:rsidRPr="006B675D" w:rsidRDefault="00797795" w:rsidP="00797795">
            <w:pPr>
              <w:spacing w:after="0" w:line="240" w:lineRule="auto"/>
              <w:jc w:val="center"/>
              <w:rPr>
                <w:b/>
                <w:color w:val="FFFFFF" w:themeColor="background1"/>
                <w:sz w:val="20"/>
                <w:szCs w:val="20"/>
                <w:lang w:eastAsia="zh-CN"/>
              </w:rPr>
            </w:pPr>
            <w:ins w:id="487" w:author="Miranda Gorman" w:date="2020-06-29T12:23:00Z">
              <w:r>
                <w:rPr>
                  <w:b/>
                  <w:bCs/>
                  <w:color w:val="FFFFFF"/>
                  <w:sz w:val="20"/>
                  <w:szCs w:val="20"/>
                </w:rPr>
                <w:t>Net Operating Cost Savings</w:t>
              </w:r>
            </w:ins>
            <w:del w:id="488" w:author="Miranda Gorman" w:date="2020-06-29T12:23:00Z">
              <w:r w:rsidRPr="006B675D" w:rsidDel="00AA3BB3">
                <w:rPr>
                  <w:b/>
                  <w:bCs/>
                  <w:color w:val="FFFFFF" w:themeColor="background1"/>
                  <w:sz w:val="20"/>
                  <w:szCs w:val="20"/>
                  <w:lang w:eastAsia="zh-CN"/>
                </w:rPr>
                <w:delText>Net Operating Savings</w:delText>
              </w:r>
            </w:del>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Change w:id="489"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Pr>
            </w:tcPrChange>
          </w:tcPr>
          <w:p w14:paraId="52A55081" w14:textId="496A6D74" w:rsidR="00797795" w:rsidRPr="006B675D" w:rsidRDefault="00797795" w:rsidP="00797795">
            <w:pPr>
              <w:spacing w:after="0" w:line="240" w:lineRule="auto"/>
              <w:jc w:val="center"/>
              <w:rPr>
                <w:ins w:id="490" w:author="Miranda Gorman" w:date="2020-06-29T12:22:00Z"/>
                <w:b/>
                <w:bCs/>
                <w:color w:val="FFFFFF" w:themeColor="background1"/>
                <w:sz w:val="20"/>
                <w:szCs w:val="20"/>
                <w:lang w:eastAsia="zh-CN"/>
              </w:rPr>
            </w:pPr>
            <w:ins w:id="491" w:author="Miranda Gorman" w:date="2020-06-29T12:23:00Z">
              <w:r>
                <w:rPr>
                  <w:b/>
                  <w:bCs/>
                  <w:color w:val="FFFFFF"/>
                  <w:sz w:val="20"/>
                  <w:szCs w:val="20"/>
                </w:rPr>
                <w:t>Lifetime Operating Cost Savings</w:t>
              </w:r>
            </w:ins>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492"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48ABD301" w14:textId="79B0ED1B" w:rsidR="00797795" w:rsidRPr="006B675D" w:rsidRDefault="00797795" w:rsidP="00797795">
            <w:pPr>
              <w:spacing w:after="0" w:line="240" w:lineRule="auto"/>
              <w:jc w:val="center"/>
              <w:rPr>
                <w:b/>
                <w:color w:val="FFFFFF" w:themeColor="background1"/>
                <w:sz w:val="20"/>
                <w:szCs w:val="20"/>
                <w:lang w:eastAsia="zh-CN"/>
              </w:rPr>
            </w:pPr>
            <w:ins w:id="493" w:author="Miranda Gorman" w:date="2020-06-29T12:23:00Z">
              <w:r>
                <w:rPr>
                  <w:b/>
                  <w:bCs/>
                  <w:color w:val="FFFFFF"/>
                  <w:sz w:val="20"/>
                  <w:szCs w:val="20"/>
                </w:rPr>
                <w:t>Lifetime Cashflow Savings NPV (of All Implementation Units)</w:t>
              </w:r>
            </w:ins>
            <w:del w:id="494" w:author="Miranda Gorman" w:date="2020-06-29T12:23:00Z">
              <w:r w:rsidRPr="006B675D" w:rsidDel="00AA3BB3">
                <w:rPr>
                  <w:b/>
                  <w:bCs/>
                  <w:color w:val="FFFFFF" w:themeColor="background1"/>
                  <w:sz w:val="20"/>
                  <w:szCs w:val="20"/>
                  <w:lang w:eastAsia="zh-CN"/>
                </w:rPr>
                <w:delText>Lifetime Cashflow Savings NPV (of All Implementation Units)</w:delText>
              </w:r>
            </w:del>
          </w:p>
        </w:tc>
      </w:tr>
      <w:tr w:rsidR="00797795" w:rsidRPr="006B675D" w14:paraId="67FE449F" w14:textId="77777777" w:rsidTr="00B15F3C">
        <w:trPr>
          <w:cantSplit/>
          <w:trHeight w:val="640"/>
          <w:tblHeader/>
          <w:trPrChange w:id="495" w:author="Miranda Gorman" w:date="2020-06-29T12:23:00Z">
            <w:trPr>
              <w:cantSplit/>
              <w:trHeight w:val="640"/>
              <w:tblHeader/>
            </w:trPr>
          </w:trPrChange>
        </w:trPr>
        <w:tc>
          <w:tcPr>
            <w:tcW w:w="990"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Change w:id="496" w:author="Miranda Gorman" w:date="2020-06-29T12:23:00Z">
              <w:tcPr>
                <w:tcW w:w="1970"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tcPrChange>
          </w:tcPr>
          <w:p w14:paraId="325DD47F" w14:textId="77777777" w:rsidR="00797795" w:rsidRPr="006B675D" w:rsidRDefault="00797795" w:rsidP="00797795">
            <w:pPr>
              <w:spacing w:after="0" w:line="240" w:lineRule="auto"/>
              <w:jc w:val="center"/>
              <w:rPr>
                <w:rFonts w:eastAsia="Times New Roman" w:cstheme="minorHAnsi"/>
                <w:b/>
                <w:color w:val="FFFFFF" w:themeColor="background1"/>
                <w:sz w:val="20"/>
                <w:szCs w:val="20"/>
                <w:lang w:eastAsia="zh-CN"/>
              </w:rPr>
            </w:pPr>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497" w:author="Miranda Gorman" w:date="2020-06-29T12:23: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54ADDBA3" w14:textId="74BBE37D" w:rsidR="00797795" w:rsidRPr="006B675D" w:rsidRDefault="00797795" w:rsidP="00797795">
            <w:pPr>
              <w:spacing w:after="0" w:line="240" w:lineRule="auto"/>
              <w:jc w:val="center"/>
              <w:rPr>
                <w:i/>
                <w:color w:val="FFFFFF" w:themeColor="background1"/>
                <w:sz w:val="20"/>
                <w:szCs w:val="20"/>
                <w:lang w:eastAsia="zh-CN"/>
              </w:rPr>
            </w:pPr>
            <w:ins w:id="498" w:author="Miranda Gorman" w:date="2020-06-29T12:23:00Z">
              <w:r>
                <w:rPr>
                  <w:i/>
                  <w:iCs/>
                  <w:color w:val="FFFFFF"/>
                  <w:sz w:val="20"/>
                  <w:szCs w:val="20"/>
                </w:rPr>
                <w:t>2015-2050 Billion USD</w:t>
              </w:r>
            </w:ins>
            <w:del w:id="499" w:author="Miranda Gorman" w:date="2020-06-29T12:23:00Z">
              <w:r w:rsidRPr="006B675D" w:rsidDel="00AA3BB3">
                <w:rPr>
                  <w:i/>
                  <w:color w:val="FFFFFF" w:themeColor="background1"/>
                  <w:sz w:val="20"/>
                  <w:szCs w:val="20"/>
                  <w:lang w:eastAsia="zh-CN"/>
                </w:rPr>
                <w:delText>2015-2050 Billion USD</w:delText>
              </w:r>
            </w:del>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500" w:author="Miranda Gorman" w:date="2020-06-29T12:23:00Z">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2CCFE258" w14:textId="646A3B4C" w:rsidR="00797795" w:rsidRPr="006B675D" w:rsidRDefault="00797795" w:rsidP="00797795">
            <w:pPr>
              <w:spacing w:after="0" w:line="240" w:lineRule="auto"/>
              <w:jc w:val="center"/>
              <w:rPr>
                <w:i/>
                <w:color w:val="FFFFFF" w:themeColor="background1"/>
                <w:sz w:val="20"/>
                <w:szCs w:val="20"/>
                <w:lang w:eastAsia="zh-CN"/>
              </w:rPr>
            </w:pPr>
            <w:ins w:id="501" w:author="Miranda Gorman" w:date="2020-06-29T12:23:00Z">
              <w:r>
                <w:rPr>
                  <w:i/>
                  <w:iCs/>
                  <w:color w:val="FFFFFF"/>
                  <w:sz w:val="20"/>
                  <w:szCs w:val="20"/>
                </w:rPr>
                <w:t>2015-2050 Billion USD</w:t>
              </w:r>
            </w:ins>
            <w:del w:id="502" w:author="Miranda Gorman" w:date="2020-06-29T12:23:00Z">
              <w:r w:rsidRPr="006B675D" w:rsidDel="00AA3BB3">
                <w:rPr>
                  <w:i/>
                  <w:color w:val="FFFFFF" w:themeColor="background1"/>
                  <w:sz w:val="20"/>
                  <w:szCs w:val="20"/>
                  <w:lang w:eastAsia="zh-CN"/>
                </w:rPr>
                <w:delText>2015-2050 Billion USD</w:delText>
              </w:r>
            </w:del>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503" w:author="Miranda Gorman" w:date="2020-06-29T12:23:00Z">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3E2B138C" w14:textId="59B47E20" w:rsidR="00797795" w:rsidRPr="006B675D" w:rsidRDefault="00797795" w:rsidP="00797795">
            <w:pPr>
              <w:spacing w:after="0" w:line="240" w:lineRule="auto"/>
              <w:jc w:val="center"/>
              <w:rPr>
                <w:i/>
                <w:color w:val="FFFFFF" w:themeColor="background1"/>
                <w:sz w:val="20"/>
                <w:szCs w:val="20"/>
                <w:lang w:eastAsia="zh-CN"/>
              </w:rPr>
            </w:pPr>
            <w:ins w:id="504" w:author="Miranda Gorman" w:date="2020-06-29T12:23:00Z">
              <w:r>
                <w:rPr>
                  <w:i/>
                  <w:iCs/>
                  <w:color w:val="FFFFFF"/>
                  <w:sz w:val="20"/>
                  <w:szCs w:val="20"/>
                </w:rPr>
                <w:t>2020-2050 Billion USD</w:t>
              </w:r>
            </w:ins>
            <w:del w:id="505" w:author="Miranda Gorman" w:date="2020-06-29T12:23:00Z">
              <w:r w:rsidRPr="006B675D" w:rsidDel="00AA3BB3">
                <w:rPr>
                  <w:i/>
                  <w:color w:val="FFFFFF" w:themeColor="background1"/>
                  <w:sz w:val="20"/>
                  <w:szCs w:val="20"/>
                  <w:lang w:eastAsia="zh-CN"/>
                </w:rPr>
                <w:delText>2020-2050 Billion USD</w:delText>
              </w:r>
            </w:del>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Change w:id="506"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Pr>
            </w:tcPrChange>
          </w:tcPr>
          <w:p w14:paraId="6087A305" w14:textId="40C565C6" w:rsidR="00797795" w:rsidRPr="006B675D" w:rsidRDefault="00797795" w:rsidP="00797795">
            <w:pPr>
              <w:spacing w:after="0" w:line="240" w:lineRule="auto"/>
              <w:jc w:val="center"/>
              <w:rPr>
                <w:ins w:id="507" w:author="Miranda Gorman" w:date="2020-06-29T12:22:00Z"/>
                <w:i/>
                <w:color w:val="FFFFFF" w:themeColor="background1"/>
                <w:sz w:val="20"/>
                <w:szCs w:val="20"/>
                <w:lang w:eastAsia="zh-CN"/>
              </w:rPr>
            </w:pPr>
            <w:ins w:id="508" w:author="Miranda Gorman" w:date="2020-06-29T12:23:00Z">
              <w:r>
                <w:rPr>
                  <w:i/>
                  <w:iCs/>
                  <w:color w:val="FFFFFF"/>
                  <w:sz w:val="20"/>
                  <w:szCs w:val="20"/>
                </w:rPr>
                <w:t>2020-2050 Billion USD</w:t>
              </w:r>
            </w:ins>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Change w:id="509"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tcPrChange>
          </w:tcPr>
          <w:p w14:paraId="2CEBAAA5" w14:textId="3A3B7D00" w:rsidR="00797795" w:rsidRPr="006B675D" w:rsidRDefault="00797795" w:rsidP="00797795">
            <w:pPr>
              <w:spacing w:after="0" w:line="240" w:lineRule="auto"/>
              <w:jc w:val="center"/>
              <w:rPr>
                <w:i/>
                <w:color w:val="FFFFFF" w:themeColor="background1"/>
                <w:sz w:val="20"/>
                <w:szCs w:val="20"/>
                <w:lang w:eastAsia="zh-CN"/>
              </w:rPr>
            </w:pPr>
            <w:ins w:id="510" w:author="Miranda Gorman" w:date="2020-06-29T12:23:00Z">
              <w:r>
                <w:rPr>
                  <w:i/>
                  <w:iCs/>
                  <w:color w:val="FFFFFF"/>
                  <w:sz w:val="20"/>
                  <w:szCs w:val="20"/>
                </w:rPr>
                <w:t>Billion USD</w:t>
              </w:r>
            </w:ins>
            <w:del w:id="511" w:author="Miranda Gorman" w:date="2020-06-29T12:23:00Z">
              <w:r w:rsidRPr="006B675D" w:rsidDel="00AA3BB3">
                <w:rPr>
                  <w:i/>
                  <w:color w:val="FFFFFF" w:themeColor="background1"/>
                  <w:sz w:val="20"/>
                  <w:szCs w:val="20"/>
                  <w:lang w:eastAsia="zh-CN"/>
                </w:rPr>
                <w:delText>Billion USD</w:delText>
              </w:r>
            </w:del>
          </w:p>
        </w:tc>
      </w:tr>
      <w:tr w:rsidR="00797795" w:rsidRPr="006B675D" w14:paraId="2CCDE781" w14:textId="77777777" w:rsidTr="00B15F3C">
        <w:trPr>
          <w:trHeight w:val="440"/>
          <w:trPrChange w:id="512" w:author="Miranda Gorman" w:date="2020-06-29T12:23:00Z">
            <w:trPr>
              <w:trHeight w:val="440"/>
            </w:trPr>
          </w:trPrChange>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13" w:author="Miranda Gorman" w:date="2020-06-29T12:23:00Z">
              <w:tcPr>
                <w:tcW w:w="1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209B68F2" w14:textId="77777777" w:rsidR="00797795" w:rsidRPr="006B675D" w:rsidRDefault="00797795" w:rsidP="00797795">
            <w:pPr>
              <w:spacing w:after="0" w:line="240" w:lineRule="auto"/>
              <w:jc w:val="center"/>
              <w:rPr>
                <w:sz w:val="20"/>
                <w:szCs w:val="20"/>
                <w:lang w:eastAsia="zh-CN"/>
              </w:rPr>
            </w:pPr>
            <w:r w:rsidRPr="006B675D">
              <w:rPr>
                <w:b/>
                <w:bCs/>
                <w:color w:val="000000" w:themeColor="text1"/>
                <w:sz w:val="20"/>
                <w:szCs w:val="20"/>
                <w:lang w:eastAsia="zh-CN"/>
              </w:rPr>
              <w:t>Plausible</w:t>
            </w:r>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14" w:author="Miranda Gorman" w:date="2020-06-29T12:23: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0515D5F2" w14:textId="3AD02906" w:rsidR="00797795" w:rsidRPr="006B675D" w:rsidRDefault="00797795" w:rsidP="00797795">
            <w:pPr>
              <w:spacing w:after="0" w:line="240" w:lineRule="auto"/>
              <w:jc w:val="center"/>
              <w:rPr>
                <w:rFonts w:eastAsia="Times New Roman" w:cstheme="minorHAnsi"/>
                <w:sz w:val="20"/>
                <w:szCs w:val="20"/>
                <w:lang w:eastAsia="zh-CN"/>
              </w:rPr>
            </w:pPr>
            <w:ins w:id="515" w:author="Miranda Gorman" w:date="2020-06-29T12:23:00Z">
              <w:r>
                <w:rPr>
                  <w:color w:val="000000"/>
                  <w:sz w:val="20"/>
                  <w:szCs w:val="20"/>
                </w:rPr>
                <w:t>153.29</w:t>
              </w:r>
            </w:ins>
            <w:del w:id="516" w:author="Miranda Gorman" w:date="2020-06-19T10:43:00Z">
              <w:r w:rsidRPr="00432246" w:rsidDel="0048745F">
                <w:delText>247.52</w:delText>
              </w:r>
            </w:del>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17" w:author="Miranda Gorman" w:date="2020-06-29T12:23:00Z">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31BD6A13" w14:textId="6BD44766" w:rsidR="00797795" w:rsidRPr="006B675D" w:rsidRDefault="00797795" w:rsidP="00797795">
            <w:pPr>
              <w:spacing w:after="0" w:line="240" w:lineRule="auto"/>
              <w:jc w:val="center"/>
              <w:rPr>
                <w:rFonts w:eastAsia="Times New Roman" w:cstheme="minorHAnsi"/>
                <w:sz w:val="20"/>
                <w:szCs w:val="20"/>
                <w:lang w:eastAsia="zh-CN"/>
              </w:rPr>
            </w:pPr>
            <w:ins w:id="518" w:author="Miranda Gorman" w:date="2020-06-29T12:23:00Z">
              <w:r>
                <w:rPr>
                  <w:color w:val="000000"/>
                  <w:sz w:val="20"/>
                  <w:szCs w:val="20"/>
                </w:rPr>
                <w:t>6.91</w:t>
              </w:r>
            </w:ins>
            <w:del w:id="519" w:author="Miranda Gorman" w:date="2020-06-19T10:43:00Z">
              <w:r w:rsidRPr="00432246" w:rsidDel="0048745F">
                <w:delText>10.26</w:delText>
              </w:r>
            </w:del>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20" w:author="Miranda Gorman" w:date="2020-06-29T12:23:00Z">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4A9B277B" w14:textId="02B17512" w:rsidR="00797795" w:rsidRPr="0048745F" w:rsidRDefault="00797795" w:rsidP="00797795">
            <w:pPr>
              <w:spacing w:after="0" w:line="240" w:lineRule="auto"/>
              <w:jc w:val="center"/>
              <w:rPr>
                <w:rPrChange w:id="521" w:author="Miranda Gorman" w:date="2020-06-19T10:44:00Z">
                  <w:rPr>
                    <w:rFonts w:eastAsia="Times New Roman" w:cstheme="minorHAnsi"/>
                    <w:sz w:val="20"/>
                    <w:szCs w:val="20"/>
                    <w:lang w:eastAsia="zh-CN"/>
                  </w:rPr>
                </w:rPrChange>
              </w:rPr>
            </w:pPr>
            <w:ins w:id="522" w:author="Miranda Gorman" w:date="2020-06-29T12:23:00Z">
              <w:r>
                <w:rPr>
                  <w:color w:val="000000"/>
                  <w:sz w:val="20"/>
                  <w:szCs w:val="20"/>
                </w:rPr>
                <w:t>-30.97</w:t>
              </w:r>
            </w:ins>
            <w:del w:id="523" w:author="Miranda Gorman" w:date="2020-06-19T10:44:00Z">
              <w:r w:rsidRPr="00432246" w:rsidDel="0048745F">
                <w:delText>142.22</w:delText>
              </w:r>
            </w:del>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Change w:id="524"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02EC9D4E" w14:textId="263CE215" w:rsidR="00797795" w:rsidRPr="00432246" w:rsidDel="0048745F" w:rsidRDefault="00797795" w:rsidP="00797795">
            <w:pPr>
              <w:spacing w:after="0" w:line="240" w:lineRule="auto"/>
              <w:jc w:val="center"/>
              <w:rPr>
                <w:ins w:id="525" w:author="Miranda Gorman" w:date="2020-06-29T12:22:00Z"/>
              </w:rPr>
            </w:pPr>
            <w:ins w:id="526" w:author="Miranda Gorman" w:date="2020-06-29T12:23:00Z">
              <w:r>
                <w:rPr>
                  <w:color w:val="000000"/>
                  <w:sz w:val="20"/>
                  <w:szCs w:val="20"/>
                </w:rPr>
                <w:t>-46.31</w:t>
              </w:r>
            </w:ins>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27"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25403F6C" w14:textId="247AE798" w:rsidR="00797795" w:rsidRPr="006B675D" w:rsidRDefault="00797795" w:rsidP="00797795">
            <w:pPr>
              <w:spacing w:after="0" w:line="240" w:lineRule="auto"/>
              <w:jc w:val="center"/>
              <w:rPr>
                <w:rFonts w:eastAsia="Times New Roman" w:cstheme="minorHAnsi"/>
                <w:sz w:val="20"/>
                <w:szCs w:val="20"/>
                <w:lang w:eastAsia="zh-CN"/>
              </w:rPr>
            </w:pPr>
            <w:ins w:id="528" w:author="Miranda Gorman" w:date="2020-06-29T12:23:00Z">
              <w:r>
                <w:rPr>
                  <w:color w:val="000000"/>
                  <w:sz w:val="20"/>
                  <w:szCs w:val="20"/>
                </w:rPr>
                <w:t>-8.01</w:t>
              </w:r>
            </w:ins>
            <w:del w:id="529" w:author="Miranda Gorman" w:date="2020-06-19T10:45:00Z">
              <w:r w:rsidRPr="00432246" w:rsidDel="0048745F">
                <w:delText>247.52</w:delText>
              </w:r>
            </w:del>
          </w:p>
        </w:tc>
      </w:tr>
      <w:tr w:rsidR="00797795" w:rsidRPr="006B675D" w14:paraId="6C3482B4" w14:textId="77777777" w:rsidTr="00B15F3C">
        <w:trPr>
          <w:trHeight w:val="440"/>
          <w:trPrChange w:id="530" w:author="Miranda Gorman" w:date="2020-06-29T12:23:00Z">
            <w:trPr>
              <w:trHeight w:val="440"/>
            </w:trPr>
          </w:trPrChange>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31" w:author="Miranda Gorman" w:date="2020-06-29T12:23:00Z">
              <w:tcPr>
                <w:tcW w:w="1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72370E76" w14:textId="77777777" w:rsidR="00797795" w:rsidRPr="006B675D" w:rsidRDefault="00797795" w:rsidP="00797795">
            <w:pPr>
              <w:spacing w:after="0" w:line="240" w:lineRule="auto"/>
              <w:jc w:val="center"/>
              <w:rPr>
                <w:sz w:val="20"/>
                <w:szCs w:val="20"/>
                <w:lang w:eastAsia="zh-CN"/>
              </w:rPr>
            </w:pPr>
            <w:r w:rsidRPr="006B675D">
              <w:rPr>
                <w:b/>
                <w:bCs/>
                <w:color w:val="000000" w:themeColor="text1"/>
                <w:sz w:val="20"/>
                <w:szCs w:val="20"/>
                <w:lang w:eastAsia="zh-CN"/>
              </w:rPr>
              <w:t>Drawdown</w:t>
            </w:r>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32" w:author="Miranda Gorman" w:date="2020-06-29T12:23: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4532B376" w14:textId="776775DB" w:rsidR="00797795" w:rsidRPr="006B675D" w:rsidRDefault="00797795" w:rsidP="00797795">
            <w:pPr>
              <w:spacing w:after="0" w:line="240" w:lineRule="auto"/>
              <w:jc w:val="center"/>
              <w:rPr>
                <w:rFonts w:eastAsia="Times New Roman" w:cstheme="minorHAnsi"/>
                <w:sz w:val="20"/>
                <w:szCs w:val="20"/>
                <w:lang w:eastAsia="zh-CN"/>
              </w:rPr>
            </w:pPr>
            <w:ins w:id="533" w:author="Miranda Gorman" w:date="2020-06-29T12:23:00Z">
              <w:r>
                <w:rPr>
                  <w:color w:val="000000"/>
                  <w:sz w:val="20"/>
                  <w:szCs w:val="20"/>
                </w:rPr>
                <w:t>162.56</w:t>
              </w:r>
            </w:ins>
            <w:del w:id="534" w:author="Miranda Gorman" w:date="2020-06-19T10:47:00Z">
              <w:r w:rsidRPr="00980325" w:rsidDel="0048745F">
                <w:delText>262.27</w:delText>
              </w:r>
            </w:del>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35" w:author="Miranda Gorman" w:date="2020-06-29T12:23:00Z">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451B939A" w14:textId="3371002C" w:rsidR="00797795" w:rsidRPr="006B675D" w:rsidRDefault="00797795" w:rsidP="00797795">
            <w:pPr>
              <w:spacing w:after="0" w:line="240" w:lineRule="auto"/>
              <w:jc w:val="center"/>
              <w:rPr>
                <w:rFonts w:eastAsia="Times New Roman" w:cstheme="minorHAnsi"/>
                <w:sz w:val="20"/>
                <w:szCs w:val="20"/>
                <w:lang w:eastAsia="zh-CN"/>
              </w:rPr>
            </w:pPr>
            <w:ins w:id="536" w:author="Miranda Gorman" w:date="2020-06-29T12:23:00Z">
              <w:r>
                <w:rPr>
                  <w:color w:val="000000"/>
                  <w:sz w:val="20"/>
                  <w:szCs w:val="20"/>
                </w:rPr>
                <w:t>7.46</w:t>
              </w:r>
            </w:ins>
            <w:del w:id="537" w:author="Miranda Gorman" w:date="2020-06-19T10:47:00Z">
              <w:r w:rsidRPr="00980325" w:rsidDel="0048745F">
                <w:delText>11.83</w:delText>
              </w:r>
            </w:del>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38" w:author="Miranda Gorman" w:date="2020-06-29T12:23:00Z">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4DFA5DB3" w14:textId="65631576" w:rsidR="00797795" w:rsidRPr="006B675D" w:rsidRDefault="00797795" w:rsidP="00797795">
            <w:pPr>
              <w:spacing w:after="0" w:line="240" w:lineRule="auto"/>
              <w:jc w:val="center"/>
              <w:rPr>
                <w:rFonts w:eastAsia="Times New Roman" w:cstheme="minorHAnsi"/>
                <w:sz w:val="20"/>
                <w:szCs w:val="20"/>
                <w:lang w:eastAsia="zh-CN"/>
              </w:rPr>
            </w:pPr>
            <w:ins w:id="539" w:author="Miranda Gorman" w:date="2020-06-29T12:23:00Z">
              <w:r>
                <w:rPr>
                  <w:color w:val="000000"/>
                  <w:sz w:val="20"/>
                  <w:szCs w:val="20"/>
                </w:rPr>
                <w:t>-33.75</w:t>
              </w:r>
            </w:ins>
            <w:del w:id="540" w:author="Miranda Gorman" w:date="2020-06-19T10:47:00Z">
              <w:r w:rsidRPr="00980325" w:rsidDel="0048745F">
                <w:delText>155.57</w:delText>
              </w:r>
            </w:del>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Change w:id="541"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30253C57" w14:textId="6B37455A" w:rsidR="00797795" w:rsidRPr="00980325" w:rsidDel="0048745F" w:rsidRDefault="00797795" w:rsidP="00797795">
            <w:pPr>
              <w:spacing w:after="0" w:line="240" w:lineRule="auto"/>
              <w:jc w:val="center"/>
              <w:rPr>
                <w:ins w:id="542" w:author="Miranda Gorman" w:date="2020-06-29T12:22:00Z"/>
              </w:rPr>
            </w:pPr>
            <w:ins w:id="543" w:author="Miranda Gorman" w:date="2020-06-29T12:23:00Z">
              <w:r>
                <w:rPr>
                  <w:color w:val="000000"/>
                  <w:sz w:val="20"/>
                  <w:szCs w:val="20"/>
                </w:rPr>
                <w:t>-50.47</w:t>
              </w:r>
            </w:ins>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44"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447233A8" w14:textId="5872CEF9" w:rsidR="00797795" w:rsidRPr="006B675D" w:rsidRDefault="00797795" w:rsidP="00797795">
            <w:pPr>
              <w:spacing w:after="0" w:line="240" w:lineRule="auto"/>
              <w:jc w:val="center"/>
              <w:rPr>
                <w:rFonts w:eastAsia="Times New Roman" w:cstheme="minorHAnsi"/>
                <w:sz w:val="20"/>
                <w:szCs w:val="20"/>
                <w:lang w:eastAsia="zh-CN"/>
              </w:rPr>
            </w:pPr>
            <w:ins w:id="545" w:author="Miranda Gorman" w:date="2020-06-29T12:23:00Z">
              <w:r>
                <w:rPr>
                  <w:color w:val="000000"/>
                  <w:sz w:val="20"/>
                  <w:szCs w:val="20"/>
                </w:rPr>
                <w:t>-8.58</w:t>
              </w:r>
            </w:ins>
            <w:del w:id="546" w:author="Miranda Gorman" w:date="2020-06-19T10:48:00Z">
              <w:r w:rsidRPr="00980325" w:rsidDel="0048745F">
                <w:delText>262.27</w:delText>
              </w:r>
            </w:del>
          </w:p>
        </w:tc>
      </w:tr>
      <w:tr w:rsidR="00797795" w:rsidRPr="006B675D" w14:paraId="76A27626" w14:textId="77777777" w:rsidTr="00B15F3C">
        <w:trPr>
          <w:trHeight w:val="440"/>
          <w:trPrChange w:id="547" w:author="Miranda Gorman" w:date="2020-06-29T12:23:00Z">
            <w:trPr>
              <w:trHeight w:val="440"/>
            </w:trPr>
          </w:trPrChange>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48" w:author="Miranda Gorman" w:date="2020-06-29T12:23:00Z">
              <w:tcPr>
                <w:tcW w:w="1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tcPrChange>
          </w:tcPr>
          <w:p w14:paraId="358728F4" w14:textId="77777777" w:rsidR="00797795" w:rsidRPr="006B675D" w:rsidRDefault="00797795" w:rsidP="00797795">
            <w:pPr>
              <w:spacing w:after="0" w:line="240" w:lineRule="auto"/>
              <w:jc w:val="center"/>
              <w:rPr>
                <w:sz w:val="20"/>
                <w:szCs w:val="20"/>
                <w:lang w:eastAsia="zh-CN"/>
              </w:rPr>
            </w:pPr>
            <w:r w:rsidRPr="006B675D">
              <w:rPr>
                <w:b/>
                <w:bCs/>
                <w:color w:val="000000" w:themeColor="text1"/>
                <w:sz w:val="20"/>
                <w:szCs w:val="20"/>
                <w:lang w:eastAsia="zh-CN"/>
              </w:rPr>
              <w:t>Optimum</w:t>
            </w:r>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49" w:author="Miranda Gorman" w:date="2020-06-29T12:23:00Z">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1D3AF255" w14:textId="58C9671C" w:rsidR="00797795" w:rsidRPr="006B675D" w:rsidRDefault="00797795" w:rsidP="00797795">
            <w:pPr>
              <w:spacing w:after="0" w:line="240" w:lineRule="auto"/>
              <w:jc w:val="center"/>
              <w:rPr>
                <w:rFonts w:eastAsia="Times New Roman" w:cstheme="minorHAnsi"/>
                <w:sz w:val="20"/>
                <w:szCs w:val="20"/>
                <w:lang w:eastAsia="zh-CN"/>
              </w:rPr>
            </w:pPr>
            <w:ins w:id="550" w:author="Miranda Gorman" w:date="2020-06-29T12:23:00Z">
              <w:r>
                <w:rPr>
                  <w:color w:val="000000"/>
                  <w:sz w:val="20"/>
                  <w:szCs w:val="20"/>
                </w:rPr>
                <w:t>174.80</w:t>
              </w:r>
            </w:ins>
            <w:del w:id="551" w:author="Miranda Gorman" w:date="2020-06-19T10:48:00Z">
              <w:r w:rsidRPr="00622B32" w:rsidDel="0048745F">
                <w:delText>237.99</w:delText>
              </w:r>
            </w:del>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52" w:author="Miranda Gorman" w:date="2020-06-29T12:23:00Z">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796F6A9C" w14:textId="3BDF7579" w:rsidR="00797795" w:rsidRPr="006B675D" w:rsidRDefault="00797795" w:rsidP="00797795">
            <w:pPr>
              <w:spacing w:after="0" w:line="240" w:lineRule="auto"/>
              <w:jc w:val="center"/>
              <w:rPr>
                <w:rFonts w:eastAsia="Times New Roman" w:cstheme="minorHAnsi"/>
                <w:sz w:val="20"/>
                <w:szCs w:val="20"/>
                <w:lang w:eastAsia="zh-CN"/>
              </w:rPr>
            </w:pPr>
            <w:ins w:id="553" w:author="Miranda Gorman" w:date="2020-06-29T12:23:00Z">
              <w:r>
                <w:rPr>
                  <w:color w:val="000000"/>
                  <w:sz w:val="20"/>
                  <w:szCs w:val="20"/>
                </w:rPr>
                <w:t>5.26</w:t>
              </w:r>
            </w:ins>
            <w:del w:id="554" w:author="Miranda Gorman" w:date="2020-06-19T10:48:00Z">
              <w:r w:rsidRPr="00622B32" w:rsidDel="0048745F">
                <w:delText>12.62</w:delText>
              </w:r>
            </w:del>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55" w:author="Miranda Gorman" w:date="2020-06-29T12:23:00Z">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4259EAAB" w14:textId="54B658F6" w:rsidR="00797795" w:rsidRPr="006B675D" w:rsidRDefault="00797795" w:rsidP="00797795">
            <w:pPr>
              <w:spacing w:after="0" w:line="240" w:lineRule="auto"/>
              <w:jc w:val="center"/>
              <w:rPr>
                <w:rFonts w:eastAsia="Times New Roman" w:cstheme="minorHAnsi"/>
                <w:sz w:val="20"/>
                <w:szCs w:val="20"/>
                <w:lang w:eastAsia="zh-CN"/>
              </w:rPr>
            </w:pPr>
            <w:ins w:id="556" w:author="Miranda Gorman" w:date="2020-06-29T12:23:00Z">
              <w:r>
                <w:rPr>
                  <w:color w:val="000000"/>
                  <w:sz w:val="20"/>
                  <w:szCs w:val="20"/>
                </w:rPr>
                <w:t>-37.99</w:t>
              </w:r>
            </w:ins>
            <w:del w:id="557" w:author="Miranda Gorman" w:date="2020-06-19T10:48:00Z">
              <w:r w:rsidRPr="00622B32" w:rsidDel="0048745F">
                <w:delText>148.95</w:delText>
              </w:r>
            </w:del>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Change w:id="558"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5AB3CF18" w14:textId="2AFACD31" w:rsidR="00797795" w:rsidRPr="00622B32" w:rsidDel="0048745F" w:rsidRDefault="00797795" w:rsidP="00797795">
            <w:pPr>
              <w:spacing w:after="0" w:line="240" w:lineRule="auto"/>
              <w:jc w:val="center"/>
              <w:rPr>
                <w:ins w:id="559" w:author="Miranda Gorman" w:date="2020-06-29T12:22:00Z"/>
              </w:rPr>
            </w:pPr>
            <w:ins w:id="560" w:author="Miranda Gorman" w:date="2020-06-29T12:23:00Z">
              <w:r>
                <w:rPr>
                  <w:color w:val="000000"/>
                  <w:sz w:val="20"/>
                  <w:szCs w:val="20"/>
                </w:rPr>
                <w:t>-39.61</w:t>
              </w:r>
            </w:ins>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Change w:id="561" w:author="Miranda Gorman" w:date="2020-06-29T12:23:00Z">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tcPrChange>
          </w:tcPr>
          <w:p w14:paraId="1F14A8F5" w14:textId="47259F61" w:rsidR="00797795" w:rsidRPr="006B675D" w:rsidRDefault="00797795" w:rsidP="00797795">
            <w:pPr>
              <w:spacing w:after="0" w:line="240" w:lineRule="auto"/>
              <w:jc w:val="center"/>
              <w:rPr>
                <w:rFonts w:eastAsia="Times New Roman" w:cstheme="minorHAnsi"/>
                <w:sz w:val="20"/>
                <w:szCs w:val="20"/>
                <w:lang w:eastAsia="zh-CN"/>
              </w:rPr>
            </w:pPr>
            <w:ins w:id="562" w:author="Miranda Gorman" w:date="2020-06-29T12:23:00Z">
              <w:r>
                <w:rPr>
                  <w:color w:val="000000"/>
                  <w:sz w:val="20"/>
                  <w:szCs w:val="20"/>
                </w:rPr>
                <w:t>-8.01</w:t>
              </w:r>
            </w:ins>
            <w:del w:id="563" w:author="Miranda Gorman" w:date="2020-06-19T10:48:00Z">
              <w:r w:rsidRPr="00622B32" w:rsidDel="0048745F">
                <w:delText>237.99</w:delText>
              </w:r>
            </w:del>
          </w:p>
        </w:tc>
      </w:tr>
    </w:tbl>
    <w:p w14:paraId="2C06DB22" w14:textId="7A31340A" w:rsidR="006745FF" w:rsidRPr="00E9782A" w:rsidRDefault="006745FF" w:rsidP="00EB247F"/>
    <w:p w14:paraId="638C27B6" w14:textId="4E9C5F3D" w:rsidR="00F52595" w:rsidRDefault="551A77D0" w:rsidP="005575BC">
      <w:pPr>
        <w:pStyle w:val="Heading1"/>
      </w:pPr>
      <w:bookmarkStart w:id="564" w:name="_Toc18536892"/>
      <w:r>
        <w:lastRenderedPageBreak/>
        <w:t>Discussion</w:t>
      </w:r>
      <w:bookmarkEnd w:id="564"/>
    </w:p>
    <w:p w14:paraId="66A92240" w14:textId="77777777" w:rsidR="00E065D8" w:rsidRDefault="00E065D8" w:rsidP="00E065D8">
      <w:r w:rsidRPr="003E54DB">
        <w:t>Solid waste, on average, represents less than 5% of a product’s overall environmental imp</w:t>
      </w:r>
      <w:r>
        <w:t>act (</w:t>
      </w:r>
      <w:proofErr w:type="spellStart"/>
      <w:r>
        <w:t>Hoornweg</w:t>
      </w:r>
      <w:proofErr w:type="spellEnd"/>
      <w:r>
        <w:t xml:space="preserve"> and Thomas 1991). </w:t>
      </w:r>
      <w:r w:rsidRPr="003E54DB">
        <w:t xml:space="preserve">Monitoring worldwide solid waste volumes is </w:t>
      </w:r>
      <w:r>
        <w:t>a good substitute</w:t>
      </w:r>
      <w:r w:rsidRPr="003E54DB">
        <w:t xml:space="preserve"> for monitoring overall global impact resulting from material-based consumption (</w:t>
      </w:r>
      <w:proofErr w:type="spellStart"/>
      <w:r w:rsidRPr="003E54DB">
        <w:t>Hoornweg</w:t>
      </w:r>
      <w:proofErr w:type="spellEnd"/>
      <w:r w:rsidRPr="003E54DB">
        <w:t xml:space="preserve"> et al., 2015)</w:t>
      </w:r>
      <w:r w:rsidRPr="003E54DB">
        <w:rPr>
          <w:rStyle w:val="FootnoteReference"/>
          <w:bCs/>
        </w:rPr>
        <w:footnoteReference w:id="24"/>
      </w:r>
      <w:r w:rsidRPr="003E54DB">
        <w:t>.</w:t>
      </w:r>
    </w:p>
    <w:p w14:paraId="0193E7A4" w14:textId="77777777" w:rsidR="00E065D8" w:rsidRPr="00DA2D67" w:rsidRDefault="00E065D8" w:rsidP="00E065D8">
      <w:r w:rsidRPr="00DA2D67">
        <w:t>In the context of household commercial recycling, the following technologies will have an important impact on the adoption of this solution worldwide (</w:t>
      </w:r>
      <w:proofErr w:type="spellStart"/>
      <w:r w:rsidRPr="00DA2D67">
        <w:t>Phylipsen</w:t>
      </w:r>
      <w:proofErr w:type="spellEnd"/>
      <w:r w:rsidRPr="00DA2D67">
        <w:t xml:space="preserve"> et al, 2002):</w:t>
      </w:r>
    </w:p>
    <w:p w14:paraId="222A31C2" w14:textId="77777777" w:rsidR="00E065D8" w:rsidRPr="00DA2D67" w:rsidRDefault="00E065D8" w:rsidP="00E065D8">
      <w:pPr>
        <w:pStyle w:val="ListParagraph"/>
        <w:numPr>
          <w:ilvl w:val="0"/>
          <w:numId w:val="48"/>
        </w:numPr>
        <w:spacing w:after="160" w:line="259" w:lineRule="auto"/>
        <w:jc w:val="left"/>
      </w:pPr>
      <w:r w:rsidRPr="00DA2D67">
        <w:t>In disassembly, recovery and recycling:</w:t>
      </w:r>
    </w:p>
    <w:p w14:paraId="47C39547" w14:textId="77777777" w:rsidR="00E065D8" w:rsidRPr="00DA2D67" w:rsidRDefault="00E065D8" w:rsidP="00E065D8">
      <w:pPr>
        <w:pStyle w:val="ListParagraph"/>
        <w:numPr>
          <w:ilvl w:val="0"/>
          <w:numId w:val="48"/>
        </w:numPr>
        <w:spacing w:after="160" w:line="259" w:lineRule="auto"/>
        <w:jc w:val="left"/>
      </w:pPr>
      <w:r w:rsidRPr="00DA2D67">
        <w:t xml:space="preserve">waste-identification systems; </w:t>
      </w:r>
    </w:p>
    <w:p w14:paraId="354293CE" w14:textId="77777777" w:rsidR="00E065D8" w:rsidRPr="00DA2D67" w:rsidRDefault="00E065D8" w:rsidP="00E065D8">
      <w:pPr>
        <w:pStyle w:val="ListParagraph"/>
        <w:numPr>
          <w:ilvl w:val="0"/>
          <w:numId w:val="48"/>
        </w:numPr>
        <w:spacing w:after="160" w:line="259" w:lineRule="auto"/>
        <w:jc w:val="left"/>
      </w:pPr>
      <w:r w:rsidRPr="00DA2D67">
        <w:t xml:space="preserve">waste-separation systems; </w:t>
      </w:r>
    </w:p>
    <w:p w14:paraId="562D213F" w14:textId="77777777" w:rsidR="00E065D8" w:rsidRPr="00DA2D67" w:rsidRDefault="00E065D8" w:rsidP="00E065D8">
      <w:pPr>
        <w:pStyle w:val="ListParagraph"/>
        <w:numPr>
          <w:ilvl w:val="0"/>
          <w:numId w:val="48"/>
        </w:numPr>
        <w:spacing w:after="160" w:line="259" w:lineRule="auto"/>
        <w:jc w:val="left"/>
      </w:pPr>
      <w:r w:rsidRPr="00DA2D67">
        <w:t xml:space="preserve">recycling </w:t>
      </w:r>
      <w:r>
        <w:t>and recovery of</w:t>
      </w:r>
      <w:r w:rsidRPr="00DA2D67">
        <w:t xml:space="preserve"> rare metals from applications such as mobile phones, PV systems, etc. </w:t>
      </w:r>
    </w:p>
    <w:p w14:paraId="105A5AA0" w14:textId="06F359E4" w:rsidR="000D30DE" w:rsidRPr="0021595B" w:rsidRDefault="00E065D8" w:rsidP="00EB247F">
      <w:r>
        <w:rPr>
          <w:lang w:eastAsia="en-US"/>
        </w:rPr>
        <w:t xml:space="preserve">Development in the technologies of material recycling, product recycling and end-of-pipe technologies such as waste identification and sorting technologies, waste </w:t>
      </w:r>
      <w:r w:rsidRPr="00DA2D67">
        <w:t>disassembly</w:t>
      </w:r>
      <w:r>
        <w:t xml:space="preserve"> and shredding technologies and material</w:t>
      </w:r>
      <w:r w:rsidRPr="00DA2D67">
        <w:t xml:space="preserve"> recovery </w:t>
      </w:r>
      <w:r>
        <w:t>technologies will have positive impacts on lowering first costs and operating costs of recycling.</w:t>
      </w:r>
    </w:p>
    <w:p w14:paraId="7454D80C" w14:textId="24C3373C" w:rsidR="00434F61" w:rsidRDefault="551A77D0" w:rsidP="005575BC">
      <w:pPr>
        <w:pStyle w:val="Heading1"/>
      </w:pPr>
      <w:bookmarkStart w:id="565" w:name="_Toc18536893"/>
      <w:r>
        <w:t>References</w:t>
      </w:r>
      <w:bookmarkEnd w:id="565"/>
    </w:p>
    <w:p w14:paraId="16192572" w14:textId="77777777" w:rsidR="004D4E70" w:rsidRDefault="004D4E70" w:rsidP="004D4E70">
      <w:proofErr w:type="spellStart"/>
      <w:r>
        <w:t>Abarca</w:t>
      </w:r>
      <w:proofErr w:type="spellEnd"/>
      <w:r>
        <w:t xml:space="preserve"> Guerrero, L., Maas, G., </w:t>
      </w:r>
      <w:proofErr w:type="spellStart"/>
      <w:r>
        <w:t>Hogland</w:t>
      </w:r>
      <w:proofErr w:type="spellEnd"/>
      <w:r>
        <w:t>, W. 2013. Solid waste management challenges for cities in developing countries. Waste Management 33, 220–232.</w:t>
      </w:r>
    </w:p>
    <w:p w14:paraId="5DBE3CCF" w14:textId="77777777" w:rsidR="004D4E70" w:rsidRDefault="004D4E70" w:rsidP="004D4E70">
      <w:proofErr w:type="spellStart"/>
      <w:r w:rsidRPr="00621E3B">
        <w:t>Aparcana</w:t>
      </w:r>
      <w:proofErr w:type="spellEnd"/>
      <w:r w:rsidRPr="00621E3B">
        <w:t xml:space="preserve">, S., </w:t>
      </w:r>
      <w:proofErr w:type="spellStart"/>
      <w:r w:rsidRPr="00621E3B">
        <w:t>Hinostroza</w:t>
      </w:r>
      <w:proofErr w:type="spellEnd"/>
      <w:r w:rsidRPr="00621E3B">
        <w:t xml:space="preserve">, M., UNEP DTU Partnership, 2015. Guidebook for the development of nationally appropriate mitigation actions on sustainable municipal waste management. UNEP DTU Partnership, </w:t>
      </w:r>
      <w:proofErr w:type="spellStart"/>
      <w:r w:rsidRPr="00621E3B">
        <w:t>Kbh</w:t>
      </w:r>
      <w:proofErr w:type="spellEnd"/>
      <w:r w:rsidRPr="00621E3B">
        <w:t>.</w:t>
      </w:r>
    </w:p>
    <w:p w14:paraId="662FCC74" w14:textId="77777777" w:rsidR="004D4E70" w:rsidRDefault="004D4E70" w:rsidP="004D4E70">
      <w:r>
        <w:t>Arcadis, Eunomia - Recycling - Optimizing markets, report, 2008.pdf, n.d.</w:t>
      </w:r>
    </w:p>
    <w:p w14:paraId="52C376A0" w14:textId="77777777" w:rsidR="004D4E70" w:rsidRDefault="004D4E70" w:rsidP="004D4E70">
      <w:proofErr w:type="spellStart"/>
      <w:r>
        <w:t>Bahor</w:t>
      </w:r>
      <w:proofErr w:type="spellEnd"/>
      <w:r>
        <w:t>, B., Van Brunt, M., Stovall, J., Blue, K., 2009. Integrated waste management as a climate change stabilization wedge. Waste Management &amp; Research 27, 839–849. doi:10.1177/0734242X09350485</w:t>
      </w:r>
    </w:p>
    <w:p w14:paraId="2FAAB4F6" w14:textId="77777777" w:rsidR="004D4E70" w:rsidRDefault="004D4E70" w:rsidP="004D4E70">
      <w:proofErr w:type="spellStart"/>
      <w:r>
        <w:t>Bakas</w:t>
      </w:r>
      <w:proofErr w:type="spellEnd"/>
      <w:r>
        <w:t xml:space="preserve">, I., Sieck, M., Hermann, T., </w:t>
      </w:r>
      <w:proofErr w:type="spellStart"/>
      <w:r>
        <w:t>Møller</w:t>
      </w:r>
      <w:proofErr w:type="spellEnd"/>
      <w:r>
        <w:t xml:space="preserve"> Andersen, F., Larsen, H.V., 2011. Projections of municipal waste management and greenhouse gases. European Topic Centre on Sustainable Consumption and Production.</w:t>
      </w:r>
    </w:p>
    <w:p w14:paraId="42ED1D3B" w14:textId="77777777" w:rsidR="004D4E70" w:rsidRDefault="004D4E70" w:rsidP="004D4E70">
      <w:proofErr w:type="spellStart"/>
      <w:r w:rsidRPr="00212F69">
        <w:lastRenderedPageBreak/>
        <w:t>Baldé</w:t>
      </w:r>
      <w:proofErr w:type="spellEnd"/>
      <w:r w:rsidRPr="00212F69">
        <w:t>, C.P., Wang, F.</w:t>
      </w:r>
      <w:r>
        <w:t xml:space="preserve">, </w:t>
      </w:r>
      <w:proofErr w:type="spellStart"/>
      <w:r>
        <w:t>Kuehr</w:t>
      </w:r>
      <w:proofErr w:type="spellEnd"/>
      <w:r>
        <w:t>, R., Huisman, J. 2015.</w:t>
      </w:r>
      <w:r w:rsidRPr="00212F69">
        <w:t xml:space="preserve"> Th</w:t>
      </w:r>
      <w:r>
        <w:t xml:space="preserve">e global e-waste monitor – 2014. United Nations University, IAS – SCYCLE, Bonn, Germany. </w:t>
      </w:r>
    </w:p>
    <w:p w14:paraId="1D872E70" w14:textId="77777777" w:rsidR="004D4E70" w:rsidRDefault="004D4E70" w:rsidP="004D4E70">
      <w:proofErr w:type="spellStart"/>
      <w:r>
        <w:t>Bartl</w:t>
      </w:r>
      <w:proofErr w:type="spellEnd"/>
      <w:r>
        <w:t>, A., 2014. Moving from recycling to waste prevention: a review of barriers and enables. Waste Management &amp; Research 32, 3–18.</w:t>
      </w:r>
    </w:p>
    <w:p w14:paraId="660D3588" w14:textId="77777777" w:rsidR="004D4E70" w:rsidRDefault="004D4E70" w:rsidP="004D4E70">
      <w:r>
        <w:t>Barton et al. - 2008 - Carbon – Making the right choice for waste managem.pdf, n.d.</w:t>
      </w:r>
    </w:p>
    <w:p w14:paraId="23CBA11D" w14:textId="77777777" w:rsidR="004D4E70" w:rsidRDefault="004D4E70" w:rsidP="004D4E70">
      <w:proofErr w:type="spellStart"/>
      <w:r>
        <w:t>Binnemans</w:t>
      </w:r>
      <w:proofErr w:type="spellEnd"/>
      <w:r>
        <w:t xml:space="preserve"> et al - Recycling of rare earths-a critical review, J Cl Prod, 2012.pdf, n.d.</w:t>
      </w:r>
    </w:p>
    <w:p w14:paraId="55F08EEE" w14:textId="77777777" w:rsidR="004D4E70" w:rsidRDefault="004D4E70" w:rsidP="004D4E70">
      <w:r>
        <w:t>Bogner - 2007 - For IPCC, Waste management, chapter 10.pdf, n.d.</w:t>
      </w:r>
    </w:p>
    <w:p w14:paraId="08A81F8C" w14:textId="77777777" w:rsidR="004D4E70" w:rsidRDefault="004D4E70" w:rsidP="004D4E70">
      <w:r>
        <w:t xml:space="preserve">Bogner, J., </w:t>
      </w:r>
      <w:proofErr w:type="spellStart"/>
      <w:r>
        <w:t>Pipatti</w:t>
      </w:r>
      <w:proofErr w:type="spellEnd"/>
      <w:r>
        <w:t xml:space="preserve">, R., Hashimoto, S., Diaz, C., </w:t>
      </w:r>
      <w:proofErr w:type="spellStart"/>
      <w:r>
        <w:t>Mareckova</w:t>
      </w:r>
      <w:proofErr w:type="spellEnd"/>
      <w:r>
        <w:t xml:space="preserve">, K., Diaz, L., Kjeldsen, P., </w:t>
      </w:r>
      <w:proofErr w:type="spellStart"/>
      <w:r>
        <w:t>Monni</w:t>
      </w:r>
      <w:proofErr w:type="spellEnd"/>
      <w:r>
        <w:t xml:space="preserve">, S., </w:t>
      </w:r>
      <w:proofErr w:type="spellStart"/>
      <w:r>
        <w:t>Faaij</w:t>
      </w:r>
      <w:proofErr w:type="spellEnd"/>
      <w:r>
        <w:t xml:space="preserve">, A., Gao, Q., Zhang, T., Ahmed, M.A., </w:t>
      </w:r>
      <w:proofErr w:type="spellStart"/>
      <w:r>
        <w:t>Sutamihardja</w:t>
      </w:r>
      <w:proofErr w:type="spellEnd"/>
      <w:r>
        <w:t xml:space="preserve">, R.T.M., Gregory, R., 2008. Mitigation of global greenhouse gas emissions from waste: conclusions and strategies from the Intergovernmental Panel on Climate Change (IPCC) Fourth Assessment Report. Working Group III (Mitigation). Waste </w:t>
      </w:r>
      <w:proofErr w:type="spellStart"/>
      <w:r>
        <w:t>Manag</w:t>
      </w:r>
      <w:proofErr w:type="spellEnd"/>
      <w:r>
        <w:t xml:space="preserve"> Res 26, 11–32. doi:10.1177/0734242X07088433</w:t>
      </w:r>
    </w:p>
    <w:p w14:paraId="34CF0498" w14:textId="77777777" w:rsidR="004D4E70" w:rsidRDefault="004D4E70" w:rsidP="004D4E70">
      <w:r>
        <w:t xml:space="preserve">Bohm, R.A., </w:t>
      </w:r>
      <w:proofErr w:type="spellStart"/>
      <w:r>
        <w:t>Folz</w:t>
      </w:r>
      <w:proofErr w:type="spellEnd"/>
      <w:r>
        <w:t xml:space="preserve">, D.H., </w:t>
      </w:r>
      <w:proofErr w:type="spellStart"/>
      <w:r>
        <w:t>Kinnaman</w:t>
      </w:r>
      <w:proofErr w:type="spellEnd"/>
      <w:r>
        <w:t xml:space="preserve">, T.C., </w:t>
      </w:r>
      <w:proofErr w:type="spellStart"/>
      <w:r>
        <w:t>Podolsky</w:t>
      </w:r>
      <w:proofErr w:type="spellEnd"/>
      <w:r>
        <w:t>, M.J., 2010. The costs of municipal waste and recycling programs. Resources, Conservation and Recycling 54, 864–871. doi:10.1016/j.resconrec.2010.01.005</w:t>
      </w:r>
    </w:p>
    <w:p w14:paraId="04F000AE" w14:textId="77777777" w:rsidR="004D4E70" w:rsidRDefault="004D4E70" w:rsidP="004D4E70">
      <w:proofErr w:type="spellStart"/>
      <w:r>
        <w:t>Bovea</w:t>
      </w:r>
      <w:proofErr w:type="spellEnd"/>
      <w:r>
        <w:t>, M.D., V. Ibáñez-</w:t>
      </w:r>
      <w:proofErr w:type="spellStart"/>
      <w:r>
        <w:t>Forés</w:t>
      </w:r>
      <w:proofErr w:type="spellEnd"/>
      <w:r>
        <w:t xml:space="preserve">, A. Gallardo, F.J. </w:t>
      </w:r>
      <w:proofErr w:type="spellStart"/>
      <w:r>
        <w:t>Colomer</w:t>
      </w:r>
      <w:proofErr w:type="spellEnd"/>
      <w:r>
        <w:t xml:space="preserve">-Mendoza, 2010. Environmental assessment of alternative municipal solid waste management strategies. A Spanish case </w:t>
      </w:r>
      <w:proofErr w:type="gramStart"/>
      <w:r>
        <w:t>study</w:t>
      </w:r>
      <w:proofErr w:type="gramEnd"/>
      <w:r>
        <w:t>. Waste Management 33, 2383–2395.</w:t>
      </w:r>
    </w:p>
    <w:p w14:paraId="0656D54D" w14:textId="77777777" w:rsidR="004D4E70" w:rsidRDefault="004D4E70" w:rsidP="004D4E70">
      <w:proofErr w:type="spellStart"/>
      <w:r>
        <w:t>Brogaard</w:t>
      </w:r>
      <w:proofErr w:type="spellEnd"/>
      <w:r>
        <w:t xml:space="preserve"> et al., 2014. Evaluation of life cycle inventory data for recycling systems. Resources, Conservation and Recycling 87, 30–45.</w:t>
      </w:r>
    </w:p>
    <w:p w14:paraId="4C41A664" w14:textId="77777777" w:rsidR="004D4E70" w:rsidRDefault="004D4E70" w:rsidP="004D4E70">
      <w:r>
        <w:t>Carbon emissions reduction strategies in Africa from improved waste management: A review [WWW Document], n.d. URL http://www.sciencedirect.com.proxy.lib.sfu.ca/science/article/pii/S0956053X10002229/pdfft?md5=b34c857ca7a425e4b2a7f780a39a5cde&amp;pid=1-s2.0-S0956053X10002229-main.pdf (accessed 4.23.15).</w:t>
      </w:r>
    </w:p>
    <w:p w14:paraId="0D9925BE" w14:textId="77777777" w:rsidR="004D4E70" w:rsidRDefault="004D4E70" w:rsidP="004D4E70">
      <w:r>
        <w:t>Change 2014: Mitigation of Climate Change. Contribution of Working Group III to the Fifth Assessment Report of the Intergovernmental Panel on Climate Change, n.d.</w:t>
      </w:r>
    </w:p>
    <w:p w14:paraId="4749B494" w14:textId="77777777" w:rsidR="004D4E70" w:rsidRDefault="004D4E70" w:rsidP="004D4E70">
      <w:r>
        <w:t>Cleary, J., 2009. Life cycle assessments of municipal solid waste management systems: A comparative analysis of selected peer-reviewed literature. Environment International 35, 1256–1266. doi:10.1016/j.envint.2009.07.009</w:t>
      </w:r>
    </w:p>
    <w:p w14:paraId="71A16156" w14:textId="77777777" w:rsidR="004D4E70" w:rsidRDefault="004D4E70" w:rsidP="004D4E70">
      <w:r>
        <w:t>DEFRA, 2013. Mechanical Biological Treatment of Municipal Solid Waste. Department for Environment, Food &amp; Rural Affairs (Defra).</w:t>
      </w:r>
    </w:p>
    <w:p w14:paraId="57201CB2" w14:textId="77777777" w:rsidR="004D4E70" w:rsidRDefault="004D4E70" w:rsidP="004D4E70">
      <w:proofErr w:type="spellStart"/>
      <w:r>
        <w:lastRenderedPageBreak/>
        <w:t>Dubanowitz</w:t>
      </w:r>
      <w:proofErr w:type="spellEnd"/>
      <w:r>
        <w:t>, A.J., 2000. Design of a Materials Recovery Facility (MRF) For Processing the Recyclable Materials of New York City’s Municipal Solid Waste. Columbia University.</w:t>
      </w:r>
    </w:p>
    <w:p w14:paraId="05F9CDA2" w14:textId="77777777" w:rsidR="004D4E70" w:rsidRDefault="004D4E70" w:rsidP="004D4E70">
      <w:r>
        <w:t>EEA - 2009 - Diverting waste from landfill.pdf, n.d.</w:t>
      </w:r>
    </w:p>
    <w:p w14:paraId="5B5261B8" w14:textId="77777777" w:rsidR="004D4E70" w:rsidRDefault="004D4E70" w:rsidP="004D4E70">
      <w:r>
        <w:t>EEA - 2012 - Eurostat - Packaging and Material Recycling.xlsx, n.d.</w:t>
      </w:r>
    </w:p>
    <w:p w14:paraId="027BAD95" w14:textId="77777777" w:rsidR="004D4E70" w:rsidRDefault="004D4E70" w:rsidP="004D4E70">
      <w:proofErr w:type="spellStart"/>
      <w:r>
        <w:t>Envirobiz</w:t>
      </w:r>
      <w:proofErr w:type="spellEnd"/>
      <w:r>
        <w:t xml:space="preserve">, 2011. Average Municipal Solid Waste (MSW) Landfill Gate Rate/Tipping Fee in the United States. The </w:t>
      </w:r>
      <w:proofErr w:type="spellStart"/>
      <w:r>
        <w:t>Environbiz</w:t>
      </w:r>
      <w:proofErr w:type="spellEnd"/>
      <w:r>
        <w:t xml:space="preserve"> Group.</w:t>
      </w:r>
    </w:p>
    <w:p w14:paraId="5DBEE985" w14:textId="77777777" w:rsidR="004D4E70" w:rsidRDefault="004D4E70" w:rsidP="004D4E70">
      <w:r>
        <w:t>EPA - 2006 - SWM and GHG.PDF, n.d.</w:t>
      </w:r>
    </w:p>
    <w:p w14:paraId="00117C99" w14:textId="77777777" w:rsidR="004D4E70" w:rsidRDefault="004D4E70" w:rsidP="004D4E70">
      <w:r>
        <w:t>EPA - 2007 - Methodology for estimating MSW recycling benefits.pdf, n.d.</w:t>
      </w:r>
    </w:p>
    <w:p w14:paraId="39E5A591" w14:textId="77777777" w:rsidR="004D4E70" w:rsidRDefault="004D4E70" w:rsidP="004D4E70">
      <w:r>
        <w:t>EPA - 2011 - Reducing Greenhouse Gas Emissions through Recycling and Composting.PDF, n.d.</w:t>
      </w:r>
    </w:p>
    <w:p w14:paraId="3A0D770E" w14:textId="77777777" w:rsidR="004D4E70" w:rsidRDefault="004D4E70" w:rsidP="004D4E70">
      <w:r>
        <w:t>EPA - Methodology document for MFA of MSW products United States.pdf, n.d.</w:t>
      </w:r>
    </w:p>
    <w:p w14:paraId="319D3139" w14:textId="77777777" w:rsidR="004D4E70" w:rsidRDefault="004D4E70" w:rsidP="004D4E70">
      <w:r>
        <w:t>EPA, n.d. Municipal Solid Waste Fact Sheet 2012.</w:t>
      </w:r>
    </w:p>
    <w:p w14:paraId="76762913" w14:textId="77777777" w:rsidR="004D4E70" w:rsidRDefault="004D4E70" w:rsidP="004D4E70">
      <w:r>
        <w:t xml:space="preserve">Eunomia. </w:t>
      </w:r>
      <w:proofErr w:type="spellStart"/>
      <w:r>
        <w:t>Optimising</w:t>
      </w:r>
      <w:proofErr w:type="spellEnd"/>
      <w:r>
        <w:t xml:space="preserve"> markets for recycling, n.d.</w:t>
      </w:r>
    </w:p>
    <w:p w14:paraId="2E12C825" w14:textId="77777777" w:rsidR="004D4E70" w:rsidRDefault="004D4E70" w:rsidP="004D4E70">
      <w:r>
        <w:t xml:space="preserve">European Environment Agency (Ed.), 2011. Resource efficiency in Europe: policies and approaches in 31 EEA member and cooperating countries, EEA report. Publ. Off. of the </w:t>
      </w:r>
      <w:proofErr w:type="spellStart"/>
      <w:r>
        <w:t>Europ</w:t>
      </w:r>
      <w:proofErr w:type="spellEnd"/>
      <w:r>
        <w:t>. Union [</w:t>
      </w:r>
      <w:proofErr w:type="spellStart"/>
      <w:r>
        <w:t>u.a.</w:t>
      </w:r>
      <w:proofErr w:type="spellEnd"/>
      <w:r>
        <w:t>], Luxembourg.</w:t>
      </w:r>
    </w:p>
    <w:p w14:paraId="2195123A" w14:textId="77777777" w:rsidR="004D4E70" w:rsidRDefault="004D4E70" w:rsidP="004D4E70">
      <w:r>
        <w:t>European Environment Agency (Ed.), 2013. Managing municipal solid waste: a review of achievements in 32 European countries, EEA report. European Environment Agency [</w:t>
      </w:r>
      <w:proofErr w:type="spellStart"/>
      <w:r>
        <w:t>u.a.</w:t>
      </w:r>
      <w:proofErr w:type="spellEnd"/>
      <w:r>
        <w:t>], Copenhagen.</w:t>
      </w:r>
    </w:p>
    <w:p w14:paraId="6EE90C4A" w14:textId="77777777" w:rsidR="004D4E70" w:rsidRDefault="004D4E70" w:rsidP="004D4E70">
      <w:r>
        <w:t>European Environment Agency, 2015. The European environment state and outlook 2015: synthesis report. Publications Office, Luxembourg.</w:t>
      </w:r>
    </w:p>
    <w:p w14:paraId="7D896F2F" w14:textId="77777777" w:rsidR="004D4E70" w:rsidRDefault="004D4E70" w:rsidP="004D4E70">
      <w:r>
        <w:t>Eurostat - Tables, Graphs and Maps Interface (TGM) table [WWW Document], n.d. URL http://ec.europa.eu/eurostat/tgm/refreshTableAction.do?tab=table&amp;plugin=1&amp;pcode=tsdpc240&amp;language=en (accessed 7.19.16).</w:t>
      </w:r>
    </w:p>
    <w:p w14:paraId="1C7B6B77" w14:textId="77777777" w:rsidR="004D4E70" w:rsidRDefault="004D4E70" w:rsidP="004D4E70">
      <w:r>
        <w:t>Fan, Y. R., Huang, G. H., Li, Y. P., Cao, M. F., Cheng, G. H. 2009. A fuzzy linear programming approach for municipal solid-waste management under uncertainty. Engineering Optimization 41.</w:t>
      </w:r>
    </w:p>
    <w:p w14:paraId="45D684C7" w14:textId="77777777" w:rsidR="004D4E70" w:rsidRDefault="004D4E70" w:rsidP="004D4E70">
      <w:r>
        <w:t xml:space="preserve">Ferreira, B., </w:t>
      </w:r>
      <w:proofErr w:type="spellStart"/>
      <w:r>
        <w:t>Monedero</w:t>
      </w:r>
      <w:proofErr w:type="spellEnd"/>
      <w:r>
        <w:t xml:space="preserve">, J., Martí, J.L., </w:t>
      </w:r>
      <w:proofErr w:type="spellStart"/>
      <w:r>
        <w:t>Aliaga</w:t>
      </w:r>
      <w:proofErr w:type="spellEnd"/>
      <w:r>
        <w:t xml:space="preserve">, C., </w:t>
      </w:r>
      <w:proofErr w:type="spellStart"/>
      <w:r>
        <w:t>Hortal</w:t>
      </w:r>
      <w:proofErr w:type="spellEnd"/>
      <w:r>
        <w:t>, M., López, A.D., 2008. The economic aspects of recycling.</w:t>
      </w:r>
    </w:p>
    <w:p w14:paraId="51B0AA3F" w14:textId="77777777" w:rsidR="004D4E70" w:rsidRDefault="004D4E70" w:rsidP="004D4E70">
      <w:proofErr w:type="spellStart"/>
      <w:r>
        <w:t>Frischknecht</w:t>
      </w:r>
      <w:proofErr w:type="spellEnd"/>
      <w:r>
        <w:t>, R., 2010. LCI modelling approaches applied on recycling of materials in view of environmental sustainability, risk perception and eco-efficiency. The International Journal of Life Cycle Assessment 15, 666–671. doi:10.1007/s11367-010-0201-6</w:t>
      </w:r>
    </w:p>
    <w:p w14:paraId="01801892" w14:textId="77777777" w:rsidR="004D4E70" w:rsidRDefault="004D4E70" w:rsidP="004D4E70">
      <w:r w:rsidRPr="00CA488B">
        <w:lastRenderedPageBreak/>
        <w:t>Ger</w:t>
      </w:r>
      <w:r>
        <w:t>shman, Brickner &amp; Bratton, Inc. 2015.</w:t>
      </w:r>
      <w:r w:rsidRPr="00CA488B">
        <w:t xml:space="preserve"> The Evolution of Mixed Waste Processing Facilities 1970-Today. The American Chemistry Council. June 2015. https://plastics.americanchemistry.com/Education-Resources/Publications/The-Evolution-of-Mixed-Waste-Processing-Facilities.pdf</w:t>
      </w:r>
    </w:p>
    <w:p w14:paraId="2A3B38CF" w14:textId="77777777" w:rsidR="004D4E70" w:rsidRDefault="004D4E70" w:rsidP="004D4E70">
      <w:r>
        <w:t>Geyer_et_al-Journal_of_Industrial_Ecology.pdf, n.d.</w:t>
      </w:r>
    </w:p>
    <w:p w14:paraId="3CFF37A4" w14:textId="77777777" w:rsidR="004D4E70" w:rsidRDefault="004D4E70" w:rsidP="004D4E70">
      <w:r>
        <w:t xml:space="preserve">Grant, K., </w:t>
      </w:r>
      <w:proofErr w:type="spellStart"/>
      <w:r>
        <w:t>Goldizen</w:t>
      </w:r>
      <w:proofErr w:type="spellEnd"/>
      <w:r>
        <w:t xml:space="preserve">, F.C., Sly, P.D., </w:t>
      </w:r>
      <w:proofErr w:type="spellStart"/>
      <w:r>
        <w:t>Brune</w:t>
      </w:r>
      <w:proofErr w:type="spellEnd"/>
      <w:r>
        <w:t xml:space="preserve">, M.-N., </w:t>
      </w:r>
      <w:proofErr w:type="spellStart"/>
      <w:r>
        <w:t>Neira</w:t>
      </w:r>
      <w:proofErr w:type="spellEnd"/>
      <w:r>
        <w:t>, M., van den Berg, M., Norman, R.E., 2013. Health consequences of exposure to e-waste: a systematic review. The Lancet Global Health 1, e350–e361.</w:t>
      </w:r>
    </w:p>
    <w:p w14:paraId="260656C6" w14:textId="77777777" w:rsidR="004D4E70" w:rsidRDefault="004D4E70" w:rsidP="004D4E70">
      <w:r>
        <w:t xml:space="preserve">Greenhouse Gas emissions reduction by recovering metals and materials through Electronic Waste collection and recycling process performed at </w:t>
      </w:r>
      <w:proofErr w:type="spellStart"/>
      <w:r>
        <w:t>Attero</w:t>
      </w:r>
      <w:proofErr w:type="spellEnd"/>
      <w:r>
        <w:t xml:space="preserve"> Recycling Pvt Ltd plant located in Roorkee, Uttarakhand, India, 2013.</w:t>
      </w:r>
    </w:p>
    <w:p w14:paraId="5C3BB0F6" w14:textId="77777777" w:rsidR="004D4E70" w:rsidRDefault="004D4E70" w:rsidP="004D4E70">
      <w:r>
        <w:t>Hill, M.K., 2004. Understanding environmental pollution: a primer. Cambridge, Cambridge, UK; New York.</w:t>
      </w:r>
    </w:p>
    <w:p w14:paraId="7900AEB2" w14:textId="77777777" w:rsidR="004D4E70" w:rsidRDefault="004D4E70" w:rsidP="004D4E70">
      <w:r>
        <w:t>Hogg, D., 2002. Costs for Municipal Waste Management in the EU Final Report to Directorate General Environment, European Commission. Eunomia Research &amp; Consulting Ltd.</w:t>
      </w:r>
    </w:p>
    <w:p w14:paraId="2A3AE0FF" w14:textId="77777777" w:rsidR="004D4E70" w:rsidRDefault="004D4E70" w:rsidP="004D4E70">
      <w:r>
        <w:t xml:space="preserve">Hogg, D., Pitts-Tucker, C., </w:t>
      </w:r>
      <w:proofErr w:type="spellStart"/>
      <w:r>
        <w:t>Papineschi</w:t>
      </w:r>
      <w:proofErr w:type="spellEnd"/>
      <w:r>
        <w:t xml:space="preserve">, J., </w:t>
      </w:r>
      <w:proofErr w:type="spellStart"/>
      <w:r>
        <w:t>Vergunst</w:t>
      </w:r>
      <w:proofErr w:type="spellEnd"/>
      <w:r>
        <w:t>, T., How, E., Chowdhury, T., 2015. Comparing the costs of alternative waste treatment options, Gate Fees Report 2015.</w:t>
      </w:r>
    </w:p>
    <w:p w14:paraId="2FD653B4" w14:textId="77777777" w:rsidR="004D4E70" w:rsidRDefault="004D4E70" w:rsidP="004D4E70">
      <w:proofErr w:type="spellStart"/>
      <w:r>
        <w:t>Hoornweg</w:t>
      </w:r>
      <w:proofErr w:type="spellEnd"/>
      <w:r>
        <w:t xml:space="preserve"> et al., 2013. Waste production must peak this century, Nature.pdf, n.d.</w:t>
      </w:r>
    </w:p>
    <w:p w14:paraId="4C55FBA7" w14:textId="77777777" w:rsidR="004D4E70" w:rsidRDefault="004D4E70" w:rsidP="004D4E70">
      <w:proofErr w:type="spellStart"/>
      <w:r>
        <w:t>Hoornweg</w:t>
      </w:r>
      <w:proofErr w:type="spellEnd"/>
      <w:r>
        <w:t xml:space="preserve">, D., </w:t>
      </w:r>
      <w:proofErr w:type="spellStart"/>
      <w:r>
        <w:t>Bhada</w:t>
      </w:r>
      <w:proofErr w:type="spellEnd"/>
      <w:r>
        <w:t>-Tata, P., 2012. What a Waste: A Global Review of Solid Waste Management. World Bank.</w:t>
      </w:r>
    </w:p>
    <w:p w14:paraId="19A418A7" w14:textId="77777777" w:rsidR="004D4E70" w:rsidRDefault="004D4E70" w:rsidP="004D4E70">
      <w:proofErr w:type="spellStart"/>
      <w:r>
        <w:t>Hoornweg</w:t>
      </w:r>
      <w:proofErr w:type="spellEnd"/>
      <w:r>
        <w:t xml:space="preserve">, D., </w:t>
      </w:r>
      <w:proofErr w:type="spellStart"/>
      <w:r>
        <w:t>Bhada</w:t>
      </w:r>
      <w:proofErr w:type="spellEnd"/>
      <w:r>
        <w:t xml:space="preserve">-Tata, P., Kennedy, C., 2015. Peak Waste: When Is It Likely to </w:t>
      </w:r>
      <w:proofErr w:type="gramStart"/>
      <w:r>
        <w:t>Occur?:</w:t>
      </w:r>
      <w:proofErr w:type="gramEnd"/>
      <w:r>
        <w:t xml:space="preserve"> Peak Waste: When Is It Likely to Occur? Journal of Industrial Ecology 19, 117–128. doi:10.1111/jiec.12165</w:t>
      </w:r>
    </w:p>
    <w:p w14:paraId="4752701F" w14:textId="77777777" w:rsidR="004D4E70" w:rsidRDefault="004D4E70" w:rsidP="004D4E70">
      <w:r>
        <w:t>Idowu, S.O., Capaldi, N., Zu, L., Gupta, A.D. (Eds.), 2013. Encyclopedia of Corporate Social Responsibility. Springer Berlin Heidelberg, Berlin, Heidelberg.</w:t>
      </w:r>
    </w:p>
    <w:p w14:paraId="40A42A9B" w14:textId="77777777" w:rsidR="004D4E70" w:rsidRDefault="004D4E70" w:rsidP="004D4E70">
      <w:r>
        <w:t>IPCC - 2014 - Industry and material management, .pdf, n.d.</w:t>
      </w:r>
    </w:p>
    <w:p w14:paraId="750351E0" w14:textId="77777777" w:rsidR="004D4E70" w:rsidRDefault="004D4E70" w:rsidP="004D4E70">
      <w:r>
        <w:t>IPCC excerpt [WWW Document], n.d. URL https://www.ipcc.ch/ipccreports/sres/tectran/257.htm#t131 (accessed 4.27.15).</w:t>
      </w:r>
    </w:p>
    <w:p w14:paraId="1B68E8DA" w14:textId="77777777" w:rsidR="004D4E70" w:rsidRDefault="004D4E70" w:rsidP="004D4E70">
      <w:r>
        <w:t>Johnson, S., 2015. Saskatchewan Landfills - Capital and Operational Costs.</w:t>
      </w:r>
    </w:p>
    <w:p w14:paraId="22B9AB05" w14:textId="77777777" w:rsidR="004D4E70" w:rsidRDefault="004D4E70" w:rsidP="004D4E70">
      <w:proofErr w:type="spellStart"/>
      <w:r>
        <w:t>Julander</w:t>
      </w:r>
      <w:proofErr w:type="spellEnd"/>
      <w:r>
        <w:t xml:space="preserve">, A., Lundgren, L., </w:t>
      </w:r>
      <w:proofErr w:type="spellStart"/>
      <w:r>
        <w:t>Skare</w:t>
      </w:r>
      <w:proofErr w:type="spellEnd"/>
      <w:r>
        <w:t xml:space="preserve">, L., </w:t>
      </w:r>
      <w:proofErr w:type="spellStart"/>
      <w:r>
        <w:t>Grandér</w:t>
      </w:r>
      <w:proofErr w:type="spellEnd"/>
      <w:r>
        <w:t xml:space="preserve">, M., Palm, B., </w:t>
      </w:r>
      <w:proofErr w:type="spellStart"/>
      <w:r>
        <w:t>Vahter</w:t>
      </w:r>
      <w:proofErr w:type="spellEnd"/>
      <w:r>
        <w:t xml:space="preserve">, M., </w:t>
      </w:r>
      <w:proofErr w:type="spellStart"/>
      <w:r>
        <w:t>Lidén</w:t>
      </w:r>
      <w:proofErr w:type="spellEnd"/>
      <w:r>
        <w:t>, C., 2014. Formal recycling of e-waste leads to increased exposure to toxic metals: An occupational exposure study from Sweden. Environment International 73, 243–251. doi:10.1016/j.envint.2014.07.006</w:t>
      </w:r>
    </w:p>
    <w:p w14:paraId="47E29EA8" w14:textId="77777777" w:rsidR="004D4E70" w:rsidRDefault="004D4E70" w:rsidP="004D4E70">
      <w:proofErr w:type="spellStart"/>
      <w:r>
        <w:lastRenderedPageBreak/>
        <w:t>Karak</w:t>
      </w:r>
      <w:proofErr w:type="spellEnd"/>
      <w:r>
        <w:t>, T., Bhagat, R.M., Bhattacharyya, P., 2012. Municipal Solid Waste Generation, Composition, and Management: The World Scenario. Critical Reviews in Environmental Science and Technology 42, 1509–1630. doi:10.1080/10643389.2011.569871</w:t>
      </w:r>
    </w:p>
    <w:p w14:paraId="5BED6394" w14:textId="77777777" w:rsidR="004D4E70" w:rsidRPr="00753CB7" w:rsidRDefault="004D4E70" w:rsidP="004D4E70">
      <w:proofErr w:type="spellStart"/>
      <w:r w:rsidRPr="00753CB7">
        <w:t>Kassim</w:t>
      </w:r>
      <w:proofErr w:type="spellEnd"/>
      <w:r w:rsidRPr="00753CB7">
        <w:t xml:space="preserve">, S. M. </w:t>
      </w:r>
      <w:r>
        <w:t xml:space="preserve">2012. </w:t>
      </w:r>
      <w:r w:rsidRPr="00753CB7">
        <w:t>The Importance of Recycling in Solid Waste Management, Macromolecular Symposia, Volume 320, Issue 1, October 2012, Pages: 43–50, DOI: 10.1002/masy.201251005</w:t>
      </w:r>
    </w:p>
    <w:p w14:paraId="3D1208B8" w14:textId="77777777" w:rsidR="004D4E70" w:rsidRDefault="004D4E70" w:rsidP="004D4E70">
      <w:r>
        <w:t>Kawai, K., Tasaki, T., 2016. Revisiting estimates of municipal solid waste generation per capita and their reliability. Journal of Material Cycles and Waste Management 18, 1–13. doi:10.1007/s10163-015-0355-1</w:t>
      </w:r>
    </w:p>
    <w:p w14:paraId="77E56085" w14:textId="77777777" w:rsidR="004D4E70" w:rsidRDefault="004D4E70" w:rsidP="004D4E70">
      <w:r>
        <w:t>Kellenberg, D., 2015. The Economics of the International Trade of Waste. Annual Review of Resource Economics 7, 109–125. doi:10.1146/annurev-resource-100913-012639</w:t>
      </w:r>
    </w:p>
    <w:p w14:paraId="35B4BAD0" w14:textId="77777777" w:rsidR="004D4E70" w:rsidRDefault="004D4E70" w:rsidP="004D4E70">
      <w:r>
        <w:t>Kessler Consulting, Inc., 2009. Materials Recovery Facility Feasibility Study.</w:t>
      </w:r>
    </w:p>
    <w:p w14:paraId="716F9800" w14:textId="77777777" w:rsidR="004D4E70" w:rsidRDefault="004D4E70" w:rsidP="004D4E70">
      <w:r>
        <w:t>OECD - 2012 - GHG emissions reduction of recycling.pdf, n.d.</w:t>
      </w:r>
    </w:p>
    <w:p w14:paraId="61271B0E" w14:textId="77777777" w:rsidR="004D4E70" w:rsidRDefault="004D4E70" w:rsidP="004D4E70">
      <w:r>
        <w:t>OECD, 2015. Material Resources, Productivity and the Environment, OECD Green Growth Studies. OECD Publishing.</w:t>
      </w:r>
    </w:p>
    <w:p w14:paraId="3445C705" w14:textId="77777777" w:rsidR="004D4E70" w:rsidRDefault="004D4E70" w:rsidP="004D4E70">
      <w:proofErr w:type="spellStart"/>
      <w:r>
        <w:t>Oko</w:t>
      </w:r>
      <w:proofErr w:type="spellEnd"/>
      <w:r>
        <w:t>-Institute - 2012 - GHG mitigation potentials in solid waste management.pdf, n.d.</w:t>
      </w:r>
    </w:p>
    <w:p w14:paraId="73F0E9F9" w14:textId="77777777" w:rsidR="004D4E70" w:rsidRDefault="004D4E70" w:rsidP="004D4E70">
      <w:proofErr w:type="spellStart"/>
      <w:r>
        <w:t>Pajunen</w:t>
      </w:r>
      <w:proofErr w:type="spellEnd"/>
      <w:r>
        <w:t xml:space="preserve">, N., </w:t>
      </w:r>
      <w:proofErr w:type="spellStart"/>
      <w:r>
        <w:t>Rintala</w:t>
      </w:r>
      <w:proofErr w:type="spellEnd"/>
      <w:r>
        <w:t xml:space="preserve">, L., </w:t>
      </w:r>
      <w:proofErr w:type="spellStart"/>
      <w:r>
        <w:t>Aromaa</w:t>
      </w:r>
      <w:proofErr w:type="spellEnd"/>
      <w:r>
        <w:t xml:space="preserve">, J., </w:t>
      </w:r>
      <w:proofErr w:type="spellStart"/>
      <w:r>
        <w:t>Heiskanen</w:t>
      </w:r>
      <w:proofErr w:type="spellEnd"/>
      <w:r>
        <w:t>, K., 2016. Recycling – the importance of understanding the complexity of the issue. International Journal of Sustainable Engineering 9, 93–106. doi:10.1080/19397038.2015.1069416</w:t>
      </w:r>
    </w:p>
    <w:p w14:paraId="7C4CE985" w14:textId="77777777" w:rsidR="004D4E70" w:rsidRDefault="004D4E70" w:rsidP="004D4E70">
      <w:proofErr w:type="spellStart"/>
      <w:r>
        <w:t>Parthan</w:t>
      </w:r>
      <w:proofErr w:type="spellEnd"/>
      <w:r>
        <w:t xml:space="preserve">, S.R., </w:t>
      </w:r>
      <w:proofErr w:type="spellStart"/>
      <w:r>
        <w:t>Milke</w:t>
      </w:r>
      <w:proofErr w:type="spellEnd"/>
      <w:r>
        <w:t xml:space="preserve">, M.W., Wilson, D.C., Cocks, J.H., 2012. Cost estimation for solid waste management in </w:t>
      </w:r>
      <w:proofErr w:type="spellStart"/>
      <w:r>
        <w:t>industrialising</w:t>
      </w:r>
      <w:proofErr w:type="spellEnd"/>
      <w:r>
        <w:t xml:space="preserve"> regions – Precedents, problems and prospects. Waste Management 32, 584–594. doi:10.1016/j.wasman.2011.11.004</w:t>
      </w:r>
    </w:p>
    <w:p w14:paraId="2DA77B18" w14:textId="77777777" w:rsidR="004D4E70" w:rsidRDefault="004D4E70" w:rsidP="004D4E70">
      <w:r>
        <w:t xml:space="preserve">Perkins, D.N., </w:t>
      </w:r>
      <w:proofErr w:type="spellStart"/>
      <w:r>
        <w:t>Brune</w:t>
      </w:r>
      <w:proofErr w:type="spellEnd"/>
      <w:r>
        <w:t xml:space="preserve"> </w:t>
      </w:r>
      <w:proofErr w:type="spellStart"/>
      <w:r>
        <w:t>Drisse</w:t>
      </w:r>
      <w:proofErr w:type="spellEnd"/>
      <w:r>
        <w:t xml:space="preserve">, M.-N., </w:t>
      </w:r>
      <w:proofErr w:type="spellStart"/>
      <w:r>
        <w:t>Nxele</w:t>
      </w:r>
      <w:proofErr w:type="spellEnd"/>
      <w:r>
        <w:t>, T., Sly, P.D., 2014. E-Waste: A Global Hazard. Annals of Global Health 80, 286–295. doi:10.1016/j.aogh.2014.10.001</w:t>
      </w:r>
    </w:p>
    <w:p w14:paraId="0D2A113A" w14:textId="77777777" w:rsidR="004D4E70" w:rsidRDefault="004D4E70" w:rsidP="004D4E70">
      <w:proofErr w:type="spellStart"/>
      <w:r w:rsidRPr="00EF4A5E">
        <w:t>Phylipsen</w:t>
      </w:r>
      <w:proofErr w:type="spellEnd"/>
      <w:r>
        <w:t xml:space="preserve">, D., </w:t>
      </w:r>
      <w:proofErr w:type="spellStart"/>
      <w:r w:rsidRPr="00EF4A5E">
        <w:t>Voogt</w:t>
      </w:r>
      <w:proofErr w:type="spellEnd"/>
      <w:r>
        <w:t xml:space="preserve">, M.H., </w:t>
      </w:r>
      <w:proofErr w:type="spellStart"/>
      <w:r w:rsidRPr="00EF4A5E">
        <w:t>Kerssemeeckers</w:t>
      </w:r>
      <w:proofErr w:type="spellEnd"/>
      <w:r>
        <w:t xml:space="preserve">, M., </w:t>
      </w:r>
      <w:r w:rsidRPr="00EF4A5E">
        <w:t>Byers</w:t>
      </w:r>
      <w:r>
        <w:t>,</w:t>
      </w:r>
      <w:r w:rsidRPr="00EF4A5E">
        <w:t xml:space="preserve"> </w:t>
      </w:r>
      <w:r>
        <w:t xml:space="preserve">C., </w:t>
      </w:r>
      <w:proofErr w:type="spellStart"/>
      <w:r w:rsidRPr="00EF4A5E">
        <w:t>Timmers</w:t>
      </w:r>
      <w:proofErr w:type="spellEnd"/>
      <w:r>
        <w:t>,</w:t>
      </w:r>
      <w:r w:rsidRPr="00EF4A5E">
        <w:t xml:space="preserve"> </w:t>
      </w:r>
      <w:r>
        <w:t xml:space="preserve">G., </w:t>
      </w:r>
      <w:r w:rsidRPr="00EF4A5E">
        <w:t>Patel</w:t>
      </w:r>
      <w:r>
        <w:t>,</w:t>
      </w:r>
      <w:r w:rsidRPr="00EF4A5E">
        <w:t xml:space="preserve"> </w:t>
      </w:r>
      <w:r>
        <w:t xml:space="preserve">M., </w:t>
      </w:r>
      <w:r w:rsidRPr="00EF4A5E">
        <w:t>Hendriks</w:t>
      </w:r>
      <w:r>
        <w:t>,</w:t>
      </w:r>
      <w:r w:rsidRPr="00EF4A5E">
        <w:t xml:space="preserve"> </w:t>
      </w:r>
      <w:r>
        <w:t xml:space="preserve">C., </w:t>
      </w:r>
      <w:r w:rsidRPr="00EF4A5E">
        <w:t>de Beer</w:t>
      </w:r>
      <w:r>
        <w:t>,</w:t>
      </w:r>
      <w:r w:rsidRPr="00EF4A5E">
        <w:t xml:space="preserve"> </w:t>
      </w:r>
      <w:r>
        <w:t xml:space="preserve">J. 2002. </w:t>
      </w:r>
      <w:proofErr w:type="spellStart"/>
      <w:r>
        <w:t>Assesing</w:t>
      </w:r>
      <w:proofErr w:type="spellEnd"/>
      <w:r>
        <w:t xml:space="preserve"> the </w:t>
      </w:r>
      <w:proofErr w:type="spellStart"/>
      <w:r>
        <w:t>Enviornmental</w:t>
      </w:r>
      <w:proofErr w:type="spellEnd"/>
      <w:r>
        <w:t xml:space="preserve"> Potential of Clean Material Technologies. European Commission, Joint Research Centre (DG JRC), </w:t>
      </w:r>
      <w:r w:rsidRPr="00EF4A5E">
        <w:t>Institute for Pr</w:t>
      </w:r>
      <w:r>
        <w:t xml:space="preserve">ospective Technological Studies, </w:t>
      </w:r>
      <w:r w:rsidRPr="00EF4A5E">
        <w:t>European Communities, 2002</w:t>
      </w:r>
      <w:r>
        <w:t>.</w:t>
      </w:r>
    </w:p>
    <w:p w14:paraId="21E398D1" w14:textId="77777777" w:rsidR="004D4E70" w:rsidRDefault="004D4E70" w:rsidP="004D4E70">
      <w:r>
        <w:t xml:space="preserve">Pressley, P.N., </w:t>
      </w:r>
      <w:proofErr w:type="spellStart"/>
      <w:r>
        <w:t>Levis</w:t>
      </w:r>
      <w:proofErr w:type="spellEnd"/>
      <w:r>
        <w:t xml:space="preserve">, J.W., </w:t>
      </w:r>
      <w:proofErr w:type="spellStart"/>
      <w:r>
        <w:t>Damgaard</w:t>
      </w:r>
      <w:proofErr w:type="spellEnd"/>
      <w:r>
        <w:t xml:space="preserve">, A., </w:t>
      </w:r>
      <w:proofErr w:type="spellStart"/>
      <w:r>
        <w:t>Barlaz</w:t>
      </w:r>
      <w:proofErr w:type="spellEnd"/>
      <w:r>
        <w:t xml:space="preserve">, M.A., </w:t>
      </w:r>
      <w:proofErr w:type="spellStart"/>
      <w:r>
        <w:t>DeCarolis</w:t>
      </w:r>
      <w:proofErr w:type="spellEnd"/>
      <w:r>
        <w:t>, J.F., 2015. Analysis of material recovery facilities for use in life-cycle assessment. Waste Management 35, 307–317. doi:10.1016/j.wasman.2014.09.012</w:t>
      </w:r>
    </w:p>
    <w:p w14:paraId="336A4CFD" w14:textId="77777777" w:rsidR="004D4E70" w:rsidRDefault="004D4E70" w:rsidP="004D4E70">
      <w:r>
        <w:t>Randers - 2052-A global forecast, 2012.pdf, n.d.</w:t>
      </w:r>
    </w:p>
    <w:p w14:paraId="10184F31" w14:textId="77777777" w:rsidR="004D4E70" w:rsidRDefault="004D4E70" w:rsidP="004D4E70">
      <w:r>
        <w:lastRenderedPageBreak/>
        <w:t xml:space="preserve">Recycling of Waste Electronic and Electrical Equipment (WEEE) | </w:t>
      </w:r>
      <w:proofErr w:type="spellStart"/>
      <w:r>
        <w:t>ClimateTechWiki</w:t>
      </w:r>
      <w:proofErr w:type="spellEnd"/>
      <w:r>
        <w:t xml:space="preserve"> [WWW Document], n.d. URL http://www.climatetechwiki.org/node/5472 (accessed 5.6.16).</w:t>
      </w:r>
    </w:p>
    <w:p w14:paraId="0FA2D702" w14:textId="77777777" w:rsidR="004D4E70" w:rsidRDefault="004D4E70" w:rsidP="004D4E70">
      <w:r>
        <w:t>Resource Conservation | Solid Waste Management and Greenhouse Gases | U.S. EPA [WWW Document], n.d. URL http://www3.epa.gov/epawaste/conserve/tools/warm/SWMGHGreport.html (accessed 10.22.15).</w:t>
      </w:r>
    </w:p>
    <w:p w14:paraId="751F10C9" w14:textId="77777777" w:rsidR="004D4E70" w:rsidRDefault="004D4E70" w:rsidP="004D4E70">
      <w:r>
        <w:t>Resource efficiency — European Environment Agency [WWW Document], n.d. URL http://www.eea.europa.eu/soer-2015/europe/resource-efficiency#tab-related-briefings (accessed 7.20.16).</w:t>
      </w:r>
    </w:p>
    <w:p w14:paraId="43D3DD8A" w14:textId="77777777" w:rsidR="004D4E70" w:rsidRDefault="004D4E70" w:rsidP="004D4E70">
      <w:proofErr w:type="spellStart"/>
      <w:r>
        <w:t>Schrijvers</w:t>
      </w:r>
      <w:proofErr w:type="spellEnd"/>
      <w:r>
        <w:t xml:space="preserve">, D.L., </w:t>
      </w:r>
      <w:proofErr w:type="spellStart"/>
      <w:r>
        <w:t>Loubet</w:t>
      </w:r>
      <w:proofErr w:type="spellEnd"/>
      <w:r>
        <w:t xml:space="preserve">, P., </w:t>
      </w:r>
      <w:proofErr w:type="spellStart"/>
      <w:r>
        <w:t>Sonnemann</w:t>
      </w:r>
      <w:proofErr w:type="spellEnd"/>
      <w:r>
        <w:t>, G., 2016a. Critical review of guidelines against a systematic framework with regard to consistency on allocation procedures for recycling in LCA. The International Journal of Life Cycle Assessment 21, 994–1008. doi:10.1007/s11367-016-1069-x</w:t>
      </w:r>
    </w:p>
    <w:p w14:paraId="31E6CDFA" w14:textId="77777777" w:rsidR="004D4E70" w:rsidRDefault="004D4E70" w:rsidP="004D4E70">
      <w:r>
        <w:t xml:space="preserve">Sevigne </w:t>
      </w:r>
      <w:proofErr w:type="spellStart"/>
      <w:r>
        <w:t>Itoiz</w:t>
      </w:r>
      <w:proofErr w:type="spellEnd"/>
      <w:r>
        <w:t>, E. 2014. Potential savings from resources and greenhouse gas emissions from waste management: a case study of Spain in a global economy.</w:t>
      </w:r>
    </w:p>
    <w:p w14:paraId="7E78B74C" w14:textId="77777777" w:rsidR="004D4E70" w:rsidRDefault="004D4E70" w:rsidP="004D4E70">
      <w:r>
        <w:t>Smith et al - 2001 - Waste management and climate change, EU.pdf, n.d.</w:t>
      </w:r>
    </w:p>
    <w:p w14:paraId="781CE9C0" w14:textId="77777777" w:rsidR="004D4E70" w:rsidRDefault="004D4E70" w:rsidP="004D4E70">
      <w:r>
        <w:t>Solid Waste Management in Bulgaria, Croatia, Poland and Romania [WWW Document], n.d. URL https://openknowledge.worldbank.org/bitstream/handle/10986/2754/600780ESW0WHIT0and0candidates0FINAL.pdf?sequence=1 (accessed 4.23.15).</w:t>
      </w:r>
    </w:p>
    <w:p w14:paraId="0840506E" w14:textId="77777777" w:rsidR="004D4E70" w:rsidRDefault="004D4E70" w:rsidP="004D4E70">
      <w:r>
        <w:t>Solid waste management in European countries: A review of systems analysis techniques [WWW Document], n.d. URL http://www.sciencedirect.com.proxy.lib.sfu.ca/science/article/pii/S0301479710004275/pdfft?md5=910b08bef4c3f85ca76b0391c4d752fa&amp;pid=1-s2.0-S0301479710004275-main.pdf (accessed 4.23.15).</w:t>
      </w:r>
    </w:p>
    <w:p w14:paraId="265A522C" w14:textId="77777777" w:rsidR="004D4E70" w:rsidRDefault="004D4E70" w:rsidP="004D4E70">
      <w:r>
        <w:t>U.S. National C&amp;D Gate Rates - Landfills [WWW Document], n.d. URL http://www.envirobiz.com/US-national-MSW-gate-rates-landfills.html (accessed 10.31.16).</w:t>
      </w:r>
    </w:p>
    <w:p w14:paraId="720F1D06" w14:textId="77777777" w:rsidR="004D4E70" w:rsidRDefault="004D4E70" w:rsidP="004D4E70">
      <w:r>
        <w:t xml:space="preserve">UNEP (Ed.), 2013. Metal recycling: opportunities, limits, infrastructure: this is report 2b of the Global Metal Flows Working Group of the International Resource Panel of UNEP. United Nations Environment </w:t>
      </w:r>
      <w:proofErr w:type="spellStart"/>
      <w:r>
        <w:t>Programme</w:t>
      </w:r>
      <w:proofErr w:type="spellEnd"/>
      <w:r>
        <w:t>, Nairobi, Kenya.</w:t>
      </w:r>
    </w:p>
    <w:p w14:paraId="48D9747A" w14:textId="77777777" w:rsidR="004D4E70" w:rsidRDefault="004D4E70" w:rsidP="004D4E70">
      <w:r>
        <w:t>UNEP, 2015. Global Waste Management Outlook. UNEP.</w:t>
      </w:r>
    </w:p>
    <w:p w14:paraId="59564B8E" w14:textId="77777777" w:rsidR="004D4E70" w:rsidRDefault="004D4E70" w:rsidP="004D4E70">
      <w:r>
        <w:t>UNEP: Holistic Waste Management Can Cut GHG Emissions 20% Annually - Chemicals and Wastes Policy &amp; Practice [WWW Document], n.d. URL http://chemicals-l.iisd.org/news/unep-holistic-waste-management-can-cut-ghg-emissions-20-annually/ (accessed 10.7.15).</w:t>
      </w:r>
    </w:p>
    <w:p w14:paraId="5E9D5B41" w14:textId="77777777" w:rsidR="004D4E70" w:rsidRDefault="004D4E70" w:rsidP="004D4E70">
      <w:r>
        <w:t xml:space="preserve">United Nations Human Settlements </w:t>
      </w:r>
      <w:proofErr w:type="spellStart"/>
      <w:r>
        <w:t>Programme</w:t>
      </w:r>
      <w:proofErr w:type="spellEnd"/>
      <w:r>
        <w:t xml:space="preserve"> (Ed.), 2010. Solid waste management in the world’s cities: water and sanitation in the world’s cities 2010. UN-HABITAT/Earthscan, London ; Washington, DC.</w:t>
      </w:r>
    </w:p>
    <w:p w14:paraId="55C2B031" w14:textId="77777777" w:rsidR="004D4E70" w:rsidRDefault="004D4E70" w:rsidP="004D4E70">
      <w:r>
        <w:lastRenderedPageBreak/>
        <w:t xml:space="preserve">Van Brunt, </w:t>
      </w:r>
      <w:proofErr w:type="spellStart"/>
      <w:r>
        <w:t>Bahor</w:t>
      </w:r>
      <w:proofErr w:type="spellEnd"/>
      <w:r>
        <w:t>, B., 2011. Global Energy and Greenhouse Gas Savings through Waste Management.</w:t>
      </w:r>
    </w:p>
    <w:p w14:paraId="28EE3100" w14:textId="77777777" w:rsidR="004D4E70" w:rsidRDefault="004D4E70" w:rsidP="004D4E70">
      <w:r>
        <w:t xml:space="preserve">Van </w:t>
      </w:r>
      <w:proofErr w:type="spellStart"/>
      <w:r>
        <w:t>Haaren</w:t>
      </w:r>
      <w:proofErr w:type="spellEnd"/>
      <w:r>
        <w:t xml:space="preserve">, R., </w:t>
      </w:r>
      <w:proofErr w:type="spellStart"/>
      <w:r>
        <w:t>Themelis</w:t>
      </w:r>
      <w:proofErr w:type="spellEnd"/>
      <w:r>
        <w:t xml:space="preserve">, N., Goldstein, N., 2010. The state of garbage in America. </w:t>
      </w:r>
      <w:proofErr w:type="spellStart"/>
      <w:r>
        <w:t>BioCycle</w:t>
      </w:r>
      <w:proofErr w:type="spellEnd"/>
      <w:r>
        <w:t xml:space="preserve"> 51, 16–23.</w:t>
      </w:r>
    </w:p>
    <w:p w14:paraId="54DAA7BD" w14:textId="77777777" w:rsidR="004D4E70" w:rsidRDefault="004D4E70" w:rsidP="004D4E70">
      <w:r>
        <w:t>Vancouver, Washington Community Greenhouse Gas Inventory - 2099 [WWW Document], n.d. URL http://www.beavertonoregon.gov/DocumentCenter/Home/View/2099 (accessed 10.11.15).</w:t>
      </w:r>
    </w:p>
    <w:p w14:paraId="6361D639" w14:textId="77777777" w:rsidR="004D4E70" w:rsidRDefault="004D4E70" w:rsidP="004D4E70">
      <w:r>
        <w:t xml:space="preserve">Vanegas, P., </w:t>
      </w:r>
      <w:proofErr w:type="spellStart"/>
      <w:r>
        <w:t>Peeters</w:t>
      </w:r>
      <w:proofErr w:type="spellEnd"/>
      <w:r>
        <w:t xml:space="preserve">, J.R., </w:t>
      </w:r>
      <w:proofErr w:type="spellStart"/>
      <w:r>
        <w:t>Plessers</w:t>
      </w:r>
      <w:proofErr w:type="spellEnd"/>
      <w:r>
        <w:t xml:space="preserve">, F., </w:t>
      </w:r>
      <w:proofErr w:type="spellStart"/>
      <w:r>
        <w:t>Cattrysse</w:t>
      </w:r>
      <w:proofErr w:type="spellEnd"/>
      <w:r>
        <w:t xml:space="preserve">, D., </w:t>
      </w:r>
      <w:proofErr w:type="spellStart"/>
      <w:r>
        <w:t>Duflou</w:t>
      </w:r>
      <w:proofErr w:type="spellEnd"/>
      <w:r>
        <w:t>, J.R., 2014. Synergizing Industrialized and Developing Countries to Improve Resource Recovery for e–waste: Case Study Belgium–Kenya. Procedia CIRP 15, 283–288. doi:10.1016/j.procir.2014.06.089</w:t>
      </w:r>
    </w:p>
    <w:p w14:paraId="3B643D5F" w14:textId="77777777" w:rsidR="004D4E70" w:rsidRDefault="004D4E70" w:rsidP="004D4E70">
      <w:r>
        <w:t xml:space="preserve">Vergara, S.E., </w:t>
      </w:r>
      <w:proofErr w:type="spellStart"/>
      <w:r>
        <w:t>Tchobanoglous</w:t>
      </w:r>
      <w:proofErr w:type="spellEnd"/>
      <w:r>
        <w:t>, G., 2012. Municipal Solid Waste and the Environment: A Global Perspective. Annual Review of Environment and Resources 37, 277–309. doi:10.1146/annurev-environ-050511-122532</w:t>
      </w:r>
    </w:p>
    <w:p w14:paraId="0F93383C" w14:textId="77777777" w:rsidR="004D4E70" w:rsidRDefault="004D4E70" w:rsidP="004D4E70">
      <w:r>
        <w:t>Waste — European Environment Agency [WWW Document], n.d. URL http://www.eea.europa.eu/soer-2015/europe/waste (accessed 7.19.16).</w:t>
      </w:r>
    </w:p>
    <w:p w14:paraId="1DE11DA8" w14:textId="77777777" w:rsidR="004D4E70" w:rsidRDefault="004D4E70" w:rsidP="004D4E70">
      <w:r>
        <w:t>Waste Atlas - Interactive map with visualized waste management data [WWW Document], n.d. URL http://www.atlas.d-waste.com/ (accessed 7.18.16).</w:t>
      </w:r>
    </w:p>
    <w:p w14:paraId="603B70EC" w14:textId="77777777" w:rsidR="004D4E70" w:rsidRDefault="004D4E70" w:rsidP="004D4E70">
      <w:r>
        <w:t xml:space="preserve">Waste management: increased recycling of products, components and materials | </w:t>
      </w:r>
      <w:proofErr w:type="spellStart"/>
      <w:r>
        <w:t>ClimateTechWiki</w:t>
      </w:r>
      <w:proofErr w:type="spellEnd"/>
      <w:r>
        <w:t xml:space="preserve"> [WWW Document], n.d. URL http://www.climatetechwiki.org/technology/recycl (accessed 5.6.16).</w:t>
      </w:r>
    </w:p>
    <w:p w14:paraId="63680518" w14:textId="77777777" w:rsidR="004D4E70" w:rsidRDefault="004D4E70" w:rsidP="004D4E70">
      <w:proofErr w:type="spellStart"/>
      <w:r>
        <w:t>Weizsäcker</w:t>
      </w:r>
      <w:proofErr w:type="spellEnd"/>
      <w:r>
        <w:t xml:space="preserve">, E.U. von, </w:t>
      </w:r>
      <w:proofErr w:type="spellStart"/>
      <w:r>
        <w:t>Aloisi</w:t>
      </w:r>
      <w:proofErr w:type="spellEnd"/>
      <w:r>
        <w:t xml:space="preserve"> de </w:t>
      </w:r>
      <w:proofErr w:type="spellStart"/>
      <w:r>
        <w:t>Larderel</w:t>
      </w:r>
      <w:proofErr w:type="spellEnd"/>
      <w:r>
        <w:t xml:space="preserve">, J., </w:t>
      </w:r>
      <w:proofErr w:type="spellStart"/>
      <w:r>
        <w:t>Hargroves</w:t>
      </w:r>
      <w:proofErr w:type="spellEnd"/>
      <w:r>
        <w:t xml:space="preserve">, K., Hudson, C., Smith, M.H., </w:t>
      </w:r>
      <w:proofErr w:type="spellStart"/>
      <w:r>
        <w:t>Enríquez</w:t>
      </w:r>
      <w:proofErr w:type="spellEnd"/>
      <w:r>
        <w:t xml:space="preserve">, M.A., United Nations Environment </w:t>
      </w:r>
      <w:proofErr w:type="spellStart"/>
      <w:r>
        <w:t>Programme</w:t>
      </w:r>
      <w:proofErr w:type="spellEnd"/>
      <w:r>
        <w:t>, International Resource Panel, Working Group on Decoupling, 2014. Decoupling 2: technologies, opportunities and policy options.</w:t>
      </w:r>
    </w:p>
    <w:p w14:paraId="2898511F" w14:textId="77777777" w:rsidR="004D4E70" w:rsidRDefault="004D4E70" w:rsidP="004D4E70">
      <w:r>
        <w:t xml:space="preserve">Wilson, D.C., </w:t>
      </w:r>
      <w:proofErr w:type="spellStart"/>
      <w:r>
        <w:t>Rodic</w:t>
      </w:r>
      <w:proofErr w:type="spellEnd"/>
      <w:r>
        <w:t xml:space="preserve">, L., </w:t>
      </w:r>
      <w:proofErr w:type="spellStart"/>
      <w:r>
        <w:t>Scheinberg</w:t>
      </w:r>
      <w:proofErr w:type="spellEnd"/>
      <w:r>
        <w:t xml:space="preserve">, A., </w:t>
      </w:r>
      <w:proofErr w:type="spellStart"/>
      <w:r>
        <w:t>Velis</w:t>
      </w:r>
      <w:proofErr w:type="spellEnd"/>
      <w:r>
        <w:t>, C.A., Alabaster, G., 2012. Comparative analysis of solid waste management in 20 cities. Waste Management &amp; Research 30, 237–254.</w:t>
      </w:r>
    </w:p>
    <w:p w14:paraId="766CDF36" w14:textId="77777777" w:rsidR="004D4E70" w:rsidRDefault="004D4E70" w:rsidP="004D4E70">
      <w:r>
        <w:t>Word Steel - 20116 - Word Steel in Figures 2016.pdf, n.d.</w:t>
      </w:r>
    </w:p>
    <w:p w14:paraId="49BC095C" w14:textId="77777777" w:rsidR="004D4E70" w:rsidRDefault="004D4E70" w:rsidP="004D4E70">
      <w:r>
        <w:t>World Steel - 2014 - Fact Sheet-Steel and raw materials.pdf, n.d.</w:t>
      </w:r>
    </w:p>
    <w:p w14:paraId="4DBFFA3E" w14:textId="77777777" w:rsidR="004D4E70" w:rsidRDefault="004D4E70" w:rsidP="004D4E70">
      <w:r>
        <w:t>Zaman, A.U., 2016. A comprehensive study of the environmental and economic benefits of resource recovery from global waste management systems. Journal of Cleaner Production 124, 41–50. doi:10.1016/j.jclepro.2016.02.086</w:t>
      </w:r>
    </w:p>
    <w:p w14:paraId="58F004F9" w14:textId="77777777" w:rsidR="004D4E70" w:rsidRDefault="004D4E70" w:rsidP="004D4E70">
      <w:r>
        <w:t xml:space="preserve">Zhang, D.Q., Tan, S.K., </w:t>
      </w:r>
      <w:proofErr w:type="spellStart"/>
      <w:r>
        <w:t>Gersberg</w:t>
      </w:r>
      <w:proofErr w:type="spellEnd"/>
      <w:r>
        <w:t>, R.M., 2010a. Municipal solid waste management in China: Status, problems and challenges. Journal of Environmental Management, Elsevier Ltd. doi:10.1016/j.jenvman.2010.03.012</w:t>
      </w:r>
    </w:p>
    <w:p w14:paraId="0AFBA63E" w14:textId="77777777" w:rsidR="004D4E70" w:rsidRDefault="004D4E70" w:rsidP="004D4E70">
      <w:r>
        <w:lastRenderedPageBreak/>
        <w:t xml:space="preserve">Zink, T., Geyer, R., </w:t>
      </w:r>
      <w:proofErr w:type="spellStart"/>
      <w:r>
        <w:t>Startz</w:t>
      </w:r>
      <w:proofErr w:type="spellEnd"/>
      <w:r>
        <w:t>, R., 2016. A Market-Based Framework for Quantifying Displaced Production from Recycling or Reuse: Market-Based Framework for Quantifying Displaced Production. Journal of Industrial Ecology 20, 719–729. doi:10.1111/jiec.12317</w:t>
      </w:r>
    </w:p>
    <w:p w14:paraId="02EABFF3" w14:textId="6F23F628" w:rsidR="006745FF" w:rsidRPr="003A0234" w:rsidRDefault="006745FF" w:rsidP="005575BC">
      <w:pPr>
        <w:pStyle w:val="Heading1"/>
      </w:pPr>
      <w:bookmarkStart w:id="566" w:name="_Toc18536894"/>
      <w:r w:rsidRPr="00BB79D6">
        <w:t>Glossary</w:t>
      </w:r>
      <w:bookmarkEnd w:id="566"/>
    </w:p>
    <w:p w14:paraId="02D27B4A" w14:textId="77777777" w:rsidR="006745FF" w:rsidRPr="00BB79D6" w:rsidRDefault="006745FF" w:rsidP="00996E91">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996E91">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996E91">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 xml:space="preserve">PDS </w:t>
      </w:r>
      <w:proofErr w:type="gramStart"/>
      <w:r w:rsidRPr="00BB79D6">
        <w:rPr>
          <w:b/>
        </w:rPr>
        <w:t>Scenario</w:t>
      </w:r>
      <w:r w:rsidRPr="00BB79D6">
        <w:t>, and</w:t>
      </w:r>
      <w:proofErr w:type="gramEnd"/>
      <w:r w:rsidRPr="00BB79D6">
        <w:t xml:space="preserve">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996E91">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996E91">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996E91">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996E91">
      <w:r w:rsidRPr="00BB79D6">
        <w:rPr>
          <w:b/>
        </w:rPr>
        <w:lastRenderedPageBreak/>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996E91">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996E91">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996E91">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t>
      </w:r>
      <w:proofErr w:type="gramStart"/>
      <w:r w:rsidRPr="00BB79D6">
        <w:t>watt-hours</w:t>
      </w:r>
      <w:proofErr w:type="gramEnd"/>
      <w:r w:rsidRPr="00BB79D6">
        <w:t xml:space="preserve"> of electricity and high speed rail provides billions of passenger-km of mobility.</w:t>
      </w:r>
    </w:p>
    <w:p w14:paraId="40F3C0D9" w14:textId="77777777" w:rsidR="006745FF" w:rsidRPr="00BB79D6" w:rsidRDefault="006745FF" w:rsidP="00996E91">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996E91">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996E91">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996E91">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w:t>
      </w:r>
      <w:r w:rsidRPr="00BB79D6">
        <w:lastRenderedPageBreak/>
        <w:t xml:space="preserve">and quality improve, and waste is reduced. The model has a tool for calculating how costs change due to learning. A 2% learning rate means that the cost of producing a </w:t>
      </w:r>
      <w:proofErr w:type="gramStart"/>
      <w:r w:rsidRPr="00BB79D6">
        <w:rPr>
          <w:i/>
        </w:rPr>
        <w:t>good</w:t>
      </w:r>
      <w:r w:rsidRPr="00BB79D6">
        <w:t xml:space="preserve"> drops</w:t>
      </w:r>
      <w:proofErr w:type="gramEnd"/>
      <w:r w:rsidRPr="00BB79D6">
        <w:t xml:space="preserve"> by 2% every time total production doubles.</w:t>
      </w:r>
    </w:p>
    <w:p w14:paraId="77507D03" w14:textId="77777777" w:rsidR="006745FF" w:rsidRPr="00BB79D6" w:rsidRDefault="006745FF" w:rsidP="00996E91">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w:t>
      </w:r>
      <w:proofErr w:type="spellStart"/>
      <w:r w:rsidRPr="00BB79D6">
        <w:t>TWh</w:t>
      </w:r>
      <w:proofErr w:type="spellEnd"/>
      <w:r w:rsidRPr="00BB79D6">
        <w:t xml:space="preserve">)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996E91">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996E91">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996E91">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996E91">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996E91">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996E91">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996E91">
      <w:r w:rsidRPr="00BB79D6">
        <w:rPr>
          <w:b/>
        </w:rPr>
        <w:lastRenderedPageBreak/>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996E91">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77777777" w:rsidR="006745FF" w:rsidRPr="00BB79D6" w:rsidRDefault="006745FF" w:rsidP="00996E91">
      <w:r w:rsidRPr="00BB79D6">
        <w:rPr>
          <w:b/>
        </w:rPr>
        <w:t>PDS/ Project Drawdown Scenario</w:t>
      </w:r>
      <w:r w:rsidRPr="00BB79D6">
        <w:t xml:space="preserve"> – this is the high growth scenario for adoption of the solution</w:t>
      </w:r>
    </w:p>
    <w:p w14:paraId="6F8267F5" w14:textId="77777777" w:rsidR="006745FF" w:rsidRPr="00BB79D6" w:rsidRDefault="006745FF" w:rsidP="00996E91">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996E91">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996E91">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996E91">
      <w:pPr>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sidP="00996E91">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F5BB871" w14:textId="72C4543A" w:rsidR="001759D2" w:rsidRDefault="001759D2" w:rsidP="00996E91">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rsidP="00996E91"/>
    <w:p w14:paraId="06D9A50A" w14:textId="7CBFC779" w:rsidR="006745FF" w:rsidRPr="00BB79D6" w:rsidRDefault="006745FF" w:rsidP="00996E91">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996E91">
      <w:pPr>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EB247F">
      <w:proofErr w:type="spellStart"/>
      <w:r w:rsidRPr="00BB79D6">
        <w:rPr>
          <w:b/>
        </w:rPr>
        <w:lastRenderedPageBreak/>
        <w:t>TWh</w:t>
      </w:r>
      <w:proofErr w:type="spellEnd"/>
      <w:r w:rsidRPr="00BB79D6">
        <w:rPr>
          <w:b/>
        </w:rPr>
        <w:t>/ Terawatt-hour</w:t>
      </w:r>
      <w:r w:rsidRPr="00BB79D6">
        <w:t xml:space="preserve"> – A unit of energy equal to 1 billion kilowatt-hours</w:t>
      </w:r>
    </w:p>
    <w:sectPr w:rsidR="006745FF" w:rsidRPr="00996E91">
      <w:footerReference w:type="default" r:id="rId3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2" w:author="Kevin Bayuk" w:date="2019-09-04T01:17:00Z" w:initials="KB">
    <w:p w14:paraId="533238D9" w14:textId="48BBC97A" w:rsidR="00B15F3C" w:rsidRDefault="00B15F3C">
      <w:pPr>
        <w:pStyle w:val="CommentText"/>
      </w:pPr>
      <w:r>
        <w:rPr>
          <w:rStyle w:val="CommentReference"/>
        </w:rPr>
        <w:annotationRef/>
      </w:r>
    </w:p>
  </w:comment>
  <w:comment w:id="234" w:author="Miranda Gorman" w:date="2020-06-02T14:12:00Z" w:initials="MG">
    <w:p w14:paraId="11972C36" w14:textId="7DEAEFF6" w:rsidR="00B15F3C" w:rsidRDefault="00B15F3C">
      <w:pPr>
        <w:pStyle w:val="CommentText"/>
      </w:pPr>
      <w:r>
        <w:rPr>
          <w:rStyle w:val="CommentReference"/>
        </w:rPr>
        <w:annotationRef/>
      </w:r>
      <w:r>
        <w:t>Is this something the model does? I think this may be outside the scope of this model</w:t>
      </w:r>
    </w:p>
  </w:comment>
  <w:comment w:id="235" w:author="Miranda Gorman" w:date="2020-06-02T14:13:00Z" w:initials="MG">
    <w:p w14:paraId="3904B418" w14:textId="024C3C37" w:rsidR="00B15F3C" w:rsidRDefault="00B15F3C">
      <w:pPr>
        <w:pStyle w:val="CommentText"/>
      </w:pPr>
      <w:r>
        <w:rPr>
          <w:rStyle w:val="CommentReference"/>
        </w:rPr>
        <w:annotationRef/>
      </w:r>
      <w:r>
        <w:t>This solution models formal recycling facilities, though, so is this really an advantage?</w:t>
      </w:r>
    </w:p>
  </w:comment>
  <w:comment w:id="247" w:author="Miranda Gorman" w:date="2020-06-02T14:15:00Z" w:initials="MG">
    <w:p w14:paraId="71B78118" w14:textId="31C11D87" w:rsidR="00B15F3C" w:rsidRDefault="00B15F3C">
      <w:pPr>
        <w:pStyle w:val="CommentText"/>
      </w:pPr>
      <w:r>
        <w:rPr>
          <w:rStyle w:val="CommentReference"/>
        </w:rPr>
        <w:annotationRef/>
      </w:r>
      <w:r>
        <w:t>Verify? Source?</w:t>
      </w:r>
    </w:p>
  </w:comment>
  <w:comment w:id="273" w:author="Miranda Gorman" w:date="2020-06-02T14:18:00Z" w:initials="MG">
    <w:p w14:paraId="75833C26" w14:textId="4209789A" w:rsidR="00B15F3C" w:rsidRDefault="00B15F3C">
      <w:pPr>
        <w:pStyle w:val="CommentText"/>
      </w:pPr>
      <w:r>
        <w:rPr>
          <w:rStyle w:val="CommentReference"/>
        </w:rPr>
        <w:annotationRef/>
      </w:r>
      <w:r>
        <w:t xml:space="preserve">Review after updating model </w:t>
      </w:r>
    </w:p>
  </w:comment>
  <w:comment w:id="313" w:author="Miranda Gorman" w:date="2020-06-02T14:40:00Z" w:initials="MG">
    <w:p w14:paraId="7DB4688F" w14:textId="36E34632" w:rsidR="00B15F3C" w:rsidRDefault="00B15F3C">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3238D9" w15:done="1"/>
  <w15:commentEx w15:paraId="11972C36" w15:done="0"/>
  <w15:commentEx w15:paraId="3904B418" w15:done="0"/>
  <w15:commentEx w15:paraId="71B78118" w15:done="0"/>
  <w15:commentEx w15:paraId="75833C26" w15:done="0"/>
  <w15:commentEx w15:paraId="7DB468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DCEB" w16cex:dateUtc="2020-06-02T21:12:00Z"/>
  <w16cex:commentExtensible w16cex:durableId="2280DD0E" w16cex:dateUtc="2020-06-02T21:13:00Z"/>
  <w16cex:commentExtensible w16cex:durableId="2280DD80" w16cex:dateUtc="2020-06-02T21:15:00Z"/>
  <w16cex:commentExtensible w16cex:durableId="2280DE4D" w16cex:dateUtc="2020-06-02T21:18:00Z"/>
  <w16cex:commentExtensible w16cex:durableId="2280E363" w16cex:dateUtc="2020-06-02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3238D9" w16cid:durableId="21198F47"/>
  <w16cid:commentId w16cid:paraId="11972C36" w16cid:durableId="2280DCEB"/>
  <w16cid:commentId w16cid:paraId="3904B418" w16cid:durableId="2280DD0E"/>
  <w16cid:commentId w16cid:paraId="71B78118" w16cid:durableId="2280DD80"/>
  <w16cid:commentId w16cid:paraId="75833C26" w16cid:durableId="2280DE4D"/>
  <w16cid:commentId w16cid:paraId="7DB4688F" w16cid:durableId="2280E3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D1702" w14:textId="77777777" w:rsidR="00C40C7A" w:rsidRDefault="00C40C7A" w:rsidP="00D26F59">
      <w:pPr>
        <w:spacing w:after="0"/>
      </w:pPr>
      <w:r>
        <w:separator/>
      </w:r>
    </w:p>
  </w:endnote>
  <w:endnote w:type="continuationSeparator" w:id="0">
    <w:p w14:paraId="1EDDC474" w14:textId="77777777" w:rsidR="00C40C7A" w:rsidRDefault="00C40C7A"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A3409" w14:textId="77777777" w:rsidR="00B15F3C" w:rsidRDefault="00B15F3C"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B15F3C" w:rsidRDefault="00B15F3C"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AE7D4" w14:textId="087E5F1B" w:rsidR="00B15F3C" w:rsidRPr="00F26176" w:rsidRDefault="00B15F3C"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495FF" w14:textId="77777777" w:rsidR="00B15F3C" w:rsidRPr="00F26176" w:rsidRDefault="00B15F3C"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D572E" w14:textId="77777777" w:rsidR="00C40C7A" w:rsidRDefault="00C40C7A" w:rsidP="00D26F59">
      <w:pPr>
        <w:spacing w:after="0"/>
      </w:pPr>
      <w:r>
        <w:separator/>
      </w:r>
    </w:p>
  </w:footnote>
  <w:footnote w:type="continuationSeparator" w:id="0">
    <w:p w14:paraId="7E19CFA7" w14:textId="77777777" w:rsidR="00C40C7A" w:rsidRDefault="00C40C7A" w:rsidP="00D26F59">
      <w:pPr>
        <w:spacing w:after="0"/>
      </w:pPr>
      <w:r>
        <w:continuationSeparator/>
      </w:r>
    </w:p>
  </w:footnote>
  <w:footnote w:id="1">
    <w:p w14:paraId="4B5BDECD" w14:textId="77777777" w:rsidR="00B15F3C" w:rsidRPr="007475AA" w:rsidRDefault="00B15F3C" w:rsidP="0059467A">
      <w:pPr>
        <w:pStyle w:val="FootnoteText"/>
        <w:rPr>
          <w:lang w:val="hr-HR"/>
        </w:rPr>
      </w:pPr>
      <w:r>
        <w:rPr>
          <w:rStyle w:val="FootnoteReference"/>
        </w:rPr>
        <w:footnoteRef/>
      </w:r>
      <w:r>
        <w:t xml:space="preserve"> Filho</w:t>
      </w:r>
      <w:r w:rsidRPr="007475AA">
        <w:t xml:space="preserve">, </w:t>
      </w:r>
      <w:r>
        <w:t xml:space="preserve">W. L., Will, M. Waste Management. In: </w:t>
      </w:r>
      <w:r w:rsidRPr="007475AA">
        <w:t>Encyclopedia of Corporate Social Responsibility</w:t>
      </w:r>
      <w:r>
        <w:t xml:space="preserve">. </w:t>
      </w:r>
      <w:r w:rsidRPr="007475AA">
        <w:t xml:space="preserve">Idowu, </w:t>
      </w:r>
      <w:r>
        <w:t>M.</w:t>
      </w:r>
      <w:r w:rsidRPr="007475AA">
        <w:t xml:space="preserve"> W</w:t>
      </w:r>
      <w:r>
        <w:t>.,</w:t>
      </w:r>
      <w:r w:rsidRPr="007475AA">
        <w:t xml:space="preserve"> Samuel</w:t>
      </w:r>
      <w:r>
        <w:t>,</w:t>
      </w:r>
      <w:r w:rsidRPr="007475AA">
        <w:t xml:space="preserve"> O.</w:t>
      </w:r>
      <w:r>
        <w:t>, Capaldi, N., Zu, L.,</w:t>
      </w:r>
      <w:r w:rsidRPr="007475AA">
        <w:t xml:space="preserve"> Gupta, A</w:t>
      </w:r>
      <w:r>
        <w:t>. (ed.).</w:t>
      </w:r>
    </w:p>
  </w:footnote>
  <w:footnote w:id="2">
    <w:p w14:paraId="1E7F33F8" w14:textId="77777777" w:rsidR="00B15F3C" w:rsidRPr="003E55A8" w:rsidRDefault="00B15F3C" w:rsidP="0059467A">
      <w:pPr>
        <w:pStyle w:val="FootnoteText"/>
        <w:rPr>
          <w:lang w:val="hr-HR"/>
        </w:rPr>
      </w:pPr>
      <w:r>
        <w:rPr>
          <w:rStyle w:val="FootnoteReference"/>
        </w:rPr>
        <w:footnoteRef/>
      </w:r>
      <w:r>
        <w:t xml:space="preserve"> Wilson,</w:t>
      </w:r>
      <w:r w:rsidRPr="003E55A8">
        <w:t xml:space="preserve"> </w:t>
      </w:r>
      <w:r>
        <w:t xml:space="preserve">D. C., </w:t>
      </w:r>
      <w:proofErr w:type="spellStart"/>
      <w:r>
        <w:t>Rodic</w:t>
      </w:r>
      <w:proofErr w:type="spellEnd"/>
      <w:r>
        <w:t xml:space="preserve">, </w:t>
      </w:r>
      <w:proofErr w:type="spellStart"/>
      <w:r>
        <w:t>Lj</w:t>
      </w:r>
      <w:proofErr w:type="spellEnd"/>
      <w:r>
        <w:t xml:space="preserve">., </w:t>
      </w:r>
      <w:proofErr w:type="spellStart"/>
      <w:r>
        <w:t>Scheinberg</w:t>
      </w:r>
      <w:proofErr w:type="spellEnd"/>
      <w:r>
        <w:t xml:space="preserve">, A., </w:t>
      </w:r>
      <w:proofErr w:type="spellStart"/>
      <w:r>
        <w:t>Velis</w:t>
      </w:r>
      <w:proofErr w:type="spellEnd"/>
      <w:r>
        <w:t>, C. A., Alabaster, G. Comparative analysis of solid waste management in 20 cities. Waste Management &amp; Research. 30(3):237-254, 2012.</w:t>
      </w:r>
    </w:p>
  </w:footnote>
  <w:footnote w:id="3">
    <w:p w14:paraId="10F96E3D" w14:textId="77777777" w:rsidR="00B15F3C" w:rsidRDefault="00B15F3C" w:rsidP="0059467A">
      <w:pPr>
        <w:pStyle w:val="FootnoteText"/>
      </w:pPr>
      <w:r>
        <w:rPr>
          <w:rStyle w:val="FootnoteReference"/>
        </w:rPr>
        <w:footnoteRef/>
      </w:r>
      <w:r>
        <w:t xml:space="preserve"> </w:t>
      </w:r>
      <w:r w:rsidRPr="00871601">
        <w:t>https://www3.epa.gov/climatechange/climate-change-waste/life-cycle-diagram.html</w:t>
      </w:r>
    </w:p>
  </w:footnote>
  <w:footnote w:id="4">
    <w:p w14:paraId="4C06D607" w14:textId="77777777" w:rsidR="00B15F3C" w:rsidRDefault="00B15F3C" w:rsidP="0059467A">
      <w:pPr>
        <w:pStyle w:val="FootnoteText"/>
      </w:pPr>
      <w:r>
        <w:rPr>
          <w:rStyle w:val="FootnoteReference"/>
        </w:rPr>
        <w:footnoteRef/>
      </w:r>
      <w:r>
        <w:t xml:space="preserve"> </w:t>
      </w:r>
      <w:proofErr w:type="spellStart"/>
      <w:r w:rsidRPr="00062095">
        <w:t>Kassim</w:t>
      </w:r>
      <w:proofErr w:type="spellEnd"/>
      <w:r w:rsidRPr="00062095">
        <w:t xml:space="preserve">, S. M. The Importance of Recycling in Solid Waste Management. </w:t>
      </w:r>
      <w:proofErr w:type="spellStart"/>
      <w:r w:rsidRPr="00062095">
        <w:t>Macromol</w:t>
      </w:r>
      <w:proofErr w:type="spellEnd"/>
      <w:r w:rsidRPr="00062095">
        <w:t xml:space="preserve">. </w:t>
      </w:r>
      <w:proofErr w:type="spellStart"/>
      <w:r w:rsidRPr="00062095">
        <w:t>Symp</w:t>
      </w:r>
      <w:proofErr w:type="spellEnd"/>
      <w:r w:rsidRPr="00062095">
        <w:t>. 2012, 320, 43–49.</w:t>
      </w:r>
    </w:p>
  </w:footnote>
  <w:footnote w:id="5">
    <w:p w14:paraId="3D4DA967" w14:textId="77777777" w:rsidR="00B15F3C" w:rsidRDefault="00B15F3C" w:rsidP="0059467A">
      <w:pPr>
        <w:pStyle w:val="FootnoteText"/>
      </w:pPr>
      <w:r>
        <w:rPr>
          <w:rStyle w:val="FootnoteReference"/>
        </w:rPr>
        <w:footnoteRef/>
      </w:r>
      <w:r>
        <w:t xml:space="preserve"> </w:t>
      </w:r>
      <w:proofErr w:type="spellStart"/>
      <w:r w:rsidRPr="003D2439">
        <w:t>Hoornweg</w:t>
      </w:r>
      <w:proofErr w:type="spellEnd"/>
      <w:r w:rsidRPr="003D2439">
        <w:t xml:space="preserve">, D., </w:t>
      </w:r>
      <w:proofErr w:type="spellStart"/>
      <w:r w:rsidRPr="003D2439">
        <w:t>Bhada</w:t>
      </w:r>
      <w:proofErr w:type="spellEnd"/>
      <w:r w:rsidRPr="003D2439">
        <w:t xml:space="preserve">-Tata, P., </w:t>
      </w:r>
      <w:r>
        <w:t>What a waste: A</w:t>
      </w:r>
      <w:r w:rsidRPr="003D2439">
        <w:t xml:space="preserve"> global r</w:t>
      </w:r>
      <w:r>
        <w:t>eview of solid waste management.</w:t>
      </w:r>
      <w:r w:rsidRPr="003D2439">
        <w:t xml:space="preserve"> World Bank, Washington DC. </w:t>
      </w:r>
      <w:r>
        <w:t>2012.</w:t>
      </w:r>
    </w:p>
  </w:footnote>
  <w:footnote w:id="6">
    <w:p w14:paraId="6768AC9B" w14:textId="77777777" w:rsidR="00B15F3C" w:rsidRDefault="00B15F3C" w:rsidP="0059467A">
      <w:pPr>
        <w:pStyle w:val="FootnoteText"/>
      </w:pPr>
      <w:r>
        <w:rPr>
          <w:rStyle w:val="FootnoteReference"/>
        </w:rPr>
        <w:footnoteRef/>
      </w:r>
      <w:r>
        <w:t xml:space="preserve"> EC. 2008. Directive 2008/98/EC of the European Parliament and of the Council of 19 November 2008 on waste and repealing certain Directives. Official Journal of the European Communities, L312, 51, 3–30. Available at: http://eur-lex.europa.eu/JOHtml.do?uri=OJ:L:2008:312:SOM:EN:HTML.</w:t>
      </w:r>
    </w:p>
  </w:footnote>
  <w:footnote w:id="7">
    <w:p w14:paraId="35B2AE7F" w14:textId="77777777" w:rsidR="00B15F3C" w:rsidRDefault="00B15F3C" w:rsidP="0059467A">
      <w:pPr>
        <w:pStyle w:val="FootnoteText"/>
      </w:pPr>
      <w:r>
        <w:rPr>
          <w:rStyle w:val="FootnoteReference"/>
        </w:rPr>
        <w:footnoteRef/>
      </w:r>
      <w:r>
        <w:t xml:space="preserve"> </w:t>
      </w:r>
      <w:r w:rsidRPr="005A6F9B">
        <w:t>Kawai, K., Tasaki, T. 2016. Revisiting estimates of municipal solid waste generation p</w:t>
      </w:r>
      <w:r>
        <w:t>er capita and their reliability.</w:t>
      </w:r>
      <w:r w:rsidRPr="005A6F9B">
        <w:t xml:space="preserve"> Mater Cycles Waste Manag</w:t>
      </w:r>
      <w:r>
        <w:t>ement</w:t>
      </w:r>
      <w:r w:rsidRPr="005A6F9B">
        <w:t xml:space="preserve"> (2016) 18:1–13.</w:t>
      </w:r>
    </w:p>
  </w:footnote>
  <w:footnote w:id="8">
    <w:p w14:paraId="22DCFF1A" w14:textId="77777777" w:rsidR="00B15F3C" w:rsidRDefault="00B15F3C" w:rsidP="0059467A">
      <w:pPr>
        <w:pStyle w:val="FootnoteText"/>
      </w:pPr>
      <w:r>
        <w:rPr>
          <w:rStyle w:val="FootnoteReference"/>
        </w:rPr>
        <w:footnoteRef/>
      </w:r>
      <w:r>
        <w:t xml:space="preserve"> </w:t>
      </w:r>
      <w:proofErr w:type="spellStart"/>
      <w:r>
        <w:t>Hoornweg</w:t>
      </w:r>
      <w:proofErr w:type="spellEnd"/>
      <w:r>
        <w:t xml:space="preserve">, D., </w:t>
      </w:r>
      <w:proofErr w:type="spellStart"/>
      <w:r>
        <w:t>Bhada</w:t>
      </w:r>
      <w:proofErr w:type="spellEnd"/>
      <w:r>
        <w:t>-Tata, P., 2012. What A Waste: A global review of solid waste management, World Bank, Washington DC. World Bank, Washington.</w:t>
      </w:r>
    </w:p>
  </w:footnote>
  <w:footnote w:id="9">
    <w:p w14:paraId="13334E6E" w14:textId="77777777" w:rsidR="00B15F3C" w:rsidRDefault="00B15F3C" w:rsidP="0059467A">
      <w:pPr>
        <w:pStyle w:val="FootnoteText"/>
      </w:pPr>
      <w:r>
        <w:rPr>
          <w:rStyle w:val="FootnoteReference"/>
        </w:rPr>
        <w:footnoteRef/>
      </w:r>
      <w:r>
        <w:t xml:space="preserve"> </w:t>
      </w:r>
      <w:proofErr w:type="spellStart"/>
      <w:r>
        <w:t>Hoornweg</w:t>
      </w:r>
      <w:proofErr w:type="spellEnd"/>
      <w:r>
        <w:t xml:space="preserve">, D., </w:t>
      </w:r>
      <w:proofErr w:type="spellStart"/>
      <w:r>
        <w:t>Bhada</w:t>
      </w:r>
      <w:proofErr w:type="spellEnd"/>
      <w:r>
        <w:t>-Tata, P., Kennedy, C., 2013. Environment: Waste production must peak this century. Nature 502, 615–617. doi:10.1038/502615a</w:t>
      </w:r>
    </w:p>
  </w:footnote>
  <w:footnote w:id="10">
    <w:p w14:paraId="32549E77" w14:textId="77777777" w:rsidR="00B15F3C" w:rsidRDefault="00B15F3C" w:rsidP="0059467A">
      <w:pPr>
        <w:pStyle w:val="FootnoteText"/>
      </w:pPr>
      <w:r>
        <w:rPr>
          <w:rStyle w:val="FootnoteReference"/>
        </w:rPr>
        <w:footnoteRef/>
      </w:r>
      <w:r>
        <w:t xml:space="preserve"> </w:t>
      </w:r>
      <w:proofErr w:type="spellStart"/>
      <w:r>
        <w:t>Hoornweg</w:t>
      </w:r>
      <w:proofErr w:type="spellEnd"/>
      <w:r>
        <w:t xml:space="preserve">, D., </w:t>
      </w:r>
      <w:proofErr w:type="spellStart"/>
      <w:r>
        <w:t>Bhada</w:t>
      </w:r>
      <w:proofErr w:type="spellEnd"/>
      <w:r>
        <w:t xml:space="preserve">-Tata, P., Kennedy, C., 2014. </w:t>
      </w:r>
      <w:proofErr w:type="spellStart"/>
      <w:r>
        <w:t>PeakWaste</w:t>
      </w:r>
      <w:proofErr w:type="spellEnd"/>
      <w:r>
        <w:t xml:space="preserve"> - When Is It Likely to Occur? </w:t>
      </w:r>
      <w:r w:rsidRPr="0076634F">
        <w:t>Journal of Industrial Ecology</w:t>
      </w:r>
      <w:r>
        <w:t xml:space="preserve">. </w:t>
      </w:r>
      <w:r w:rsidRPr="0076634F">
        <w:t>DOI: 10.1111/jiec.12165</w:t>
      </w:r>
      <w:r>
        <w:t>.</w:t>
      </w:r>
    </w:p>
  </w:footnote>
  <w:footnote w:id="11">
    <w:p w14:paraId="73500029" w14:textId="77777777" w:rsidR="00B15F3C" w:rsidRDefault="00B15F3C" w:rsidP="0059467A">
      <w:pPr>
        <w:pStyle w:val="FootnoteText"/>
      </w:pPr>
      <w:r>
        <w:rPr>
          <w:rStyle w:val="FootnoteReference"/>
        </w:rPr>
        <w:footnoteRef/>
      </w:r>
      <w:r>
        <w:t xml:space="preserve"> Dyson, B.,</w:t>
      </w:r>
      <w:r w:rsidRPr="00887EAA">
        <w:t xml:space="preserve"> Chang, N. </w:t>
      </w:r>
      <w:r>
        <w:t xml:space="preserve">2005. </w:t>
      </w:r>
      <w:r w:rsidRPr="00887EAA">
        <w:t>Waste M</w:t>
      </w:r>
      <w:r>
        <w:t>ana</w:t>
      </w:r>
      <w:r w:rsidRPr="00887EAA">
        <w:t>g</w:t>
      </w:r>
      <w:r>
        <w:t>e</w:t>
      </w:r>
      <w:r w:rsidRPr="00887EAA">
        <w:t>m</w:t>
      </w:r>
      <w:r>
        <w:t>en</w:t>
      </w:r>
      <w:r w:rsidRPr="00887EAA">
        <w:t>t 25, 669–679 (2005)</w:t>
      </w:r>
    </w:p>
  </w:footnote>
  <w:footnote w:id="12">
    <w:p w14:paraId="5F23294B" w14:textId="77777777" w:rsidR="00B15F3C" w:rsidRDefault="00B15F3C" w:rsidP="0059467A">
      <w:pPr>
        <w:pStyle w:val="FootnoteText"/>
      </w:pPr>
      <w:r>
        <w:rPr>
          <w:rStyle w:val="FootnoteReference"/>
        </w:rPr>
        <w:footnoteRef/>
      </w:r>
      <w:r>
        <w:t xml:space="preserve"> OECD. 2016. Municipal waste. </w:t>
      </w:r>
      <w:r w:rsidRPr="00CE2272">
        <w:t>OECD Environment Statistics (database). Doi: http://dx.doi.org/10.1787/data-00601-en (Accessed on 10 July 2016).</w:t>
      </w:r>
      <w:r>
        <w:t xml:space="preserve"> OECD’s </w:t>
      </w:r>
      <w:proofErr w:type="spellStart"/>
      <w:r>
        <w:t>iLibrary</w:t>
      </w:r>
      <w:proofErr w:type="spellEnd"/>
      <w:r>
        <w:t>: http://stats.</w:t>
      </w:r>
      <w:r w:rsidRPr="00CE4907">
        <w:t>oecd.org/Index.aspx?DataSetCode=MUNW</w:t>
      </w:r>
      <w:r>
        <w:t>.</w:t>
      </w:r>
    </w:p>
  </w:footnote>
  <w:footnote w:id="13">
    <w:p w14:paraId="62F3FA96" w14:textId="77777777" w:rsidR="00B15F3C" w:rsidRDefault="00B15F3C" w:rsidP="0059467A">
      <w:pPr>
        <w:pStyle w:val="FootnoteText"/>
      </w:pPr>
      <w:r>
        <w:rPr>
          <w:rStyle w:val="FootnoteReference"/>
        </w:rPr>
        <w:footnoteRef/>
      </w:r>
      <w:r>
        <w:t xml:space="preserve"> </w:t>
      </w:r>
      <w:proofErr w:type="spellStart"/>
      <w:r w:rsidRPr="00CE4907">
        <w:t>Karak</w:t>
      </w:r>
      <w:proofErr w:type="spellEnd"/>
      <w:r w:rsidRPr="00CE4907">
        <w:t>, T., Bhagat, R. M., Bhattacharyya, P. 2012. Municipal Solid Waste Generation, Composition, and Management: The World Scenario. Critical Reviews in Environmental Science and Technology, 42:1509–1630.</w:t>
      </w:r>
    </w:p>
  </w:footnote>
  <w:footnote w:id="14">
    <w:p w14:paraId="1046BC02" w14:textId="77777777" w:rsidR="00B15F3C" w:rsidRPr="00EA197B" w:rsidRDefault="00B15F3C" w:rsidP="00201207">
      <w:pPr>
        <w:pStyle w:val="FootnoteText"/>
        <w:rPr>
          <w:lang w:val="hr-HR"/>
        </w:rPr>
      </w:pPr>
      <w:r>
        <w:rPr>
          <w:rStyle w:val="FootnoteReference"/>
        </w:rPr>
        <w:footnoteRef/>
      </w:r>
      <w:r>
        <w:t xml:space="preserve"> </w:t>
      </w:r>
      <w:r w:rsidRPr="00766184">
        <w:t>Waste Directive 2008/98/EC</w:t>
      </w:r>
    </w:p>
  </w:footnote>
  <w:footnote w:id="15">
    <w:p w14:paraId="04A75473" w14:textId="77777777" w:rsidR="00B15F3C" w:rsidRDefault="00B15F3C" w:rsidP="00201207">
      <w:pPr>
        <w:pStyle w:val="FootnoteText"/>
      </w:pPr>
      <w:r>
        <w:rPr>
          <w:rStyle w:val="FootnoteReference"/>
        </w:rPr>
        <w:footnoteRef/>
      </w:r>
      <w:r>
        <w:t xml:space="preserve"> </w:t>
      </w:r>
      <w:r w:rsidRPr="00474015">
        <w:t>http://www.wrforum.org/publications-2/resource-snapshots/</w:t>
      </w:r>
    </w:p>
  </w:footnote>
  <w:footnote w:id="16">
    <w:p w14:paraId="225F6A57" w14:textId="77777777" w:rsidR="00B15F3C" w:rsidRDefault="00B15F3C" w:rsidP="00201207">
      <w:pPr>
        <w:pStyle w:val="FootnoteText"/>
      </w:pPr>
      <w:r>
        <w:rPr>
          <w:rStyle w:val="FootnoteReference"/>
        </w:rPr>
        <w:footnoteRef/>
      </w:r>
      <w:r>
        <w:t xml:space="preserve"> </w:t>
      </w:r>
      <w:r w:rsidRPr="00474015">
        <w:t>http://www.wrforum.org/publications-2/publications/</w:t>
      </w:r>
    </w:p>
  </w:footnote>
  <w:footnote w:id="17">
    <w:p w14:paraId="417F45AD" w14:textId="77777777" w:rsidR="00B15F3C" w:rsidRDefault="00B15F3C" w:rsidP="00201207">
      <w:pPr>
        <w:pStyle w:val="FootnoteText"/>
      </w:pPr>
      <w:r>
        <w:rPr>
          <w:rStyle w:val="FootnoteReference"/>
        </w:rPr>
        <w:footnoteRef/>
      </w:r>
      <w:r>
        <w:t xml:space="preserve"> </w:t>
      </w:r>
      <w:r w:rsidRPr="00A63308">
        <w:t>https://www3.epa.gov/climatechange/climate-change-waste/life-cycle-diagram.html</w:t>
      </w:r>
    </w:p>
  </w:footnote>
  <w:footnote w:id="18">
    <w:p w14:paraId="4AA0CEEB" w14:textId="77777777" w:rsidR="00B15F3C" w:rsidRDefault="00B15F3C" w:rsidP="00201207">
      <w:pPr>
        <w:pStyle w:val="FootnoteText"/>
      </w:pPr>
      <w:r>
        <w:rPr>
          <w:rStyle w:val="FootnoteReference"/>
        </w:rPr>
        <w:footnoteRef/>
      </w:r>
      <w:r>
        <w:t xml:space="preserve"> </w:t>
      </w:r>
      <w:r w:rsidRPr="00B722E7">
        <w:rPr>
          <w:bCs/>
        </w:rPr>
        <w:t>https://www.worldsteel.org/steel-by-topic/raw-materials.html</w:t>
      </w:r>
    </w:p>
  </w:footnote>
  <w:footnote w:id="19">
    <w:p w14:paraId="162EFBBE" w14:textId="77777777" w:rsidR="00B15F3C" w:rsidRDefault="00B15F3C" w:rsidP="00201207">
      <w:pPr>
        <w:pStyle w:val="FootnoteText"/>
      </w:pPr>
      <w:r>
        <w:rPr>
          <w:rStyle w:val="FootnoteReference"/>
        </w:rPr>
        <w:footnoteRef/>
      </w:r>
      <w:r>
        <w:t xml:space="preserve"> </w:t>
      </w:r>
      <w:proofErr w:type="spellStart"/>
      <w:r w:rsidRPr="00212F69">
        <w:t>Baldé</w:t>
      </w:r>
      <w:proofErr w:type="spellEnd"/>
      <w:r w:rsidRPr="00212F69">
        <w:t>, C.P., Wang, F.</w:t>
      </w:r>
      <w:r>
        <w:t xml:space="preserve">, </w:t>
      </w:r>
      <w:proofErr w:type="spellStart"/>
      <w:r>
        <w:t>Kuehr</w:t>
      </w:r>
      <w:proofErr w:type="spellEnd"/>
      <w:r>
        <w:t>, R., Huisman, J. 2015.</w:t>
      </w:r>
      <w:r w:rsidRPr="00212F69">
        <w:t xml:space="preserve"> Th</w:t>
      </w:r>
      <w:r>
        <w:t>e global e-waste monitor – 2014. United Nations University, IAS – SCYCLE, Bonn, Germany.</w:t>
      </w:r>
    </w:p>
  </w:footnote>
  <w:footnote w:id="20">
    <w:p w14:paraId="237C70DB" w14:textId="77777777" w:rsidR="00B15F3C" w:rsidRDefault="00B15F3C" w:rsidP="00201207">
      <w:pPr>
        <w:pStyle w:val="FootnoteText"/>
      </w:pPr>
      <w:r>
        <w:rPr>
          <w:rStyle w:val="FootnoteReference"/>
        </w:rPr>
        <w:footnoteRef/>
      </w:r>
      <w:r>
        <w:t xml:space="preserve"> </w:t>
      </w:r>
      <w:r w:rsidRPr="002704D5">
        <w:t>Ger</w:t>
      </w:r>
      <w:r>
        <w:t>shman, Brickner &amp; Bratton, Inc. 2015.</w:t>
      </w:r>
      <w:r w:rsidRPr="002704D5">
        <w:t xml:space="preserve"> The Evolution of Mixed Waste Processing Facilities 1970-Today. The American Chemistry Council. June 2015. https://plastics.americanchemistry.com/Education-Resources/Publications/The-Evolution-of-Mixed-Waste-Processing-Facilities.pdf</w:t>
      </w:r>
    </w:p>
  </w:footnote>
  <w:footnote w:id="21">
    <w:p w14:paraId="78024A50" w14:textId="77777777" w:rsidR="00B15F3C" w:rsidRDefault="00B15F3C" w:rsidP="00201207">
      <w:pPr>
        <w:pStyle w:val="FootnoteText"/>
      </w:pPr>
      <w:r>
        <w:rPr>
          <w:rStyle w:val="FootnoteReference"/>
        </w:rPr>
        <w:footnoteRef/>
      </w:r>
      <w:r>
        <w:t xml:space="preserve"> </w:t>
      </w:r>
      <w:r w:rsidRPr="009E338D">
        <w:t xml:space="preserve">Deus, </w:t>
      </w:r>
      <w:r>
        <w:t>R. M.,</w:t>
      </w:r>
      <w:r w:rsidRPr="009E338D">
        <w:t xml:space="preserve"> Gomes </w:t>
      </w:r>
      <w:proofErr w:type="spellStart"/>
      <w:r w:rsidRPr="009E338D">
        <w:t>Battistelle</w:t>
      </w:r>
      <w:proofErr w:type="spellEnd"/>
      <w:r w:rsidRPr="009E338D">
        <w:t>, R</w:t>
      </w:r>
      <w:r>
        <w:t>.</w:t>
      </w:r>
      <w:r w:rsidRPr="009E338D">
        <w:t xml:space="preserve"> A</w:t>
      </w:r>
      <w:r>
        <w:t>.,</w:t>
      </w:r>
      <w:r w:rsidRPr="009E338D">
        <w:t xml:space="preserve"> Ribeiro Silva, G</w:t>
      </w:r>
      <w:r>
        <w:t>.</w:t>
      </w:r>
      <w:r w:rsidRPr="009E338D">
        <w:t xml:space="preserve"> H</w:t>
      </w:r>
      <w:r>
        <w:t>. 2016.</w:t>
      </w:r>
      <w:r w:rsidRPr="009E338D">
        <w:t xml:space="preserve"> Current and future environmental impact of household solid waste management scenarios for a region of Brazil: carbon dioxide and energy analysis, Journal of Cleaner Production, Available online 1 June 2016, ISSN 0959-6526, http://dx.doi.org/10.1016/j.jclepro.2016.05.158.</w:t>
      </w:r>
    </w:p>
  </w:footnote>
  <w:footnote w:id="22">
    <w:p w14:paraId="17AFD946" w14:textId="77777777" w:rsidR="00B15F3C" w:rsidRDefault="00B15F3C" w:rsidP="00463F20">
      <w:pPr>
        <w:pStyle w:val="FootnoteText"/>
      </w:pPr>
      <w:r>
        <w:rPr>
          <w:rStyle w:val="FootnoteReference"/>
        </w:rPr>
        <w:footnoteRef/>
      </w:r>
      <w:r>
        <w:t xml:space="preserve"> </w:t>
      </w:r>
    </w:p>
  </w:footnote>
  <w:footnote w:id="23">
    <w:p w14:paraId="306415DC" w14:textId="77777777" w:rsidR="00B15F3C" w:rsidRDefault="00B15F3C" w:rsidP="001B7FB3">
      <w:pPr>
        <w:pStyle w:val="FootnoteText"/>
      </w:pPr>
      <w:r>
        <w:rPr>
          <w:rStyle w:val="FootnoteReference"/>
        </w:rPr>
        <w:footnoteRef/>
      </w:r>
      <w:r>
        <w:t xml:space="preserve"> Bogner, J., M. </w:t>
      </w:r>
      <w:proofErr w:type="spellStart"/>
      <w:r>
        <w:t>Abdelrafie</w:t>
      </w:r>
      <w:proofErr w:type="spellEnd"/>
      <w:r>
        <w:t xml:space="preserve"> Ahmed, C. Diaz, A. </w:t>
      </w:r>
      <w:proofErr w:type="spellStart"/>
      <w:r>
        <w:t>Faaij</w:t>
      </w:r>
      <w:proofErr w:type="spellEnd"/>
      <w:r>
        <w:t xml:space="preserve">, Q. Gao, S. Hashimoto, K. </w:t>
      </w:r>
      <w:proofErr w:type="spellStart"/>
      <w:r>
        <w:t>Mareckova</w:t>
      </w:r>
      <w:proofErr w:type="spellEnd"/>
      <w:r>
        <w:t xml:space="preserve">, R. </w:t>
      </w:r>
      <w:proofErr w:type="spellStart"/>
      <w:r>
        <w:t>Pipatti</w:t>
      </w:r>
      <w:proofErr w:type="spellEnd"/>
      <w:r>
        <w:t>, T. Zhang, Waste Management, In Climate Change 2007: Mitigation. Contribution of Working Group III to the Fourth Assessment Report of the Intergovernmental Panel on Climate Change [B. Metz, O.R. Davidson, P.R. Bosch, R. Dave, L.A. Meyer (eds)], Cambridge University Press, Cambridge, United Kingdom and New York, NY, USA.</w:t>
      </w:r>
    </w:p>
  </w:footnote>
  <w:footnote w:id="24">
    <w:p w14:paraId="5E7ED469" w14:textId="77777777" w:rsidR="00B15F3C" w:rsidRDefault="00B15F3C" w:rsidP="00E065D8">
      <w:pPr>
        <w:pStyle w:val="FootnoteText"/>
      </w:pPr>
      <w:r>
        <w:rPr>
          <w:rStyle w:val="FootnoteReference"/>
        </w:rPr>
        <w:footnoteRef/>
      </w:r>
      <w:r>
        <w:t xml:space="preserve"> </w:t>
      </w:r>
      <w:proofErr w:type="spellStart"/>
      <w:r>
        <w:t>Hoornweg</w:t>
      </w:r>
      <w:proofErr w:type="spellEnd"/>
      <w:r>
        <w:t xml:space="preserve">, D., </w:t>
      </w:r>
      <w:proofErr w:type="spellStart"/>
      <w:r>
        <w:t>Bhada</w:t>
      </w:r>
      <w:proofErr w:type="spellEnd"/>
      <w:r>
        <w:t xml:space="preserve">-Tata, P., Kennedy, C., Peak Waste: When Is It Likely to </w:t>
      </w:r>
      <w:proofErr w:type="gramStart"/>
      <w:r>
        <w:t>Occur?,</w:t>
      </w:r>
      <w:proofErr w:type="gramEnd"/>
      <w:r>
        <w:t xml:space="preserve"> Journal of Industrial Ecology, </w:t>
      </w:r>
      <w:r w:rsidRPr="00CA45D8">
        <w:t>Volume 19, Issue 1, pages 117–128, February 2015</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383AFB"/>
    <w:multiLevelType w:val="multilevel"/>
    <w:tmpl w:val="E38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716DC"/>
    <w:multiLevelType w:val="hybridMultilevel"/>
    <w:tmpl w:val="F46097A6"/>
    <w:lvl w:ilvl="0" w:tplc="04090001">
      <w:start w:val="1"/>
      <w:numFmt w:val="bullet"/>
      <w:lvlText w:val=""/>
      <w:lvlJc w:val="left"/>
      <w:pPr>
        <w:ind w:left="1428" w:hanging="360"/>
      </w:pPr>
      <w:rPr>
        <w:rFonts w:ascii="Symbol" w:hAnsi="Symbol" w:hint="default"/>
        <w:b/>
      </w:rPr>
    </w:lvl>
    <w:lvl w:ilvl="1" w:tplc="04090019">
      <w:start w:val="1"/>
      <w:numFmt w:val="lowerLetter"/>
      <w:lvlText w:val="%2."/>
      <w:lvlJc w:val="left"/>
      <w:pPr>
        <w:ind w:left="1248" w:hanging="360"/>
      </w:pPr>
    </w:lvl>
    <w:lvl w:ilvl="2" w:tplc="0409001B">
      <w:start w:val="1"/>
      <w:numFmt w:val="lowerRoman"/>
      <w:lvlText w:val="%3."/>
      <w:lvlJc w:val="right"/>
      <w:pPr>
        <w:ind w:left="1968" w:hanging="180"/>
      </w:pPr>
    </w:lvl>
    <w:lvl w:ilvl="3" w:tplc="0409000F">
      <w:start w:val="1"/>
      <w:numFmt w:val="decimal"/>
      <w:lvlText w:val="%4."/>
      <w:lvlJc w:val="left"/>
      <w:pPr>
        <w:ind w:left="2688" w:hanging="360"/>
      </w:pPr>
    </w:lvl>
    <w:lvl w:ilvl="4" w:tplc="04090019">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4" w15:restartNumberingAfterBreak="0">
    <w:nsid w:val="05D1656F"/>
    <w:multiLevelType w:val="hybridMultilevel"/>
    <w:tmpl w:val="649ABCF8"/>
    <w:lvl w:ilvl="0" w:tplc="EC38CDF8">
      <w:start w:val="1"/>
      <w:numFmt w:val="bullet"/>
      <w:lvlText w:val=""/>
      <w:lvlJc w:val="left"/>
      <w:pPr>
        <w:ind w:left="720" w:hanging="360"/>
      </w:pPr>
      <w:rPr>
        <w:rFonts w:ascii="Symbol" w:hAnsi="Symbol" w:hint="default"/>
      </w:rPr>
    </w:lvl>
    <w:lvl w:ilvl="1" w:tplc="4404C376">
      <w:start w:val="1"/>
      <w:numFmt w:val="bullet"/>
      <w:lvlText w:val="o"/>
      <w:lvlJc w:val="left"/>
      <w:pPr>
        <w:ind w:left="1440" w:hanging="360"/>
      </w:pPr>
      <w:rPr>
        <w:rFonts w:ascii="Courier New" w:hAnsi="Courier New" w:hint="default"/>
      </w:rPr>
    </w:lvl>
    <w:lvl w:ilvl="2" w:tplc="13863B7E">
      <w:start w:val="1"/>
      <w:numFmt w:val="bullet"/>
      <w:lvlText w:val=""/>
      <w:lvlJc w:val="left"/>
      <w:pPr>
        <w:ind w:left="2160" w:hanging="360"/>
      </w:pPr>
      <w:rPr>
        <w:rFonts w:ascii="Wingdings" w:hAnsi="Wingdings" w:hint="default"/>
      </w:rPr>
    </w:lvl>
    <w:lvl w:ilvl="3" w:tplc="A6B29914">
      <w:start w:val="1"/>
      <w:numFmt w:val="bullet"/>
      <w:lvlText w:val=""/>
      <w:lvlJc w:val="left"/>
      <w:pPr>
        <w:ind w:left="2880" w:hanging="360"/>
      </w:pPr>
      <w:rPr>
        <w:rFonts w:ascii="Symbol" w:hAnsi="Symbol" w:hint="default"/>
      </w:rPr>
    </w:lvl>
    <w:lvl w:ilvl="4" w:tplc="2D208322">
      <w:start w:val="1"/>
      <w:numFmt w:val="bullet"/>
      <w:lvlText w:val="o"/>
      <w:lvlJc w:val="left"/>
      <w:pPr>
        <w:ind w:left="3600" w:hanging="360"/>
      </w:pPr>
      <w:rPr>
        <w:rFonts w:ascii="Courier New" w:hAnsi="Courier New" w:hint="default"/>
      </w:rPr>
    </w:lvl>
    <w:lvl w:ilvl="5" w:tplc="3D72CD8C">
      <w:start w:val="1"/>
      <w:numFmt w:val="bullet"/>
      <w:lvlText w:val=""/>
      <w:lvlJc w:val="left"/>
      <w:pPr>
        <w:ind w:left="4320" w:hanging="360"/>
      </w:pPr>
      <w:rPr>
        <w:rFonts w:ascii="Wingdings" w:hAnsi="Wingdings" w:hint="default"/>
      </w:rPr>
    </w:lvl>
    <w:lvl w:ilvl="6" w:tplc="07EC2CC2">
      <w:start w:val="1"/>
      <w:numFmt w:val="bullet"/>
      <w:lvlText w:val=""/>
      <w:lvlJc w:val="left"/>
      <w:pPr>
        <w:ind w:left="5040" w:hanging="360"/>
      </w:pPr>
      <w:rPr>
        <w:rFonts w:ascii="Symbol" w:hAnsi="Symbol" w:hint="default"/>
      </w:rPr>
    </w:lvl>
    <w:lvl w:ilvl="7" w:tplc="9198F974">
      <w:start w:val="1"/>
      <w:numFmt w:val="bullet"/>
      <w:lvlText w:val="o"/>
      <w:lvlJc w:val="left"/>
      <w:pPr>
        <w:ind w:left="5760" w:hanging="360"/>
      </w:pPr>
      <w:rPr>
        <w:rFonts w:ascii="Courier New" w:hAnsi="Courier New" w:hint="default"/>
      </w:rPr>
    </w:lvl>
    <w:lvl w:ilvl="8" w:tplc="A46EA470">
      <w:start w:val="1"/>
      <w:numFmt w:val="bullet"/>
      <w:lvlText w:val=""/>
      <w:lvlJc w:val="left"/>
      <w:pPr>
        <w:ind w:left="6480" w:hanging="360"/>
      </w:pPr>
      <w:rPr>
        <w:rFonts w:ascii="Wingdings" w:hAnsi="Wingdings" w:hint="default"/>
      </w:rPr>
    </w:lvl>
  </w:abstractNum>
  <w:abstractNum w:abstractNumId="5"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AC20DC"/>
    <w:multiLevelType w:val="hybridMultilevel"/>
    <w:tmpl w:val="EC8AECB8"/>
    <w:lvl w:ilvl="0" w:tplc="B5C24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B655D8"/>
    <w:multiLevelType w:val="hybridMultilevel"/>
    <w:tmpl w:val="13AAC8B0"/>
    <w:lvl w:ilvl="0" w:tplc="9CE8DC82">
      <w:start w:val="1"/>
      <w:numFmt w:val="bullet"/>
      <w:lvlText w:val=""/>
      <w:lvlJc w:val="left"/>
      <w:pPr>
        <w:ind w:left="720" w:hanging="360"/>
      </w:pPr>
      <w:rPr>
        <w:rFonts w:ascii="Symbol" w:hAnsi="Symbol" w:hint="default"/>
      </w:rPr>
    </w:lvl>
    <w:lvl w:ilvl="1" w:tplc="078281A8">
      <w:start w:val="1"/>
      <w:numFmt w:val="bullet"/>
      <w:lvlText w:val="o"/>
      <w:lvlJc w:val="left"/>
      <w:pPr>
        <w:ind w:left="1440" w:hanging="360"/>
      </w:pPr>
      <w:rPr>
        <w:rFonts w:ascii="Courier New" w:hAnsi="Courier New" w:hint="default"/>
      </w:rPr>
    </w:lvl>
    <w:lvl w:ilvl="2" w:tplc="6A6AF512">
      <w:start w:val="1"/>
      <w:numFmt w:val="bullet"/>
      <w:lvlText w:val=""/>
      <w:lvlJc w:val="left"/>
      <w:pPr>
        <w:ind w:left="2160" w:hanging="360"/>
      </w:pPr>
      <w:rPr>
        <w:rFonts w:ascii="Wingdings" w:hAnsi="Wingdings" w:hint="default"/>
      </w:rPr>
    </w:lvl>
    <w:lvl w:ilvl="3" w:tplc="3F44A104">
      <w:start w:val="1"/>
      <w:numFmt w:val="bullet"/>
      <w:lvlText w:val=""/>
      <w:lvlJc w:val="left"/>
      <w:pPr>
        <w:ind w:left="2880" w:hanging="360"/>
      </w:pPr>
      <w:rPr>
        <w:rFonts w:ascii="Symbol" w:hAnsi="Symbol" w:hint="default"/>
      </w:rPr>
    </w:lvl>
    <w:lvl w:ilvl="4" w:tplc="A24485C4">
      <w:start w:val="1"/>
      <w:numFmt w:val="bullet"/>
      <w:lvlText w:val="o"/>
      <w:lvlJc w:val="left"/>
      <w:pPr>
        <w:ind w:left="3600" w:hanging="360"/>
      </w:pPr>
      <w:rPr>
        <w:rFonts w:ascii="Courier New" w:hAnsi="Courier New" w:hint="default"/>
      </w:rPr>
    </w:lvl>
    <w:lvl w:ilvl="5" w:tplc="4968B286">
      <w:start w:val="1"/>
      <w:numFmt w:val="bullet"/>
      <w:lvlText w:val=""/>
      <w:lvlJc w:val="left"/>
      <w:pPr>
        <w:ind w:left="4320" w:hanging="360"/>
      </w:pPr>
      <w:rPr>
        <w:rFonts w:ascii="Wingdings" w:hAnsi="Wingdings" w:hint="default"/>
      </w:rPr>
    </w:lvl>
    <w:lvl w:ilvl="6" w:tplc="44A0FD54">
      <w:start w:val="1"/>
      <w:numFmt w:val="bullet"/>
      <w:lvlText w:val=""/>
      <w:lvlJc w:val="left"/>
      <w:pPr>
        <w:ind w:left="5040" w:hanging="360"/>
      </w:pPr>
      <w:rPr>
        <w:rFonts w:ascii="Symbol" w:hAnsi="Symbol" w:hint="default"/>
      </w:rPr>
    </w:lvl>
    <w:lvl w:ilvl="7" w:tplc="026AD38C">
      <w:start w:val="1"/>
      <w:numFmt w:val="bullet"/>
      <w:lvlText w:val="o"/>
      <w:lvlJc w:val="left"/>
      <w:pPr>
        <w:ind w:left="5760" w:hanging="360"/>
      </w:pPr>
      <w:rPr>
        <w:rFonts w:ascii="Courier New" w:hAnsi="Courier New" w:hint="default"/>
      </w:rPr>
    </w:lvl>
    <w:lvl w:ilvl="8" w:tplc="45E0006E">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A3C2CF06"/>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50A5B4D"/>
    <w:multiLevelType w:val="hybridMultilevel"/>
    <w:tmpl w:val="D902A3D2"/>
    <w:lvl w:ilvl="0" w:tplc="311C8422">
      <w:start w:val="1"/>
      <w:numFmt w:val="bullet"/>
      <w:lvlText w:val=""/>
      <w:lvlJc w:val="left"/>
      <w:pPr>
        <w:ind w:left="720" w:hanging="360"/>
      </w:pPr>
      <w:rPr>
        <w:rFonts w:ascii="Symbol" w:hAnsi="Symbol" w:hint="default"/>
      </w:rPr>
    </w:lvl>
    <w:lvl w:ilvl="1" w:tplc="B4EC684E">
      <w:start w:val="1"/>
      <w:numFmt w:val="bullet"/>
      <w:lvlText w:val="o"/>
      <w:lvlJc w:val="left"/>
      <w:pPr>
        <w:ind w:left="1440" w:hanging="360"/>
      </w:pPr>
      <w:rPr>
        <w:rFonts w:ascii="Courier New" w:hAnsi="Courier New" w:hint="default"/>
      </w:rPr>
    </w:lvl>
    <w:lvl w:ilvl="2" w:tplc="D8945778">
      <w:start w:val="1"/>
      <w:numFmt w:val="bullet"/>
      <w:lvlText w:val=""/>
      <w:lvlJc w:val="left"/>
      <w:pPr>
        <w:ind w:left="2160" w:hanging="360"/>
      </w:pPr>
      <w:rPr>
        <w:rFonts w:ascii="Wingdings" w:hAnsi="Wingdings" w:hint="default"/>
      </w:rPr>
    </w:lvl>
    <w:lvl w:ilvl="3" w:tplc="31782504">
      <w:start w:val="1"/>
      <w:numFmt w:val="bullet"/>
      <w:lvlText w:val=""/>
      <w:lvlJc w:val="left"/>
      <w:pPr>
        <w:ind w:left="2880" w:hanging="360"/>
      </w:pPr>
      <w:rPr>
        <w:rFonts w:ascii="Symbol" w:hAnsi="Symbol" w:hint="default"/>
      </w:rPr>
    </w:lvl>
    <w:lvl w:ilvl="4" w:tplc="97CAB7C8">
      <w:start w:val="1"/>
      <w:numFmt w:val="bullet"/>
      <w:lvlText w:val="o"/>
      <w:lvlJc w:val="left"/>
      <w:pPr>
        <w:ind w:left="3600" w:hanging="360"/>
      </w:pPr>
      <w:rPr>
        <w:rFonts w:ascii="Courier New" w:hAnsi="Courier New" w:hint="default"/>
      </w:rPr>
    </w:lvl>
    <w:lvl w:ilvl="5" w:tplc="2CF881D2">
      <w:start w:val="1"/>
      <w:numFmt w:val="bullet"/>
      <w:lvlText w:val=""/>
      <w:lvlJc w:val="left"/>
      <w:pPr>
        <w:ind w:left="4320" w:hanging="360"/>
      </w:pPr>
      <w:rPr>
        <w:rFonts w:ascii="Wingdings" w:hAnsi="Wingdings" w:hint="default"/>
      </w:rPr>
    </w:lvl>
    <w:lvl w:ilvl="6" w:tplc="E5882D82">
      <w:start w:val="1"/>
      <w:numFmt w:val="bullet"/>
      <w:lvlText w:val=""/>
      <w:lvlJc w:val="left"/>
      <w:pPr>
        <w:ind w:left="5040" w:hanging="360"/>
      </w:pPr>
      <w:rPr>
        <w:rFonts w:ascii="Symbol" w:hAnsi="Symbol" w:hint="default"/>
      </w:rPr>
    </w:lvl>
    <w:lvl w:ilvl="7" w:tplc="5B66DA9C">
      <w:start w:val="1"/>
      <w:numFmt w:val="bullet"/>
      <w:lvlText w:val="o"/>
      <w:lvlJc w:val="left"/>
      <w:pPr>
        <w:ind w:left="5760" w:hanging="360"/>
      </w:pPr>
      <w:rPr>
        <w:rFonts w:ascii="Courier New" w:hAnsi="Courier New" w:hint="default"/>
      </w:rPr>
    </w:lvl>
    <w:lvl w:ilvl="8" w:tplc="27DECCC0">
      <w:start w:val="1"/>
      <w:numFmt w:val="bullet"/>
      <w:lvlText w:val=""/>
      <w:lvlJc w:val="left"/>
      <w:pPr>
        <w:ind w:left="6480" w:hanging="360"/>
      </w:pPr>
      <w:rPr>
        <w:rFonts w:ascii="Wingdings" w:hAnsi="Wingdings" w:hint="default"/>
      </w:rPr>
    </w:lvl>
  </w:abstractNum>
  <w:abstractNum w:abstractNumId="11" w15:restartNumberingAfterBreak="0">
    <w:nsid w:val="19086A97"/>
    <w:multiLevelType w:val="hybridMultilevel"/>
    <w:tmpl w:val="D4D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000292"/>
    <w:multiLevelType w:val="hybridMultilevel"/>
    <w:tmpl w:val="9F5AC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15"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16" w15:restartNumberingAfterBreak="0">
    <w:nsid w:val="2C0575DA"/>
    <w:multiLevelType w:val="hybridMultilevel"/>
    <w:tmpl w:val="DA9AFC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19"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C42CD"/>
    <w:multiLevelType w:val="hybridMultilevel"/>
    <w:tmpl w:val="06D6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E426E"/>
    <w:multiLevelType w:val="hybridMultilevel"/>
    <w:tmpl w:val="6F7EB872"/>
    <w:lvl w:ilvl="0" w:tplc="85302C3C">
      <w:start w:val="1"/>
      <w:numFmt w:val="bullet"/>
      <w:lvlText w:val=""/>
      <w:lvlJc w:val="left"/>
      <w:pPr>
        <w:ind w:left="720" w:hanging="360"/>
      </w:pPr>
      <w:rPr>
        <w:rFonts w:ascii="Symbol" w:hAnsi="Symbol" w:hint="default"/>
      </w:rPr>
    </w:lvl>
    <w:lvl w:ilvl="1" w:tplc="68CCF554">
      <w:start w:val="1"/>
      <w:numFmt w:val="bullet"/>
      <w:lvlText w:val="o"/>
      <w:lvlJc w:val="left"/>
      <w:pPr>
        <w:ind w:left="1440" w:hanging="360"/>
      </w:pPr>
      <w:rPr>
        <w:rFonts w:ascii="Courier New" w:hAnsi="Courier New" w:hint="default"/>
      </w:rPr>
    </w:lvl>
    <w:lvl w:ilvl="2" w:tplc="56E04FB8">
      <w:start w:val="1"/>
      <w:numFmt w:val="bullet"/>
      <w:lvlText w:val=""/>
      <w:lvlJc w:val="left"/>
      <w:pPr>
        <w:ind w:left="2160" w:hanging="360"/>
      </w:pPr>
      <w:rPr>
        <w:rFonts w:ascii="Wingdings" w:hAnsi="Wingdings" w:hint="default"/>
      </w:rPr>
    </w:lvl>
    <w:lvl w:ilvl="3" w:tplc="A6A465D8">
      <w:start w:val="1"/>
      <w:numFmt w:val="bullet"/>
      <w:lvlText w:val=""/>
      <w:lvlJc w:val="left"/>
      <w:pPr>
        <w:ind w:left="2880" w:hanging="360"/>
      </w:pPr>
      <w:rPr>
        <w:rFonts w:ascii="Symbol" w:hAnsi="Symbol" w:hint="default"/>
      </w:rPr>
    </w:lvl>
    <w:lvl w:ilvl="4" w:tplc="656AF4D2">
      <w:start w:val="1"/>
      <w:numFmt w:val="bullet"/>
      <w:lvlText w:val="o"/>
      <w:lvlJc w:val="left"/>
      <w:pPr>
        <w:ind w:left="3600" w:hanging="360"/>
      </w:pPr>
      <w:rPr>
        <w:rFonts w:ascii="Courier New" w:hAnsi="Courier New" w:hint="default"/>
      </w:rPr>
    </w:lvl>
    <w:lvl w:ilvl="5" w:tplc="BAA24B62">
      <w:start w:val="1"/>
      <w:numFmt w:val="bullet"/>
      <w:lvlText w:val=""/>
      <w:lvlJc w:val="left"/>
      <w:pPr>
        <w:ind w:left="4320" w:hanging="360"/>
      </w:pPr>
      <w:rPr>
        <w:rFonts w:ascii="Wingdings" w:hAnsi="Wingdings" w:hint="default"/>
      </w:rPr>
    </w:lvl>
    <w:lvl w:ilvl="6" w:tplc="6B8C587C">
      <w:start w:val="1"/>
      <w:numFmt w:val="bullet"/>
      <w:lvlText w:val=""/>
      <w:lvlJc w:val="left"/>
      <w:pPr>
        <w:ind w:left="5040" w:hanging="360"/>
      </w:pPr>
      <w:rPr>
        <w:rFonts w:ascii="Symbol" w:hAnsi="Symbol" w:hint="default"/>
      </w:rPr>
    </w:lvl>
    <w:lvl w:ilvl="7" w:tplc="FF0CF9E8">
      <w:start w:val="1"/>
      <w:numFmt w:val="bullet"/>
      <w:lvlText w:val="o"/>
      <w:lvlJc w:val="left"/>
      <w:pPr>
        <w:ind w:left="5760" w:hanging="360"/>
      </w:pPr>
      <w:rPr>
        <w:rFonts w:ascii="Courier New" w:hAnsi="Courier New" w:hint="default"/>
      </w:rPr>
    </w:lvl>
    <w:lvl w:ilvl="8" w:tplc="D968E95A">
      <w:start w:val="1"/>
      <w:numFmt w:val="bullet"/>
      <w:lvlText w:val=""/>
      <w:lvlJc w:val="left"/>
      <w:pPr>
        <w:ind w:left="6480" w:hanging="360"/>
      </w:pPr>
      <w:rPr>
        <w:rFonts w:ascii="Wingdings" w:hAnsi="Wingdings" w:hint="default"/>
      </w:rPr>
    </w:lvl>
  </w:abstractNum>
  <w:abstractNum w:abstractNumId="22" w15:restartNumberingAfterBreak="0">
    <w:nsid w:val="3B5E4AB3"/>
    <w:multiLevelType w:val="multilevel"/>
    <w:tmpl w:val="97CAB304"/>
    <w:lvl w:ilvl="0">
      <w:start w:val="1"/>
      <w:numFmt w:val="decimal"/>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E94073E"/>
    <w:multiLevelType w:val="multilevel"/>
    <w:tmpl w:val="5A84E0A6"/>
    <w:lvl w:ilvl="0">
      <w:start w:val="1"/>
      <w:numFmt w:val="decimal"/>
      <w:pStyle w:val="Heading1"/>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5" w15:restartNumberingAfterBreak="0">
    <w:nsid w:val="44DB4723"/>
    <w:multiLevelType w:val="hybridMultilevel"/>
    <w:tmpl w:val="A7948BF0"/>
    <w:lvl w:ilvl="0" w:tplc="FA5A0CCA">
      <w:start w:val="1"/>
      <w:numFmt w:val="bullet"/>
      <w:lvlText w:val=""/>
      <w:lvlJc w:val="left"/>
      <w:pPr>
        <w:ind w:left="720" w:hanging="360"/>
      </w:pPr>
      <w:rPr>
        <w:rFonts w:ascii="Symbol" w:hAnsi="Symbol" w:hint="default"/>
      </w:rPr>
    </w:lvl>
    <w:lvl w:ilvl="1" w:tplc="1D2C922C">
      <w:start w:val="1"/>
      <w:numFmt w:val="bullet"/>
      <w:lvlText w:val="o"/>
      <w:lvlJc w:val="left"/>
      <w:pPr>
        <w:ind w:left="1440" w:hanging="360"/>
      </w:pPr>
      <w:rPr>
        <w:rFonts w:ascii="Courier New" w:hAnsi="Courier New" w:hint="default"/>
      </w:rPr>
    </w:lvl>
    <w:lvl w:ilvl="2" w:tplc="43E659CE">
      <w:start w:val="1"/>
      <w:numFmt w:val="bullet"/>
      <w:lvlText w:val=""/>
      <w:lvlJc w:val="left"/>
      <w:pPr>
        <w:ind w:left="2160" w:hanging="360"/>
      </w:pPr>
      <w:rPr>
        <w:rFonts w:ascii="Wingdings" w:hAnsi="Wingdings" w:hint="default"/>
      </w:rPr>
    </w:lvl>
    <w:lvl w:ilvl="3" w:tplc="A08EF4D8">
      <w:start w:val="1"/>
      <w:numFmt w:val="bullet"/>
      <w:lvlText w:val=""/>
      <w:lvlJc w:val="left"/>
      <w:pPr>
        <w:ind w:left="2880" w:hanging="360"/>
      </w:pPr>
      <w:rPr>
        <w:rFonts w:ascii="Symbol" w:hAnsi="Symbol" w:hint="default"/>
      </w:rPr>
    </w:lvl>
    <w:lvl w:ilvl="4" w:tplc="BC6E7656">
      <w:start w:val="1"/>
      <w:numFmt w:val="bullet"/>
      <w:lvlText w:val="o"/>
      <w:lvlJc w:val="left"/>
      <w:pPr>
        <w:ind w:left="3600" w:hanging="360"/>
      </w:pPr>
      <w:rPr>
        <w:rFonts w:ascii="Courier New" w:hAnsi="Courier New" w:hint="default"/>
      </w:rPr>
    </w:lvl>
    <w:lvl w:ilvl="5" w:tplc="3560EEA6">
      <w:start w:val="1"/>
      <w:numFmt w:val="bullet"/>
      <w:lvlText w:val=""/>
      <w:lvlJc w:val="left"/>
      <w:pPr>
        <w:ind w:left="4320" w:hanging="360"/>
      </w:pPr>
      <w:rPr>
        <w:rFonts w:ascii="Wingdings" w:hAnsi="Wingdings" w:hint="default"/>
      </w:rPr>
    </w:lvl>
    <w:lvl w:ilvl="6" w:tplc="E252F5AC">
      <w:start w:val="1"/>
      <w:numFmt w:val="bullet"/>
      <w:lvlText w:val=""/>
      <w:lvlJc w:val="left"/>
      <w:pPr>
        <w:ind w:left="5040" w:hanging="360"/>
      </w:pPr>
      <w:rPr>
        <w:rFonts w:ascii="Symbol" w:hAnsi="Symbol" w:hint="default"/>
      </w:rPr>
    </w:lvl>
    <w:lvl w:ilvl="7" w:tplc="8F960A12">
      <w:start w:val="1"/>
      <w:numFmt w:val="bullet"/>
      <w:lvlText w:val="o"/>
      <w:lvlJc w:val="left"/>
      <w:pPr>
        <w:ind w:left="5760" w:hanging="360"/>
      </w:pPr>
      <w:rPr>
        <w:rFonts w:ascii="Courier New" w:hAnsi="Courier New" w:hint="default"/>
      </w:rPr>
    </w:lvl>
    <w:lvl w:ilvl="8" w:tplc="A9E414E4">
      <w:start w:val="1"/>
      <w:numFmt w:val="bullet"/>
      <w:lvlText w:val=""/>
      <w:lvlJc w:val="left"/>
      <w:pPr>
        <w:ind w:left="6480" w:hanging="360"/>
      </w:pPr>
      <w:rPr>
        <w:rFonts w:ascii="Wingdings" w:hAnsi="Wingdings" w:hint="default"/>
      </w:rPr>
    </w:lvl>
  </w:abstractNum>
  <w:abstractNum w:abstractNumId="26" w15:restartNumberingAfterBreak="0">
    <w:nsid w:val="460A2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F626C1"/>
    <w:multiLevelType w:val="hybridMultilevel"/>
    <w:tmpl w:val="E672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29" w15:restartNumberingAfterBreak="0">
    <w:nsid w:val="524577BB"/>
    <w:multiLevelType w:val="hybridMultilevel"/>
    <w:tmpl w:val="03147364"/>
    <w:lvl w:ilvl="0" w:tplc="2AA68AF6">
      <w:start w:val="1"/>
      <w:numFmt w:val="bullet"/>
      <w:lvlText w:val=""/>
      <w:lvlJc w:val="left"/>
      <w:pPr>
        <w:ind w:left="720" w:hanging="360"/>
      </w:pPr>
      <w:rPr>
        <w:rFonts w:ascii="Symbol" w:hAnsi="Symbol" w:hint="default"/>
      </w:rPr>
    </w:lvl>
    <w:lvl w:ilvl="1" w:tplc="7894608C">
      <w:start w:val="1"/>
      <w:numFmt w:val="bullet"/>
      <w:lvlText w:val="o"/>
      <w:lvlJc w:val="left"/>
      <w:pPr>
        <w:ind w:left="1440" w:hanging="360"/>
      </w:pPr>
      <w:rPr>
        <w:rFonts w:ascii="Courier New" w:hAnsi="Courier New" w:hint="default"/>
      </w:rPr>
    </w:lvl>
    <w:lvl w:ilvl="2" w:tplc="748CBC36">
      <w:start w:val="1"/>
      <w:numFmt w:val="bullet"/>
      <w:lvlText w:val=""/>
      <w:lvlJc w:val="left"/>
      <w:pPr>
        <w:ind w:left="2160" w:hanging="360"/>
      </w:pPr>
      <w:rPr>
        <w:rFonts w:ascii="Wingdings" w:hAnsi="Wingdings" w:hint="default"/>
      </w:rPr>
    </w:lvl>
    <w:lvl w:ilvl="3" w:tplc="E890959A">
      <w:start w:val="1"/>
      <w:numFmt w:val="bullet"/>
      <w:lvlText w:val=""/>
      <w:lvlJc w:val="left"/>
      <w:pPr>
        <w:ind w:left="2880" w:hanging="360"/>
      </w:pPr>
      <w:rPr>
        <w:rFonts w:ascii="Symbol" w:hAnsi="Symbol" w:hint="default"/>
      </w:rPr>
    </w:lvl>
    <w:lvl w:ilvl="4" w:tplc="9E36FA8E">
      <w:start w:val="1"/>
      <w:numFmt w:val="bullet"/>
      <w:lvlText w:val="o"/>
      <w:lvlJc w:val="left"/>
      <w:pPr>
        <w:ind w:left="3600" w:hanging="360"/>
      </w:pPr>
      <w:rPr>
        <w:rFonts w:ascii="Courier New" w:hAnsi="Courier New" w:hint="default"/>
      </w:rPr>
    </w:lvl>
    <w:lvl w:ilvl="5" w:tplc="E744D666">
      <w:start w:val="1"/>
      <w:numFmt w:val="bullet"/>
      <w:lvlText w:val=""/>
      <w:lvlJc w:val="left"/>
      <w:pPr>
        <w:ind w:left="4320" w:hanging="360"/>
      </w:pPr>
      <w:rPr>
        <w:rFonts w:ascii="Wingdings" w:hAnsi="Wingdings" w:hint="default"/>
      </w:rPr>
    </w:lvl>
    <w:lvl w:ilvl="6" w:tplc="930476EE">
      <w:start w:val="1"/>
      <w:numFmt w:val="bullet"/>
      <w:lvlText w:val=""/>
      <w:lvlJc w:val="left"/>
      <w:pPr>
        <w:ind w:left="5040" w:hanging="360"/>
      </w:pPr>
      <w:rPr>
        <w:rFonts w:ascii="Symbol" w:hAnsi="Symbol" w:hint="default"/>
      </w:rPr>
    </w:lvl>
    <w:lvl w:ilvl="7" w:tplc="F648F09E">
      <w:start w:val="1"/>
      <w:numFmt w:val="bullet"/>
      <w:lvlText w:val="o"/>
      <w:lvlJc w:val="left"/>
      <w:pPr>
        <w:ind w:left="5760" w:hanging="360"/>
      </w:pPr>
      <w:rPr>
        <w:rFonts w:ascii="Courier New" w:hAnsi="Courier New" w:hint="default"/>
      </w:rPr>
    </w:lvl>
    <w:lvl w:ilvl="8" w:tplc="A502C3E2">
      <w:start w:val="1"/>
      <w:numFmt w:val="bullet"/>
      <w:lvlText w:val=""/>
      <w:lvlJc w:val="left"/>
      <w:pPr>
        <w:ind w:left="6480" w:hanging="360"/>
      </w:pPr>
      <w:rPr>
        <w:rFonts w:ascii="Wingdings" w:hAnsi="Wingdings" w:hint="default"/>
      </w:rPr>
    </w:lvl>
  </w:abstractNum>
  <w:abstractNum w:abstractNumId="30" w15:restartNumberingAfterBreak="0">
    <w:nsid w:val="58B14615"/>
    <w:multiLevelType w:val="hybridMultilevel"/>
    <w:tmpl w:val="BD5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351F3A"/>
    <w:multiLevelType w:val="hybridMultilevel"/>
    <w:tmpl w:val="6192B5D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34" w15:restartNumberingAfterBreak="0">
    <w:nsid w:val="61F37964"/>
    <w:multiLevelType w:val="hybridMultilevel"/>
    <w:tmpl w:val="A2760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E31603"/>
    <w:multiLevelType w:val="hybridMultilevel"/>
    <w:tmpl w:val="49860896"/>
    <w:lvl w:ilvl="0" w:tplc="BFD4BF68">
      <w:start w:val="1"/>
      <w:numFmt w:val="bullet"/>
      <w:lvlText w:val=""/>
      <w:lvlJc w:val="left"/>
      <w:pPr>
        <w:ind w:left="720" w:hanging="360"/>
      </w:pPr>
      <w:rPr>
        <w:rFonts w:ascii="Symbol" w:hAnsi="Symbol" w:hint="default"/>
      </w:rPr>
    </w:lvl>
    <w:lvl w:ilvl="1" w:tplc="968052C6">
      <w:start w:val="1"/>
      <w:numFmt w:val="bullet"/>
      <w:lvlText w:val="o"/>
      <w:lvlJc w:val="left"/>
      <w:pPr>
        <w:ind w:left="1440" w:hanging="360"/>
      </w:pPr>
      <w:rPr>
        <w:rFonts w:ascii="Courier New" w:hAnsi="Courier New" w:hint="default"/>
      </w:rPr>
    </w:lvl>
    <w:lvl w:ilvl="2" w:tplc="EC5C0DFE">
      <w:start w:val="1"/>
      <w:numFmt w:val="bullet"/>
      <w:lvlText w:val=""/>
      <w:lvlJc w:val="left"/>
      <w:pPr>
        <w:ind w:left="2160" w:hanging="360"/>
      </w:pPr>
      <w:rPr>
        <w:rFonts w:ascii="Wingdings" w:hAnsi="Wingdings" w:hint="default"/>
      </w:rPr>
    </w:lvl>
    <w:lvl w:ilvl="3" w:tplc="1568BA6E">
      <w:start w:val="1"/>
      <w:numFmt w:val="bullet"/>
      <w:lvlText w:val=""/>
      <w:lvlJc w:val="left"/>
      <w:pPr>
        <w:ind w:left="2880" w:hanging="360"/>
      </w:pPr>
      <w:rPr>
        <w:rFonts w:ascii="Symbol" w:hAnsi="Symbol" w:hint="default"/>
      </w:rPr>
    </w:lvl>
    <w:lvl w:ilvl="4" w:tplc="BBDA3512">
      <w:start w:val="1"/>
      <w:numFmt w:val="bullet"/>
      <w:lvlText w:val="o"/>
      <w:lvlJc w:val="left"/>
      <w:pPr>
        <w:ind w:left="3600" w:hanging="360"/>
      </w:pPr>
      <w:rPr>
        <w:rFonts w:ascii="Courier New" w:hAnsi="Courier New" w:hint="default"/>
      </w:rPr>
    </w:lvl>
    <w:lvl w:ilvl="5" w:tplc="4912A0D2">
      <w:start w:val="1"/>
      <w:numFmt w:val="bullet"/>
      <w:lvlText w:val=""/>
      <w:lvlJc w:val="left"/>
      <w:pPr>
        <w:ind w:left="4320" w:hanging="360"/>
      </w:pPr>
      <w:rPr>
        <w:rFonts w:ascii="Wingdings" w:hAnsi="Wingdings" w:hint="default"/>
      </w:rPr>
    </w:lvl>
    <w:lvl w:ilvl="6" w:tplc="30C42DEE">
      <w:start w:val="1"/>
      <w:numFmt w:val="bullet"/>
      <w:lvlText w:val=""/>
      <w:lvlJc w:val="left"/>
      <w:pPr>
        <w:ind w:left="5040" w:hanging="360"/>
      </w:pPr>
      <w:rPr>
        <w:rFonts w:ascii="Symbol" w:hAnsi="Symbol" w:hint="default"/>
      </w:rPr>
    </w:lvl>
    <w:lvl w:ilvl="7" w:tplc="4A202BCE">
      <w:start w:val="1"/>
      <w:numFmt w:val="bullet"/>
      <w:lvlText w:val="o"/>
      <w:lvlJc w:val="left"/>
      <w:pPr>
        <w:ind w:left="5760" w:hanging="360"/>
      </w:pPr>
      <w:rPr>
        <w:rFonts w:ascii="Courier New" w:hAnsi="Courier New" w:hint="default"/>
      </w:rPr>
    </w:lvl>
    <w:lvl w:ilvl="8" w:tplc="F78A2072">
      <w:start w:val="1"/>
      <w:numFmt w:val="bullet"/>
      <w:lvlText w:val=""/>
      <w:lvlJc w:val="left"/>
      <w:pPr>
        <w:ind w:left="6480" w:hanging="360"/>
      </w:pPr>
      <w:rPr>
        <w:rFonts w:ascii="Wingdings" w:hAnsi="Wingdings" w:hint="default"/>
      </w:rPr>
    </w:lvl>
  </w:abstractNum>
  <w:abstractNum w:abstractNumId="36" w15:restartNumberingAfterBreak="0">
    <w:nsid w:val="66FA5A01"/>
    <w:multiLevelType w:val="hybridMultilevel"/>
    <w:tmpl w:val="1D5C92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293284"/>
    <w:multiLevelType w:val="hybridMultilevel"/>
    <w:tmpl w:val="6356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1E326D"/>
    <w:multiLevelType w:val="hybridMultilevel"/>
    <w:tmpl w:val="6F324392"/>
    <w:lvl w:ilvl="0" w:tplc="8D348CEE">
      <w:start w:val="1"/>
      <w:numFmt w:val="bullet"/>
      <w:lvlText w:val=""/>
      <w:lvlJc w:val="left"/>
      <w:pPr>
        <w:ind w:left="720" w:hanging="360"/>
      </w:pPr>
      <w:rPr>
        <w:rFonts w:ascii="Symbol" w:hAnsi="Symbol" w:hint="default"/>
      </w:rPr>
    </w:lvl>
    <w:lvl w:ilvl="1" w:tplc="2B02620A">
      <w:start w:val="1"/>
      <w:numFmt w:val="bullet"/>
      <w:lvlText w:val="o"/>
      <w:lvlJc w:val="left"/>
      <w:pPr>
        <w:ind w:left="1440" w:hanging="360"/>
      </w:pPr>
      <w:rPr>
        <w:rFonts w:ascii="Courier New" w:hAnsi="Courier New" w:hint="default"/>
      </w:rPr>
    </w:lvl>
    <w:lvl w:ilvl="2" w:tplc="8B00FDE8">
      <w:start w:val="1"/>
      <w:numFmt w:val="bullet"/>
      <w:lvlText w:val=""/>
      <w:lvlJc w:val="left"/>
      <w:pPr>
        <w:ind w:left="2160" w:hanging="360"/>
      </w:pPr>
      <w:rPr>
        <w:rFonts w:ascii="Wingdings" w:hAnsi="Wingdings" w:hint="default"/>
      </w:rPr>
    </w:lvl>
    <w:lvl w:ilvl="3" w:tplc="48FEC6BA">
      <w:start w:val="1"/>
      <w:numFmt w:val="bullet"/>
      <w:lvlText w:val=""/>
      <w:lvlJc w:val="left"/>
      <w:pPr>
        <w:ind w:left="2880" w:hanging="360"/>
      </w:pPr>
      <w:rPr>
        <w:rFonts w:ascii="Symbol" w:hAnsi="Symbol" w:hint="default"/>
      </w:rPr>
    </w:lvl>
    <w:lvl w:ilvl="4" w:tplc="436281A2">
      <w:start w:val="1"/>
      <w:numFmt w:val="bullet"/>
      <w:lvlText w:val="o"/>
      <w:lvlJc w:val="left"/>
      <w:pPr>
        <w:ind w:left="3600" w:hanging="360"/>
      </w:pPr>
      <w:rPr>
        <w:rFonts w:ascii="Courier New" w:hAnsi="Courier New" w:hint="default"/>
      </w:rPr>
    </w:lvl>
    <w:lvl w:ilvl="5" w:tplc="B5A864D2">
      <w:start w:val="1"/>
      <w:numFmt w:val="bullet"/>
      <w:lvlText w:val=""/>
      <w:lvlJc w:val="left"/>
      <w:pPr>
        <w:ind w:left="4320" w:hanging="360"/>
      </w:pPr>
      <w:rPr>
        <w:rFonts w:ascii="Wingdings" w:hAnsi="Wingdings" w:hint="default"/>
      </w:rPr>
    </w:lvl>
    <w:lvl w:ilvl="6" w:tplc="3FBC6B1C">
      <w:start w:val="1"/>
      <w:numFmt w:val="bullet"/>
      <w:lvlText w:val=""/>
      <w:lvlJc w:val="left"/>
      <w:pPr>
        <w:ind w:left="5040" w:hanging="360"/>
      </w:pPr>
      <w:rPr>
        <w:rFonts w:ascii="Symbol" w:hAnsi="Symbol" w:hint="default"/>
      </w:rPr>
    </w:lvl>
    <w:lvl w:ilvl="7" w:tplc="B0B22810">
      <w:start w:val="1"/>
      <w:numFmt w:val="bullet"/>
      <w:lvlText w:val="o"/>
      <w:lvlJc w:val="left"/>
      <w:pPr>
        <w:ind w:left="5760" w:hanging="360"/>
      </w:pPr>
      <w:rPr>
        <w:rFonts w:ascii="Courier New" w:hAnsi="Courier New" w:hint="default"/>
      </w:rPr>
    </w:lvl>
    <w:lvl w:ilvl="8" w:tplc="6FBA8E4C">
      <w:start w:val="1"/>
      <w:numFmt w:val="bullet"/>
      <w:lvlText w:val=""/>
      <w:lvlJc w:val="left"/>
      <w:pPr>
        <w:ind w:left="6480" w:hanging="360"/>
      </w:pPr>
      <w:rPr>
        <w:rFonts w:ascii="Wingdings" w:hAnsi="Wingdings" w:hint="default"/>
      </w:rPr>
    </w:lvl>
  </w:abstractNum>
  <w:abstractNum w:abstractNumId="39" w15:restartNumberingAfterBreak="0">
    <w:nsid w:val="76AB5190"/>
    <w:multiLevelType w:val="hybridMultilevel"/>
    <w:tmpl w:val="6F00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F7362F"/>
    <w:multiLevelType w:val="hybridMultilevel"/>
    <w:tmpl w:val="E0A4A63A"/>
    <w:lvl w:ilvl="0" w:tplc="7F428174">
      <w:start w:val="1"/>
      <w:numFmt w:val="bullet"/>
      <w:lvlText w:val="-"/>
      <w:lvlJc w:val="left"/>
      <w:pPr>
        <w:ind w:left="1080" w:hanging="360"/>
      </w:pPr>
      <w:rPr>
        <w:rFonts w:ascii="Calibri" w:eastAsia="Times New Roman"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9DA7597"/>
    <w:multiLevelType w:val="hybridMultilevel"/>
    <w:tmpl w:val="E724025A"/>
    <w:lvl w:ilvl="0" w:tplc="7F508DF0">
      <w:start w:val="1"/>
      <w:numFmt w:val="bullet"/>
      <w:lvlText w:val=""/>
      <w:lvlJc w:val="left"/>
      <w:pPr>
        <w:ind w:left="720" w:hanging="360"/>
      </w:pPr>
      <w:rPr>
        <w:rFonts w:ascii="Symbol" w:hAnsi="Symbol" w:hint="default"/>
      </w:rPr>
    </w:lvl>
    <w:lvl w:ilvl="1" w:tplc="9FC4AD62">
      <w:start w:val="1"/>
      <w:numFmt w:val="bullet"/>
      <w:lvlText w:val="o"/>
      <w:lvlJc w:val="left"/>
      <w:pPr>
        <w:ind w:left="1440" w:hanging="360"/>
      </w:pPr>
      <w:rPr>
        <w:rFonts w:ascii="Courier New" w:hAnsi="Courier New" w:hint="default"/>
      </w:rPr>
    </w:lvl>
    <w:lvl w:ilvl="2" w:tplc="18F4916E">
      <w:start w:val="1"/>
      <w:numFmt w:val="bullet"/>
      <w:lvlText w:val=""/>
      <w:lvlJc w:val="left"/>
      <w:pPr>
        <w:ind w:left="2160" w:hanging="360"/>
      </w:pPr>
      <w:rPr>
        <w:rFonts w:ascii="Wingdings" w:hAnsi="Wingdings" w:hint="default"/>
      </w:rPr>
    </w:lvl>
    <w:lvl w:ilvl="3" w:tplc="A1C46170">
      <w:start w:val="1"/>
      <w:numFmt w:val="bullet"/>
      <w:lvlText w:val=""/>
      <w:lvlJc w:val="left"/>
      <w:pPr>
        <w:ind w:left="2880" w:hanging="360"/>
      </w:pPr>
      <w:rPr>
        <w:rFonts w:ascii="Symbol" w:hAnsi="Symbol" w:hint="default"/>
      </w:rPr>
    </w:lvl>
    <w:lvl w:ilvl="4" w:tplc="5B38D394">
      <w:start w:val="1"/>
      <w:numFmt w:val="bullet"/>
      <w:lvlText w:val="o"/>
      <w:lvlJc w:val="left"/>
      <w:pPr>
        <w:ind w:left="3600" w:hanging="360"/>
      </w:pPr>
      <w:rPr>
        <w:rFonts w:ascii="Courier New" w:hAnsi="Courier New" w:hint="default"/>
      </w:rPr>
    </w:lvl>
    <w:lvl w:ilvl="5" w:tplc="4CE8D666">
      <w:start w:val="1"/>
      <w:numFmt w:val="bullet"/>
      <w:lvlText w:val=""/>
      <w:lvlJc w:val="left"/>
      <w:pPr>
        <w:ind w:left="4320" w:hanging="360"/>
      </w:pPr>
      <w:rPr>
        <w:rFonts w:ascii="Wingdings" w:hAnsi="Wingdings" w:hint="default"/>
      </w:rPr>
    </w:lvl>
    <w:lvl w:ilvl="6" w:tplc="86C0EF04">
      <w:start w:val="1"/>
      <w:numFmt w:val="bullet"/>
      <w:lvlText w:val=""/>
      <w:lvlJc w:val="left"/>
      <w:pPr>
        <w:ind w:left="5040" w:hanging="360"/>
      </w:pPr>
      <w:rPr>
        <w:rFonts w:ascii="Symbol" w:hAnsi="Symbol" w:hint="default"/>
      </w:rPr>
    </w:lvl>
    <w:lvl w:ilvl="7" w:tplc="19EE0436">
      <w:start w:val="1"/>
      <w:numFmt w:val="bullet"/>
      <w:lvlText w:val="o"/>
      <w:lvlJc w:val="left"/>
      <w:pPr>
        <w:ind w:left="5760" w:hanging="360"/>
      </w:pPr>
      <w:rPr>
        <w:rFonts w:ascii="Courier New" w:hAnsi="Courier New" w:hint="default"/>
      </w:rPr>
    </w:lvl>
    <w:lvl w:ilvl="8" w:tplc="D1180A82">
      <w:start w:val="1"/>
      <w:numFmt w:val="bullet"/>
      <w:lvlText w:val=""/>
      <w:lvlJc w:val="left"/>
      <w:pPr>
        <w:ind w:left="6480" w:hanging="360"/>
      </w:pPr>
      <w:rPr>
        <w:rFonts w:ascii="Wingdings" w:hAnsi="Wingdings" w:hint="default"/>
      </w:rPr>
    </w:lvl>
  </w:abstractNum>
  <w:abstractNum w:abstractNumId="42" w15:restartNumberingAfterBreak="0">
    <w:nsid w:val="7FEF4E3F"/>
    <w:multiLevelType w:val="hybridMultilevel"/>
    <w:tmpl w:val="18446CE6"/>
    <w:lvl w:ilvl="0" w:tplc="1BE0E7B4">
      <w:start w:val="1"/>
      <w:numFmt w:val="bullet"/>
      <w:lvlText w:val=""/>
      <w:lvlJc w:val="left"/>
      <w:pPr>
        <w:ind w:left="720" w:hanging="360"/>
      </w:pPr>
      <w:rPr>
        <w:rFonts w:ascii="Symbol" w:hAnsi="Symbol" w:hint="default"/>
      </w:rPr>
    </w:lvl>
    <w:lvl w:ilvl="1" w:tplc="A7760E0A">
      <w:start w:val="1"/>
      <w:numFmt w:val="bullet"/>
      <w:lvlText w:val="o"/>
      <w:lvlJc w:val="left"/>
      <w:pPr>
        <w:ind w:left="1440" w:hanging="360"/>
      </w:pPr>
      <w:rPr>
        <w:rFonts w:ascii="Courier New" w:hAnsi="Courier New" w:hint="default"/>
      </w:rPr>
    </w:lvl>
    <w:lvl w:ilvl="2" w:tplc="EBC467D2">
      <w:start w:val="1"/>
      <w:numFmt w:val="bullet"/>
      <w:lvlText w:val=""/>
      <w:lvlJc w:val="left"/>
      <w:pPr>
        <w:ind w:left="2160" w:hanging="360"/>
      </w:pPr>
      <w:rPr>
        <w:rFonts w:ascii="Wingdings" w:hAnsi="Wingdings" w:hint="default"/>
      </w:rPr>
    </w:lvl>
    <w:lvl w:ilvl="3" w:tplc="6A967CFE">
      <w:start w:val="1"/>
      <w:numFmt w:val="bullet"/>
      <w:lvlText w:val=""/>
      <w:lvlJc w:val="left"/>
      <w:pPr>
        <w:ind w:left="2880" w:hanging="360"/>
      </w:pPr>
      <w:rPr>
        <w:rFonts w:ascii="Symbol" w:hAnsi="Symbol" w:hint="default"/>
      </w:rPr>
    </w:lvl>
    <w:lvl w:ilvl="4" w:tplc="98F0C4F4">
      <w:start w:val="1"/>
      <w:numFmt w:val="bullet"/>
      <w:lvlText w:val="o"/>
      <w:lvlJc w:val="left"/>
      <w:pPr>
        <w:ind w:left="3600" w:hanging="360"/>
      </w:pPr>
      <w:rPr>
        <w:rFonts w:ascii="Courier New" w:hAnsi="Courier New" w:hint="default"/>
      </w:rPr>
    </w:lvl>
    <w:lvl w:ilvl="5" w:tplc="5C4097D6">
      <w:start w:val="1"/>
      <w:numFmt w:val="bullet"/>
      <w:lvlText w:val=""/>
      <w:lvlJc w:val="left"/>
      <w:pPr>
        <w:ind w:left="4320" w:hanging="360"/>
      </w:pPr>
      <w:rPr>
        <w:rFonts w:ascii="Wingdings" w:hAnsi="Wingdings" w:hint="default"/>
      </w:rPr>
    </w:lvl>
    <w:lvl w:ilvl="6" w:tplc="76727014">
      <w:start w:val="1"/>
      <w:numFmt w:val="bullet"/>
      <w:lvlText w:val=""/>
      <w:lvlJc w:val="left"/>
      <w:pPr>
        <w:ind w:left="5040" w:hanging="360"/>
      </w:pPr>
      <w:rPr>
        <w:rFonts w:ascii="Symbol" w:hAnsi="Symbol" w:hint="default"/>
      </w:rPr>
    </w:lvl>
    <w:lvl w:ilvl="7" w:tplc="17347CC0">
      <w:start w:val="1"/>
      <w:numFmt w:val="bullet"/>
      <w:lvlText w:val="o"/>
      <w:lvlJc w:val="left"/>
      <w:pPr>
        <w:ind w:left="5760" w:hanging="360"/>
      </w:pPr>
      <w:rPr>
        <w:rFonts w:ascii="Courier New" w:hAnsi="Courier New" w:hint="default"/>
      </w:rPr>
    </w:lvl>
    <w:lvl w:ilvl="8" w:tplc="54B4E62A">
      <w:start w:val="1"/>
      <w:numFmt w:val="bullet"/>
      <w:lvlText w:val=""/>
      <w:lvlJc w:val="left"/>
      <w:pPr>
        <w:ind w:left="6480" w:hanging="360"/>
      </w:pPr>
      <w:rPr>
        <w:rFonts w:ascii="Wingdings" w:hAnsi="Wingdings" w:hint="default"/>
      </w:rPr>
    </w:lvl>
  </w:abstractNum>
  <w:num w:numId="1">
    <w:abstractNumId w:val="10"/>
  </w:num>
  <w:num w:numId="2">
    <w:abstractNumId w:val="42"/>
  </w:num>
  <w:num w:numId="3">
    <w:abstractNumId w:val="28"/>
  </w:num>
  <w:num w:numId="4">
    <w:abstractNumId w:val="8"/>
  </w:num>
  <w:num w:numId="5">
    <w:abstractNumId w:val="41"/>
  </w:num>
  <w:num w:numId="6">
    <w:abstractNumId w:val="25"/>
  </w:num>
  <w:num w:numId="7">
    <w:abstractNumId w:val="35"/>
  </w:num>
  <w:num w:numId="8">
    <w:abstractNumId w:val="4"/>
  </w:num>
  <w:num w:numId="9">
    <w:abstractNumId w:val="9"/>
  </w:num>
  <w:num w:numId="10">
    <w:abstractNumId w:val="24"/>
  </w:num>
  <w:num w:numId="11">
    <w:abstractNumId w:val="20"/>
  </w:num>
  <w:num w:numId="12">
    <w:abstractNumId w:val="34"/>
  </w:num>
  <w:num w:numId="13">
    <w:abstractNumId w:val="11"/>
  </w:num>
  <w:num w:numId="14">
    <w:abstractNumId w:val="17"/>
  </w:num>
  <w:num w:numId="15">
    <w:abstractNumId w:val="2"/>
  </w:num>
  <w:num w:numId="16">
    <w:abstractNumId w:val="6"/>
  </w:num>
  <w:num w:numId="17">
    <w:abstractNumId w:val="36"/>
  </w:num>
  <w:num w:numId="18">
    <w:abstractNumId w:val="39"/>
  </w:num>
  <w:num w:numId="19">
    <w:abstractNumId w:val="37"/>
  </w:num>
  <w:num w:numId="20">
    <w:abstractNumId w:val="19"/>
  </w:num>
  <w:num w:numId="21">
    <w:abstractNumId w:val="9"/>
  </w:num>
  <w:num w:numId="22">
    <w:abstractNumId w:val="9"/>
  </w:num>
  <w:num w:numId="23">
    <w:abstractNumId w:val="14"/>
  </w:num>
  <w:num w:numId="24">
    <w:abstractNumId w:val="22"/>
  </w:num>
  <w:num w:numId="25">
    <w:abstractNumId w:val="26"/>
  </w:num>
  <w:num w:numId="26">
    <w:abstractNumId w:val="23"/>
  </w:num>
  <w:num w:numId="27">
    <w:abstractNumId w:val="23"/>
  </w:num>
  <w:num w:numId="28">
    <w:abstractNumId w:val="23"/>
    <w:lvlOverride w:ilvl="0">
      <w:startOverride w:val="2"/>
    </w:lvlOverride>
    <w:lvlOverride w:ilvl="1">
      <w:startOverride w:val="1"/>
    </w:lvlOverride>
  </w:num>
  <w:num w:numId="29">
    <w:abstractNumId w:val="23"/>
  </w:num>
  <w:num w:numId="30">
    <w:abstractNumId w:val="5"/>
  </w:num>
  <w:num w:numId="31">
    <w:abstractNumId w:val="29"/>
  </w:num>
  <w:num w:numId="32">
    <w:abstractNumId w:val="15"/>
  </w:num>
  <w:num w:numId="33">
    <w:abstractNumId w:val="21"/>
  </w:num>
  <w:num w:numId="34">
    <w:abstractNumId w:val="38"/>
  </w:num>
  <w:num w:numId="35">
    <w:abstractNumId w:val="31"/>
  </w:num>
  <w:num w:numId="36">
    <w:abstractNumId w:val="12"/>
  </w:num>
  <w:num w:numId="37">
    <w:abstractNumId w:val="18"/>
  </w:num>
  <w:num w:numId="38">
    <w:abstractNumId w:val="33"/>
  </w:num>
  <w:num w:numId="39">
    <w:abstractNumId w:val="22"/>
  </w:num>
  <w:num w:numId="40">
    <w:abstractNumId w:val="16"/>
  </w:num>
  <w:num w:numId="41">
    <w:abstractNumId w:val="40"/>
  </w:num>
  <w:num w:numId="42">
    <w:abstractNumId w:val="7"/>
  </w:num>
  <w:num w:numId="43">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num>
  <w:num w:numId="45">
    <w:abstractNumId w:val="13"/>
  </w:num>
  <w:num w:numId="46">
    <w:abstractNumId w:val="27"/>
  </w:num>
  <w:num w:numId="47">
    <w:abstractNumId w:val="32"/>
  </w:num>
  <w:num w:numId="48">
    <w:abstractNumId w:val="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randa Gorman">
    <w15:presenceInfo w15:providerId="AD" w15:userId="S::mgorman@andrew.cmu.edu::9b3a73ee-0dca-4e10-ba88-6a048e5f5928"/>
  </w15:person>
  <w15:person w15:author="Kevin Bayuk">
    <w15:presenceInfo w15:providerId="Windows Live" w15:userId="04d15534eb19c5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trackRevisions/>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143C"/>
    <w:rsid w:val="00014CE5"/>
    <w:rsid w:val="000178CE"/>
    <w:rsid w:val="00024F11"/>
    <w:rsid w:val="00027B88"/>
    <w:rsid w:val="000330C6"/>
    <w:rsid w:val="0004465D"/>
    <w:rsid w:val="00054158"/>
    <w:rsid w:val="00056ED1"/>
    <w:rsid w:val="00057050"/>
    <w:rsid w:val="000663BB"/>
    <w:rsid w:val="00071434"/>
    <w:rsid w:val="00075F31"/>
    <w:rsid w:val="00081F00"/>
    <w:rsid w:val="000828F9"/>
    <w:rsid w:val="000829DC"/>
    <w:rsid w:val="000856B7"/>
    <w:rsid w:val="000875B5"/>
    <w:rsid w:val="00087D3B"/>
    <w:rsid w:val="0009232E"/>
    <w:rsid w:val="0009271D"/>
    <w:rsid w:val="0009541F"/>
    <w:rsid w:val="000971F9"/>
    <w:rsid w:val="000A6F40"/>
    <w:rsid w:val="000B1609"/>
    <w:rsid w:val="000B1918"/>
    <w:rsid w:val="000B3EE3"/>
    <w:rsid w:val="000C3205"/>
    <w:rsid w:val="000C3F49"/>
    <w:rsid w:val="000C7A55"/>
    <w:rsid w:val="000D30DE"/>
    <w:rsid w:val="000D3855"/>
    <w:rsid w:val="000D7BC5"/>
    <w:rsid w:val="000E594F"/>
    <w:rsid w:val="000F131E"/>
    <w:rsid w:val="00101408"/>
    <w:rsid w:val="001073C8"/>
    <w:rsid w:val="00112479"/>
    <w:rsid w:val="00120AB4"/>
    <w:rsid w:val="00123A28"/>
    <w:rsid w:val="00124262"/>
    <w:rsid w:val="00124C49"/>
    <w:rsid w:val="001250B4"/>
    <w:rsid w:val="00125B80"/>
    <w:rsid w:val="00136093"/>
    <w:rsid w:val="00137B82"/>
    <w:rsid w:val="00140F1E"/>
    <w:rsid w:val="00152E5D"/>
    <w:rsid w:val="001759D2"/>
    <w:rsid w:val="00176B3E"/>
    <w:rsid w:val="001A1AB8"/>
    <w:rsid w:val="001A6EB0"/>
    <w:rsid w:val="001B1300"/>
    <w:rsid w:val="001B3003"/>
    <w:rsid w:val="001B58F5"/>
    <w:rsid w:val="001B6745"/>
    <w:rsid w:val="001B7FB3"/>
    <w:rsid w:val="001C2B6F"/>
    <w:rsid w:val="001C3DC0"/>
    <w:rsid w:val="001C49CB"/>
    <w:rsid w:val="001C5872"/>
    <w:rsid w:val="001D17E8"/>
    <w:rsid w:val="001E0FF2"/>
    <w:rsid w:val="001F2EFC"/>
    <w:rsid w:val="001F6FB0"/>
    <w:rsid w:val="00201207"/>
    <w:rsid w:val="00202788"/>
    <w:rsid w:val="002054FC"/>
    <w:rsid w:val="0021082B"/>
    <w:rsid w:val="0021595B"/>
    <w:rsid w:val="00215F04"/>
    <w:rsid w:val="00216B08"/>
    <w:rsid w:val="00220805"/>
    <w:rsid w:val="00221954"/>
    <w:rsid w:val="0023178B"/>
    <w:rsid w:val="00232AAA"/>
    <w:rsid w:val="00233C0E"/>
    <w:rsid w:val="002354D0"/>
    <w:rsid w:val="00245188"/>
    <w:rsid w:val="002476A8"/>
    <w:rsid w:val="00255D19"/>
    <w:rsid w:val="00260326"/>
    <w:rsid w:val="002603E9"/>
    <w:rsid w:val="0026327C"/>
    <w:rsid w:val="00264D1A"/>
    <w:rsid w:val="00266635"/>
    <w:rsid w:val="00270442"/>
    <w:rsid w:val="00272912"/>
    <w:rsid w:val="00274B56"/>
    <w:rsid w:val="00290D71"/>
    <w:rsid w:val="00291D3C"/>
    <w:rsid w:val="002A4E84"/>
    <w:rsid w:val="002A62C7"/>
    <w:rsid w:val="002B4E23"/>
    <w:rsid w:val="002C0282"/>
    <w:rsid w:val="002D402C"/>
    <w:rsid w:val="002D4B9E"/>
    <w:rsid w:val="002D5C14"/>
    <w:rsid w:val="002D5EB4"/>
    <w:rsid w:val="002D6588"/>
    <w:rsid w:val="002E49AA"/>
    <w:rsid w:val="002E69FF"/>
    <w:rsid w:val="0030099E"/>
    <w:rsid w:val="00300CEE"/>
    <w:rsid w:val="003023BB"/>
    <w:rsid w:val="00303670"/>
    <w:rsid w:val="003069EE"/>
    <w:rsid w:val="0032353F"/>
    <w:rsid w:val="00325AF7"/>
    <w:rsid w:val="003260E9"/>
    <w:rsid w:val="00327B08"/>
    <w:rsid w:val="00333492"/>
    <w:rsid w:val="00333748"/>
    <w:rsid w:val="00342C50"/>
    <w:rsid w:val="00344262"/>
    <w:rsid w:val="0034746E"/>
    <w:rsid w:val="00364AED"/>
    <w:rsid w:val="00367667"/>
    <w:rsid w:val="0037089C"/>
    <w:rsid w:val="003727F8"/>
    <w:rsid w:val="00374564"/>
    <w:rsid w:val="0038334F"/>
    <w:rsid w:val="003922A1"/>
    <w:rsid w:val="00395868"/>
    <w:rsid w:val="003A0234"/>
    <w:rsid w:val="003A2697"/>
    <w:rsid w:val="003A4CBC"/>
    <w:rsid w:val="003A7929"/>
    <w:rsid w:val="003A7FE2"/>
    <w:rsid w:val="003B2BDF"/>
    <w:rsid w:val="003B4C27"/>
    <w:rsid w:val="003B7CDC"/>
    <w:rsid w:val="003C025A"/>
    <w:rsid w:val="003C04AF"/>
    <w:rsid w:val="003C3271"/>
    <w:rsid w:val="003C69B0"/>
    <w:rsid w:val="003E0AE3"/>
    <w:rsid w:val="003E0C8F"/>
    <w:rsid w:val="003E4AC7"/>
    <w:rsid w:val="003F4569"/>
    <w:rsid w:val="004004EE"/>
    <w:rsid w:val="004057C8"/>
    <w:rsid w:val="00416A4B"/>
    <w:rsid w:val="00433358"/>
    <w:rsid w:val="00434F61"/>
    <w:rsid w:val="00437A30"/>
    <w:rsid w:val="0044137C"/>
    <w:rsid w:val="00442F4B"/>
    <w:rsid w:val="00446AAC"/>
    <w:rsid w:val="0045534C"/>
    <w:rsid w:val="0045676A"/>
    <w:rsid w:val="004575C6"/>
    <w:rsid w:val="00463F20"/>
    <w:rsid w:val="00467B94"/>
    <w:rsid w:val="00481F8C"/>
    <w:rsid w:val="00483FFA"/>
    <w:rsid w:val="004858E0"/>
    <w:rsid w:val="00486C75"/>
    <w:rsid w:val="00487017"/>
    <w:rsid w:val="0048745F"/>
    <w:rsid w:val="00490F36"/>
    <w:rsid w:val="00492F5E"/>
    <w:rsid w:val="00496526"/>
    <w:rsid w:val="004A4DFA"/>
    <w:rsid w:val="004A6074"/>
    <w:rsid w:val="004B1A0B"/>
    <w:rsid w:val="004B45D0"/>
    <w:rsid w:val="004B4859"/>
    <w:rsid w:val="004B4939"/>
    <w:rsid w:val="004B5342"/>
    <w:rsid w:val="004B75B7"/>
    <w:rsid w:val="004C1461"/>
    <w:rsid w:val="004C2EA3"/>
    <w:rsid w:val="004D1577"/>
    <w:rsid w:val="004D345F"/>
    <w:rsid w:val="004D4E70"/>
    <w:rsid w:val="004D5520"/>
    <w:rsid w:val="004E4047"/>
    <w:rsid w:val="004E4194"/>
    <w:rsid w:val="004F1696"/>
    <w:rsid w:val="004F5425"/>
    <w:rsid w:val="00502511"/>
    <w:rsid w:val="00503F11"/>
    <w:rsid w:val="005251A9"/>
    <w:rsid w:val="0053240D"/>
    <w:rsid w:val="005341AC"/>
    <w:rsid w:val="00535AC0"/>
    <w:rsid w:val="00540434"/>
    <w:rsid w:val="00540530"/>
    <w:rsid w:val="00541D39"/>
    <w:rsid w:val="00542221"/>
    <w:rsid w:val="00554732"/>
    <w:rsid w:val="005575BC"/>
    <w:rsid w:val="00557A3B"/>
    <w:rsid w:val="00561650"/>
    <w:rsid w:val="00564C96"/>
    <w:rsid w:val="00570C51"/>
    <w:rsid w:val="00571C64"/>
    <w:rsid w:val="00584CBD"/>
    <w:rsid w:val="00584ECC"/>
    <w:rsid w:val="00586AA5"/>
    <w:rsid w:val="00592C39"/>
    <w:rsid w:val="00592D80"/>
    <w:rsid w:val="0059467A"/>
    <w:rsid w:val="005A0AE6"/>
    <w:rsid w:val="005A6986"/>
    <w:rsid w:val="005B7A11"/>
    <w:rsid w:val="005C6EC2"/>
    <w:rsid w:val="005C77F5"/>
    <w:rsid w:val="005D026A"/>
    <w:rsid w:val="005D2C9C"/>
    <w:rsid w:val="005D49A8"/>
    <w:rsid w:val="005E40E9"/>
    <w:rsid w:val="005F1E2F"/>
    <w:rsid w:val="005F1FD0"/>
    <w:rsid w:val="005F38E3"/>
    <w:rsid w:val="005F5826"/>
    <w:rsid w:val="005F6F5D"/>
    <w:rsid w:val="00602DF7"/>
    <w:rsid w:val="006035E9"/>
    <w:rsid w:val="0060672D"/>
    <w:rsid w:val="0062645D"/>
    <w:rsid w:val="00630CD1"/>
    <w:rsid w:val="00631D39"/>
    <w:rsid w:val="00633943"/>
    <w:rsid w:val="00635618"/>
    <w:rsid w:val="00640665"/>
    <w:rsid w:val="00644833"/>
    <w:rsid w:val="00652B00"/>
    <w:rsid w:val="00654D87"/>
    <w:rsid w:val="0065579A"/>
    <w:rsid w:val="00666AAB"/>
    <w:rsid w:val="0066753A"/>
    <w:rsid w:val="0066787A"/>
    <w:rsid w:val="006745FF"/>
    <w:rsid w:val="00683100"/>
    <w:rsid w:val="006849F0"/>
    <w:rsid w:val="00686965"/>
    <w:rsid w:val="0069014F"/>
    <w:rsid w:val="0069370D"/>
    <w:rsid w:val="00695123"/>
    <w:rsid w:val="00695682"/>
    <w:rsid w:val="00695E13"/>
    <w:rsid w:val="006A106E"/>
    <w:rsid w:val="006A4A08"/>
    <w:rsid w:val="006A7503"/>
    <w:rsid w:val="006A7AF6"/>
    <w:rsid w:val="006B267A"/>
    <w:rsid w:val="006B675D"/>
    <w:rsid w:val="006C19CA"/>
    <w:rsid w:val="006C273F"/>
    <w:rsid w:val="006D6012"/>
    <w:rsid w:val="006D6758"/>
    <w:rsid w:val="006E32FC"/>
    <w:rsid w:val="006E6C65"/>
    <w:rsid w:val="006F2600"/>
    <w:rsid w:val="006F505C"/>
    <w:rsid w:val="006F6334"/>
    <w:rsid w:val="006F77BD"/>
    <w:rsid w:val="00700053"/>
    <w:rsid w:val="007102BE"/>
    <w:rsid w:val="00717861"/>
    <w:rsid w:val="00720F3A"/>
    <w:rsid w:val="0072606A"/>
    <w:rsid w:val="00736D2D"/>
    <w:rsid w:val="00740504"/>
    <w:rsid w:val="007500D3"/>
    <w:rsid w:val="00753F11"/>
    <w:rsid w:val="007546AE"/>
    <w:rsid w:val="007546C9"/>
    <w:rsid w:val="007576C6"/>
    <w:rsid w:val="00761959"/>
    <w:rsid w:val="00762877"/>
    <w:rsid w:val="00763931"/>
    <w:rsid w:val="00767F96"/>
    <w:rsid w:val="007864AB"/>
    <w:rsid w:val="00791571"/>
    <w:rsid w:val="0079350D"/>
    <w:rsid w:val="00796E69"/>
    <w:rsid w:val="00797795"/>
    <w:rsid w:val="007A1B6B"/>
    <w:rsid w:val="007A58F9"/>
    <w:rsid w:val="007B6910"/>
    <w:rsid w:val="007C28E3"/>
    <w:rsid w:val="007C645A"/>
    <w:rsid w:val="007D1608"/>
    <w:rsid w:val="007D2C50"/>
    <w:rsid w:val="007D2C6A"/>
    <w:rsid w:val="007D491F"/>
    <w:rsid w:val="007D4C43"/>
    <w:rsid w:val="007F1A54"/>
    <w:rsid w:val="007F218C"/>
    <w:rsid w:val="008006D0"/>
    <w:rsid w:val="00801004"/>
    <w:rsid w:val="00807D37"/>
    <w:rsid w:val="008113FA"/>
    <w:rsid w:val="00814EF4"/>
    <w:rsid w:val="008203FB"/>
    <w:rsid w:val="00826C41"/>
    <w:rsid w:val="008274C2"/>
    <w:rsid w:val="008324D7"/>
    <w:rsid w:val="008329F4"/>
    <w:rsid w:val="008332CA"/>
    <w:rsid w:val="0083647A"/>
    <w:rsid w:val="008368CA"/>
    <w:rsid w:val="00837784"/>
    <w:rsid w:val="00843F48"/>
    <w:rsid w:val="0084641A"/>
    <w:rsid w:val="00847D79"/>
    <w:rsid w:val="0085286D"/>
    <w:rsid w:val="00861FE7"/>
    <w:rsid w:val="008627CC"/>
    <w:rsid w:val="00874EDC"/>
    <w:rsid w:val="008806DE"/>
    <w:rsid w:val="008A6289"/>
    <w:rsid w:val="008A7600"/>
    <w:rsid w:val="008B1580"/>
    <w:rsid w:val="008C25CA"/>
    <w:rsid w:val="008D1491"/>
    <w:rsid w:val="008D6D1A"/>
    <w:rsid w:val="008E6B1D"/>
    <w:rsid w:val="008F2ACC"/>
    <w:rsid w:val="00905FBB"/>
    <w:rsid w:val="00907B1B"/>
    <w:rsid w:val="00910DE0"/>
    <w:rsid w:val="0091496E"/>
    <w:rsid w:val="00923F5D"/>
    <w:rsid w:val="00926C81"/>
    <w:rsid w:val="0093067B"/>
    <w:rsid w:val="00930DE7"/>
    <w:rsid w:val="009323F1"/>
    <w:rsid w:val="00933FD7"/>
    <w:rsid w:val="00936B09"/>
    <w:rsid w:val="00937CEB"/>
    <w:rsid w:val="00941CE1"/>
    <w:rsid w:val="0094349E"/>
    <w:rsid w:val="00946BBC"/>
    <w:rsid w:val="009470AC"/>
    <w:rsid w:val="00951B63"/>
    <w:rsid w:val="00954872"/>
    <w:rsid w:val="00954CF1"/>
    <w:rsid w:val="0096211B"/>
    <w:rsid w:val="00962201"/>
    <w:rsid w:val="00966563"/>
    <w:rsid w:val="00967E71"/>
    <w:rsid w:val="00975091"/>
    <w:rsid w:val="009777E1"/>
    <w:rsid w:val="00977F6D"/>
    <w:rsid w:val="00981A95"/>
    <w:rsid w:val="00982379"/>
    <w:rsid w:val="00983E39"/>
    <w:rsid w:val="00992B8D"/>
    <w:rsid w:val="00996E91"/>
    <w:rsid w:val="009A1111"/>
    <w:rsid w:val="009A37AD"/>
    <w:rsid w:val="009A4537"/>
    <w:rsid w:val="009B472D"/>
    <w:rsid w:val="009B4EE6"/>
    <w:rsid w:val="009B5390"/>
    <w:rsid w:val="009B7C4C"/>
    <w:rsid w:val="009C0F77"/>
    <w:rsid w:val="009C30D4"/>
    <w:rsid w:val="009C57FB"/>
    <w:rsid w:val="009C730B"/>
    <w:rsid w:val="009D118F"/>
    <w:rsid w:val="009D3B78"/>
    <w:rsid w:val="009E6074"/>
    <w:rsid w:val="009E6E89"/>
    <w:rsid w:val="009E7E19"/>
    <w:rsid w:val="009F306A"/>
    <w:rsid w:val="009F4361"/>
    <w:rsid w:val="009F5599"/>
    <w:rsid w:val="00A0321D"/>
    <w:rsid w:val="00A0399A"/>
    <w:rsid w:val="00A07B5E"/>
    <w:rsid w:val="00A15761"/>
    <w:rsid w:val="00A2204D"/>
    <w:rsid w:val="00A265C7"/>
    <w:rsid w:val="00A30010"/>
    <w:rsid w:val="00A34C76"/>
    <w:rsid w:val="00A35BB5"/>
    <w:rsid w:val="00A432F1"/>
    <w:rsid w:val="00A44819"/>
    <w:rsid w:val="00A52E22"/>
    <w:rsid w:val="00A53CDF"/>
    <w:rsid w:val="00A5758D"/>
    <w:rsid w:val="00A63C99"/>
    <w:rsid w:val="00A65656"/>
    <w:rsid w:val="00A67518"/>
    <w:rsid w:val="00A7030F"/>
    <w:rsid w:val="00A70D18"/>
    <w:rsid w:val="00A8560C"/>
    <w:rsid w:val="00A87030"/>
    <w:rsid w:val="00A87D0F"/>
    <w:rsid w:val="00A95567"/>
    <w:rsid w:val="00A957B7"/>
    <w:rsid w:val="00A969E9"/>
    <w:rsid w:val="00AA228F"/>
    <w:rsid w:val="00AB01A1"/>
    <w:rsid w:val="00AB26B8"/>
    <w:rsid w:val="00AB71E0"/>
    <w:rsid w:val="00AB783D"/>
    <w:rsid w:val="00AC07CF"/>
    <w:rsid w:val="00AC493E"/>
    <w:rsid w:val="00AD3ABE"/>
    <w:rsid w:val="00AD4CF8"/>
    <w:rsid w:val="00AE1085"/>
    <w:rsid w:val="00AE1C1F"/>
    <w:rsid w:val="00AE3F8B"/>
    <w:rsid w:val="00AE749D"/>
    <w:rsid w:val="00AE7A86"/>
    <w:rsid w:val="00AF0AA6"/>
    <w:rsid w:val="00AF1049"/>
    <w:rsid w:val="00AF78D3"/>
    <w:rsid w:val="00AF7DA5"/>
    <w:rsid w:val="00B144E5"/>
    <w:rsid w:val="00B15F3C"/>
    <w:rsid w:val="00B24F59"/>
    <w:rsid w:val="00B251A2"/>
    <w:rsid w:val="00B261E0"/>
    <w:rsid w:val="00B36063"/>
    <w:rsid w:val="00B404A4"/>
    <w:rsid w:val="00B43EF7"/>
    <w:rsid w:val="00B502A3"/>
    <w:rsid w:val="00B51ACB"/>
    <w:rsid w:val="00B5320C"/>
    <w:rsid w:val="00B6183A"/>
    <w:rsid w:val="00B6274D"/>
    <w:rsid w:val="00B65A3B"/>
    <w:rsid w:val="00B7202B"/>
    <w:rsid w:val="00B72509"/>
    <w:rsid w:val="00B76D3C"/>
    <w:rsid w:val="00B826D7"/>
    <w:rsid w:val="00B945AD"/>
    <w:rsid w:val="00B94F2A"/>
    <w:rsid w:val="00B952BF"/>
    <w:rsid w:val="00B96AE0"/>
    <w:rsid w:val="00BB3E97"/>
    <w:rsid w:val="00BB79D6"/>
    <w:rsid w:val="00BD136D"/>
    <w:rsid w:val="00BD4917"/>
    <w:rsid w:val="00BD5090"/>
    <w:rsid w:val="00BD662B"/>
    <w:rsid w:val="00BE2E1E"/>
    <w:rsid w:val="00BE2EE4"/>
    <w:rsid w:val="00BF1980"/>
    <w:rsid w:val="00C002D1"/>
    <w:rsid w:val="00C04501"/>
    <w:rsid w:val="00C057BF"/>
    <w:rsid w:val="00C110B5"/>
    <w:rsid w:val="00C15067"/>
    <w:rsid w:val="00C23CAC"/>
    <w:rsid w:val="00C40C7A"/>
    <w:rsid w:val="00C44058"/>
    <w:rsid w:val="00C53A13"/>
    <w:rsid w:val="00C57FAA"/>
    <w:rsid w:val="00C70809"/>
    <w:rsid w:val="00C81D94"/>
    <w:rsid w:val="00C86042"/>
    <w:rsid w:val="00C904CD"/>
    <w:rsid w:val="00CA2796"/>
    <w:rsid w:val="00CA2EB1"/>
    <w:rsid w:val="00CB603A"/>
    <w:rsid w:val="00CC3B2F"/>
    <w:rsid w:val="00CD1855"/>
    <w:rsid w:val="00CD1975"/>
    <w:rsid w:val="00CD5E94"/>
    <w:rsid w:val="00CE2FEA"/>
    <w:rsid w:val="00CE38A3"/>
    <w:rsid w:val="00CF1BA5"/>
    <w:rsid w:val="00CF6B3C"/>
    <w:rsid w:val="00D1007B"/>
    <w:rsid w:val="00D14B14"/>
    <w:rsid w:val="00D1508C"/>
    <w:rsid w:val="00D158BC"/>
    <w:rsid w:val="00D201BF"/>
    <w:rsid w:val="00D2050B"/>
    <w:rsid w:val="00D25FC7"/>
    <w:rsid w:val="00D26F59"/>
    <w:rsid w:val="00D27C35"/>
    <w:rsid w:val="00D30E16"/>
    <w:rsid w:val="00D34DF6"/>
    <w:rsid w:val="00D35237"/>
    <w:rsid w:val="00D35569"/>
    <w:rsid w:val="00D4582D"/>
    <w:rsid w:val="00D541B8"/>
    <w:rsid w:val="00D6471D"/>
    <w:rsid w:val="00D72D0B"/>
    <w:rsid w:val="00D745C3"/>
    <w:rsid w:val="00D85366"/>
    <w:rsid w:val="00D9073E"/>
    <w:rsid w:val="00D93BC3"/>
    <w:rsid w:val="00DA06FE"/>
    <w:rsid w:val="00DA1392"/>
    <w:rsid w:val="00DA19B1"/>
    <w:rsid w:val="00DA3F8A"/>
    <w:rsid w:val="00DA44EB"/>
    <w:rsid w:val="00DA57F1"/>
    <w:rsid w:val="00DC1888"/>
    <w:rsid w:val="00DD2BFC"/>
    <w:rsid w:val="00DD34C2"/>
    <w:rsid w:val="00DD43B9"/>
    <w:rsid w:val="00DE570D"/>
    <w:rsid w:val="00DF0D64"/>
    <w:rsid w:val="00DF4904"/>
    <w:rsid w:val="00DF5D64"/>
    <w:rsid w:val="00DF6B2A"/>
    <w:rsid w:val="00DF6DFD"/>
    <w:rsid w:val="00E065D8"/>
    <w:rsid w:val="00E116B4"/>
    <w:rsid w:val="00E11CD2"/>
    <w:rsid w:val="00E131B4"/>
    <w:rsid w:val="00E14F94"/>
    <w:rsid w:val="00E23241"/>
    <w:rsid w:val="00E2663F"/>
    <w:rsid w:val="00E2775F"/>
    <w:rsid w:val="00E30692"/>
    <w:rsid w:val="00E30849"/>
    <w:rsid w:val="00E33621"/>
    <w:rsid w:val="00E3525C"/>
    <w:rsid w:val="00E36AAB"/>
    <w:rsid w:val="00E439FB"/>
    <w:rsid w:val="00E43DEA"/>
    <w:rsid w:val="00E62D9D"/>
    <w:rsid w:val="00E6531F"/>
    <w:rsid w:val="00E74BD5"/>
    <w:rsid w:val="00E805A1"/>
    <w:rsid w:val="00E815C8"/>
    <w:rsid w:val="00E82D62"/>
    <w:rsid w:val="00E8320F"/>
    <w:rsid w:val="00E844EA"/>
    <w:rsid w:val="00E9782A"/>
    <w:rsid w:val="00E978D4"/>
    <w:rsid w:val="00E97B6E"/>
    <w:rsid w:val="00EA34EF"/>
    <w:rsid w:val="00EB247F"/>
    <w:rsid w:val="00EC57B8"/>
    <w:rsid w:val="00ED7489"/>
    <w:rsid w:val="00EE0272"/>
    <w:rsid w:val="00EE274A"/>
    <w:rsid w:val="00EE653E"/>
    <w:rsid w:val="00EF21F4"/>
    <w:rsid w:val="00EF2247"/>
    <w:rsid w:val="00F03E9E"/>
    <w:rsid w:val="00F05491"/>
    <w:rsid w:val="00F0595F"/>
    <w:rsid w:val="00F0598F"/>
    <w:rsid w:val="00F06F88"/>
    <w:rsid w:val="00F15AEE"/>
    <w:rsid w:val="00F26176"/>
    <w:rsid w:val="00F31A58"/>
    <w:rsid w:val="00F346F2"/>
    <w:rsid w:val="00F4393C"/>
    <w:rsid w:val="00F46737"/>
    <w:rsid w:val="00F52595"/>
    <w:rsid w:val="00F53092"/>
    <w:rsid w:val="00F530FC"/>
    <w:rsid w:val="00F54A27"/>
    <w:rsid w:val="00F61DCA"/>
    <w:rsid w:val="00F66D25"/>
    <w:rsid w:val="00F73235"/>
    <w:rsid w:val="00F74517"/>
    <w:rsid w:val="00F84DB6"/>
    <w:rsid w:val="00F85FFB"/>
    <w:rsid w:val="00F90D56"/>
    <w:rsid w:val="00FA2194"/>
    <w:rsid w:val="00FA5114"/>
    <w:rsid w:val="00FA6897"/>
    <w:rsid w:val="00FA7C26"/>
    <w:rsid w:val="00FB2C53"/>
    <w:rsid w:val="00FB2DC0"/>
    <w:rsid w:val="00FB3AB3"/>
    <w:rsid w:val="00FB649C"/>
    <w:rsid w:val="00FC2C8B"/>
    <w:rsid w:val="00FD2788"/>
    <w:rsid w:val="00FD6FD2"/>
    <w:rsid w:val="00FD77AF"/>
    <w:rsid w:val="00FE53D4"/>
    <w:rsid w:val="00FF038A"/>
    <w:rsid w:val="00FF47F5"/>
    <w:rsid w:val="00FF5986"/>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FB53C60-6D1D-5F4B-919E-1FF11AB9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5575BC"/>
    <w:pPr>
      <w:keepNext/>
      <w:keepLines/>
      <w:numPr>
        <w:numId w:val="26"/>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24"/>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26"/>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5575BC"/>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customStyle="1" w:styleId="Opistablice">
    <w:name w:val="Opis tablice"/>
    <w:qFormat/>
    <w:rsid w:val="0059467A"/>
    <w:pPr>
      <w:spacing w:after="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699548288">
      <w:bodyDiv w:val="1"/>
      <w:marLeft w:val="0"/>
      <w:marRight w:val="0"/>
      <w:marTop w:val="0"/>
      <w:marBottom w:val="0"/>
      <w:divBdr>
        <w:top w:val="none" w:sz="0" w:space="0" w:color="auto"/>
        <w:left w:val="none" w:sz="0" w:space="0" w:color="auto"/>
        <w:bottom w:val="none" w:sz="0" w:space="0" w:color="auto"/>
        <w:right w:val="none" w:sz="0" w:space="0" w:color="auto"/>
      </w:divBdr>
    </w:div>
    <w:div w:id="78593003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1340234814">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207753">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rawdown.org" TargetMode="External"/><Relationship Id="rId18" Type="http://schemas.microsoft.com/office/2007/relationships/hdphoto" Target="media/hdphoto1.wdp"/><Relationship Id="rId26" Type="http://schemas.openxmlformats.org/officeDocument/2006/relationships/image" Target="media/image7.png"/><Relationship Id="rId21" Type="http://schemas.openxmlformats.org/officeDocument/2006/relationships/comments" Target="comments.xm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mailto:info@drawdown.org"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www.drawdow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hyperlink" Target="http://www.wrforum.org/publications-2/publications/" TargetMode="External"/><Relationship Id="rId32" Type="http://schemas.openxmlformats.org/officeDocument/2006/relationships/image" Target="media/image10.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microsoft.com/office/2016/09/relationships/commentsIds" Target="commentsIds.xml"/><Relationship Id="rId28" Type="http://schemas.openxmlformats.org/officeDocument/2006/relationships/image" Target="media/image8.png"/><Relationship Id="rId36" Type="http://schemas.microsoft.com/office/2011/relationships/people" Target="people.xml"/><Relationship Id="rId10" Type="http://schemas.openxmlformats.org/officeDocument/2006/relationships/hyperlink" Target="mailto:info@drawdown.org" TargetMode="External"/><Relationship Id="rId19" Type="http://schemas.openxmlformats.org/officeDocument/2006/relationships/image" Target="media/image4.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microsoft.com/office/2011/relationships/commentsExtended" Target="commentsExtended.xml"/><Relationship Id="rId27" Type="http://schemas.microsoft.com/office/2018/08/relationships/commentsExtensible" Target="commentsExtensible.xml"/><Relationship Id="rId30" Type="http://schemas.openxmlformats.org/officeDocument/2006/relationships/image" Target="media/image9.tiff"/><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evin\Desktop\KB%20Drawdown\Technical_Report_Graph_template_Oct201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esktop\KB%20Drawdown\Technical_Report_Graph_template_Oct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'Adoption Plots'!$J$7</c:f>
          <c:strCache>
            <c:ptCount val="1"/>
            <c:pt idx="0">
              <c:v>World Adoption in Functional Units</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'Adoption Plots'!$K$9</c:f>
              <c:strCache>
                <c:ptCount val="1"/>
                <c:pt idx="0">
                  <c:v>REF</c:v>
                </c:pt>
              </c:strCache>
            </c:strRef>
          </c:tx>
          <c:spPr>
            <a:ln>
              <a:solidFill>
                <a:schemeClr val="tx1"/>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Plots'!$K$11:$K$56</c:f>
              <c:numCache>
                <c:formatCode>_-* #,##0_-;\-* #,##0_-;_-* "-"??_-;_-@_-</c:formatCode>
                <c:ptCount val="46"/>
                <c:pt idx="0">
                  <c:v>178.12808590307577</c:v>
                </c:pt>
                <c:pt idx="1">
                  <c:v>184.49805697330885</c:v>
                </c:pt>
                <c:pt idx="2">
                  <c:v>190.86802804354375</c:v>
                </c:pt>
                <c:pt idx="3">
                  <c:v>197.23799911377682</c:v>
                </c:pt>
                <c:pt idx="4">
                  <c:v>203.6079701840099</c:v>
                </c:pt>
                <c:pt idx="5">
                  <c:v>209.9779412542448</c:v>
                </c:pt>
                <c:pt idx="6">
                  <c:v>216.34791232447787</c:v>
                </c:pt>
                <c:pt idx="7">
                  <c:v>222.71788339471095</c:v>
                </c:pt>
                <c:pt idx="8">
                  <c:v>229.08785446494585</c:v>
                </c:pt>
                <c:pt idx="9">
                  <c:v>235.45782553517893</c:v>
                </c:pt>
                <c:pt idx="10">
                  <c:v>241.827796605412</c:v>
                </c:pt>
                <c:pt idx="11">
                  <c:v>248.1977676756469</c:v>
                </c:pt>
                <c:pt idx="12">
                  <c:v>254.56773874587998</c:v>
                </c:pt>
                <c:pt idx="13">
                  <c:v>260.93770981611306</c:v>
                </c:pt>
                <c:pt idx="14">
                  <c:v>267.30768088634795</c:v>
                </c:pt>
                <c:pt idx="15">
                  <c:v>273.67765195658103</c:v>
                </c:pt>
                <c:pt idx="16">
                  <c:v>280.04762302681411</c:v>
                </c:pt>
                <c:pt idx="17">
                  <c:v>286.417594097049</c:v>
                </c:pt>
                <c:pt idx="18">
                  <c:v>292.78756516728208</c:v>
                </c:pt>
                <c:pt idx="19">
                  <c:v>299.15753623751516</c:v>
                </c:pt>
                <c:pt idx="20">
                  <c:v>305.52750730775006</c:v>
                </c:pt>
                <c:pt idx="21">
                  <c:v>311.89747837798313</c:v>
                </c:pt>
                <c:pt idx="22">
                  <c:v>318.26744944821621</c:v>
                </c:pt>
                <c:pt idx="23">
                  <c:v>324.63742051845111</c:v>
                </c:pt>
                <c:pt idx="24">
                  <c:v>331.00739158868419</c:v>
                </c:pt>
                <c:pt idx="25">
                  <c:v>337.37736265891726</c:v>
                </c:pt>
                <c:pt idx="26">
                  <c:v>343.74733372915216</c:v>
                </c:pt>
                <c:pt idx="27">
                  <c:v>350.11730479938524</c:v>
                </c:pt>
                <c:pt idx="28">
                  <c:v>356.48727586961832</c:v>
                </c:pt>
                <c:pt idx="29">
                  <c:v>362.85724693985321</c:v>
                </c:pt>
                <c:pt idx="30">
                  <c:v>369.22721801008629</c:v>
                </c:pt>
                <c:pt idx="31">
                  <c:v>375.59718908031937</c:v>
                </c:pt>
                <c:pt idx="32">
                  <c:v>381.96716015055426</c:v>
                </c:pt>
                <c:pt idx="33">
                  <c:v>388.33713122078734</c:v>
                </c:pt>
                <c:pt idx="34">
                  <c:v>394.70710229102042</c:v>
                </c:pt>
                <c:pt idx="35">
                  <c:v>401.07707336125532</c:v>
                </c:pt>
                <c:pt idx="36">
                  <c:v>407.44704443148839</c:v>
                </c:pt>
                <c:pt idx="37">
                  <c:v>413.81701550172147</c:v>
                </c:pt>
                <c:pt idx="38">
                  <c:v>420.18698657195637</c:v>
                </c:pt>
                <c:pt idx="39">
                  <c:v>426.55695764218945</c:v>
                </c:pt>
                <c:pt idx="40">
                  <c:v>432.92692871242252</c:v>
                </c:pt>
                <c:pt idx="41">
                  <c:v>439.29689978265742</c:v>
                </c:pt>
                <c:pt idx="42">
                  <c:v>445.6668708528905</c:v>
                </c:pt>
                <c:pt idx="43">
                  <c:v>452.03684192312357</c:v>
                </c:pt>
                <c:pt idx="44">
                  <c:v>458.40681299335847</c:v>
                </c:pt>
                <c:pt idx="45">
                  <c:v>464.77678406359155</c:v>
                </c:pt>
              </c:numCache>
            </c:numRef>
          </c:val>
          <c:smooth val="1"/>
          <c:extLst>
            <c:ext xmlns:c16="http://schemas.microsoft.com/office/drawing/2014/chart" uri="{C3380CC4-5D6E-409C-BE32-E72D297353CC}">
              <c16:uniqueId val="{00000000-F04F-49FF-AB6A-03CEDCA92CCA}"/>
            </c:ext>
          </c:extLst>
        </c:ser>
        <c:ser>
          <c:idx val="1"/>
          <c:order val="10"/>
          <c:tx>
            <c:strRef>
              <c:f>'Adoption Plots'!$L$9</c:f>
              <c:strCache>
                <c:ptCount val="1"/>
                <c:pt idx="0">
                  <c:v>Plausible</c:v>
                </c:pt>
              </c:strCache>
            </c:strRef>
          </c:tx>
          <c:spPr>
            <a:ln>
              <a:solidFill>
                <a:srgbClr val="3571B6"/>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Plots'!$L$11:$L$56</c:f>
              <c:numCache>
                <c:formatCode>_-* #,##0_-;\-* #,##0_-;_-* "-"??_-;_-@_-</c:formatCode>
                <c:ptCount val="46"/>
                <c:pt idx="0">
                  <c:v>181.9644300426483</c:v>
                </c:pt>
                <c:pt idx="1">
                  <c:v>192.77699971584212</c:v>
                </c:pt>
                <c:pt idx="2">
                  <c:v>204.16907575487724</c:v>
                </c:pt>
                <c:pt idx="3">
                  <c:v>216.14619441577088</c:v>
                </c:pt>
                <c:pt idx="4">
                  <c:v>228.7138919545402</c:v>
                </c:pt>
                <c:pt idx="5">
                  <c:v>241.87770462720249</c:v>
                </c:pt>
                <c:pt idx="6">
                  <c:v>255.64316868977488</c:v>
                </c:pt>
                <c:pt idx="7">
                  <c:v>270.01582039827457</c:v>
                </c:pt>
                <c:pt idx="8">
                  <c:v>285.00119600871881</c:v>
                </c:pt>
                <c:pt idx="9">
                  <c:v>300.60483177712484</c:v>
                </c:pt>
                <c:pt idx="10">
                  <c:v>316.83226395950976</c:v>
                </c:pt>
                <c:pt idx="11">
                  <c:v>333.68902881189092</c:v>
                </c:pt>
                <c:pt idx="12">
                  <c:v>351.18066259028535</c:v>
                </c:pt>
                <c:pt idx="13">
                  <c:v>369.31270155071036</c:v>
                </c:pt>
                <c:pt idx="14">
                  <c:v>388.09068194918319</c:v>
                </c:pt>
                <c:pt idx="15">
                  <c:v>407.52014004172099</c:v>
                </c:pt>
                <c:pt idx="16">
                  <c:v>427.6066120843409</c:v>
                </c:pt>
                <c:pt idx="17">
                  <c:v>448.35563433306027</c:v>
                </c:pt>
                <c:pt idx="18">
                  <c:v>469.7727430438963</c:v>
                </c:pt>
                <c:pt idx="19">
                  <c:v>491.86347447286596</c:v>
                </c:pt>
                <c:pt idx="20">
                  <c:v>514.63336487598679</c:v>
                </c:pt>
                <c:pt idx="21">
                  <c:v>538.08795050927574</c:v>
                </c:pt>
                <c:pt idx="22">
                  <c:v>562.23276762875014</c:v>
                </c:pt>
                <c:pt idx="23">
                  <c:v>587.07335249042717</c:v>
                </c:pt>
                <c:pt idx="24">
                  <c:v>612.61524135032403</c:v>
                </c:pt>
                <c:pt idx="25">
                  <c:v>638.86397046445779</c:v>
                </c:pt>
                <c:pt idx="26">
                  <c:v>665.825076088846</c:v>
                </c:pt>
                <c:pt idx="27">
                  <c:v>693.50409447950551</c:v>
                </c:pt>
                <c:pt idx="28">
                  <c:v>721.90656189245374</c:v>
                </c:pt>
                <c:pt idx="29">
                  <c:v>751.03801458370799</c:v>
                </c:pt>
                <c:pt idx="30">
                  <c:v>780.90398880928501</c:v>
                </c:pt>
                <c:pt idx="31">
                  <c:v>811.51002082520245</c:v>
                </c:pt>
                <c:pt idx="32">
                  <c:v>842.86164688747749</c:v>
                </c:pt>
                <c:pt idx="33">
                  <c:v>874.964403252127</c:v>
                </c:pt>
                <c:pt idx="34">
                  <c:v>907.82382617516851</c:v>
                </c:pt>
                <c:pt idx="35">
                  <c:v>941.44545191261909</c:v>
                </c:pt>
                <c:pt idx="36">
                  <c:v>975.83481672049595</c:v>
                </c:pt>
                <c:pt idx="37">
                  <c:v>1010.9974568548164</c:v>
                </c:pt>
                <c:pt idx="38">
                  <c:v>1046.9389085715975</c:v>
                </c:pt>
                <c:pt idx="39">
                  <c:v>1083.6647081268566</c:v>
                </c:pt>
                <c:pt idx="40">
                  <c:v>1121.1803917766106</c:v>
                </c:pt>
                <c:pt idx="41">
                  <c:v>1159.4914957768772</c:v>
                </c:pt>
                <c:pt idx="42">
                  <c:v>1198.6035563836731</c:v>
                </c:pt>
                <c:pt idx="43">
                  <c:v>1238.522109853016</c:v>
                </c:pt>
                <c:pt idx="44">
                  <c:v>1279.2526924409226</c:v>
                </c:pt>
                <c:pt idx="45">
                  <c:v>1320.8008404034103</c:v>
                </c:pt>
              </c:numCache>
            </c:numRef>
          </c:val>
          <c:smooth val="0"/>
          <c:extLst>
            <c:ext xmlns:c16="http://schemas.microsoft.com/office/drawing/2014/chart" uri="{C3380CC4-5D6E-409C-BE32-E72D297353CC}">
              <c16:uniqueId val="{00000001-F04F-49FF-AB6A-03CEDCA92CCA}"/>
            </c:ext>
          </c:extLst>
        </c:ser>
        <c:ser>
          <c:idx val="2"/>
          <c:order val="11"/>
          <c:tx>
            <c:strRef>
              <c:f>'Adoption Plots'!$M$9</c:f>
              <c:strCache>
                <c:ptCount val="1"/>
                <c:pt idx="0">
                  <c:v>Drawdown</c:v>
                </c:pt>
              </c:strCache>
            </c:strRef>
          </c:tx>
          <c:spPr>
            <a:ln>
              <a:solidFill>
                <a:srgbClr val="6A9FDD"/>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Plots'!$M$11:$M$56</c:f>
              <c:numCache>
                <c:formatCode>_-* #,##0_-;\-* #,##0_-;_-* "-"??_-;_-@_-</c:formatCode>
                <c:ptCount val="46"/>
                <c:pt idx="0">
                  <c:v>184.82361151278164</c:v>
                </c:pt>
                <c:pt idx="1">
                  <c:v>196.26677582868334</c:v>
                </c:pt>
                <c:pt idx="2">
                  <c:v>208.31972022367876</c:v>
                </c:pt>
                <c:pt idx="3">
                  <c:v>220.98782875019012</c:v>
                </c:pt>
                <c:pt idx="4">
                  <c:v>234.27647492566507</c:v>
                </c:pt>
                <c:pt idx="5">
                  <c:v>248.19102724743584</c:v>
                </c:pt>
                <c:pt idx="6">
                  <c:v>262.73685443798388</c:v>
                </c:pt>
                <c:pt idx="7">
                  <c:v>277.91933043451161</c:v>
                </c:pt>
                <c:pt idx="8">
                  <c:v>293.74383914068665</c:v>
                </c:pt>
                <c:pt idx="9">
                  <c:v>310.2157789607769</c:v>
                </c:pt>
                <c:pt idx="10">
                  <c:v>327.34056713751244</c:v>
                </c:pt>
                <c:pt idx="11">
                  <c:v>345.12364391523283</c:v>
                </c:pt>
                <c:pt idx="12">
                  <c:v>363.57047654943307</c:v>
                </c:pt>
                <c:pt idx="13">
                  <c:v>382.68656318290863</c:v>
                </c:pt>
                <c:pt idx="14">
                  <c:v>402.47743660749052</c:v>
                </c:pt>
                <c:pt idx="15">
                  <c:v>422.94866792891969</c:v>
                </c:pt>
                <c:pt idx="16">
                  <c:v>444.10587015087617</c:v>
                </c:pt>
                <c:pt idx="17">
                  <c:v>465.95470169255702</c:v>
                </c:pt>
                <c:pt idx="18">
                  <c:v>488.50086985257548</c:v>
                </c:pt>
                <c:pt idx="19">
                  <c:v>511.75013423032476</c:v>
                </c:pt>
                <c:pt idx="20">
                  <c:v>535.70831011435405</c:v>
                </c:pt>
                <c:pt idx="21">
                  <c:v>560.38127184574387</c:v>
                </c:pt>
                <c:pt idx="22">
                  <c:v>585.77495616294846</c:v>
                </c:pt>
                <c:pt idx="23">
                  <c:v>611.89536553309961</c:v>
                </c:pt>
                <c:pt idx="24">
                  <c:v>638.74857147333501</c:v>
                </c:pt>
                <c:pt idx="25">
                  <c:v>666.34071786433503</c:v>
                </c:pt>
                <c:pt idx="26">
                  <c:v>694.67802425690229</c:v>
                </c:pt>
                <c:pt idx="27">
                  <c:v>723.76678917112747</c:v>
                </c:pt>
                <c:pt idx="28">
                  <c:v>753.61339338641699</c:v>
                </c:pt>
                <c:pt idx="29">
                  <c:v>784.22430321944739</c:v>
                </c:pt>
                <c:pt idx="30">
                  <c:v>815.60607378593136</c:v>
                </c:pt>
                <c:pt idx="31">
                  <c:v>847.76535224095869</c:v>
                </c:pt>
                <c:pt idx="32">
                  <c:v>880.70888099158412</c:v>
                </c:pt>
                <c:pt idx="33">
                  <c:v>914.44350087432463</c:v>
                </c:pt>
                <c:pt idx="34">
                  <c:v>948.97615428925053</c:v>
                </c:pt>
                <c:pt idx="35">
                  <c:v>984.31388828147522</c:v>
                </c:pt>
                <c:pt idx="36">
                  <c:v>1003.037638791865</c:v>
                </c:pt>
                <c:pt idx="37">
                  <c:v>1017.5407646552495</c:v>
                </c:pt>
                <c:pt idx="38">
                  <c:v>1031.6350865740467</c:v>
                </c:pt>
                <c:pt idx="39">
                  <c:v>1045.3020808379003</c:v>
                </c:pt>
                <c:pt idx="40">
                  <c:v>1068.3469158091873</c:v>
                </c:pt>
                <c:pt idx="41">
                  <c:v>1103.1431776627498</c:v>
                </c:pt>
                <c:pt idx="42">
                  <c:v>1117.1411748819055</c:v>
                </c:pt>
                <c:pt idx="43">
                  <c:v>1117.7753887771523</c:v>
                </c:pt>
                <c:pt idx="44">
                  <c:v>1117.8730619315693</c:v>
                </c:pt>
                <c:pt idx="45">
                  <c:v>1117.431256863742</c:v>
                </c:pt>
              </c:numCache>
            </c:numRef>
          </c:val>
          <c:smooth val="0"/>
          <c:extLst>
            <c:ext xmlns:c16="http://schemas.microsoft.com/office/drawing/2014/chart" uri="{C3380CC4-5D6E-409C-BE32-E72D297353CC}">
              <c16:uniqueId val="{00000002-F04F-49FF-AB6A-03CEDCA92CCA}"/>
            </c:ext>
          </c:extLst>
        </c:ser>
        <c:ser>
          <c:idx val="3"/>
          <c:order val="12"/>
          <c:tx>
            <c:strRef>
              <c:f>'Adoption Plots'!$N$9</c:f>
              <c:strCache>
                <c:ptCount val="1"/>
                <c:pt idx="0">
                  <c:v>Optimum</c:v>
                </c:pt>
              </c:strCache>
            </c:strRef>
          </c:tx>
          <c:spPr>
            <a:ln>
              <a:solidFill>
                <a:srgbClr val="B5D5FA"/>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Plots'!$N$11:$N$56</c:f>
              <c:numCache>
                <c:formatCode>_-* #,##0_-;\-* #,##0_-;_-* "-"??_-;_-@_-</c:formatCode>
                <c:ptCount val="46"/>
                <c:pt idx="0">
                  <c:v>184.82361151278164</c:v>
                </c:pt>
                <c:pt idx="1">
                  <c:v>196.26677582868334</c:v>
                </c:pt>
                <c:pt idx="2">
                  <c:v>208.31972022367876</c:v>
                </c:pt>
                <c:pt idx="3">
                  <c:v>220.98782875019012</c:v>
                </c:pt>
                <c:pt idx="4">
                  <c:v>234.27647492566507</c:v>
                </c:pt>
                <c:pt idx="5">
                  <c:v>248.19102724743584</c:v>
                </c:pt>
                <c:pt idx="6">
                  <c:v>262.73685443798388</c:v>
                </c:pt>
                <c:pt idx="7">
                  <c:v>277.91933043451161</c:v>
                </c:pt>
                <c:pt idx="8">
                  <c:v>293.74383914068665</c:v>
                </c:pt>
                <c:pt idx="9">
                  <c:v>310.2157789607769</c:v>
                </c:pt>
                <c:pt idx="10">
                  <c:v>327.34056713751244</c:v>
                </c:pt>
                <c:pt idx="11">
                  <c:v>345.12364391523283</c:v>
                </c:pt>
                <c:pt idx="12">
                  <c:v>363.57047654943307</c:v>
                </c:pt>
                <c:pt idx="13">
                  <c:v>382.68656318290863</c:v>
                </c:pt>
                <c:pt idx="14">
                  <c:v>402.47743660749052</c:v>
                </c:pt>
                <c:pt idx="15">
                  <c:v>422.94866792891969</c:v>
                </c:pt>
                <c:pt idx="16">
                  <c:v>444.10587015087617</c:v>
                </c:pt>
                <c:pt idx="17">
                  <c:v>465.95470169255702</c:v>
                </c:pt>
                <c:pt idx="18">
                  <c:v>488.50086985257548</c:v>
                </c:pt>
                <c:pt idx="19">
                  <c:v>511.75013423032476</c:v>
                </c:pt>
                <c:pt idx="20">
                  <c:v>535.70831011435405</c:v>
                </c:pt>
                <c:pt idx="21">
                  <c:v>560.38127184574387</c:v>
                </c:pt>
                <c:pt idx="22">
                  <c:v>585.77495616294846</c:v>
                </c:pt>
                <c:pt idx="23">
                  <c:v>611.89536553309961</c:v>
                </c:pt>
                <c:pt idx="24">
                  <c:v>638.74857147333501</c:v>
                </c:pt>
                <c:pt idx="25">
                  <c:v>666.34071786433503</c:v>
                </c:pt>
                <c:pt idx="26">
                  <c:v>694.67802425690229</c:v>
                </c:pt>
                <c:pt idx="27">
                  <c:v>723.76678917112747</c:v>
                </c:pt>
                <c:pt idx="28">
                  <c:v>753.61339338641699</c:v>
                </c:pt>
                <c:pt idx="29">
                  <c:v>784.22430321944739</c:v>
                </c:pt>
                <c:pt idx="30">
                  <c:v>815.60607378593136</c:v>
                </c:pt>
                <c:pt idx="31">
                  <c:v>847.76535224095869</c:v>
                </c:pt>
                <c:pt idx="32">
                  <c:v>873.03257942505934</c:v>
                </c:pt>
                <c:pt idx="33">
                  <c:v>862.76555096862432</c:v>
                </c:pt>
                <c:pt idx="34">
                  <c:v>839.50046562690727</c:v>
                </c:pt>
                <c:pt idx="35">
                  <c:v>813.52077401785243</c:v>
                </c:pt>
                <c:pt idx="36">
                  <c:v>835.34945136874148</c:v>
                </c:pt>
                <c:pt idx="37">
                  <c:v>859.4972091897688</c:v>
                </c:pt>
                <c:pt idx="38">
                  <c:v>883.68306530783343</c:v>
                </c:pt>
                <c:pt idx="39">
                  <c:v>907.90473757498114</c:v>
                </c:pt>
                <c:pt idx="40">
                  <c:v>932.15994384325847</c:v>
                </c:pt>
                <c:pt idx="41">
                  <c:v>955.68653556391109</c:v>
                </c:pt>
                <c:pt idx="42">
                  <c:v>974.36313357503946</c:v>
                </c:pt>
                <c:pt idx="43">
                  <c:v>994.10504666827148</c:v>
                </c:pt>
                <c:pt idx="44">
                  <c:v>1014.7390821527533</c:v>
                </c:pt>
                <c:pt idx="45">
                  <c:v>1036.1160762116888</c:v>
                </c:pt>
              </c:numCache>
            </c:numRef>
          </c:val>
          <c:smooth val="0"/>
          <c:extLst>
            <c:ext xmlns:c16="http://schemas.microsoft.com/office/drawing/2014/chart" uri="{C3380CC4-5D6E-409C-BE32-E72D297353CC}">
              <c16:uniqueId val="{00000003-F04F-49FF-AB6A-03CEDCA92CCA}"/>
            </c:ext>
          </c:extLst>
        </c:ser>
        <c:dLbls>
          <c:showLegendKey val="0"/>
          <c:showVal val="0"/>
          <c:showCatName val="0"/>
          <c:showSerName val="0"/>
          <c:showPercent val="0"/>
          <c:showBubbleSize val="0"/>
        </c:dLbls>
        <c:smooth val="0"/>
        <c:axId val="247752192"/>
        <c:axId val="247754112"/>
        <c:extLst>
          <c:ext xmlns:c15="http://schemas.microsoft.com/office/drawing/2012/chart" uri="{02D57815-91ED-43cb-92C2-25804820EDAC}">
            <c15:filteredLineSeries>
              <c15:ser>
                <c:idx val="4"/>
                <c:order val="1"/>
                <c:tx>
                  <c:strRef>
                    <c:extLst>
                      <c:ext uri="{02D57815-91ED-43cb-92C2-25804820EDAC}">
                        <c15:formulaRef>
                          <c15:sqref>'\Users\Furness\Documents\Professional Initiatives\Project Drawdown\RRS Solutions\Transportation\Airplane FE\[AirplaneFE-RRSv1.1b-24Aug18.xlsm]Unit Adoption Calculations'!$AZ$135</c15:sqref>
                        </c15:formulaRef>
                      </c:ext>
                    </c:extLst>
                    <c:strCache>
                      <c:ptCount val="1"/>
                      <c:pt idx="0">
                        <c:v>OECD90</c:v>
                      </c:pt>
                    </c:strCache>
                  </c:strRef>
                </c:tx>
                <c:marker>
                  <c:symbol val="none"/>
                </c:marker>
                <c:cat>
                  <c:numRef>
                    <c:extLst>
                      <c:ex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c:ext uri="{02D57815-91ED-43cb-92C2-25804820EDAC}">
                        <c15:formulaRef>
                          <c15:sqref>'\Users\Furness\Documents\Professional Initiatives\Project Drawdown\RRS Solutions\Transportation\Airplane FE\[AirplaneFE-RRSv1.1b-24Aug18.xlsm]Unit Adoption Calculations'!$AZ$136:$AZ$182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c:ext xmlns:c16="http://schemas.microsoft.com/office/drawing/2014/chart" uri="{C3380CC4-5D6E-409C-BE32-E72D297353CC}">
                    <c16:uniqueId val="{00000004-F04F-49FF-AB6A-03CEDCA92CCA}"/>
                  </c:ext>
                </c:extLst>
              </c15:ser>
            </c15:filteredLineSeries>
            <c15:filteredLineSeries>
              <c15:ser>
                <c:idx val="5"/>
                <c:order val="2"/>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Calculations'!$BA$135</c15:sqref>
                        </c15:formulaRef>
                      </c:ext>
                    </c:extLst>
                    <c:strCache>
                      <c:ptCount val="1"/>
                      <c:pt idx="0">
                        <c:v>Eastern Europe</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Calculations'!$BA$136:$BA$182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5-F04F-49FF-AB6A-03CEDCA92CCA}"/>
                  </c:ext>
                </c:extLst>
              </c15:ser>
            </c15:filteredLineSeries>
            <c15:filteredLineSeries>
              <c15:ser>
                <c:idx val="6"/>
                <c:order val="3"/>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Calculations'!$BB$135</c15:sqref>
                        </c15:formulaRef>
                      </c:ext>
                    </c:extLst>
                    <c:strCache>
                      <c:ptCount val="1"/>
                      <c:pt idx="0">
                        <c:v>Asia (Sans Japan)</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Calculations'!$BB$136:$BB$182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6-F04F-49FF-AB6A-03CEDCA92CCA}"/>
                  </c:ext>
                </c:extLst>
              </c15:ser>
            </c15:filteredLineSeries>
            <c15:filteredLineSeries>
              <c15:ser>
                <c:idx val="7"/>
                <c:order val="4"/>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Calculations'!$BC$135</c15:sqref>
                        </c15:formulaRef>
                      </c:ext>
                    </c:extLst>
                    <c:strCache>
                      <c:ptCount val="1"/>
                      <c:pt idx="0">
                        <c:v>Middle East and Africa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Calculations'!$BC$136:$BC$182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7-F04F-49FF-AB6A-03CEDCA92CCA}"/>
                  </c:ext>
                </c:extLst>
              </c15:ser>
            </c15:filteredLineSeries>
            <c15:filteredLineSeries>
              <c15:ser>
                <c:idx val="8"/>
                <c:order val="5"/>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Calculations'!$BD$135</c15:sqref>
                        </c15:formulaRef>
                      </c:ext>
                    </c:extLst>
                    <c:strCache>
                      <c:ptCount val="1"/>
                      <c:pt idx="0">
                        <c:v>Latin America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Calculations'!$BD$136:$BD$182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8-F04F-49FF-AB6A-03CEDCA92CCA}"/>
                  </c:ext>
                </c:extLst>
              </c15:ser>
            </c15:filteredLineSeries>
            <c15:filteredLineSeries>
              <c15:ser>
                <c:idx val="9"/>
                <c:order val="6"/>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Calculations'!$BE$135</c15:sqref>
                        </c15:formulaRef>
                      </c:ext>
                    </c:extLst>
                    <c:strCache>
                      <c:ptCount val="1"/>
                      <c:pt idx="0">
                        <c:v>China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Calculations'!$BE$136:$BE$166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9-F04F-49FF-AB6A-03CEDCA92CCA}"/>
                  </c:ext>
                </c:extLst>
              </c15:ser>
            </c15:filteredLineSeries>
            <c15:filteredLineSeries>
              <c15:ser>
                <c:idx val="10"/>
                <c:order val="7"/>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Calculations'!$BF$135</c15:sqref>
                        </c15:formulaRef>
                      </c:ext>
                    </c:extLst>
                    <c:strCache>
                      <c:ptCount val="1"/>
                      <c:pt idx="0">
                        <c:v>India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Calculations'!$BF$136:$BF$166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A-F04F-49FF-AB6A-03CEDCA92CCA}"/>
                  </c:ext>
                </c:extLst>
              </c15:ser>
            </c15:filteredLineSeries>
            <c15:filteredLineSeries>
              <c15:ser>
                <c:idx val="11"/>
                <c:order val="8"/>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Calculations'!$BG$135</c15:sqref>
                        </c15:formulaRef>
                      </c:ext>
                    </c:extLst>
                    <c:strCache>
                      <c:ptCount val="1"/>
                      <c:pt idx="0">
                        <c:v>EU</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Calculations'!$BG$136:$BG$166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B-F04F-49FF-AB6A-03CEDCA92CCA}"/>
                  </c:ext>
                </c:extLst>
              </c15:ser>
            </c15:filteredLineSeries>
            <c15:filteredLineSeries>
              <c15:ser>
                <c:idx val="12"/>
                <c:order val="9"/>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Calculations'!$BH$135</c15:sqref>
                        </c15:formulaRef>
                      </c:ext>
                    </c:extLst>
                    <c:strCache>
                      <c:ptCount val="1"/>
                      <c:pt idx="0">
                        <c:v>USA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Calculations'!$BH$136:$BH$166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C-F04F-49FF-AB6A-03CEDCA92CCA}"/>
                  </c:ext>
                </c:extLst>
              </c15:ser>
            </c15:filteredLineSeries>
          </c:ext>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'Emissions Plots'!$J$7</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10"/>
          <c:tx>
            <c:strRef>
              <c:f>'Emissions Plots'!$L$9</c:f>
              <c:strCache>
                <c:ptCount val="1"/>
                <c:pt idx="0">
                  <c:v>Plausible</c:v>
                </c:pt>
              </c:strCache>
            </c:strRef>
          </c:tx>
          <c:spPr>
            <a:ln>
              <a:solidFill>
                <a:srgbClr val="3571B6"/>
              </a:solidFill>
            </a:ln>
          </c:spPr>
          <c:marker>
            <c:symbol val="none"/>
          </c:marker>
          <c:cat>
            <c:numRef>
              <c:f>'Emissions Plots'!$J$11:$J$46</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'Emissions Plots'!$L$11:$L$46</c:f>
              <c:numCache>
                <c:formatCode>_-* #,##0_-;\-* #,##0_-;_-* "-"??_-;_-@_-</c:formatCode>
                <c:ptCount val="36"/>
                <c:pt idx="0">
                  <c:v>2.8787191610383949</c:v>
                </c:pt>
                <c:pt idx="1">
                  <c:v>6.2123600592114459</c:v>
                </c:pt>
                <c:pt idx="2">
                  <c:v>9.9808514344513739</c:v>
                </c:pt>
                <c:pt idx="3">
                  <c:v>14.188347587234841</c:v>
                </c:pt>
                <c:pt idx="4">
                  <c:v>18.839002818034366</c:v>
                </c:pt>
                <c:pt idx="5">
                  <c:v>23.936971427322568</c:v>
                </c:pt>
                <c:pt idx="6">
                  <c:v>29.486407715576039</c:v>
                </c:pt>
                <c:pt idx="7">
                  <c:v>35.491465983267332</c:v>
                </c:pt>
                <c:pt idx="8">
                  <c:v>41.956300530869029</c:v>
                </c:pt>
                <c:pt idx="9">
                  <c:v>48.885065658857819</c:v>
                </c:pt>
                <c:pt idx="10">
                  <c:v>56.281915667706159</c:v>
                </c:pt>
                <c:pt idx="11">
                  <c:v>64.151004857886718</c:v>
                </c:pt>
                <c:pt idx="12">
                  <c:v>72.496487529876006</c:v>
                </c:pt>
                <c:pt idx="13">
                  <c:v>81.322517984146685</c:v>
                </c:pt>
                <c:pt idx="14">
                  <c:v>90.633250521171291</c:v>
                </c:pt>
                <c:pt idx="15">
                  <c:v>100.43283944142645</c:v>
                </c:pt>
                <c:pt idx="16">
                  <c:v>110.7254390453847</c:v>
                </c:pt>
                <c:pt idx="17">
                  <c:v>121.51520363351864</c:v>
                </c:pt>
                <c:pt idx="18">
                  <c:v>132.80628750630501</c:v>
                </c:pt>
                <c:pt idx="19">
                  <c:v>144.60284496421608</c:v>
                </c:pt>
                <c:pt idx="20">
                  <c:v>156.90903030772475</c:v>
                </c:pt>
                <c:pt idx="21">
                  <c:v>169.72899783730739</c:v>
                </c:pt>
                <c:pt idx="22">
                  <c:v>183.06690185343672</c:v>
                </c:pt>
                <c:pt idx="23">
                  <c:v>196.92689665658514</c:v>
                </c:pt>
                <c:pt idx="24">
                  <c:v>211.31313654722953</c:v>
                </c:pt>
                <c:pt idx="25">
                  <c:v>226.22977582584221</c:v>
                </c:pt>
                <c:pt idx="26">
                  <c:v>241.68096879289584</c:v>
                </c:pt>
                <c:pt idx="27">
                  <c:v>257.67086974886712</c:v>
                </c:pt>
                <c:pt idx="28">
                  <c:v>274.20363299422849</c:v>
                </c:pt>
                <c:pt idx="29">
                  <c:v>291.2834128294528</c:v>
                </c:pt>
                <c:pt idx="30">
                  <c:v>308.91436355501617</c:v>
                </c:pt>
                <c:pt idx="31">
                  <c:v>327.10063947139162</c:v>
                </c:pt>
                <c:pt idx="32">
                  <c:v>345.84639487905162</c:v>
                </c:pt>
                <c:pt idx="33">
                  <c:v>365.15578407847249</c:v>
                </c:pt>
                <c:pt idx="34">
                  <c:v>385.03296137012723</c:v>
                </c:pt>
                <c:pt idx="35">
                  <c:v>405.48208105448805</c:v>
                </c:pt>
              </c:numCache>
            </c:numRef>
          </c:val>
          <c:smooth val="0"/>
          <c:extLst>
            <c:ext xmlns:c16="http://schemas.microsoft.com/office/drawing/2014/chart" uri="{C3380CC4-5D6E-409C-BE32-E72D297353CC}">
              <c16:uniqueId val="{00000000-2B02-49FA-989D-F2B0BDC16EA4}"/>
            </c:ext>
          </c:extLst>
        </c:ser>
        <c:ser>
          <c:idx val="2"/>
          <c:order val="11"/>
          <c:tx>
            <c:strRef>
              <c:f>'Emissions Plots'!$M$9</c:f>
              <c:strCache>
                <c:ptCount val="1"/>
                <c:pt idx="0">
                  <c:v>Drawdown</c:v>
                </c:pt>
              </c:strCache>
            </c:strRef>
          </c:tx>
          <c:spPr>
            <a:ln>
              <a:solidFill>
                <a:srgbClr val="6A9FDD"/>
              </a:solidFill>
            </a:ln>
          </c:spPr>
          <c:marker>
            <c:symbol val="none"/>
          </c:marker>
          <c:cat>
            <c:numRef>
              <c:f>'Emissions Plots'!$J$11:$J$46</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'Emissions Plots'!$M$11:$M$46</c:f>
              <c:numCache>
                <c:formatCode>_-* #,##0_-;\-* #,##0_-;_-* "-"??_-;_-@_-</c:formatCode>
                <c:ptCount val="36"/>
                <c:pt idx="0">
                  <c:v>5.0241941714935008</c:v>
                </c:pt>
                <c:pt idx="1">
                  <c:v>8.8310212111511355</c:v>
                </c:pt>
                <c:pt idx="2">
                  <c:v>13.095415542437873</c:v>
                </c:pt>
                <c:pt idx="3">
                  <c:v>17.821417255167983</c:v>
                </c:pt>
                <c:pt idx="4">
                  <c:v>23.013058533908524</c:v>
                </c:pt>
                <c:pt idx="5">
                  <c:v>28.674367796228083</c:v>
                </c:pt>
                <c:pt idx="6">
                  <c:v>34.80937362864703</c:v>
                </c:pt>
                <c:pt idx="7">
                  <c:v>41.422108530708343</c:v>
                </c:pt>
                <c:pt idx="8">
                  <c:v>48.516612480599612</c:v>
                </c:pt>
                <c:pt idx="9">
                  <c:v>56.096936337485211</c:v>
                </c:pt>
                <c:pt idx="10">
                  <c:v>64.167145096546605</c:v>
                </c:pt>
                <c:pt idx="11">
                  <c:v>72.731321012932497</c:v>
                </c:pt>
                <c:pt idx="12">
                  <c:v>81.793566610449261</c:v>
                </c:pt>
                <c:pt idx="13">
                  <c:v>91.358007590137873</c:v>
                </c:pt>
                <c:pt idx="14">
                  <c:v>101.42879565301195</c:v>
                </c:pt>
                <c:pt idx="15">
                  <c:v>112.01011125011334</c:v>
                </c:pt>
                <c:pt idx="16">
                  <c:v>123.10616627189073</c:v>
                </c:pt>
                <c:pt idx="17">
                  <c:v>134.72120668772692</c:v>
                </c:pt>
                <c:pt idx="18">
                  <c:v>146.85951514518646</c:v>
                </c:pt>
                <c:pt idx="19">
                  <c:v>159.52541353733341</c:v>
                </c:pt>
                <c:pt idx="20">
                  <c:v>172.72326554530767</c:v>
                </c:pt>
                <c:pt idx="21">
                  <c:v>186.45747916214174</c:v>
                </c:pt>
                <c:pt idx="22">
                  <c:v>200.73250920265812</c:v>
                </c:pt>
                <c:pt idx="23">
                  <c:v>215.55285980321992</c:v>
                </c:pt>
                <c:pt idx="24">
                  <c:v>230.92308691399617</c:v>
                </c:pt>
                <c:pt idx="25">
                  <c:v>246.84780078536826</c:v>
                </c:pt>
                <c:pt idx="26">
                  <c:v>263.33166844912802</c:v>
                </c:pt>
                <c:pt idx="27">
                  <c:v>280.37941619411231</c:v>
                </c:pt>
                <c:pt idx="28">
                  <c:v>297.995832034969</c:v>
                </c:pt>
                <c:pt idx="29">
                  <c:v>316.18576817187494</c:v>
                </c:pt>
                <c:pt idx="30">
                  <c:v>334.95414343810705</c:v>
                </c:pt>
                <c:pt idx="31">
                  <c:v>354.30594573152405</c:v>
                </c:pt>
                <c:pt idx="32">
                  <c:v>374.24623442523409</c:v>
                </c:pt>
                <c:pt idx="33">
                  <c:v>394.78014275193323</c:v>
                </c:pt>
                <c:pt idx="34">
                  <c:v>415.912880155658</c:v>
                </c:pt>
                <c:pt idx="35">
                  <c:v>437.6497346040814</c:v>
                </c:pt>
              </c:numCache>
            </c:numRef>
          </c:val>
          <c:smooth val="0"/>
          <c:extLst>
            <c:ext xmlns:c16="http://schemas.microsoft.com/office/drawing/2014/chart" uri="{C3380CC4-5D6E-409C-BE32-E72D297353CC}">
              <c16:uniqueId val="{00000001-2B02-49FA-989D-F2B0BDC16EA4}"/>
            </c:ext>
          </c:extLst>
        </c:ser>
        <c:ser>
          <c:idx val="3"/>
          <c:order val="12"/>
          <c:tx>
            <c:strRef>
              <c:f>'Emissions Plots'!$N$9</c:f>
              <c:strCache>
                <c:ptCount val="1"/>
                <c:pt idx="0">
                  <c:v>Optimum</c:v>
                </c:pt>
              </c:strCache>
            </c:strRef>
          </c:tx>
          <c:spPr>
            <a:ln>
              <a:solidFill>
                <a:srgbClr val="B5D5FA"/>
              </a:solidFill>
            </a:ln>
          </c:spPr>
          <c:marker>
            <c:symbol val="none"/>
          </c:marker>
          <c:cat>
            <c:numRef>
              <c:f>'Emissions Plots'!$J$11:$J$46</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'Emissions Plots'!$N$11:$N$46</c:f>
              <c:numCache>
                <c:formatCode>_-* #,##0_-;\-* #,##0_-;_-* "-"??_-;_-@_-</c:formatCode>
                <c:ptCount val="36"/>
                <c:pt idx="0">
                  <c:v>5.0241941714935008</c:v>
                </c:pt>
                <c:pt idx="1">
                  <c:v>8.8310212111511355</c:v>
                </c:pt>
                <c:pt idx="2">
                  <c:v>13.095415542437873</c:v>
                </c:pt>
                <c:pt idx="3">
                  <c:v>17.821417255167983</c:v>
                </c:pt>
                <c:pt idx="4">
                  <c:v>23.013058533908524</c:v>
                </c:pt>
                <c:pt idx="5">
                  <c:v>28.674367796228083</c:v>
                </c:pt>
                <c:pt idx="6">
                  <c:v>34.80937362864703</c:v>
                </c:pt>
                <c:pt idx="7">
                  <c:v>41.422108530708343</c:v>
                </c:pt>
                <c:pt idx="8">
                  <c:v>48.516612480599612</c:v>
                </c:pt>
                <c:pt idx="9">
                  <c:v>56.096936337485211</c:v>
                </c:pt>
                <c:pt idx="10">
                  <c:v>64.167145096546605</c:v>
                </c:pt>
                <c:pt idx="11">
                  <c:v>72.731321012932497</c:v>
                </c:pt>
                <c:pt idx="12">
                  <c:v>81.793566610449261</c:v>
                </c:pt>
                <c:pt idx="13">
                  <c:v>91.358007590137873</c:v>
                </c:pt>
                <c:pt idx="14">
                  <c:v>101.42879565301195</c:v>
                </c:pt>
                <c:pt idx="15">
                  <c:v>112.01011125011334</c:v>
                </c:pt>
                <c:pt idx="16">
                  <c:v>123.10616627189073</c:v>
                </c:pt>
                <c:pt idx="17">
                  <c:v>134.72120668772692</c:v>
                </c:pt>
                <c:pt idx="18">
                  <c:v>146.85951514518646</c:v>
                </c:pt>
                <c:pt idx="19">
                  <c:v>159.52541353733341</c:v>
                </c:pt>
                <c:pt idx="20">
                  <c:v>172.72326554530767</c:v>
                </c:pt>
                <c:pt idx="21">
                  <c:v>186.45747916214174</c:v>
                </c:pt>
                <c:pt idx="22">
                  <c:v>200.73250920265812</c:v>
                </c:pt>
                <c:pt idx="23">
                  <c:v>215.55285980321992</c:v>
                </c:pt>
                <c:pt idx="24">
                  <c:v>230.92308691399617</c:v>
                </c:pt>
                <c:pt idx="25">
                  <c:v>246.84780078536826</c:v>
                </c:pt>
                <c:pt idx="26">
                  <c:v>263.33166844912802</c:v>
                </c:pt>
                <c:pt idx="27">
                  <c:v>280.37941619411231</c:v>
                </c:pt>
                <c:pt idx="28">
                  <c:v>297.995832034969</c:v>
                </c:pt>
                <c:pt idx="29">
                  <c:v>316.18576817187494</c:v>
                </c:pt>
                <c:pt idx="30">
                  <c:v>334.95414343810705</c:v>
                </c:pt>
                <c:pt idx="31">
                  <c:v>354.30594573152405</c:v>
                </c:pt>
                <c:pt idx="32">
                  <c:v>368.48608476151645</c:v>
                </c:pt>
                <c:pt idx="33">
                  <c:v>356.00199898162526</c:v>
                </c:pt>
                <c:pt idx="34">
                  <c:v>333.76442027966857</c:v>
                </c:pt>
                <c:pt idx="35">
                  <c:v>309.48985303024119</c:v>
                </c:pt>
              </c:numCache>
            </c:numRef>
          </c:val>
          <c:smooth val="0"/>
          <c:extLst>
            <c:ext xmlns:c16="http://schemas.microsoft.com/office/drawing/2014/chart" uri="{C3380CC4-5D6E-409C-BE32-E72D297353CC}">
              <c16:uniqueId val="{00000002-2B02-49FA-989D-F2B0BDC16EA4}"/>
            </c:ext>
          </c:extLst>
        </c:ser>
        <c:dLbls>
          <c:showLegendKey val="0"/>
          <c:showVal val="0"/>
          <c:showCatName val="0"/>
          <c:showSerName val="0"/>
          <c:showPercent val="0"/>
          <c:showBubbleSize val="0"/>
        </c:dLbls>
        <c:smooth val="0"/>
        <c:axId val="247752192"/>
        <c:axId val="247754112"/>
        <c:extLst>
          <c:ext xmlns:c15="http://schemas.microsoft.com/office/drawing/2012/chart" uri="{02D57815-91ED-43cb-92C2-25804820EDAC}">
            <c15:filteredLineSeries>
              <c15:ser>
                <c:idx val="0"/>
                <c:order val="0"/>
                <c:tx>
                  <c:strRef>
                    <c:extLst>
                      <c:ext uri="{02D57815-91ED-43cb-92C2-25804820EDAC}">
                        <c15:formulaRef>
                          <c15:sqref>'Emissions Plots'!$K$9</c15:sqref>
                        </c15:formulaRef>
                      </c:ext>
                    </c:extLst>
                    <c:strCache>
                      <c:ptCount val="1"/>
                      <c:pt idx="0">
                        <c:v>Indicative REF</c:v>
                      </c:pt>
                    </c:strCache>
                  </c:strRef>
                </c:tx>
                <c:spPr>
                  <a:ln>
                    <a:solidFill>
                      <a:schemeClr val="tx1"/>
                    </a:solidFill>
                  </a:ln>
                </c:spPr>
                <c:marker>
                  <c:symbol val="none"/>
                </c:marker>
                <c:cat>
                  <c:numRef>
                    <c:extLst>
                      <c:ext uri="{02D57815-91ED-43cb-92C2-25804820EDAC}">
                        <c15:formulaRef>
                          <c15:sqref>'Emissions Plots'!$J$11:$J$46</c15:sqref>
                        </c15:formulaRef>
                      </c:ext>
                    </c:extLst>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extLst>
                      <c:ext uri="{02D57815-91ED-43cb-92C2-25804820EDAC}">
                        <c15:formulaRef>
                          <c15:sqref>'Emissions Plots'!$K$11:$K$46</c15:sqref>
                        </c15:formulaRef>
                      </c:ext>
                    </c:extLst>
                    <c:numCache>
                      <c:formatCode>General</c:formatCode>
                      <c:ptCount val="36"/>
                    </c:numCache>
                  </c:numRef>
                </c:val>
                <c:smooth val="1"/>
                <c:extLst>
                  <c:ext xmlns:c16="http://schemas.microsoft.com/office/drawing/2014/chart" uri="{C3380CC4-5D6E-409C-BE32-E72D297353CC}">
                    <c16:uniqueId val="{00000003-2B02-49FA-989D-F2B0BDC16EA4}"/>
                  </c:ext>
                </c:extLst>
              </c15:ser>
            </c15:filteredLineSeries>
            <c15:filteredLineSeries>
              <c15:ser>
                <c:idx val="4"/>
                <c:order val="1"/>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Calculations'!$AZ$135</c15:sqref>
                        </c15:formulaRef>
                      </c:ext>
                    </c:extLst>
                    <c:strCache>
                      <c:ptCount val="1"/>
                      <c:pt idx="0">
                        <c:v>OECD90</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Calculations'!$AZ$136:$AZ$182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4-2B02-49FA-989D-F2B0BDC16EA4}"/>
                  </c:ext>
                </c:extLst>
              </c15:ser>
            </c15:filteredLineSeries>
            <c15:filteredLineSeries>
              <c15:ser>
                <c:idx val="5"/>
                <c:order val="2"/>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Calculations'!$BA$135</c15:sqref>
                        </c15:formulaRef>
                      </c:ext>
                    </c:extLst>
                    <c:strCache>
                      <c:ptCount val="1"/>
                      <c:pt idx="0">
                        <c:v>Eastern Europe</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Calculations'!$BA$136:$BA$182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5-2B02-49FA-989D-F2B0BDC16EA4}"/>
                  </c:ext>
                </c:extLst>
              </c15:ser>
            </c15:filteredLineSeries>
            <c15:filteredLineSeries>
              <c15:ser>
                <c:idx val="6"/>
                <c:order val="3"/>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Calculations'!$BB$135</c15:sqref>
                        </c15:formulaRef>
                      </c:ext>
                    </c:extLst>
                    <c:strCache>
                      <c:ptCount val="1"/>
                      <c:pt idx="0">
                        <c:v>Asia (Sans Japan)</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Calculations'!$BB$136:$BB$182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6-2B02-49FA-989D-F2B0BDC16EA4}"/>
                  </c:ext>
                </c:extLst>
              </c15:ser>
            </c15:filteredLineSeries>
            <c15:filteredLineSeries>
              <c15:ser>
                <c:idx val="7"/>
                <c:order val="4"/>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Calculations'!$BC$135</c15:sqref>
                        </c15:formulaRef>
                      </c:ext>
                    </c:extLst>
                    <c:strCache>
                      <c:ptCount val="1"/>
                      <c:pt idx="0">
                        <c:v>Middle East and Africa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Calculations'!$BC$136:$BC$182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7-2B02-49FA-989D-F2B0BDC16EA4}"/>
                  </c:ext>
                </c:extLst>
              </c15:ser>
            </c15:filteredLineSeries>
            <c15:filteredLineSeries>
              <c15:ser>
                <c:idx val="8"/>
                <c:order val="5"/>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Calculations'!$BD$135</c15:sqref>
                        </c15:formulaRef>
                      </c:ext>
                    </c:extLst>
                    <c:strCache>
                      <c:ptCount val="1"/>
                      <c:pt idx="0">
                        <c:v>Latin America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Calculations'!$BD$136:$BD$182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8-2B02-49FA-989D-F2B0BDC16EA4}"/>
                  </c:ext>
                </c:extLst>
              </c15:ser>
            </c15:filteredLineSeries>
            <c15:filteredLineSeries>
              <c15:ser>
                <c:idx val="9"/>
                <c:order val="6"/>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Calculations'!$BE$135</c15:sqref>
                        </c15:formulaRef>
                      </c:ext>
                    </c:extLst>
                    <c:strCache>
                      <c:ptCount val="1"/>
                      <c:pt idx="0">
                        <c:v>China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Calculations'!$BE$136:$BE$166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9-2B02-49FA-989D-F2B0BDC16EA4}"/>
                  </c:ext>
                </c:extLst>
              </c15:ser>
            </c15:filteredLineSeries>
            <c15:filteredLineSeries>
              <c15:ser>
                <c:idx val="10"/>
                <c:order val="7"/>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Calculations'!$BF$135</c15:sqref>
                        </c15:formulaRef>
                      </c:ext>
                    </c:extLst>
                    <c:strCache>
                      <c:ptCount val="1"/>
                      <c:pt idx="0">
                        <c:v>India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Calculations'!$BF$136:$BF$166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A-2B02-49FA-989D-F2B0BDC16EA4}"/>
                  </c:ext>
                </c:extLst>
              </c15:ser>
            </c15:filteredLineSeries>
            <c15:filteredLineSeries>
              <c15:ser>
                <c:idx val="11"/>
                <c:order val="8"/>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Calculations'!$BG$135</c15:sqref>
                        </c15:formulaRef>
                      </c:ext>
                    </c:extLst>
                    <c:strCache>
                      <c:ptCount val="1"/>
                      <c:pt idx="0">
                        <c:v>EU</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Calculations'!$BG$136:$BG$166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B-2B02-49FA-989D-F2B0BDC16EA4}"/>
                  </c:ext>
                </c:extLst>
              </c15:ser>
            </c15:filteredLineSeries>
            <c15:filteredLineSeries>
              <c15:ser>
                <c:idx val="12"/>
                <c:order val="9"/>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Calculations'!$BH$135</c15:sqref>
                        </c15:formulaRef>
                      </c:ext>
                    </c:extLst>
                    <c:strCache>
                      <c:ptCount val="1"/>
                      <c:pt idx="0">
                        <c:v>USA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Calculations'!$BH$136:$BH$166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C-2B02-49FA-989D-F2B0BDC16EA4}"/>
                  </c:ext>
                </c:extLst>
              </c15:ser>
            </c15:filteredLineSeries>
          </c:ext>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0829700418411052"/>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DCE1D95-97CE-6F4C-BDA9-42BA31B3A808}">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48</TotalTime>
  <Pages>40</Pages>
  <Words>12034</Words>
  <Characters>68599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Renilde</dc:creator>
  <cp:keywords/>
  <cp:lastModifiedBy>Miranda Gorman</cp:lastModifiedBy>
  <cp:revision>6</cp:revision>
  <cp:lastPrinted>2018-07-24T17:02:00Z</cp:lastPrinted>
  <dcterms:created xsi:type="dcterms:W3CDTF">2020-06-19T16:39:00Z</dcterms:created>
  <dcterms:modified xsi:type="dcterms:W3CDTF">2021-03-04T14:35:00Z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